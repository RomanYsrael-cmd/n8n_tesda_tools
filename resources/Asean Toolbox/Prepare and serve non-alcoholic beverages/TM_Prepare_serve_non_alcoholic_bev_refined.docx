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B47DF0" w:rsidRDefault="005C4B3E"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-1650365</wp:posOffset>
                    </wp:positionH>
                    <wp:positionV relativeFrom="paragraph">
                      <wp:posOffset>-1011555</wp:posOffset>
                    </wp:positionV>
                    <wp:extent cx="7731125" cy="10923905"/>
                    <wp:effectExtent l="6985" t="7620" r="5715" b="12700"/>
                    <wp:wrapNone/>
                    <wp:docPr id="6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390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DD33F" id="Rectangle 58" o:spid="_x0000_s1026" style="position:absolute;margin-left:-129.95pt;margin-top:-79.65pt;width:608.75pt;height:86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" fillcolor="#7f7f7f [1612]"/>
                </w:pict>
              </mc:Fallback>
            </mc:AlternateContent>
          </w:r>
          <w:r w:rsidR="00FA6265" w:rsidRPr="00B47DF0">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B47DF0">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B47DF0">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B47DF0" w:rsidRDefault="005C4B3E"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48260</wp:posOffset>
                    </wp:positionH>
                    <wp:positionV relativeFrom="paragraph">
                      <wp:posOffset>-90170</wp:posOffset>
                    </wp:positionV>
                    <wp:extent cx="5647690" cy="1745615"/>
                    <wp:effectExtent l="635" t="3810" r="0" b="3175"/>
                    <wp:wrapNone/>
                    <wp:docPr id="6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769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200" w:rsidRDefault="005C4B3E" w:rsidP="00792FA4">
                                <w:pPr>
                                  <w:pStyle w:val="ModuleNamecoverpage"/>
                                  <w:jc w:val="right"/>
                                </w:pPr>
                                <w:r>
                                  <w:fldChar w:fldCharType="begin"/>
                                </w:r>
                                <w:r>
                                  <w:instrText xml:space="preserve"> REF  ModuleName  \* MERGEFORMAT </w:instrText>
                                </w:r>
                                <w:r>
                                  <w:fldChar w:fldCharType="separate"/>
                                </w:r>
                                <w:sdt>
                                  <w:sdtPr>
                                    <w:alias w:val="Title"/>
                                    <w:tag w:val="Title"/>
                                    <w:id w:val="224588"/>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t>Prepare and serve non-alcoholic beverages</w:t>
                                    </w:r>
                                  </w:sdtContent>
                                </w:sdt>
                                <w:r>
                                  <w:fldChar w:fldCharType="end"/>
                                </w:r>
                              </w:p>
                              <w:p w:rsidR="00FB4200" w:rsidRDefault="005C4B3E"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24589"/>
                                    <w:lock w:val="sdtLocked"/>
                                  </w:sdtPr>
                                  <w:sdtEndPr/>
                                  <w:sdtContent>
                                    <w:r w:rsidR="00FB4200" w:rsidRPr="00E76978">
                                      <w:t>D1.HBS.CL5.07</w:t>
                                    </w:r>
                                  </w:sdtContent>
                                </w:sdt>
                                <w:r>
                                  <w:fldChar w:fldCharType="end"/>
                                </w:r>
                              </w:p>
                              <w:p w:rsidR="00FB4200" w:rsidRPr="00FA6265" w:rsidRDefault="005C4B3E" w:rsidP="00F45D9C">
                                <w:pPr>
                                  <w:pStyle w:val="TraineeManualcoverpage"/>
                                  <w:jc w:val="right"/>
                                  <w:rPr>
                                    <w:sz w:val="44"/>
                                    <w:szCs w:val="44"/>
                                  </w:rPr>
                                </w:pPr>
                                <w:sdt>
                                  <w:sdtPr>
                                    <w:alias w:val="Training Manual"/>
                                    <w:tag w:val="Training Manual"/>
                                    <w:id w:val="9181851"/>
                                  </w:sdtPr>
                                  <w:sdtEndPr/>
                                  <w:sdtContent>
                                    <w:r w:rsidR="00FB4200"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3.8pt;margin-top:-7.1pt;width:444.7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" fillcolor="#7f7f7f [1612]" stroked="f">
                    <v:textbox>
                      <w:txbxContent>
                        <w:p w:rsidR="00FB4200" w:rsidRDefault="005C4B3E" w:rsidP="00792FA4">
                          <w:pPr>
                            <w:pStyle w:val="ModuleNamecoverpage"/>
                            <w:jc w:val="right"/>
                          </w:pPr>
                          <w:r>
                            <w:fldChar w:fldCharType="begin"/>
                          </w:r>
                          <w:r>
                            <w:instrText xml:space="preserve"> REF  ModuleName  \* MERGEFORMAT </w:instrText>
                          </w:r>
                          <w:r>
                            <w:fldChar w:fldCharType="separate"/>
                          </w:r>
                          <w:sdt>
                            <w:sdtPr>
                              <w:alias w:val="Title"/>
                              <w:tag w:val="Title"/>
                              <w:id w:val="224588"/>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t>Prepare and serve non-alcoholic beverages</w:t>
                              </w:r>
                            </w:sdtContent>
                          </w:sdt>
                          <w:r>
                            <w:fldChar w:fldCharType="end"/>
                          </w:r>
                        </w:p>
                        <w:p w:rsidR="00FB4200" w:rsidRDefault="005C4B3E"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24589"/>
                              <w:lock w:val="sdtLocked"/>
                            </w:sdtPr>
                            <w:sdtEndPr/>
                            <w:sdtContent>
                              <w:r w:rsidR="00FB4200" w:rsidRPr="00E76978">
                                <w:t>D1.HBS.CL5.07</w:t>
                              </w:r>
                            </w:sdtContent>
                          </w:sdt>
                          <w:r>
                            <w:fldChar w:fldCharType="end"/>
                          </w:r>
                        </w:p>
                        <w:p w:rsidR="00FB4200" w:rsidRPr="00FA6265" w:rsidRDefault="005C4B3E" w:rsidP="00F45D9C">
                          <w:pPr>
                            <w:pStyle w:val="TraineeManualcoverpage"/>
                            <w:jc w:val="right"/>
                            <w:rPr>
                              <w:sz w:val="44"/>
                              <w:szCs w:val="44"/>
                            </w:rPr>
                          </w:pPr>
                          <w:sdt>
                            <w:sdtPr>
                              <w:alias w:val="Training Manual"/>
                              <w:tag w:val="Training Manual"/>
                              <w:id w:val="9181851"/>
                            </w:sdtPr>
                            <w:sdtEndPr/>
                            <w:sdtContent>
                              <w:r w:rsidR="00FB4200" w:rsidRPr="0046605B">
                                <w:t>Trainee Manual</w:t>
                              </w:r>
                            </w:sdtContent>
                          </w:sdt>
                        </w:p>
                      </w:txbxContent>
                    </v:textbox>
                  </v:shape>
                </w:pict>
              </mc:Fallback>
            </mc:AlternateContent>
          </w:r>
        </w:p>
      </w:sdtContent>
    </w:sdt>
    <w:p w:rsidR="009E071C" w:rsidRPr="00B47DF0" w:rsidRDefault="009E071C" w:rsidP="00A05D67">
      <w:pPr>
        <w:pStyle w:val="BodyCopy"/>
        <w:rPr>
          <w:noProof w:val="0"/>
        </w:rPr>
      </w:pPr>
    </w:p>
    <w:p w:rsidR="009E071C" w:rsidRPr="00B47DF0" w:rsidRDefault="009E071C" w:rsidP="00A05D67">
      <w:pPr>
        <w:pStyle w:val="BodyCopy"/>
        <w:rPr>
          <w:noProof w:val="0"/>
        </w:rPr>
      </w:pPr>
    </w:p>
    <w:p w:rsidR="003F504C" w:rsidRPr="00B47DF0" w:rsidRDefault="003F504C" w:rsidP="003F504C">
      <w:pPr>
        <w:pStyle w:val="BodyCopy"/>
        <w:rPr>
          <w:noProof w:val="0"/>
        </w:rPr>
      </w:pPr>
    </w:p>
    <w:p w:rsidR="008007D6" w:rsidRPr="00B47DF0" w:rsidRDefault="00FB4200" w:rsidP="00583294">
      <w:pPr>
        <w:pStyle w:val="BodyCopy"/>
        <w:rPr>
          <w:noProof w:val="0"/>
          <w:szCs w:val="28"/>
        </w:rPr>
      </w:pPr>
      <w:r w:rsidRPr="00B47DF0">
        <w:rPr>
          <w:lang w:val="en-US" w:eastAsia="en-US"/>
        </w:rPr>
        <w:drawing>
          <wp:anchor distT="0" distB="0" distL="114300" distR="114300" simplePos="0" relativeHeight="251711488" behindDoc="0" locked="0" layoutInCell="1" allowOverlap="1">
            <wp:simplePos x="0" y="0"/>
            <wp:positionH relativeFrom="column">
              <wp:posOffset>1787525</wp:posOffset>
            </wp:positionH>
            <wp:positionV relativeFrom="paragraph">
              <wp:posOffset>7480935</wp:posOffset>
            </wp:positionV>
            <wp:extent cx="617855" cy="646430"/>
            <wp:effectExtent l="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7855" cy="646430"/>
                    </a:xfrm>
                    <a:prstGeom prst="rect">
                      <a:avLst/>
                    </a:prstGeom>
                  </pic:spPr>
                </pic:pic>
              </a:graphicData>
            </a:graphic>
          </wp:anchor>
        </w:drawing>
      </w:r>
      <w:r w:rsidRPr="00B47DF0">
        <w:rPr>
          <w:lang w:val="en-US" w:eastAsia="en-US"/>
        </w:rPr>
        <w:drawing>
          <wp:anchor distT="0" distB="0" distL="114300" distR="114300" simplePos="0" relativeHeight="251712512" behindDoc="0" locked="0" layoutInCell="1" allowOverlap="1">
            <wp:simplePos x="0" y="0"/>
            <wp:positionH relativeFrom="column">
              <wp:posOffset>2378075</wp:posOffset>
            </wp:positionH>
            <wp:positionV relativeFrom="paragraph">
              <wp:posOffset>7437120</wp:posOffset>
            </wp:positionV>
            <wp:extent cx="2216785" cy="71564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16785" cy="715645"/>
                    </a:xfrm>
                    <a:prstGeom prst="rect">
                      <a:avLst/>
                    </a:prstGeom>
                  </pic:spPr>
                </pic:pic>
              </a:graphicData>
            </a:graphic>
          </wp:anchor>
        </w:drawing>
      </w:r>
      <w:r w:rsidRPr="00B47DF0">
        <w:rPr>
          <w:lang w:val="en-US" w:eastAsia="en-US"/>
        </w:rPr>
        <w:drawing>
          <wp:anchor distT="0" distB="0" distL="114300" distR="114300" simplePos="0" relativeHeight="251823104" behindDoc="0" locked="0" layoutInCell="1" allowOverlap="1">
            <wp:simplePos x="0" y="0"/>
            <wp:positionH relativeFrom="column">
              <wp:posOffset>361200</wp:posOffset>
            </wp:positionH>
            <wp:positionV relativeFrom="paragraph">
              <wp:posOffset>7566660</wp:posOffset>
            </wp:positionV>
            <wp:extent cx="1255568" cy="568037"/>
            <wp:effectExtent l="0" t="0" r="0" b="0"/>
            <wp:wrapNone/>
            <wp:docPr id="5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5568" cy="568037"/>
                    </a:xfrm>
                    <a:prstGeom prst="rect">
                      <a:avLst/>
                    </a:prstGeom>
                  </pic:spPr>
                </pic:pic>
              </a:graphicData>
            </a:graphic>
          </wp:anchor>
        </w:drawing>
      </w:r>
      <w:r w:rsidR="00D56B5D" w:rsidRPr="00B47DF0">
        <w:rPr>
          <w:lang w:val="en-US" w:eastAsia="en-US"/>
        </w:rPr>
        <w:drawing>
          <wp:anchor distT="0" distB="0" distL="114300" distR="114300" simplePos="0" relativeHeight="251726848" behindDoc="0" locked="0" layoutInCell="1" allowOverlap="1">
            <wp:simplePos x="0" y="0"/>
            <wp:positionH relativeFrom="margin">
              <wp:posOffset>-1061085</wp:posOffset>
            </wp:positionH>
            <wp:positionV relativeFrom="paragraph">
              <wp:posOffset>919480</wp:posOffset>
            </wp:positionV>
            <wp:extent cx="7666355" cy="6296660"/>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666355" cy="6296660"/>
                    </a:xfrm>
                    <a:prstGeom prst="rect">
                      <a:avLst/>
                    </a:prstGeom>
                  </pic:spPr>
                </pic:pic>
              </a:graphicData>
            </a:graphic>
          </wp:anchor>
        </w:drawing>
      </w:r>
      <w:r w:rsidR="005C4B3E">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7173595</wp:posOffset>
                </wp:positionV>
                <wp:extent cx="8729345" cy="1251585"/>
                <wp:effectExtent l="0" t="1270" r="0" b="4445"/>
                <wp:wrapNone/>
                <wp:docPr id="6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515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D2F87" id="Rectangle 63" o:spid="_x0000_s1026" style="position:absolute;margin-left:-118pt;margin-top:564.85pt;width:687.35pt;height:98.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" fillcolor="#5a5a5a [2109]" stroked="f"/>
            </w:pict>
          </mc:Fallback>
        </mc:AlternateContent>
      </w:r>
      <w:r w:rsidR="008007D6" w:rsidRPr="00B47DF0">
        <w:rPr>
          <w:noProof w:val="0"/>
        </w:rPr>
        <w:br w:type="page"/>
      </w:r>
    </w:p>
    <w:p w:rsidR="003F504C" w:rsidRPr="00B47DF0" w:rsidRDefault="003F504C" w:rsidP="008007D6">
      <w:pPr>
        <w:pStyle w:val="BodyCopy"/>
        <w:rPr>
          <w:noProof w:val="0"/>
        </w:rPr>
      </w:pPr>
    </w:p>
    <w:p w:rsidR="008007D6" w:rsidRPr="00B47DF0" w:rsidRDefault="008007D6" w:rsidP="00326643">
      <w:pPr>
        <w:pStyle w:val="TitleofTrainingMaterial"/>
        <w:sectPr w:rsidR="008007D6" w:rsidRPr="00B47DF0" w:rsidSect="00BB41F2">
          <w:pgSz w:w="11906" w:h="16838" w:code="9"/>
          <w:pgMar w:top="1440" w:right="1440" w:bottom="1440" w:left="1701" w:header="709" w:footer="1113" w:gutter="0"/>
          <w:cols w:space="708"/>
          <w:titlePg/>
          <w:docGrid w:linePitch="360"/>
        </w:sectPr>
      </w:pPr>
    </w:p>
    <w:p w:rsidR="00850F3D" w:rsidRPr="00B47DF0" w:rsidRDefault="008F6409" w:rsidP="00326643">
      <w:pPr>
        <w:pStyle w:val="TitleofTrainingMaterial"/>
      </w:pPr>
      <w:r w:rsidRPr="00B47DF0">
        <w:lastRenderedPageBreak/>
        <w:br/>
      </w:r>
      <w:r w:rsidRPr="00B47DF0">
        <w:br/>
      </w:r>
      <w:r w:rsidRPr="00B47DF0">
        <w:br/>
      </w:r>
      <w:bookmarkStart w:id="1"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D6B42" w:rsidRPr="00B47DF0">
            <w:rPr>
              <w:rFonts w:eastAsia="Times New Roman"/>
              <w:kern w:val="28"/>
              <w:lang w:eastAsia="en-US"/>
            </w:rPr>
            <w:t>Prepare and serve non-alcoholic beverages</w:t>
          </w:r>
        </w:sdtContent>
      </w:sdt>
      <w:bookmarkEnd w:id="1"/>
    </w:p>
    <w:bookmarkStart w:id="2" w:name="UnitCode" w:displacedByCustomXml="next"/>
    <w:sdt>
      <w:sdtPr>
        <w:alias w:val="Unit Code"/>
        <w:tag w:val="Unit Code"/>
        <w:id w:val="9181836"/>
        <w:lock w:val="sdtLocked"/>
      </w:sdtPr>
      <w:sdtEndPr/>
      <w:sdtContent>
        <w:p w:rsidR="008D7C3E" w:rsidRPr="00B47DF0" w:rsidRDefault="00DB405C" w:rsidP="00052A7C">
          <w:pPr>
            <w:pStyle w:val="UnitCode"/>
          </w:pPr>
          <w:r w:rsidRPr="00B47DF0">
            <w:t>D1.HBS.CL5.07</w:t>
          </w:r>
        </w:p>
      </w:sdtContent>
    </w:sdt>
    <w:bookmarkEnd w:id="2" w:displacedByCustomXml="prev"/>
    <w:bookmarkStart w:id="3" w:name="TraineeManual" w:displacedByCustomXml="next"/>
    <w:sdt>
      <w:sdtPr>
        <w:alias w:val="Training Manual"/>
        <w:tag w:val="Training Manual"/>
        <w:id w:val="83089919"/>
      </w:sdtPr>
      <w:sdtEndPr/>
      <w:sdtContent>
        <w:p w:rsidR="00077251" w:rsidRPr="00B47DF0" w:rsidRDefault="00077251" w:rsidP="00D82A62">
          <w:pPr>
            <w:pStyle w:val="TraineeManual"/>
            <w:rPr>
              <w:szCs w:val="22"/>
            </w:rPr>
          </w:pPr>
          <w:r w:rsidRPr="00B47DF0">
            <w:t>Trainee Manual</w:t>
          </w:r>
        </w:p>
      </w:sdtContent>
    </w:sdt>
    <w:bookmarkEnd w:id="3" w:displacedByCustomXml="prev"/>
    <w:p w:rsidR="008D7C3E" w:rsidRPr="00B47DF0" w:rsidRDefault="008D7C3E" w:rsidP="009D1817">
      <w:pPr>
        <w:pStyle w:val="BodyCopy"/>
        <w:rPr>
          <w:noProof w:val="0"/>
          <w:szCs w:val="28"/>
        </w:rPr>
      </w:pPr>
      <w:r w:rsidRPr="00B47DF0">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B47DF0" w:rsidTr="00E60317">
        <w:tc>
          <w:tcPr>
            <w:tcW w:w="5637" w:type="dxa"/>
          </w:tcPr>
          <w:p w:rsidR="00E60317" w:rsidRPr="00B47DF0" w:rsidRDefault="00FB4200" w:rsidP="008D7C3E">
            <w:pPr>
              <w:pStyle w:val="BodyCopy-Introduction"/>
              <w:ind w:left="0"/>
              <w:rPr>
                <w:noProof w:val="0"/>
              </w:rPr>
            </w:pPr>
            <w:r w:rsidRPr="00B47DF0">
              <w:rPr>
                <w:lang w:val="en-US" w:eastAsia="en-US"/>
              </w:rPr>
              <w:lastRenderedPageBreak/>
              <w:drawing>
                <wp:anchor distT="0" distB="0" distL="114300" distR="114300" simplePos="0" relativeHeight="251717632" behindDoc="0" locked="0" layoutInCell="1" allowOverlap="1">
                  <wp:simplePos x="0" y="0"/>
                  <wp:positionH relativeFrom="column">
                    <wp:posOffset>-55245</wp:posOffset>
                  </wp:positionH>
                  <wp:positionV relativeFrom="paragraph">
                    <wp:posOffset>59055</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B47DF0">
              <w:rPr>
                <w:lang w:val="en-US" w:eastAsia="en-US"/>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00E60317" w:rsidRPr="00B47DF0">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9415" cy="540385"/>
                          </a:xfrm>
                          <a:prstGeom prst="rect">
                            <a:avLst/>
                          </a:prstGeom>
                        </pic:spPr>
                      </pic:pic>
                    </a:graphicData>
                  </a:graphic>
                </wp:anchor>
              </w:drawing>
            </w:r>
          </w:p>
        </w:tc>
      </w:tr>
    </w:tbl>
    <w:p w:rsidR="00850F3D" w:rsidRPr="00B47DF0" w:rsidRDefault="00850F3D" w:rsidP="00DB405C">
      <w:pPr>
        <w:pStyle w:val="BodyCopy-Introduction"/>
        <w:ind w:left="0"/>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B47DF0" w:rsidTr="004252A5">
        <w:tc>
          <w:tcPr>
            <w:tcW w:w="6771" w:type="dxa"/>
            <w:gridSpan w:val="2"/>
          </w:tcPr>
          <w:p w:rsidR="00875435" w:rsidRPr="00B47DF0" w:rsidRDefault="00875435" w:rsidP="00875435">
            <w:pPr>
              <w:pStyle w:val="AcknowledgementsImprint"/>
              <w:spacing w:before="240" w:after="240"/>
              <w:ind w:left="0"/>
              <w:rPr>
                <w:lang w:val="en-AU"/>
              </w:rPr>
            </w:pPr>
            <w:r w:rsidRPr="00B47DF0">
              <w:rPr>
                <w:rStyle w:val="BodyCopyBold0"/>
                <w:rFonts w:ascii="Helvetica" w:hAnsi="Helvetica" w:cs="Helvetica 45 Light"/>
                <w:bCs w:val="0"/>
                <w:lang w:val="en-AU"/>
              </w:rPr>
              <w:t>Project Base</w:t>
            </w:r>
          </w:p>
        </w:tc>
      </w:tr>
      <w:tr w:rsidR="00875435" w:rsidRPr="00B47DF0" w:rsidTr="004252A5">
        <w:tc>
          <w:tcPr>
            <w:tcW w:w="6771" w:type="dxa"/>
            <w:gridSpan w:val="2"/>
          </w:tcPr>
          <w:p w:rsidR="00875435" w:rsidRPr="00B47DF0" w:rsidRDefault="00875435" w:rsidP="00875435">
            <w:pPr>
              <w:pStyle w:val="AcknowledgementsImprint"/>
              <w:spacing w:before="0" w:after="0"/>
              <w:ind w:left="0"/>
              <w:rPr>
                <w:lang w:val="en-AU"/>
              </w:rPr>
            </w:pPr>
            <w:r w:rsidRPr="00B47DF0">
              <w:rPr>
                <w:lang w:val="en-AU"/>
              </w:rPr>
              <w:t>William Angliss Institute of TAFE</w:t>
            </w:r>
          </w:p>
        </w:tc>
      </w:tr>
      <w:tr w:rsidR="00875435" w:rsidRPr="00B47DF0" w:rsidTr="004252A5">
        <w:tc>
          <w:tcPr>
            <w:tcW w:w="6771" w:type="dxa"/>
            <w:gridSpan w:val="2"/>
          </w:tcPr>
          <w:p w:rsidR="00875435" w:rsidRPr="00B47DF0" w:rsidRDefault="00875435" w:rsidP="00875435">
            <w:pPr>
              <w:pStyle w:val="AcknowledgementsImprint"/>
              <w:spacing w:before="0" w:after="0"/>
              <w:ind w:left="0"/>
              <w:rPr>
                <w:lang w:val="en-AU"/>
              </w:rPr>
            </w:pPr>
            <w:r w:rsidRPr="00B47DF0">
              <w:rPr>
                <w:lang w:val="en-AU"/>
              </w:rPr>
              <w:t>555 La Trobe Street</w:t>
            </w:r>
          </w:p>
        </w:tc>
      </w:tr>
      <w:tr w:rsidR="00875435" w:rsidRPr="00B47DF0" w:rsidTr="004252A5">
        <w:tc>
          <w:tcPr>
            <w:tcW w:w="6771" w:type="dxa"/>
            <w:gridSpan w:val="2"/>
          </w:tcPr>
          <w:p w:rsidR="00875435" w:rsidRPr="00B47DF0" w:rsidRDefault="00875435" w:rsidP="00875435">
            <w:pPr>
              <w:pStyle w:val="AcknowledgementsImprint"/>
              <w:spacing w:before="0" w:after="0"/>
              <w:ind w:left="0"/>
              <w:rPr>
                <w:lang w:val="en-AU"/>
              </w:rPr>
            </w:pPr>
            <w:r w:rsidRPr="00B47DF0">
              <w:rPr>
                <w:lang w:val="en-AU"/>
              </w:rPr>
              <w:t>Melbourne 3000 Victoria</w:t>
            </w:r>
          </w:p>
        </w:tc>
      </w:tr>
      <w:tr w:rsidR="00875435" w:rsidRPr="00B47DF0" w:rsidTr="004252A5">
        <w:tc>
          <w:tcPr>
            <w:tcW w:w="2376" w:type="dxa"/>
          </w:tcPr>
          <w:p w:rsidR="00875435" w:rsidRPr="00B47DF0" w:rsidRDefault="00875435" w:rsidP="00875435">
            <w:pPr>
              <w:pStyle w:val="AcknowledgementsImprint"/>
              <w:spacing w:before="0" w:after="0"/>
              <w:ind w:left="0"/>
              <w:rPr>
                <w:lang w:val="en-AU"/>
              </w:rPr>
            </w:pPr>
            <w:r w:rsidRPr="00B47DF0">
              <w:rPr>
                <w:lang w:val="en-AU"/>
              </w:rPr>
              <w:t>Telephone:</w:t>
            </w:r>
          </w:p>
        </w:tc>
        <w:tc>
          <w:tcPr>
            <w:tcW w:w="4395" w:type="dxa"/>
          </w:tcPr>
          <w:p w:rsidR="00875435" w:rsidRPr="00B47DF0" w:rsidRDefault="00875435" w:rsidP="00875435">
            <w:pPr>
              <w:pStyle w:val="AcknowledgementsImprint"/>
              <w:spacing w:before="0" w:after="0"/>
              <w:ind w:left="0"/>
              <w:rPr>
                <w:lang w:val="en-AU"/>
              </w:rPr>
            </w:pPr>
            <w:r w:rsidRPr="00B47DF0">
              <w:rPr>
                <w:lang w:val="en-AU"/>
              </w:rPr>
              <w:t>(03) 9606 2111</w:t>
            </w:r>
          </w:p>
        </w:tc>
      </w:tr>
      <w:tr w:rsidR="00875435" w:rsidRPr="00B47DF0" w:rsidTr="004252A5">
        <w:tc>
          <w:tcPr>
            <w:tcW w:w="2376" w:type="dxa"/>
          </w:tcPr>
          <w:p w:rsidR="00875435" w:rsidRPr="00B47DF0" w:rsidRDefault="00875435" w:rsidP="00875435">
            <w:pPr>
              <w:pStyle w:val="AcknowledgementsImprint"/>
              <w:spacing w:before="0" w:after="0"/>
              <w:ind w:left="0"/>
              <w:rPr>
                <w:lang w:val="en-AU"/>
              </w:rPr>
            </w:pPr>
            <w:r w:rsidRPr="00B47DF0">
              <w:rPr>
                <w:lang w:val="en-AU"/>
              </w:rPr>
              <w:t>Facsimile:</w:t>
            </w:r>
          </w:p>
        </w:tc>
        <w:tc>
          <w:tcPr>
            <w:tcW w:w="4395" w:type="dxa"/>
          </w:tcPr>
          <w:p w:rsidR="00875435" w:rsidRPr="00B47DF0" w:rsidRDefault="00875435" w:rsidP="00875435">
            <w:pPr>
              <w:pStyle w:val="AcknowledgementsImprint"/>
              <w:spacing w:before="0" w:after="0"/>
              <w:ind w:left="0"/>
              <w:rPr>
                <w:lang w:val="en-AU"/>
              </w:rPr>
            </w:pPr>
            <w:r w:rsidRPr="00B47DF0">
              <w:rPr>
                <w:lang w:val="en-AU"/>
              </w:rPr>
              <w:t>(03) 9670 1330</w:t>
            </w:r>
          </w:p>
        </w:tc>
      </w:tr>
      <w:tr w:rsidR="00875435" w:rsidRPr="00B47DF0" w:rsidTr="004252A5">
        <w:tc>
          <w:tcPr>
            <w:tcW w:w="6771" w:type="dxa"/>
            <w:gridSpan w:val="2"/>
          </w:tcPr>
          <w:p w:rsidR="00875435" w:rsidRPr="00B47DF0" w:rsidRDefault="00875435" w:rsidP="00875435">
            <w:pPr>
              <w:pStyle w:val="AcknowledgementsImprint"/>
              <w:spacing w:before="240" w:after="240"/>
              <w:ind w:left="0"/>
              <w:rPr>
                <w:b/>
                <w:lang w:val="en-AU"/>
              </w:rPr>
            </w:pPr>
            <w:r w:rsidRPr="00B47DF0">
              <w:rPr>
                <w:b/>
                <w:lang w:val="en-AU"/>
              </w:rPr>
              <w:t>Acknowledgements</w:t>
            </w:r>
          </w:p>
        </w:tc>
      </w:tr>
      <w:tr w:rsidR="00912FDA" w:rsidRPr="00B47DF0" w:rsidTr="004252A5">
        <w:tc>
          <w:tcPr>
            <w:tcW w:w="2376" w:type="dxa"/>
          </w:tcPr>
          <w:p w:rsidR="00912FDA" w:rsidRPr="00B47DF0" w:rsidRDefault="00912FDA" w:rsidP="00875435">
            <w:pPr>
              <w:pStyle w:val="AcknowledgementsImprint"/>
              <w:spacing w:before="0" w:after="0"/>
              <w:ind w:left="0"/>
              <w:rPr>
                <w:lang w:val="en-AU"/>
              </w:rPr>
            </w:pPr>
            <w:r w:rsidRPr="00B47DF0">
              <w:rPr>
                <w:lang w:val="en-AU"/>
              </w:rPr>
              <w:t>Project Director:</w:t>
            </w:r>
          </w:p>
        </w:tc>
        <w:tc>
          <w:tcPr>
            <w:tcW w:w="4395" w:type="dxa"/>
          </w:tcPr>
          <w:p w:rsidR="00912FDA" w:rsidRPr="00B47DF0" w:rsidRDefault="00912FDA" w:rsidP="00875435">
            <w:pPr>
              <w:pStyle w:val="AcknowledgementsImprint"/>
              <w:spacing w:before="0" w:after="0"/>
              <w:ind w:left="0"/>
              <w:rPr>
                <w:lang w:val="en-AU"/>
              </w:rPr>
            </w:pPr>
            <w:r w:rsidRPr="00B47DF0">
              <w:rPr>
                <w:lang w:val="en-AU"/>
              </w:rPr>
              <w:t>Wayne Crosbie</w:t>
            </w:r>
          </w:p>
        </w:tc>
      </w:tr>
      <w:tr w:rsidR="00912FDA" w:rsidRPr="00B47DF0" w:rsidTr="004252A5">
        <w:tc>
          <w:tcPr>
            <w:tcW w:w="2376" w:type="dxa"/>
          </w:tcPr>
          <w:p w:rsidR="00912FDA" w:rsidRPr="00B47DF0" w:rsidRDefault="00912FDA" w:rsidP="00875435">
            <w:pPr>
              <w:pStyle w:val="AcknowledgementsImprint"/>
              <w:spacing w:before="0" w:after="0"/>
              <w:ind w:left="0"/>
              <w:rPr>
                <w:lang w:val="en-AU"/>
              </w:rPr>
            </w:pPr>
            <w:r w:rsidRPr="00B47DF0">
              <w:rPr>
                <w:lang w:val="en-AU"/>
              </w:rPr>
              <w:t>Chief Writer:</w:t>
            </w:r>
          </w:p>
        </w:tc>
        <w:tc>
          <w:tcPr>
            <w:tcW w:w="4395" w:type="dxa"/>
          </w:tcPr>
          <w:p w:rsidR="00912FDA" w:rsidRPr="00B47DF0" w:rsidRDefault="00912FDA" w:rsidP="00875435">
            <w:pPr>
              <w:pStyle w:val="AcknowledgementsImprint"/>
              <w:spacing w:before="0" w:after="0"/>
              <w:ind w:left="0"/>
              <w:rPr>
                <w:lang w:val="en-AU"/>
              </w:rPr>
            </w:pPr>
            <w:r w:rsidRPr="00B47DF0">
              <w:rPr>
                <w:lang w:val="en-AU"/>
              </w:rPr>
              <w:t>Alan Hickman</w:t>
            </w:r>
          </w:p>
        </w:tc>
      </w:tr>
      <w:tr w:rsidR="00912FDA" w:rsidRPr="00B47DF0" w:rsidTr="004252A5">
        <w:tc>
          <w:tcPr>
            <w:tcW w:w="2376" w:type="dxa"/>
          </w:tcPr>
          <w:p w:rsidR="00912FDA" w:rsidRPr="00B47DF0" w:rsidRDefault="00912FDA" w:rsidP="00875435">
            <w:pPr>
              <w:pStyle w:val="AcknowledgementsImprint"/>
              <w:spacing w:before="0" w:after="0"/>
              <w:ind w:left="0"/>
              <w:rPr>
                <w:lang w:val="en-AU"/>
              </w:rPr>
            </w:pPr>
            <w:r w:rsidRPr="00B47DF0">
              <w:rPr>
                <w:lang w:val="en-AU"/>
              </w:rPr>
              <w:t>Subject Writer:</w:t>
            </w:r>
          </w:p>
        </w:tc>
        <w:tc>
          <w:tcPr>
            <w:tcW w:w="4395" w:type="dxa"/>
          </w:tcPr>
          <w:p w:rsidR="00912FDA" w:rsidRPr="00B47DF0" w:rsidRDefault="00DB405C" w:rsidP="00875435">
            <w:pPr>
              <w:pStyle w:val="AcknowledgementsImprint"/>
              <w:spacing w:before="0" w:after="0"/>
              <w:ind w:left="0"/>
              <w:rPr>
                <w:lang w:val="en-AU"/>
              </w:rPr>
            </w:pPr>
            <w:r w:rsidRPr="00B47DF0">
              <w:rPr>
                <w:lang w:val="en-AU"/>
              </w:rPr>
              <w:t>Alan Hickman</w:t>
            </w:r>
          </w:p>
        </w:tc>
      </w:tr>
      <w:tr w:rsidR="00912FDA" w:rsidRPr="00B47DF0" w:rsidTr="004252A5">
        <w:tc>
          <w:tcPr>
            <w:tcW w:w="2376" w:type="dxa"/>
          </w:tcPr>
          <w:p w:rsidR="00912FDA" w:rsidRPr="00B47DF0" w:rsidRDefault="00912FDA" w:rsidP="00875435">
            <w:pPr>
              <w:pStyle w:val="AcknowledgementsImprint"/>
              <w:spacing w:before="0" w:after="0"/>
              <w:ind w:left="0"/>
              <w:rPr>
                <w:lang w:val="en-AU"/>
              </w:rPr>
            </w:pPr>
            <w:r w:rsidRPr="00B47DF0">
              <w:rPr>
                <w:lang w:val="en-AU"/>
              </w:rPr>
              <w:t>Project Manager/Editor:</w:t>
            </w:r>
          </w:p>
        </w:tc>
        <w:tc>
          <w:tcPr>
            <w:tcW w:w="4395" w:type="dxa"/>
          </w:tcPr>
          <w:p w:rsidR="00912FDA" w:rsidRPr="00B47DF0" w:rsidRDefault="00912FDA" w:rsidP="00875435">
            <w:pPr>
              <w:pStyle w:val="AcknowledgementsImprint"/>
              <w:spacing w:before="0" w:after="0"/>
              <w:ind w:left="0"/>
              <w:rPr>
                <w:lang w:val="en-AU"/>
              </w:rPr>
            </w:pPr>
            <w:r w:rsidRPr="00B47DF0">
              <w:rPr>
                <w:lang w:val="en-AU"/>
              </w:rPr>
              <w:t>Alan Maguire</w:t>
            </w:r>
          </w:p>
        </w:tc>
      </w:tr>
      <w:tr w:rsidR="00FB4200" w:rsidRPr="00B47DF0" w:rsidTr="00FB4200">
        <w:tc>
          <w:tcPr>
            <w:tcW w:w="2376" w:type="dxa"/>
          </w:tcPr>
          <w:p w:rsidR="00FB4200" w:rsidRPr="00B47DF0" w:rsidRDefault="00FB4200" w:rsidP="00FB4200">
            <w:pPr>
              <w:pStyle w:val="AcknowledgementsImprint"/>
              <w:spacing w:before="0" w:after="0"/>
              <w:ind w:left="0"/>
              <w:rPr>
                <w:lang w:val="en-AU"/>
              </w:rPr>
            </w:pPr>
            <w:r w:rsidRPr="00B47DF0">
              <w:rPr>
                <w:lang w:val="en-AU"/>
              </w:rPr>
              <w:t>DTP/Production:</w:t>
            </w:r>
          </w:p>
        </w:tc>
        <w:tc>
          <w:tcPr>
            <w:tcW w:w="4395" w:type="dxa"/>
          </w:tcPr>
          <w:p w:rsidR="00FB4200" w:rsidRPr="00B47DF0" w:rsidRDefault="00FB4200" w:rsidP="00FB4200">
            <w:pPr>
              <w:pStyle w:val="AcknowledgementsImprint"/>
              <w:spacing w:before="0" w:after="0"/>
              <w:ind w:left="0"/>
              <w:rPr>
                <w:lang w:val="en-AU"/>
              </w:rPr>
            </w:pPr>
            <w:r w:rsidRPr="00B47DF0">
              <w:rPr>
                <w:lang w:val="en-AU"/>
              </w:rPr>
              <w:t>Daniel Chee, Mai Vu, Kaly Quach</w:t>
            </w:r>
          </w:p>
        </w:tc>
      </w:tr>
    </w:tbl>
    <w:p w:rsidR="00FB4200" w:rsidRPr="00B47DF0" w:rsidRDefault="00FB4200" w:rsidP="00FB4200">
      <w:pPr>
        <w:pStyle w:val="BodyCopy-Introduction"/>
        <w:rPr>
          <w:noProof w:val="0"/>
        </w:rPr>
      </w:pPr>
    </w:p>
    <w:p w:rsidR="00FB4200" w:rsidRPr="00B47DF0" w:rsidRDefault="00FB4200" w:rsidP="00FB4200">
      <w:pPr>
        <w:pStyle w:val="AcknowledgementsImprint"/>
        <w:rPr>
          <w:lang w:val="en-AU"/>
        </w:rPr>
      </w:pPr>
      <w:r w:rsidRPr="00B47DF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B4200" w:rsidRPr="00B47DF0" w:rsidRDefault="00FB4200" w:rsidP="00FB4200">
      <w:pPr>
        <w:pStyle w:val="AcknowledgementsImprint"/>
        <w:rPr>
          <w:lang w:val="en-AU"/>
        </w:rPr>
      </w:pPr>
      <w:r w:rsidRPr="00B47DF0">
        <w:rPr>
          <w:lang w:val="en-AU"/>
        </w:rPr>
        <w:t xml:space="preserve">The ASEAN Secretariat is based in Jakarta, Indonesia. </w:t>
      </w:r>
    </w:p>
    <w:p w:rsidR="00FB4200" w:rsidRPr="00B47DF0" w:rsidRDefault="00FB4200" w:rsidP="00FB4200">
      <w:pPr>
        <w:pStyle w:val="AcknowledgementsImprint"/>
        <w:rPr>
          <w:lang w:val="en-AU"/>
        </w:rPr>
      </w:pPr>
      <w:r w:rsidRPr="00B47DF0">
        <w:rPr>
          <w:lang w:val="en-AU"/>
        </w:rPr>
        <w:t xml:space="preserve">General Information on ASEAN appears online at the ASEAN Website: </w:t>
      </w:r>
      <w:hyperlink r:id="rId16" w:history="1">
        <w:r w:rsidRPr="00B47DF0">
          <w:rPr>
            <w:rStyle w:val="Hyperlink"/>
            <w:rFonts w:eastAsiaTheme="majorEastAsia"/>
            <w:lang w:val="en-AU"/>
          </w:rPr>
          <w:t>www.asean.org</w:t>
        </w:r>
      </w:hyperlink>
      <w:r w:rsidRPr="00B47DF0">
        <w:rPr>
          <w:lang w:val="en-AU"/>
        </w:rPr>
        <w:t>.</w:t>
      </w:r>
    </w:p>
    <w:p w:rsidR="00FB4200" w:rsidRPr="00B47DF0" w:rsidRDefault="00FB4200" w:rsidP="00FB4200">
      <w:pPr>
        <w:pStyle w:val="AcknowledgementsImprint"/>
        <w:rPr>
          <w:lang w:val="en-AU"/>
        </w:rPr>
      </w:pPr>
      <w:r w:rsidRPr="00B47DF0">
        <w:rPr>
          <w:lang w:val="en-AU"/>
        </w:rPr>
        <w:t>All text is produced by William Angliss Institute of TAFE for the ASEAN Project on “Toolbox Development for Front Office, Food and Beverage Services and Food Production Divisions”.</w:t>
      </w:r>
    </w:p>
    <w:p w:rsidR="00FB4200" w:rsidRPr="00B47DF0" w:rsidRDefault="00FB4200" w:rsidP="00FB4200">
      <w:pPr>
        <w:pStyle w:val="AcknowledgementsImprint"/>
        <w:rPr>
          <w:lang w:val="en-AU"/>
        </w:rPr>
      </w:pPr>
      <w:r w:rsidRPr="00B47DF0">
        <w:rPr>
          <w:lang w:val="en-AU"/>
        </w:rPr>
        <w:t>This publication is supported by the Australian Government’s aid program through the ASEAN-Australia Development Cooperation Program Phase II (AADCP II).</w:t>
      </w:r>
    </w:p>
    <w:p w:rsidR="00FB4200" w:rsidRPr="00B47DF0" w:rsidRDefault="00FB4200" w:rsidP="00FB4200">
      <w:pPr>
        <w:pStyle w:val="AcknowledgementsImprint"/>
        <w:rPr>
          <w:lang w:val="en-AU"/>
        </w:rPr>
      </w:pPr>
      <w:r w:rsidRPr="00B47DF0">
        <w:rPr>
          <w:lang w:val="en-AU"/>
        </w:rPr>
        <w:t xml:space="preserve">Copyright: Association of Southeast Asian Nations (ASEAN) 2013. </w:t>
      </w:r>
    </w:p>
    <w:p w:rsidR="00FB4200" w:rsidRPr="00B47DF0" w:rsidRDefault="00FB4200" w:rsidP="00FB4200">
      <w:pPr>
        <w:pStyle w:val="AcknowledgementsImprint"/>
        <w:rPr>
          <w:lang w:val="en-AU"/>
        </w:rPr>
      </w:pPr>
      <w:r w:rsidRPr="00B47DF0">
        <w:rPr>
          <w:lang w:val="en-AU"/>
        </w:rPr>
        <w:t>All rights reserved.</w:t>
      </w:r>
    </w:p>
    <w:p w:rsidR="00FB4200" w:rsidRPr="00B47DF0" w:rsidRDefault="00FB4200" w:rsidP="00FB4200">
      <w:pPr>
        <w:pStyle w:val="AcknowledgementsImprintBold"/>
        <w:rPr>
          <w:sz w:val="18"/>
          <w:szCs w:val="18"/>
        </w:rPr>
      </w:pPr>
      <w:r w:rsidRPr="00B47DF0">
        <w:rPr>
          <w:sz w:val="18"/>
          <w:szCs w:val="18"/>
        </w:rPr>
        <w:t>Disclaimer</w:t>
      </w:r>
    </w:p>
    <w:p w:rsidR="00FB4200" w:rsidRPr="00B47DF0" w:rsidRDefault="00FB4200" w:rsidP="00FB4200">
      <w:pPr>
        <w:pStyle w:val="AcknowledgementsImprint"/>
        <w:rPr>
          <w:lang w:val="en-AU"/>
        </w:rPr>
      </w:pPr>
      <w:r w:rsidRPr="00B47DF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B4200" w:rsidRPr="00B47DF0" w:rsidRDefault="00FB4200" w:rsidP="00FB4200">
      <w:pPr>
        <w:pStyle w:val="AcknowledgementsImprint"/>
        <w:rPr>
          <w:lang w:val="en-AU"/>
        </w:rPr>
      </w:pPr>
      <w:r w:rsidRPr="00B47DF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B4200" w:rsidRPr="00B47DF0" w:rsidRDefault="00FB4200" w:rsidP="00FB4200">
      <w:pPr>
        <w:pStyle w:val="AcknowledgementsImprint"/>
      </w:pPr>
      <w:r w:rsidRPr="00B47DF0">
        <w:rPr>
          <w:lang w:val="en-AU"/>
        </w:rPr>
        <w:t>Additional images have been sourced from Flickr and S</w:t>
      </w:r>
      <w:r w:rsidR="00B47DF0" w:rsidRPr="00B47DF0">
        <w:rPr>
          <w:lang w:val="en-AU"/>
        </w:rPr>
        <w:t>X</w:t>
      </w:r>
      <w:r w:rsidRPr="00B47DF0">
        <w:rPr>
          <w:lang w:val="en-AU"/>
        </w:rPr>
        <w:t xml:space="preserve">C and are used under Creative Commons licence:  </w:t>
      </w:r>
      <w:hyperlink r:id="rId17" w:history="1">
        <w:r w:rsidRPr="00B47DF0">
          <w:rPr>
            <w:rStyle w:val="Hyperlink"/>
            <w:rFonts w:eastAsiaTheme="majorEastAsia"/>
            <w:szCs w:val="18"/>
            <w:lang w:val="en-AU"/>
          </w:rPr>
          <w:t>http://creativecommons.org/licenses/by/2.0/deed.en</w:t>
        </w:r>
      </w:hyperlink>
    </w:p>
    <w:p w:rsidR="00FB4200" w:rsidRPr="00B47DF0" w:rsidRDefault="00FB4200" w:rsidP="00FB4200">
      <w:pPr>
        <w:pStyle w:val="AcknowledgementsImprint"/>
        <w:rPr>
          <w:lang w:val="en-AU"/>
        </w:rPr>
      </w:pPr>
    </w:p>
    <w:p w:rsidR="00FB4200" w:rsidRPr="00B47DF0" w:rsidRDefault="00FB4200" w:rsidP="00FB4200">
      <w:pPr>
        <w:pStyle w:val="AcknowledgementsImprint"/>
        <w:rPr>
          <w:lang w:val="en-AU"/>
        </w:rPr>
      </w:pPr>
      <w:r w:rsidRPr="00B47DF0">
        <w:rPr>
          <w:lang w:val="en-AU"/>
        </w:rPr>
        <w:t xml:space="preserve">File name: </w:t>
      </w:r>
      <w:r w:rsidR="005C4B3E">
        <w:fldChar w:fldCharType="begin"/>
      </w:r>
      <w:r w:rsidR="005C4B3E">
        <w:instrText xml:space="preserve"> FILE</w:instrText>
      </w:r>
      <w:r w:rsidR="005C4B3E">
        <w:instrText xml:space="preserve">NAME   \* MERGEFORMAT </w:instrText>
      </w:r>
      <w:r w:rsidR="005C4B3E">
        <w:fldChar w:fldCharType="separate"/>
      </w:r>
      <w:r w:rsidRPr="00B47DF0">
        <w:rPr>
          <w:noProof/>
          <w:lang w:val="en-AU"/>
        </w:rPr>
        <w:t>TM_Prepare_serve_non</w:t>
      </w:r>
      <w:r w:rsidRPr="00B47DF0">
        <w:rPr>
          <w:noProof/>
        </w:rPr>
        <w:t>_alcoholic_bev_refined</w:t>
      </w:r>
      <w:r w:rsidR="005C4B3E">
        <w:rPr>
          <w:noProof/>
        </w:rPr>
        <w:fldChar w:fldCharType="end"/>
      </w:r>
    </w:p>
    <w:p w:rsidR="00850F3D" w:rsidRPr="00B47DF0" w:rsidRDefault="00850F3D" w:rsidP="00850F3D">
      <w:pPr>
        <w:pStyle w:val="BodyCopy"/>
        <w:rPr>
          <w:noProof w:val="0"/>
        </w:rPr>
      </w:pPr>
    </w:p>
    <w:p w:rsidR="008E7626" w:rsidRPr="00B47DF0" w:rsidRDefault="008E7626" w:rsidP="00850F3D">
      <w:pPr>
        <w:pStyle w:val="BodyCopy"/>
        <w:rPr>
          <w:noProof w:val="0"/>
        </w:rPr>
        <w:sectPr w:rsidR="008E7626" w:rsidRPr="00B47DF0"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B47DF0" w:rsidTr="00E60317">
        <w:tc>
          <w:tcPr>
            <w:tcW w:w="5637" w:type="dxa"/>
          </w:tcPr>
          <w:p w:rsidR="00E60317" w:rsidRPr="00B47DF0" w:rsidRDefault="00FB4200" w:rsidP="008E7626">
            <w:pPr>
              <w:pStyle w:val="BodyCopy"/>
              <w:rPr>
                <w:noProof w:val="0"/>
              </w:rPr>
            </w:pPr>
            <w:r w:rsidRPr="00B47DF0">
              <w:rPr>
                <w:lang w:val="en-US" w:eastAsia="en-US"/>
              </w:rPr>
              <w:drawing>
                <wp:anchor distT="0" distB="0" distL="114300" distR="114300" simplePos="0" relativeHeight="251721728" behindDoc="0" locked="0" layoutInCell="1" allowOverlap="1">
                  <wp:simplePos x="0" y="0"/>
                  <wp:positionH relativeFrom="column">
                    <wp:posOffset>-13335</wp:posOffset>
                  </wp:positionH>
                  <wp:positionV relativeFrom="paragraph">
                    <wp:posOffset>59055</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B47DF0">
              <w:rPr>
                <w:lang w:val="en-US" w:eastAsia="en-US"/>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76400" cy="542925"/>
                          </a:xfrm>
                          <a:prstGeom prst="rect">
                            <a:avLst/>
                          </a:prstGeom>
                        </pic:spPr>
                      </pic:pic>
                    </a:graphicData>
                  </a:graphic>
                </wp:anchor>
              </w:drawing>
            </w:r>
            <w:r w:rsidR="00E60317" w:rsidRPr="00B47DF0">
              <w:rPr>
                <w:lang w:val="en-US" w:eastAsia="en-US"/>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p>
        </w:tc>
      </w:tr>
    </w:tbl>
    <w:p w:rsidR="008E7626" w:rsidRPr="00B47DF0" w:rsidRDefault="008E7626" w:rsidP="008E7626">
      <w:pPr>
        <w:pStyle w:val="TableofContents"/>
      </w:pPr>
      <w:r w:rsidRPr="00B47DF0">
        <w:t>Table of contents</w:t>
      </w:r>
    </w:p>
    <w:p w:rsidR="00B47DF0" w:rsidRDefault="000F7A70">
      <w:pPr>
        <w:pStyle w:val="TOC1"/>
        <w:rPr>
          <w:rFonts w:asciiTheme="minorHAnsi" w:hAnsiTheme="minorHAnsi"/>
        </w:rPr>
      </w:pPr>
      <w:r w:rsidRPr="00B47DF0">
        <w:rPr>
          <w:noProof w:val="0"/>
        </w:rPr>
        <w:fldChar w:fldCharType="begin"/>
      </w:r>
      <w:r w:rsidR="00E71DE9" w:rsidRPr="00B47DF0">
        <w:rPr>
          <w:noProof w:val="0"/>
        </w:rPr>
        <w:instrText xml:space="preserve"> TOC \h \z \t "Heading 1,1" </w:instrText>
      </w:r>
      <w:r w:rsidRPr="00B47DF0">
        <w:rPr>
          <w:noProof w:val="0"/>
        </w:rPr>
        <w:fldChar w:fldCharType="separate"/>
      </w:r>
      <w:hyperlink w:anchor="_Toc378610916" w:history="1">
        <w:r w:rsidR="00B47DF0" w:rsidRPr="0002242B">
          <w:rPr>
            <w:rStyle w:val="Hyperlink"/>
          </w:rPr>
          <w:t>Introduction to trainee manual</w:t>
        </w:r>
        <w:r w:rsidR="00B47DF0">
          <w:rPr>
            <w:webHidden/>
          </w:rPr>
          <w:tab/>
        </w:r>
        <w:r w:rsidR="00B47DF0">
          <w:rPr>
            <w:webHidden/>
          </w:rPr>
          <w:fldChar w:fldCharType="begin"/>
        </w:r>
        <w:r w:rsidR="00B47DF0">
          <w:rPr>
            <w:webHidden/>
          </w:rPr>
          <w:instrText xml:space="preserve"> PAGEREF _Toc378610916 \h </w:instrText>
        </w:r>
        <w:r w:rsidR="00B47DF0">
          <w:rPr>
            <w:webHidden/>
          </w:rPr>
        </w:r>
        <w:r w:rsidR="00B47DF0">
          <w:rPr>
            <w:webHidden/>
          </w:rPr>
          <w:fldChar w:fldCharType="separate"/>
        </w:r>
        <w:r w:rsidR="00B47DF0">
          <w:rPr>
            <w:webHidden/>
          </w:rPr>
          <w:t>1</w:t>
        </w:r>
        <w:r w:rsidR="00B47DF0">
          <w:rPr>
            <w:webHidden/>
          </w:rPr>
          <w:fldChar w:fldCharType="end"/>
        </w:r>
      </w:hyperlink>
    </w:p>
    <w:p w:rsidR="00B47DF0" w:rsidRDefault="005C4B3E">
      <w:pPr>
        <w:pStyle w:val="TOC1"/>
        <w:rPr>
          <w:rFonts w:asciiTheme="minorHAnsi" w:hAnsiTheme="minorHAnsi"/>
        </w:rPr>
      </w:pPr>
      <w:hyperlink w:anchor="_Toc378610917" w:history="1">
        <w:r w:rsidR="00B47DF0" w:rsidRPr="0002242B">
          <w:rPr>
            <w:rStyle w:val="Hyperlink"/>
          </w:rPr>
          <w:t>Unit descriptor</w:t>
        </w:r>
        <w:r w:rsidR="00B47DF0">
          <w:rPr>
            <w:webHidden/>
          </w:rPr>
          <w:tab/>
        </w:r>
        <w:r w:rsidR="00B47DF0">
          <w:rPr>
            <w:webHidden/>
          </w:rPr>
          <w:fldChar w:fldCharType="begin"/>
        </w:r>
        <w:r w:rsidR="00B47DF0">
          <w:rPr>
            <w:webHidden/>
          </w:rPr>
          <w:instrText xml:space="preserve"> PAGEREF _Toc378610917 \h </w:instrText>
        </w:r>
        <w:r w:rsidR="00B47DF0">
          <w:rPr>
            <w:webHidden/>
          </w:rPr>
        </w:r>
        <w:r w:rsidR="00B47DF0">
          <w:rPr>
            <w:webHidden/>
          </w:rPr>
          <w:fldChar w:fldCharType="separate"/>
        </w:r>
        <w:r w:rsidR="00B47DF0">
          <w:rPr>
            <w:webHidden/>
          </w:rPr>
          <w:t>3</w:t>
        </w:r>
        <w:r w:rsidR="00B47DF0">
          <w:rPr>
            <w:webHidden/>
          </w:rPr>
          <w:fldChar w:fldCharType="end"/>
        </w:r>
      </w:hyperlink>
    </w:p>
    <w:p w:rsidR="00B47DF0" w:rsidRDefault="005C4B3E">
      <w:pPr>
        <w:pStyle w:val="TOC1"/>
        <w:rPr>
          <w:rFonts w:asciiTheme="minorHAnsi" w:hAnsiTheme="minorHAnsi"/>
        </w:rPr>
      </w:pPr>
      <w:hyperlink w:anchor="_Toc378610918" w:history="1">
        <w:r w:rsidR="00B47DF0" w:rsidRPr="0002242B">
          <w:rPr>
            <w:rStyle w:val="Hyperlink"/>
          </w:rPr>
          <w:t>Assessment matrix</w:t>
        </w:r>
        <w:r w:rsidR="00B47DF0">
          <w:rPr>
            <w:webHidden/>
          </w:rPr>
          <w:tab/>
        </w:r>
        <w:r w:rsidR="00B47DF0">
          <w:rPr>
            <w:webHidden/>
          </w:rPr>
          <w:fldChar w:fldCharType="begin"/>
        </w:r>
        <w:r w:rsidR="00B47DF0">
          <w:rPr>
            <w:webHidden/>
          </w:rPr>
          <w:instrText xml:space="preserve"> PAGEREF _Toc378610918 \h </w:instrText>
        </w:r>
        <w:r w:rsidR="00B47DF0">
          <w:rPr>
            <w:webHidden/>
          </w:rPr>
        </w:r>
        <w:r w:rsidR="00B47DF0">
          <w:rPr>
            <w:webHidden/>
          </w:rPr>
          <w:fldChar w:fldCharType="separate"/>
        </w:r>
        <w:r w:rsidR="00B47DF0">
          <w:rPr>
            <w:webHidden/>
          </w:rPr>
          <w:t>5</w:t>
        </w:r>
        <w:r w:rsidR="00B47DF0">
          <w:rPr>
            <w:webHidden/>
          </w:rPr>
          <w:fldChar w:fldCharType="end"/>
        </w:r>
      </w:hyperlink>
    </w:p>
    <w:p w:rsidR="00B47DF0" w:rsidRDefault="005C4B3E">
      <w:pPr>
        <w:pStyle w:val="TOC1"/>
        <w:rPr>
          <w:rFonts w:asciiTheme="minorHAnsi" w:hAnsiTheme="minorHAnsi"/>
        </w:rPr>
      </w:pPr>
      <w:hyperlink w:anchor="_Toc378610919" w:history="1">
        <w:r w:rsidR="00B47DF0" w:rsidRPr="0002242B">
          <w:rPr>
            <w:rStyle w:val="Hyperlink"/>
          </w:rPr>
          <w:t>Glossary</w:t>
        </w:r>
        <w:r w:rsidR="00B47DF0">
          <w:rPr>
            <w:webHidden/>
          </w:rPr>
          <w:tab/>
        </w:r>
        <w:r w:rsidR="00B47DF0">
          <w:rPr>
            <w:webHidden/>
          </w:rPr>
          <w:fldChar w:fldCharType="begin"/>
        </w:r>
        <w:r w:rsidR="00B47DF0">
          <w:rPr>
            <w:webHidden/>
          </w:rPr>
          <w:instrText xml:space="preserve"> PAGEREF _Toc378610919 \h </w:instrText>
        </w:r>
        <w:r w:rsidR="00B47DF0">
          <w:rPr>
            <w:webHidden/>
          </w:rPr>
        </w:r>
        <w:r w:rsidR="00B47DF0">
          <w:rPr>
            <w:webHidden/>
          </w:rPr>
          <w:fldChar w:fldCharType="separate"/>
        </w:r>
        <w:r w:rsidR="00B47DF0">
          <w:rPr>
            <w:webHidden/>
          </w:rPr>
          <w:t>7</w:t>
        </w:r>
        <w:r w:rsidR="00B47DF0">
          <w:rPr>
            <w:webHidden/>
          </w:rPr>
          <w:fldChar w:fldCharType="end"/>
        </w:r>
      </w:hyperlink>
    </w:p>
    <w:p w:rsidR="00B47DF0" w:rsidRDefault="005C4B3E">
      <w:pPr>
        <w:pStyle w:val="TOC1"/>
        <w:rPr>
          <w:rFonts w:asciiTheme="minorHAnsi" w:hAnsiTheme="minorHAnsi"/>
        </w:rPr>
      </w:pPr>
      <w:hyperlink w:anchor="_Toc378610920" w:history="1">
        <w:r w:rsidR="00B47DF0" w:rsidRPr="0002242B">
          <w:rPr>
            <w:rStyle w:val="Hyperlink"/>
          </w:rPr>
          <w:t>Element 1: Prepare and serve a range of teas and coffees</w:t>
        </w:r>
        <w:r w:rsidR="00B47DF0">
          <w:rPr>
            <w:webHidden/>
          </w:rPr>
          <w:tab/>
        </w:r>
        <w:r w:rsidR="00B47DF0">
          <w:rPr>
            <w:webHidden/>
          </w:rPr>
          <w:fldChar w:fldCharType="begin"/>
        </w:r>
        <w:r w:rsidR="00B47DF0">
          <w:rPr>
            <w:webHidden/>
          </w:rPr>
          <w:instrText xml:space="preserve"> PAGEREF _Toc378610920 \h </w:instrText>
        </w:r>
        <w:r w:rsidR="00B47DF0">
          <w:rPr>
            <w:webHidden/>
          </w:rPr>
        </w:r>
        <w:r w:rsidR="00B47DF0">
          <w:rPr>
            <w:webHidden/>
          </w:rPr>
          <w:fldChar w:fldCharType="separate"/>
        </w:r>
        <w:r w:rsidR="00B47DF0">
          <w:rPr>
            <w:webHidden/>
          </w:rPr>
          <w:t>9</w:t>
        </w:r>
        <w:r w:rsidR="00B47DF0">
          <w:rPr>
            <w:webHidden/>
          </w:rPr>
          <w:fldChar w:fldCharType="end"/>
        </w:r>
      </w:hyperlink>
    </w:p>
    <w:p w:rsidR="00B47DF0" w:rsidRDefault="005C4B3E">
      <w:pPr>
        <w:pStyle w:val="TOC1"/>
        <w:rPr>
          <w:rFonts w:asciiTheme="minorHAnsi" w:hAnsiTheme="minorHAnsi"/>
        </w:rPr>
      </w:pPr>
      <w:hyperlink w:anchor="_Toc378610921" w:history="1">
        <w:r w:rsidR="00B47DF0" w:rsidRPr="0002242B">
          <w:rPr>
            <w:rStyle w:val="Hyperlink"/>
          </w:rPr>
          <w:t>Element 2: Prepare and serve cold drinks</w:t>
        </w:r>
        <w:r w:rsidR="00B47DF0">
          <w:rPr>
            <w:webHidden/>
          </w:rPr>
          <w:tab/>
        </w:r>
        <w:r w:rsidR="00B47DF0">
          <w:rPr>
            <w:webHidden/>
          </w:rPr>
          <w:fldChar w:fldCharType="begin"/>
        </w:r>
        <w:r w:rsidR="00B47DF0">
          <w:rPr>
            <w:webHidden/>
          </w:rPr>
          <w:instrText xml:space="preserve"> PAGEREF _Toc378610921 \h </w:instrText>
        </w:r>
        <w:r w:rsidR="00B47DF0">
          <w:rPr>
            <w:webHidden/>
          </w:rPr>
        </w:r>
        <w:r w:rsidR="00B47DF0">
          <w:rPr>
            <w:webHidden/>
          </w:rPr>
          <w:fldChar w:fldCharType="separate"/>
        </w:r>
        <w:r w:rsidR="00B47DF0">
          <w:rPr>
            <w:webHidden/>
          </w:rPr>
          <w:t>33</w:t>
        </w:r>
        <w:r w:rsidR="00B47DF0">
          <w:rPr>
            <w:webHidden/>
          </w:rPr>
          <w:fldChar w:fldCharType="end"/>
        </w:r>
      </w:hyperlink>
    </w:p>
    <w:p w:rsidR="00B47DF0" w:rsidRDefault="005C4B3E">
      <w:pPr>
        <w:pStyle w:val="TOC1"/>
        <w:rPr>
          <w:rFonts w:asciiTheme="minorHAnsi" w:hAnsiTheme="minorHAnsi"/>
        </w:rPr>
      </w:pPr>
      <w:hyperlink w:anchor="_Toc378610922" w:history="1">
        <w:r w:rsidR="00B47DF0" w:rsidRPr="0002242B">
          <w:rPr>
            <w:rStyle w:val="Hyperlink"/>
          </w:rPr>
          <w:t xml:space="preserve">Element 3: Use, clean and maintain equipment and machinery for non-alcoholic drinks </w:t>
        </w:r>
        <w:r w:rsidR="00B47DF0">
          <w:rPr>
            <w:webHidden/>
          </w:rPr>
          <w:tab/>
        </w:r>
        <w:r w:rsidR="00B47DF0">
          <w:rPr>
            <w:webHidden/>
          </w:rPr>
          <w:fldChar w:fldCharType="begin"/>
        </w:r>
        <w:r w:rsidR="00B47DF0">
          <w:rPr>
            <w:webHidden/>
          </w:rPr>
          <w:instrText xml:space="preserve"> PAGEREF _Toc378610922 \h </w:instrText>
        </w:r>
        <w:r w:rsidR="00B47DF0">
          <w:rPr>
            <w:webHidden/>
          </w:rPr>
        </w:r>
        <w:r w:rsidR="00B47DF0">
          <w:rPr>
            <w:webHidden/>
          </w:rPr>
          <w:fldChar w:fldCharType="separate"/>
        </w:r>
        <w:r w:rsidR="00B47DF0">
          <w:rPr>
            <w:webHidden/>
          </w:rPr>
          <w:t>55</w:t>
        </w:r>
        <w:r w:rsidR="00B47DF0">
          <w:rPr>
            <w:webHidden/>
          </w:rPr>
          <w:fldChar w:fldCharType="end"/>
        </w:r>
      </w:hyperlink>
    </w:p>
    <w:p w:rsidR="00B47DF0" w:rsidRDefault="005C4B3E">
      <w:pPr>
        <w:pStyle w:val="TOC1"/>
        <w:rPr>
          <w:rFonts w:asciiTheme="minorHAnsi" w:hAnsiTheme="minorHAnsi"/>
        </w:rPr>
      </w:pPr>
      <w:hyperlink w:anchor="_Toc378610923" w:history="1">
        <w:r w:rsidR="00B47DF0" w:rsidRPr="0002242B">
          <w:rPr>
            <w:rStyle w:val="Hyperlink"/>
          </w:rPr>
          <w:t>Presentation of written work</w:t>
        </w:r>
        <w:r w:rsidR="00B47DF0">
          <w:rPr>
            <w:webHidden/>
          </w:rPr>
          <w:tab/>
        </w:r>
        <w:r w:rsidR="00B47DF0">
          <w:rPr>
            <w:webHidden/>
          </w:rPr>
          <w:fldChar w:fldCharType="begin"/>
        </w:r>
        <w:r w:rsidR="00B47DF0">
          <w:rPr>
            <w:webHidden/>
          </w:rPr>
          <w:instrText xml:space="preserve"> PAGEREF _Toc378610923 \h </w:instrText>
        </w:r>
        <w:r w:rsidR="00B47DF0">
          <w:rPr>
            <w:webHidden/>
          </w:rPr>
        </w:r>
        <w:r w:rsidR="00B47DF0">
          <w:rPr>
            <w:webHidden/>
          </w:rPr>
          <w:fldChar w:fldCharType="separate"/>
        </w:r>
        <w:r w:rsidR="00B47DF0">
          <w:rPr>
            <w:webHidden/>
          </w:rPr>
          <w:t>69</w:t>
        </w:r>
        <w:r w:rsidR="00B47DF0">
          <w:rPr>
            <w:webHidden/>
          </w:rPr>
          <w:fldChar w:fldCharType="end"/>
        </w:r>
      </w:hyperlink>
    </w:p>
    <w:p w:rsidR="00B47DF0" w:rsidRDefault="005C4B3E">
      <w:pPr>
        <w:pStyle w:val="TOC1"/>
        <w:rPr>
          <w:rFonts w:asciiTheme="minorHAnsi" w:hAnsiTheme="minorHAnsi"/>
        </w:rPr>
      </w:pPr>
      <w:hyperlink w:anchor="_Toc378610924" w:history="1">
        <w:r w:rsidR="00B47DF0" w:rsidRPr="0002242B">
          <w:rPr>
            <w:rStyle w:val="Hyperlink"/>
          </w:rPr>
          <w:t>Recommended reading</w:t>
        </w:r>
        <w:r w:rsidR="00B47DF0">
          <w:rPr>
            <w:webHidden/>
          </w:rPr>
          <w:tab/>
        </w:r>
        <w:r w:rsidR="00B47DF0">
          <w:rPr>
            <w:webHidden/>
          </w:rPr>
          <w:fldChar w:fldCharType="begin"/>
        </w:r>
        <w:r w:rsidR="00B47DF0">
          <w:rPr>
            <w:webHidden/>
          </w:rPr>
          <w:instrText xml:space="preserve"> PAGEREF _Toc378610924 \h </w:instrText>
        </w:r>
        <w:r w:rsidR="00B47DF0">
          <w:rPr>
            <w:webHidden/>
          </w:rPr>
        </w:r>
        <w:r w:rsidR="00B47DF0">
          <w:rPr>
            <w:webHidden/>
          </w:rPr>
          <w:fldChar w:fldCharType="separate"/>
        </w:r>
        <w:r w:rsidR="00B47DF0">
          <w:rPr>
            <w:webHidden/>
          </w:rPr>
          <w:t>71</w:t>
        </w:r>
        <w:r w:rsidR="00B47DF0">
          <w:rPr>
            <w:webHidden/>
          </w:rPr>
          <w:fldChar w:fldCharType="end"/>
        </w:r>
      </w:hyperlink>
    </w:p>
    <w:p w:rsidR="00B47DF0" w:rsidRDefault="005C4B3E">
      <w:pPr>
        <w:pStyle w:val="TOC1"/>
        <w:rPr>
          <w:rFonts w:asciiTheme="minorHAnsi" w:hAnsiTheme="minorHAnsi"/>
        </w:rPr>
      </w:pPr>
      <w:hyperlink w:anchor="_Toc378610925" w:history="1">
        <w:r w:rsidR="00B47DF0" w:rsidRPr="0002242B">
          <w:rPr>
            <w:rStyle w:val="Hyperlink"/>
          </w:rPr>
          <w:t>Trainee evaluation sheet</w:t>
        </w:r>
        <w:r w:rsidR="00B47DF0">
          <w:rPr>
            <w:webHidden/>
          </w:rPr>
          <w:tab/>
        </w:r>
        <w:r w:rsidR="00B47DF0">
          <w:rPr>
            <w:webHidden/>
          </w:rPr>
          <w:fldChar w:fldCharType="begin"/>
        </w:r>
        <w:r w:rsidR="00B47DF0">
          <w:rPr>
            <w:webHidden/>
          </w:rPr>
          <w:instrText xml:space="preserve"> PAGEREF _Toc378610925 \h </w:instrText>
        </w:r>
        <w:r w:rsidR="00B47DF0">
          <w:rPr>
            <w:webHidden/>
          </w:rPr>
        </w:r>
        <w:r w:rsidR="00B47DF0">
          <w:rPr>
            <w:webHidden/>
          </w:rPr>
          <w:fldChar w:fldCharType="separate"/>
        </w:r>
        <w:r w:rsidR="00B47DF0">
          <w:rPr>
            <w:webHidden/>
          </w:rPr>
          <w:t>73</w:t>
        </w:r>
        <w:r w:rsidR="00B47DF0">
          <w:rPr>
            <w:webHidden/>
          </w:rPr>
          <w:fldChar w:fldCharType="end"/>
        </w:r>
      </w:hyperlink>
    </w:p>
    <w:p w:rsidR="00B47DF0" w:rsidRDefault="005C4B3E">
      <w:pPr>
        <w:pStyle w:val="TOC1"/>
        <w:rPr>
          <w:rFonts w:asciiTheme="minorHAnsi" w:hAnsiTheme="minorHAnsi"/>
        </w:rPr>
      </w:pPr>
      <w:hyperlink w:anchor="_Toc378610926" w:history="1">
        <w:r w:rsidR="00B47DF0" w:rsidRPr="0002242B">
          <w:rPr>
            <w:rStyle w:val="Hyperlink"/>
          </w:rPr>
          <w:t>Trainee self-assessment checklist</w:t>
        </w:r>
        <w:r w:rsidR="00B47DF0">
          <w:rPr>
            <w:webHidden/>
          </w:rPr>
          <w:tab/>
        </w:r>
        <w:r w:rsidR="00B47DF0">
          <w:rPr>
            <w:webHidden/>
          </w:rPr>
          <w:fldChar w:fldCharType="begin"/>
        </w:r>
        <w:r w:rsidR="00B47DF0">
          <w:rPr>
            <w:webHidden/>
          </w:rPr>
          <w:instrText xml:space="preserve"> PAGEREF _Toc378610926 \h </w:instrText>
        </w:r>
        <w:r w:rsidR="00B47DF0">
          <w:rPr>
            <w:webHidden/>
          </w:rPr>
        </w:r>
        <w:r w:rsidR="00B47DF0">
          <w:rPr>
            <w:webHidden/>
          </w:rPr>
          <w:fldChar w:fldCharType="separate"/>
        </w:r>
        <w:r w:rsidR="00B47DF0">
          <w:rPr>
            <w:webHidden/>
          </w:rPr>
          <w:t>75</w:t>
        </w:r>
        <w:r w:rsidR="00B47DF0">
          <w:rPr>
            <w:webHidden/>
          </w:rPr>
          <w:fldChar w:fldCharType="end"/>
        </w:r>
      </w:hyperlink>
    </w:p>
    <w:p w:rsidR="008E7626" w:rsidRPr="00B47DF0" w:rsidRDefault="000F7A70" w:rsidP="0032636B">
      <w:pPr>
        <w:pStyle w:val="BodyCopy"/>
        <w:outlineLvl w:val="0"/>
        <w:rPr>
          <w:noProof w:val="0"/>
        </w:rPr>
      </w:pPr>
      <w:r w:rsidRPr="00B47DF0">
        <w:rPr>
          <w:noProof w:val="0"/>
        </w:rPr>
        <w:fldChar w:fldCharType="end"/>
      </w:r>
      <w:r w:rsidR="008E7626" w:rsidRPr="00B47DF0">
        <w:rPr>
          <w:noProof w:val="0"/>
        </w:rPr>
        <w:br w:type="page"/>
      </w:r>
    </w:p>
    <w:p w:rsidR="008E7626" w:rsidRPr="00B47DF0" w:rsidRDefault="008E7626" w:rsidP="008E7626">
      <w:pPr>
        <w:pStyle w:val="BodyCopy"/>
        <w:rPr>
          <w:noProof w:val="0"/>
        </w:rPr>
      </w:pPr>
    </w:p>
    <w:p w:rsidR="008E7626" w:rsidRPr="00B47DF0" w:rsidRDefault="008E7626" w:rsidP="008E7626">
      <w:pPr>
        <w:pStyle w:val="BodyCopy"/>
        <w:rPr>
          <w:noProof w:val="0"/>
        </w:rPr>
        <w:sectPr w:rsidR="008E7626" w:rsidRPr="00B47DF0" w:rsidSect="00A457C8">
          <w:footerReference w:type="even" r:id="rId20"/>
          <w:footerReference w:type="default" r:id="rId21"/>
          <w:pgSz w:w="11906" w:h="16838" w:code="9"/>
          <w:pgMar w:top="1440" w:right="1440" w:bottom="1440" w:left="1701" w:header="709" w:footer="400" w:gutter="0"/>
          <w:cols w:space="708"/>
          <w:docGrid w:linePitch="360"/>
        </w:sectPr>
      </w:pPr>
    </w:p>
    <w:p w:rsidR="002F4F4F" w:rsidRPr="00B47DF0" w:rsidRDefault="002F4F4F" w:rsidP="002F4F4F">
      <w:pPr>
        <w:pStyle w:val="Heading1"/>
      </w:pPr>
      <w:bookmarkStart w:id="4" w:name="_Toc334515496"/>
      <w:bookmarkStart w:id="5" w:name="_Toc378610916"/>
      <w:r w:rsidRPr="00B47DF0">
        <w:t>Introduction to trainee manual</w:t>
      </w:r>
      <w:bookmarkEnd w:id="4"/>
      <w:bookmarkEnd w:id="5"/>
    </w:p>
    <w:p w:rsidR="002F4F4F" w:rsidRPr="00B47DF0" w:rsidRDefault="002F4F4F" w:rsidP="002F4F4F">
      <w:pPr>
        <w:pStyle w:val="Heading3"/>
      </w:pPr>
      <w:r w:rsidRPr="00B47DF0">
        <w:t>To the Trainee</w:t>
      </w:r>
    </w:p>
    <w:p w:rsidR="002F4F4F" w:rsidRPr="00B47DF0" w:rsidRDefault="002F4F4F" w:rsidP="002F4F4F">
      <w:pPr>
        <w:pStyle w:val="BodyCopy"/>
        <w:rPr>
          <w:noProof w:val="0"/>
        </w:rPr>
      </w:pPr>
      <w:r w:rsidRPr="00B47DF0">
        <w:rPr>
          <w:noProof w:val="0"/>
        </w:rPr>
        <w:t>Congratulations on joining this course. This Trainee Manual is one part of a ‘toolbox’ which is a resource provided to trainees, trainers and assessors to help you become competent in various areas of your work.</w:t>
      </w:r>
    </w:p>
    <w:p w:rsidR="002F4F4F" w:rsidRPr="00B47DF0" w:rsidRDefault="002F4F4F" w:rsidP="002F4F4F">
      <w:pPr>
        <w:pStyle w:val="BodyCopy"/>
        <w:rPr>
          <w:noProof w:val="0"/>
        </w:rPr>
      </w:pPr>
      <w:r w:rsidRPr="00B47DF0">
        <w:rPr>
          <w:noProof w:val="0"/>
        </w:rPr>
        <w:t>The ‘toolbox’ consists of three elements:</w:t>
      </w:r>
    </w:p>
    <w:p w:rsidR="002F4F4F" w:rsidRPr="00B47DF0" w:rsidRDefault="002F4F4F" w:rsidP="002F4F4F">
      <w:pPr>
        <w:pStyle w:val="Bullet1"/>
      </w:pPr>
      <w:r w:rsidRPr="00B47DF0">
        <w:t>A Trainee Manual for you to read and study at home or in class</w:t>
      </w:r>
    </w:p>
    <w:p w:rsidR="002F4F4F" w:rsidRPr="00B47DF0" w:rsidRDefault="002F4F4F" w:rsidP="002F4F4F">
      <w:pPr>
        <w:pStyle w:val="Bullet1"/>
      </w:pPr>
      <w:r w:rsidRPr="00B47DF0">
        <w:t>A Trainer Guide with Power Point slides to help your Trainer explain the content of the training material and provide class activities to help with practice</w:t>
      </w:r>
    </w:p>
    <w:p w:rsidR="002F4F4F" w:rsidRPr="00B47DF0" w:rsidRDefault="002F4F4F" w:rsidP="002F4F4F">
      <w:pPr>
        <w:pStyle w:val="Bullet1"/>
      </w:pPr>
      <w:r w:rsidRPr="00B47DF0">
        <w:t>An Assessment Manual which provides your Assessor with oral and written questions and other assessment tasks to establish whether or not you have achieved competency.</w:t>
      </w:r>
    </w:p>
    <w:p w:rsidR="002F4F4F" w:rsidRPr="00B47DF0" w:rsidRDefault="002F4F4F" w:rsidP="002F4F4F">
      <w:pPr>
        <w:pStyle w:val="BodyCopy"/>
        <w:rPr>
          <w:noProof w:val="0"/>
        </w:rPr>
      </w:pPr>
      <w:r w:rsidRPr="00B47DF0">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912326" w:rsidRPr="00B47DF0">
        <w:rPr>
          <w:noProof w:val="0"/>
        </w:rPr>
        <w:t>throughout all</w:t>
      </w:r>
      <w:r w:rsidRPr="00B47DF0">
        <w:rPr>
          <w:noProof w:val="0"/>
        </w:rPr>
        <w:t xml:space="preserve"> the ASEAN member states.</w:t>
      </w:r>
    </w:p>
    <w:p w:rsidR="002F4F4F" w:rsidRPr="00B47DF0" w:rsidRDefault="002F4F4F" w:rsidP="002F4F4F">
      <w:pPr>
        <w:pStyle w:val="BodyCopy"/>
        <w:rPr>
          <w:noProof w:val="0"/>
        </w:rPr>
      </w:pPr>
      <w:r w:rsidRPr="00B47DF0">
        <w:rPr>
          <w:noProof w:val="0"/>
        </w:rPr>
        <w:t>What is the CBT and CBA system and why has it been adopted by ASEAN?</w:t>
      </w:r>
    </w:p>
    <w:p w:rsidR="002F4F4F" w:rsidRPr="00B47DF0" w:rsidRDefault="002F4F4F" w:rsidP="002F4F4F">
      <w:pPr>
        <w:pStyle w:val="BodyCopy"/>
        <w:rPr>
          <w:noProof w:val="0"/>
        </w:rPr>
      </w:pPr>
      <w:r w:rsidRPr="00B47DF0">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912326" w:rsidRPr="00B47DF0">
        <w:rPr>
          <w:noProof w:val="0"/>
        </w:rPr>
        <w:t>trainees’</w:t>
      </w:r>
      <w:r w:rsidRPr="00B47DF0">
        <w:rPr>
          <w:noProof w:val="0"/>
        </w:rPr>
        <w:t xml:space="preserve"> chances of obtaining employment.</w:t>
      </w:r>
    </w:p>
    <w:p w:rsidR="002F4F4F" w:rsidRPr="00B47DF0" w:rsidRDefault="002F4F4F" w:rsidP="002F4F4F">
      <w:pPr>
        <w:pStyle w:val="BodyCopy"/>
        <w:rPr>
          <w:noProof w:val="0"/>
        </w:rPr>
      </w:pPr>
      <w:r w:rsidRPr="00B47DF0">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F4F4F" w:rsidRPr="00B47DF0" w:rsidRDefault="002F4F4F" w:rsidP="002F4F4F">
      <w:pPr>
        <w:pStyle w:val="BodyCopy"/>
        <w:rPr>
          <w:noProof w:val="0"/>
        </w:rPr>
      </w:pPr>
      <w:r w:rsidRPr="00B47DF0">
        <w:rPr>
          <w:noProof w:val="0"/>
        </w:rPr>
        <w:t>What is a competency standard?</w:t>
      </w:r>
    </w:p>
    <w:p w:rsidR="002F4F4F" w:rsidRPr="00B47DF0" w:rsidRDefault="002F4F4F" w:rsidP="002F4F4F">
      <w:pPr>
        <w:pStyle w:val="BodyCopy"/>
        <w:rPr>
          <w:noProof w:val="0"/>
        </w:rPr>
      </w:pPr>
      <w:r w:rsidRPr="00B47DF0">
        <w:rPr>
          <w:noProof w:val="0"/>
        </w:rPr>
        <w:t>Competency standards are descriptions of the skills and knowledge required to perform a task or activity at the level of a required standard.</w:t>
      </w:r>
    </w:p>
    <w:p w:rsidR="002F4F4F" w:rsidRPr="00B47DF0" w:rsidRDefault="002F4F4F" w:rsidP="002F4F4F">
      <w:pPr>
        <w:pStyle w:val="BodyCopy"/>
        <w:rPr>
          <w:noProof w:val="0"/>
        </w:rPr>
      </w:pPr>
      <w:r w:rsidRPr="00B47DF0">
        <w:rPr>
          <w:noProof w:val="0"/>
        </w:rPr>
        <w:t>242 competency standards for the tourism and hospitality industries throughout the ASEAN region have been developed to cover all the knowledge, skills and attitudes required to work in the following occupational areas:</w:t>
      </w:r>
    </w:p>
    <w:p w:rsidR="002F4F4F" w:rsidRPr="00B47DF0" w:rsidRDefault="002F4F4F" w:rsidP="002F4F4F">
      <w:pPr>
        <w:pStyle w:val="Bullet1"/>
      </w:pPr>
      <w:r w:rsidRPr="00B47DF0">
        <w:t>Housekeeping</w:t>
      </w:r>
    </w:p>
    <w:p w:rsidR="002F4F4F" w:rsidRPr="00B47DF0" w:rsidRDefault="002F4F4F" w:rsidP="002F4F4F">
      <w:pPr>
        <w:pStyle w:val="Bullet1"/>
      </w:pPr>
      <w:r w:rsidRPr="00B47DF0">
        <w:t>Food Production</w:t>
      </w:r>
    </w:p>
    <w:p w:rsidR="002F4F4F" w:rsidRPr="00B47DF0" w:rsidRDefault="002F4F4F" w:rsidP="002F4F4F">
      <w:pPr>
        <w:pStyle w:val="Bullet1"/>
      </w:pPr>
      <w:r w:rsidRPr="00B47DF0">
        <w:t>Food and Beverage Service</w:t>
      </w:r>
    </w:p>
    <w:p w:rsidR="002F4F4F" w:rsidRPr="00B47DF0" w:rsidRDefault="002F4F4F" w:rsidP="002F4F4F">
      <w:pPr>
        <w:pStyle w:val="Bullet1"/>
      </w:pPr>
      <w:r w:rsidRPr="00B47DF0">
        <w:t>Front Office</w:t>
      </w:r>
    </w:p>
    <w:p w:rsidR="002F4F4F" w:rsidRPr="00B47DF0" w:rsidRDefault="002F4F4F" w:rsidP="002F4F4F">
      <w:pPr>
        <w:pStyle w:val="Bullet1"/>
      </w:pPr>
      <w:r w:rsidRPr="00B47DF0">
        <w:t>Travel Agencies</w:t>
      </w:r>
    </w:p>
    <w:p w:rsidR="002F4F4F" w:rsidRPr="00B47DF0" w:rsidRDefault="002F4F4F" w:rsidP="002F4F4F">
      <w:pPr>
        <w:pStyle w:val="Bullet1"/>
      </w:pPr>
      <w:r w:rsidRPr="00B47DF0">
        <w:t>Tour Operations.</w:t>
      </w:r>
    </w:p>
    <w:p w:rsidR="002F4F4F" w:rsidRPr="00B47DF0" w:rsidRDefault="002F4F4F" w:rsidP="002F4F4F">
      <w:pPr>
        <w:pStyle w:val="BodyCopy"/>
        <w:rPr>
          <w:noProof w:val="0"/>
        </w:rPr>
      </w:pPr>
      <w:r w:rsidRPr="00B47DF0">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F4F4F" w:rsidRPr="00B47DF0" w:rsidRDefault="002F4F4F" w:rsidP="002F4F4F">
      <w:pPr>
        <w:pStyle w:val="BodyCopy"/>
        <w:rPr>
          <w:noProof w:val="0"/>
        </w:rPr>
      </w:pPr>
      <w:r w:rsidRPr="00B47DF0">
        <w:rPr>
          <w:noProof w:val="0"/>
        </w:rPr>
        <w:t>There are other components of the competency standard:</w:t>
      </w:r>
    </w:p>
    <w:p w:rsidR="002F4F4F" w:rsidRPr="00B47DF0" w:rsidRDefault="002F4F4F" w:rsidP="002F4F4F">
      <w:pPr>
        <w:pStyle w:val="Bullet1"/>
      </w:pPr>
      <w:r w:rsidRPr="00B47DF0">
        <w:rPr>
          <w:i/>
        </w:rPr>
        <w:t xml:space="preserve">Unit Title: </w:t>
      </w:r>
      <w:r w:rsidRPr="00B47DF0">
        <w:t>statement about what is to be done in the workplace</w:t>
      </w:r>
    </w:p>
    <w:p w:rsidR="002F4F4F" w:rsidRPr="00B47DF0" w:rsidRDefault="002F4F4F" w:rsidP="002F4F4F">
      <w:pPr>
        <w:pStyle w:val="Bullet1"/>
      </w:pPr>
      <w:r w:rsidRPr="00B47DF0">
        <w:rPr>
          <w:i/>
        </w:rPr>
        <w:t xml:space="preserve">Unit Number: </w:t>
      </w:r>
      <w:r w:rsidRPr="00B47DF0">
        <w:t>unique number identifying the particular competency</w:t>
      </w:r>
    </w:p>
    <w:p w:rsidR="002F4F4F" w:rsidRPr="00B47DF0" w:rsidRDefault="002F4F4F" w:rsidP="002F4F4F">
      <w:pPr>
        <w:pStyle w:val="Bullet1"/>
      </w:pPr>
      <w:r w:rsidRPr="00B47DF0">
        <w:rPr>
          <w:i/>
        </w:rPr>
        <w:t xml:space="preserve">Nominal hours: </w:t>
      </w:r>
      <w:r w:rsidRPr="00B47DF0">
        <w:t>number of classroom or practical hours usually need</w:t>
      </w:r>
      <w:r w:rsidR="009E5AEC" w:rsidRPr="00B47DF0">
        <w:t xml:space="preserve">ed to complete the competency. </w:t>
      </w:r>
      <w:r w:rsidRPr="00B47DF0">
        <w:t>We call them ‘nominal’ hours because they can vary e.g. sometimes it will take an individual less time to complete a unit of competency because he/she has prior knowledge or work experience in that area.</w:t>
      </w:r>
    </w:p>
    <w:p w:rsidR="002F4F4F" w:rsidRPr="00B47DF0" w:rsidRDefault="002F4F4F" w:rsidP="002F4F4F">
      <w:pPr>
        <w:pStyle w:val="BodyCopy"/>
        <w:rPr>
          <w:noProof w:val="0"/>
        </w:rPr>
      </w:pPr>
      <w:r w:rsidRPr="00B47DF0">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F4F4F" w:rsidRPr="00B47DF0" w:rsidRDefault="002F4F4F" w:rsidP="002F4F4F">
      <w:pPr>
        <w:pStyle w:val="BodyCopy"/>
        <w:rPr>
          <w:noProof w:val="0"/>
        </w:rPr>
      </w:pPr>
      <w:r w:rsidRPr="00B47DF0">
        <w:rPr>
          <w:noProof w:val="0"/>
        </w:rPr>
        <w:t>Your trainer and/or assessor may use other methods to assess you such as:</w:t>
      </w:r>
    </w:p>
    <w:p w:rsidR="002F4F4F" w:rsidRPr="00B47DF0" w:rsidRDefault="002F4F4F" w:rsidP="002F4F4F">
      <w:pPr>
        <w:pStyle w:val="Bullet1"/>
      </w:pPr>
      <w:r w:rsidRPr="00B47DF0">
        <w:t>Journals</w:t>
      </w:r>
    </w:p>
    <w:p w:rsidR="002F4F4F" w:rsidRPr="00B47DF0" w:rsidRDefault="002F4F4F" w:rsidP="002F4F4F">
      <w:pPr>
        <w:pStyle w:val="Bullet1"/>
      </w:pPr>
      <w:r w:rsidRPr="00B47DF0">
        <w:t>Oral presentations</w:t>
      </w:r>
    </w:p>
    <w:p w:rsidR="002F4F4F" w:rsidRPr="00B47DF0" w:rsidRDefault="002F4F4F" w:rsidP="002F4F4F">
      <w:pPr>
        <w:pStyle w:val="Bullet1"/>
      </w:pPr>
      <w:r w:rsidRPr="00B47DF0">
        <w:t>Role plays</w:t>
      </w:r>
    </w:p>
    <w:p w:rsidR="002F4F4F" w:rsidRPr="00B47DF0" w:rsidRDefault="002F4F4F" w:rsidP="002F4F4F">
      <w:pPr>
        <w:pStyle w:val="Bullet1"/>
      </w:pPr>
      <w:r w:rsidRPr="00B47DF0">
        <w:t>Log books</w:t>
      </w:r>
    </w:p>
    <w:p w:rsidR="002F4F4F" w:rsidRPr="00B47DF0" w:rsidRDefault="002F4F4F" w:rsidP="002F4F4F">
      <w:pPr>
        <w:pStyle w:val="Bullet1"/>
      </w:pPr>
      <w:r w:rsidRPr="00B47DF0">
        <w:t>Group projects</w:t>
      </w:r>
    </w:p>
    <w:p w:rsidR="002F4F4F" w:rsidRPr="00B47DF0" w:rsidRDefault="002F4F4F" w:rsidP="002F4F4F">
      <w:pPr>
        <w:pStyle w:val="Bullet1"/>
      </w:pPr>
      <w:r w:rsidRPr="00B47DF0">
        <w:t>Practical demonstrations.</w:t>
      </w:r>
    </w:p>
    <w:p w:rsidR="002F4F4F" w:rsidRPr="00B47DF0" w:rsidRDefault="002F4F4F" w:rsidP="002F4F4F">
      <w:pPr>
        <w:pStyle w:val="BodyCopy"/>
        <w:rPr>
          <w:noProof w:val="0"/>
        </w:rPr>
      </w:pPr>
      <w:r w:rsidRPr="00B47DF0">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F4F4F" w:rsidRPr="00B47DF0" w:rsidRDefault="002F4F4F" w:rsidP="002F4F4F">
      <w:pPr>
        <w:pStyle w:val="BodyCopy"/>
        <w:rPr>
          <w:noProof w:val="0"/>
        </w:rPr>
      </w:pPr>
    </w:p>
    <w:p w:rsidR="002F4F4F" w:rsidRPr="00B47DF0" w:rsidRDefault="002F4F4F" w:rsidP="002F4F4F">
      <w:pPr>
        <w:pStyle w:val="BodyCopy"/>
        <w:rPr>
          <w:noProof w:val="0"/>
          <w:lang w:eastAsia="en-AU"/>
        </w:rPr>
        <w:sectPr w:rsidR="002F4F4F" w:rsidRPr="00B47DF0" w:rsidSect="002F4F4F">
          <w:headerReference w:type="even" r:id="rId22"/>
          <w:headerReference w:type="default" r:id="rId23"/>
          <w:footerReference w:type="even" r:id="rId24"/>
          <w:footerReference w:type="default" r:id="rId25"/>
          <w:pgSz w:w="11906" w:h="16838" w:code="9"/>
          <w:pgMar w:top="1440" w:right="1440" w:bottom="1440" w:left="1701" w:header="709" w:footer="14" w:gutter="0"/>
          <w:pgNumType w:start="1"/>
          <w:cols w:space="708"/>
          <w:docGrid w:linePitch="360"/>
        </w:sectPr>
      </w:pPr>
    </w:p>
    <w:p w:rsidR="00E952B0" w:rsidRPr="00B47DF0" w:rsidRDefault="00E71DE9" w:rsidP="00E71DE9">
      <w:pPr>
        <w:pStyle w:val="Heading1"/>
      </w:pPr>
      <w:bookmarkStart w:id="6" w:name="_Toc378610917"/>
      <w:r w:rsidRPr="00B47DF0">
        <w:t>Unit descript</w:t>
      </w:r>
      <w:r w:rsidR="00B957A8" w:rsidRPr="00B47DF0">
        <w:t>or</w:t>
      </w:r>
      <w:bookmarkEnd w:id="6"/>
    </w:p>
    <w:p w:rsidR="00B07E5C" w:rsidRPr="00B47DF0" w:rsidRDefault="005C4B3E"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10511136"/>
          <w:lock w:val="sdtLocked"/>
          <w:dataBinding w:prefixMappings="xmlns:ns0='http://schemas.openxmlformats.org/package/2006/metadata/core-properties' xmlns:ns1='http://purl.org/dc/elements/1.1/'" w:xpath="/ns0:coreProperties[1]/ns1:title[1]" w:storeItemID="{6C3C8BC8-F283-45AE-878A-BAB7291924A1}"/>
          <w:text/>
        </w:sdtPr>
        <w:sdtEndPr/>
        <w:sdtContent>
          <w:r w:rsidR="00A95F3B" w:rsidRPr="00B47DF0">
            <w:rPr>
              <w:rFonts w:eastAsia="Times New Roman"/>
              <w:noProof w:val="0"/>
              <w:kern w:val="28"/>
              <w:lang w:eastAsia="en-US"/>
            </w:rPr>
            <w:t>Prepare and serve non-alcoholic beverages</w:t>
          </w:r>
        </w:sdtContent>
      </w:sdt>
      <w:r>
        <w:rPr>
          <w:rFonts w:eastAsia="Times New Roman"/>
          <w:noProof w:val="0"/>
          <w:kern w:val="28"/>
          <w:lang w:eastAsia="en-US"/>
        </w:rPr>
        <w:fldChar w:fldCharType="end"/>
      </w:r>
    </w:p>
    <w:p w:rsidR="00E952B0" w:rsidRPr="00B47DF0" w:rsidRDefault="00E952B0" w:rsidP="00E952B0">
      <w:pPr>
        <w:pStyle w:val="BodyCopy"/>
        <w:rPr>
          <w:noProof w:val="0"/>
        </w:rPr>
      </w:pPr>
      <w:r w:rsidRPr="00B47DF0">
        <w:rPr>
          <w:noProof w:val="0"/>
        </w:rPr>
        <w:t xml:space="preserve">This unit deals with the skills and knowledge required to </w:t>
      </w:r>
      <w:r w:rsidR="000F7A70" w:rsidRPr="00B47DF0">
        <w:rPr>
          <w:noProof w:val="0"/>
        </w:rPr>
        <w:fldChar w:fldCharType="begin"/>
      </w:r>
      <w:r w:rsidR="000125F6" w:rsidRPr="00B47DF0">
        <w:rPr>
          <w:noProof w:val="0"/>
        </w:rPr>
        <w:instrText xml:space="preserve"> REF  ModuleName  \* MERGEFORMAT </w:instrText>
      </w:r>
      <w:r w:rsidR="000F7A70" w:rsidRPr="00B47DF0">
        <w:rPr>
          <w:noProof w:val="0"/>
        </w:rPr>
        <w:fldChar w:fldCharType="separate"/>
      </w:r>
      <w:sdt>
        <w:sdtPr>
          <w:rPr>
            <w:rFonts w:eastAsia="Times New Roman"/>
            <w:noProof w:val="0"/>
            <w:kern w:val="28"/>
            <w:lang w:eastAsia="en-US"/>
          </w:rPr>
          <w:alias w:val="Title"/>
          <w:tag w:val="Title"/>
          <w:id w:val="10511137"/>
          <w:lock w:val="sdtLocked"/>
          <w:dataBinding w:prefixMappings="xmlns:ns0='http://schemas.openxmlformats.org/package/2006/metadata/core-properties' xmlns:ns1='http://purl.org/dc/elements/1.1/'" w:xpath="/ns0:coreProperties[1]/ns1:title[1]" w:storeItemID="{6C3C8BC8-F283-45AE-878A-BAB7291924A1}"/>
          <w:text/>
        </w:sdtPr>
        <w:sdtEndPr/>
        <w:sdtContent>
          <w:r w:rsidR="00A95F3B" w:rsidRPr="00B47DF0">
            <w:rPr>
              <w:rFonts w:eastAsia="Times New Roman"/>
              <w:noProof w:val="0"/>
              <w:kern w:val="28"/>
              <w:lang w:eastAsia="en-US"/>
            </w:rPr>
            <w:t>Prepare and serve non-alcoholic beverages</w:t>
          </w:r>
        </w:sdtContent>
      </w:sdt>
      <w:r w:rsidR="000F7A70" w:rsidRPr="00B47DF0">
        <w:rPr>
          <w:noProof w:val="0"/>
        </w:rPr>
        <w:fldChar w:fldCharType="end"/>
      </w:r>
      <w:r w:rsidR="00B07E5C" w:rsidRPr="00B47DF0">
        <w:rPr>
          <w:noProof w:val="0"/>
        </w:rPr>
        <w:t xml:space="preserve"> </w:t>
      </w:r>
      <w:r w:rsidRPr="00B47DF0">
        <w:rPr>
          <w:noProof w:val="0"/>
        </w:rPr>
        <w:t>in a range of settings within the hotel and travel industries workplace context.</w:t>
      </w:r>
    </w:p>
    <w:p w:rsidR="003C7D19" w:rsidRPr="00B47DF0" w:rsidRDefault="003C7D19" w:rsidP="003C7D19">
      <w:pPr>
        <w:pStyle w:val="BodyCopy"/>
        <w:rPr>
          <w:b/>
          <w:noProof w:val="0"/>
        </w:rPr>
      </w:pPr>
      <w:r w:rsidRPr="00B47DF0">
        <w:rPr>
          <w:b/>
          <w:noProof w:val="0"/>
        </w:rPr>
        <w:t xml:space="preserve">Unit Code: </w:t>
      </w:r>
    </w:p>
    <w:p w:rsidR="00727235" w:rsidRPr="00B47DF0" w:rsidRDefault="005C4B3E"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10511138"/>
          <w:lock w:val="sdtLocked"/>
        </w:sdtPr>
        <w:sdtEndPr/>
        <w:sdtContent>
          <w:r w:rsidR="00A95F3B" w:rsidRPr="00B47DF0">
            <w:rPr>
              <w:noProof w:val="0"/>
            </w:rPr>
            <w:t>D1.HBS.CL5.07</w:t>
          </w:r>
        </w:sdtContent>
      </w:sdt>
      <w:r>
        <w:rPr>
          <w:noProof w:val="0"/>
        </w:rPr>
        <w:fldChar w:fldCharType="end"/>
      </w:r>
    </w:p>
    <w:p w:rsidR="003C7D19" w:rsidRPr="00B47DF0" w:rsidRDefault="003C7D19" w:rsidP="003C7D19">
      <w:pPr>
        <w:pStyle w:val="BodyCopy"/>
        <w:rPr>
          <w:b/>
          <w:noProof w:val="0"/>
        </w:rPr>
      </w:pPr>
      <w:r w:rsidRPr="00B47DF0">
        <w:rPr>
          <w:b/>
          <w:noProof w:val="0"/>
        </w:rPr>
        <w:t>Nominal Hours:</w:t>
      </w:r>
    </w:p>
    <w:p w:rsidR="003C7D19" w:rsidRPr="00B47DF0" w:rsidRDefault="00DB405C" w:rsidP="003C7D19">
      <w:pPr>
        <w:pStyle w:val="BodyCopy"/>
        <w:rPr>
          <w:noProof w:val="0"/>
        </w:rPr>
      </w:pPr>
      <w:r w:rsidRPr="00B47DF0">
        <w:rPr>
          <w:noProof w:val="0"/>
        </w:rPr>
        <w:t>25</w:t>
      </w:r>
      <w:r w:rsidR="003C7D19" w:rsidRPr="00B47DF0">
        <w:rPr>
          <w:noProof w:val="0"/>
        </w:rPr>
        <w:t xml:space="preserve"> hours</w:t>
      </w:r>
    </w:p>
    <w:p w:rsidR="00E952B0" w:rsidRPr="00B47DF0" w:rsidRDefault="00E952B0" w:rsidP="00DB405C">
      <w:pPr>
        <w:pStyle w:val="Heading3"/>
      </w:pPr>
      <w:r w:rsidRPr="00B47DF0">
        <w:t xml:space="preserve">Element 1: </w:t>
      </w:r>
      <w:bookmarkStart w:id="7" w:name="Element1"/>
      <w:sdt>
        <w:sdtPr>
          <w:alias w:val="Element 1"/>
          <w:tag w:val="Element 1"/>
          <w:id w:val="83089941"/>
          <w:lock w:val="sdtLocked"/>
        </w:sdtPr>
        <w:sdtEndPr/>
        <w:sdtContent>
          <w:r w:rsidR="00DB405C" w:rsidRPr="00B47DF0">
            <w:t>Prepare and serve a range of teas and coffees</w:t>
          </w:r>
        </w:sdtContent>
      </w:sdt>
      <w:bookmarkEnd w:id="7"/>
    </w:p>
    <w:p w:rsidR="00E952B0" w:rsidRPr="00B47DF0" w:rsidRDefault="00E952B0" w:rsidP="00305692">
      <w:pPr>
        <w:pStyle w:val="BodyCopyBold"/>
        <w:rPr>
          <w:noProof w:val="0"/>
        </w:rPr>
      </w:pPr>
      <w:r w:rsidRPr="00B47DF0">
        <w:rPr>
          <w:noProof w:val="0"/>
        </w:rPr>
        <w:t>Performance Criteria</w:t>
      </w:r>
    </w:p>
    <w:p w:rsidR="00E952B0" w:rsidRPr="00B47DF0" w:rsidRDefault="00E952B0" w:rsidP="00DB405C">
      <w:pPr>
        <w:pStyle w:val="BodyCopyIndent"/>
        <w:rPr>
          <w:noProof w:val="0"/>
        </w:rPr>
      </w:pPr>
      <w:r w:rsidRPr="00B47DF0">
        <w:rPr>
          <w:noProof w:val="0"/>
        </w:rPr>
        <w:t>1.1</w:t>
      </w:r>
      <w:r w:rsidRPr="00B47DF0">
        <w:rPr>
          <w:noProof w:val="0"/>
        </w:rPr>
        <w:tab/>
      </w:r>
      <w:bookmarkStart w:id="8" w:name="Criteria11"/>
      <w:sdt>
        <w:sdtPr>
          <w:rPr>
            <w:noProof w:val="0"/>
          </w:rPr>
          <w:alias w:val="Criteria 1.1"/>
          <w:tag w:val="Insert Criteria 1.1"/>
          <w:id w:val="83089944"/>
          <w:lock w:val="sdtLocked"/>
        </w:sdtPr>
        <w:sdtEndPr/>
        <w:sdtContent>
          <w:r w:rsidR="00DB405C" w:rsidRPr="00B47DF0">
            <w:rPr>
              <w:noProof w:val="0"/>
            </w:rPr>
            <w:t>Select ingredients, tea/coffee making equipment and crockery/glassware to prepare tea/coffee</w:t>
          </w:r>
        </w:sdtContent>
      </w:sdt>
      <w:bookmarkEnd w:id="8"/>
    </w:p>
    <w:p w:rsidR="00305692" w:rsidRPr="00B47DF0" w:rsidRDefault="00E952B0" w:rsidP="00DB405C">
      <w:pPr>
        <w:pStyle w:val="BodyCopyIndent"/>
        <w:rPr>
          <w:noProof w:val="0"/>
        </w:rPr>
      </w:pPr>
      <w:r w:rsidRPr="00B47DF0">
        <w:rPr>
          <w:noProof w:val="0"/>
        </w:rPr>
        <w:t>1.2</w:t>
      </w:r>
      <w:r w:rsidRPr="00B47DF0">
        <w:rPr>
          <w:noProof w:val="0"/>
        </w:rPr>
        <w:tab/>
      </w:r>
      <w:bookmarkStart w:id="9" w:name="Criteria12"/>
      <w:sdt>
        <w:sdtPr>
          <w:rPr>
            <w:noProof w:val="0"/>
          </w:rPr>
          <w:alias w:val="Criteria 1.2"/>
          <w:tag w:val="Insert Criteria 1.2"/>
          <w:id w:val="83089950"/>
          <w:lock w:val="sdtLocked"/>
        </w:sdtPr>
        <w:sdtEndPr/>
        <w:sdtContent>
          <w:r w:rsidR="00DB405C" w:rsidRPr="00B47DF0">
            <w:rPr>
              <w:noProof w:val="0"/>
            </w:rPr>
            <w:t xml:space="preserve">Prepare drinks using appropriate method in accordance with customer requests and required timeframe </w:t>
          </w:r>
        </w:sdtContent>
      </w:sdt>
      <w:bookmarkEnd w:id="9"/>
    </w:p>
    <w:p w:rsidR="00305692" w:rsidRPr="00B47DF0" w:rsidRDefault="00E952B0" w:rsidP="00DB405C">
      <w:pPr>
        <w:pStyle w:val="BodyCopyIndent"/>
        <w:rPr>
          <w:noProof w:val="0"/>
        </w:rPr>
      </w:pPr>
      <w:r w:rsidRPr="00B47DF0">
        <w:rPr>
          <w:noProof w:val="0"/>
        </w:rPr>
        <w:t>1.3</w:t>
      </w:r>
      <w:r w:rsidRPr="00B47DF0">
        <w:rPr>
          <w:noProof w:val="0"/>
        </w:rPr>
        <w:tab/>
      </w:r>
      <w:bookmarkStart w:id="10" w:name="Criteria13"/>
      <w:sdt>
        <w:sdtPr>
          <w:rPr>
            <w:noProof w:val="0"/>
          </w:rPr>
          <w:alias w:val="Criteria 1.3"/>
          <w:tag w:val="Insert Criteria 1.3"/>
          <w:id w:val="83089954"/>
          <w:lock w:val="sdtLocked"/>
        </w:sdtPr>
        <w:sdtEndPr/>
        <w:sdtContent>
          <w:r w:rsidR="00DB405C" w:rsidRPr="00B47DF0">
            <w:rPr>
              <w:noProof w:val="0"/>
            </w:rPr>
            <w:t>Evaluate drink before presenting to customer</w:t>
          </w:r>
        </w:sdtContent>
      </w:sdt>
      <w:bookmarkEnd w:id="10"/>
    </w:p>
    <w:p w:rsidR="00E952B0" w:rsidRPr="00B47DF0" w:rsidRDefault="00E952B0" w:rsidP="00DB405C">
      <w:pPr>
        <w:pStyle w:val="Heading3"/>
      </w:pPr>
      <w:r w:rsidRPr="00B47DF0">
        <w:t xml:space="preserve">Element 2: </w:t>
      </w:r>
      <w:bookmarkStart w:id="11" w:name="Element2"/>
      <w:sdt>
        <w:sdtPr>
          <w:alias w:val="Element 2"/>
          <w:tag w:val="Element 2"/>
          <w:id w:val="83089997"/>
          <w:lock w:val="sdtLocked"/>
        </w:sdtPr>
        <w:sdtEndPr/>
        <w:sdtContent>
          <w:r w:rsidR="00DB405C" w:rsidRPr="00B47DF0">
            <w:t>Prepare and serve cold drinks</w:t>
          </w:r>
        </w:sdtContent>
      </w:sdt>
      <w:bookmarkEnd w:id="11"/>
    </w:p>
    <w:p w:rsidR="00E952B0" w:rsidRPr="00B47DF0" w:rsidRDefault="00E952B0" w:rsidP="00E952B0">
      <w:pPr>
        <w:pStyle w:val="BodyCopy"/>
        <w:rPr>
          <w:b/>
          <w:noProof w:val="0"/>
        </w:rPr>
      </w:pPr>
      <w:r w:rsidRPr="00B47DF0">
        <w:rPr>
          <w:b/>
          <w:noProof w:val="0"/>
        </w:rPr>
        <w:t>Performance Criteria</w:t>
      </w:r>
    </w:p>
    <w:p w:rsidR="00E952B0" w:rsidRPr="00B47DF0" w:rsidRDefault="00E952B0" w:rsidP="004F28C1">
      <w:pPr>
        <w:pStyle w:val="BodyCopyIndent"/>
        <w:rPr>
          <w:noProof w:val="0"/>
        </w:rPr>
      </w:pPr>
      <w:r w:rsidRPr="00B47DF0">
        <w:rPr>
          <w:noProof w:val="0"/>
        </w:rPr>
        <w:t>2.1</w:t>
      </w:r>
      <w:r w:rsidRPr="00B47DF0">
        <w:rPr>
          <w:noProof w:val="0"/>
        </w:rPr>
        <w:tab/>
      </w:r>
      <w:bookmarkStart w:id="12" w:name="Criteria21"/>
      <w:sdt>
        <w:sdtPr>
          <w:rPr>
            <w:noProof w:val="0"/>
          </w:rPr>
          <w:alias w:val="Criteria 2.1"/>
          <w:tag w:val="Criteria 2.1"/>
          <w:id w:val="83090002"/>
          <w:lock w:val="sdtLocked"/>
        </w:sdtPr>
        <w:sdtEndPr/>
        <w:sdtContent>
          <w:r w:rsidR="00DB405C" w:rsidRPr="00B47DF0">
            <w:rPr>
              <w:rFonts w:cs="Arial"/>
              <w:noProof w:val="0"/>
              <w:szCs w:val="22"/>
            </w:rPr>
            <w:t xml:space="preserve">Select </w:t>
          </w:r>
          <w:r w:rsidR="00DB405C" w:rsidRPr="00B47DF0">
            <w:rPr>
              <w:rFonts w:cs="Arial"/>
              <w:iCs/>
              <w:noProof w:val="0"/>
              <w:szCs w:val="22"/>
            </w:rPr>
            <w:t>ingredients, equipment and glassware</w:t>
          </w:r>
          <w:r w:rsidR="00DB405C" w:rsidRPr="00B47DF0">
            <w:rPr>
              <w:rFonts w:cs="Arial"/>
              <w:i/>
              <w:iCs/>
              <w:noProof w:val="0"/>
              <w:szCs w:val="22"/>
            </w:rPr>
            <w:t xml:space="preserve"> </w:t>
          </w:r>
        </w:sdtContent>
      </w:sdt>
      <w:bookmarkEnd w:id="12"/>
    </w:p>
    <w:p w:rsidR="00E952B0" w:rsidRPr="00B47DF0" w:rsidRDefault="00E952B0" w:rsidP="004F28C1">
      <w:pPr>
        <w:pStyle w:val="BodyCopyIndent"/>
        <w:rPr>
          <w:noProof w:val="0"/>
        </w:rPr>
      </w:pPr>
      <w:r w:rsidRPr="00B47DF0">
        <w:rPr>
          <w:noProof w:val="0"/>
        </w:rPr>
        <w:t>2.2</w:t>
      </w:r>
      <w:r w:rsidRPr="00B47DF0">
        <w:rPr>
          <w:noProof w:val="0"/>
        </w:rPr>
        <w:tab/>
      </w:r>
      <w:bookmarkStart w:id="13" w:name="Criteria22"/>
      <w:sdt>
        <w:sdtPr>
          <w:rPr>
            <w:noProof w:val="0"/>
          </w:rPr>
          <w:alias w:val="Criteria2.2"/>
          <w:tag w:val="Criteria2.2"/>
          <w:id w:val="83090016"/>
          <w:lock w:val="sdtLocked"/>
        </w:sdtPr>
        <w:sdtEndPr/>
        <w:sdtContent>
          <w:r w:rsidR="00DB405C" w:rsidRPr="00B47DF0">
            <w:rPr>
              <w:rFonts w:cs="Arial"/>
              <w:noProof w:val="0"/>
              <w:szCs w:val="22"/>
            </w:rPr>
            <w:t xml:space="preserve">Prepare drink in accordance with standard recipes or to customer requests </w:t>
          </w:r>
        </w:sdtContent>
      </w:sdt>
      <w:bookmarkEnd w:id="13"/>
    </w:p>
    <w:p w:rsidR="00E952B0" w:rsidRPr="00B47DF0" w:rsidRDefault="00E952B0" w:rsidP="004F28C1">
      <w:pPr>
        <w:pStyle w:val="BodyCopyIndent"/>
        <w:rPr>
          <w:noProof w:val="0"/>
        </w:rPr>
      </w:pPr>
      <w:r w:rsidRPr="00B47DF0">
        <w:rPr>
          <w:noProof w:val="0"/>
        </w:rPr>
        <w:t>2.3</w:t>
      </w:r>
      <w:r w:rsidRPr="00B47DF0">
        <w:rPr>
          <w:noProof w:val="0"/>
        </w:rPr>
        <w:tab/>
      </w:r>
      <w:bookmarkStart w:id="14" w:name="Criteria23"/>
      <w:sdt>
        <w:sdtPr>
          <w:rPr>
            <w:noProof w:val="0"/>
            <w:highlight w:val="yellow"/>
          </w:rPr>
          <w:alias w:val="Criteria 2.3"/>
          <w:tag w:val="Criteria 2.3"/>
          <w:id w:val="83090020"/>
          <w:lock w:val="sdtLocked"/>
        </w:sdtPr>
        <w:sdtEndPr>
          <w:rPr>
            <w:highlight w:val="none"/>
          </w:rPr>
        </w:sdtEndPr>
        <w:sdtContent>
          <w:r w:rsidR="00DB405C" w:rsidRPr="00B47DF0">
            <w:rPr>
              <w:rFonts w:cs="Arial"/>
              <w:noProof w:val="0"/>
              <w:szCs w:val="22"/>
            </w:rPr>
            <w:t>Serve g</w:t>
          </w:r>
          <w:r w:rsidR="00DB405C" w:rsidRPr="00B47DF0">
            <w:rPr>
              <w:rFonts w:cs="Arial"/>
              <w:iCs/>
              <w:noProof w:val="0"/>
              <w:szCs w:val="22"/>
            </w:rPr>
            <w:t>arnishes and accompaniments</w:t>
          </w:r>
          <w:r w:rsidR="00DB405C" w:rsidRPr="00B47DF0">
            <w:rPr>
              <w:rFonts w:cs="Arial"/>
              <w:i/>
              <w:iCs/>
              <w:noProof w:val="0"/>
              <w:szCs w:val="22"/>
            </w:rPr>
            <w:t xml:space="preserve"> </w:t>
          </w:r>
          <w:r w:rsidR="00DB405C" w:rsidRPr="00B47DF0">
            <w:rPr>
              <w:rFonts w:cs="Arial"/>
              <w:iCs/>
              <w:noProof w:val="0"/>
              <w:szCs w:val="22"/>
            </w:rPr>
            <w:t xml:space="preserve">with </w:t>
          </w:r>
          <w:r w:rsidR="00DB405C" w:rsidRPr="00B47DF0">
            <w:rPr>
              <w:rFonts w:cs="Arial"/>
              <w:noProof w:val="0"/>
              <w:szCs w:val="22"/>
            </w:rPr>
            <w:t>drinks</w:t>
          </w:r>
        </w:sdtContent>
      </w:sdt>
      <w:bookmarkEnd w:id="14"/>
    </w:p>
    <w:p w:rsidR="00305692" w:rsidRPr="00B47DF0" w:rsidRDefault="00305692" w:rsidP="00305692">
      <w:pPr>
        <w:pStyle w:val="Heading3"/>
      </w:pPr>
      <w:r w:rsidRPr="00B47DF0">
        <w:t xml:space="preserve">Element 3: </w:t>
      </w:r>
      <w:bookmarkStart w:id="15" w:name="Element3"/>
      <w:sdt>
        <w:sdtPr>
          <w:alias w:val="Element 3"/>
          <w:tag w:val="Element 3"/>
          <w:id w:val="83090210"/>
          <w:lock w:val="sdtLocked"/>
        </w:sdtPr>
        <w:sdtEndPr/>
        <w:sdtContent>
          <w:r w:rsidR="00DB405C" w:rsidRPr="00B47DF0">
            <w:t xml:space="preserve">Use, clean and maintain equipment and machinery for non-alcoholic drinks </w:t>
          </w:r>
        </w:sdtContent>
      </w:sdt>
      <w:bookmarkEnd w:id="15"/>
    </w:p>
    <w:p w:rsidR="00305692" w:rsidRPr="00B47DF0" w:rsidRDefault="00305692" w:rsidP="00305692">
      <w:pPr>
        <w:pStyle w:val="BodyCopy"/>
        <w:rPr>
          <w:b/>
          <w:noProof w:val="0"/>
        </w:rPr>
      </w:pPr>
      <w:r w:rsidRPr="00B47DF0">
        <w:rPr>
          <w:b/>
          <w:noProof w:val="0"/>
        </w:rPr>
        <w:t>Performance Criteria</w:t>
      </w:r>
    </w:p>
    <w:p w:rsidR="00305692" w:rsidRPr="00B47DF0" w:rsidRDefault="00305692" w:rsidP="004F28C1">
      <w:pPr>
        <w:pStyle w:val="BodyCopyIndent"/>
        <w:rPr>
          <w:noProof w:val="0"/>
        </w:rPr>
      </w:pPr>
      <w:r w:rsidRPr="00B47DF0">
        <w:rPr>
          <w:noProof w:val="0"/>
        </w:rPr>
        <w:t>3.1</w:t>
      </w:r>
      <w:r w:rsidRPr="00B47DF0">
        <w:rPr>
          <w:noProof w:val="0"/>
        </w:rPr>
        <w:tab/>
      </w:r>
      <w:bookmarkStart w:id="16" w:name="Criteria31"/>
      <w:sdt>
        <w:sdtPr>
          <w:rPr>
            <w:noProof w:val="0"/>
          </w:rPr>
          <w:alias w:val="Criteria 3.1"/>
          <w:tag w:val="Criteria 3.1"/>
          <w:id w:val="83090154"/>
          <w:lock w:val="sdtLocked"/>
        </w:sdtPr>
        <w:sdtEndPr/>
        <w:sdtContent>
          <w:r w:rsidR="00DB405C" w:rsidRPr="00B47DF0">
            <w:rPr>
              <w:rFonts w:cs="Arial"/>
              <w:noProof w:val="0"/>
              <w:szCs w:val="22"/>
            </w:rPr>
            <w:t xml:space="preserve">Use machinery and equipment safely in accordance with manufacturer's specifications and hygiene/safety requirements </w:t>
          </w:r>
        </w:sdtContent>
      </w:sdt>
      <w:bookmarkEnd w:id="16"/>
    </w:p>
    <w:p w:rsidR="00305692" w:rsidRPr="00B47DF0" w:rsidRDefault="00305692" w:rsidP="004F28C1">
      <w:pPr>
        <w:pStyle w:val="BodyCopyIndent"/>
        <w:rPr>
          <w:noProof w:val="0"/>
        </w:rPr>
      </w:pPr>
      <w:r w:rsidRPr="00B47DF0">
        <w:rPr>
          <w:noProof w:val="0"/>
        </w:rPr>
        <w:t>3.2</w:t>
      </w:r>
      <w:r w:rsidRPr="00B47DF0">
        <w:rPr>
          <w:noProof w:val="0"/>
        </w:rPr>
        <w:tab/>
      </w:r>
      <w:bookmarkStart w:id="17" w:name="Criteria32"/>
      <w:sdt>
        <w:sdtPr>
          <w:rPr>
            <w:noProof w:val="0"/>
          </w:rPr>
          <w:alias w:val="Insert Criteria 3.2"/>
          <w:tag w:val="Insert Criteria 3.2"/>
          <w:id w:val="83090158"/>
          <w:lock w:val="sdtLocked"/>
        </w:sdtPr>
        <w:sdtEndPr/>
        <w:sdtContent>
          <w:r w:rsidR="00DB405C" w:rsidRPr="00B47DF0">
            <w:rPr>
              <w:rFonts w:cs="Arial"/>
              <w:noProof w:val="0"/>
              <w:szCs w:val="22"/>
            </w:rPr>
            <w:t xml:space="preserve">Clean and maintain machinery and equipment regularly in accordance with manufacturer's specifications and enterprise cleaning and maintenance schedules </w:t>
          </w:r>
        </w:sdtContent>
      </w:sdt>
      <w:bookmarkEnd w:id="17"/>
    </w:p>
    <w:p w:rsidR="00305692" w:rsidRPr="00B47DF0" w:rsidRDefault="00305692" w:rsidP="004F28C1">
      <w:pPr>
        <w:pStyle w:val="BodyCopyIndent"/>
        <w:rPr>
          <w:noProof w:val="0"/>
        </w:rPr>
      </w:pPr>
      <w:r w:rsidRPr="00B47DF0">
        <w:rPr>
          <w:noProof w:val="0"/>
        </w:rPr>
        <w:t>3.3</w:t>
      </w:r>
      <w:r w:rsidRPr="00B47DF0">
        <w:rPr>
          <w:noProof w:val="0"/>
        </w:rPr>
        <w:tab/>
      </w:r>
      <w:bookmarkStart w:id="18" w:name="Criteria33"/>
      <w:sdt>
        <w:sdtPr>
          <w:rPr>
            <w:noProof w:val="0"/>
            <w:highlight w:val="yellow"/>
          </w:rPr>
          <w:alias w:val="Criteria 3.3"/>
          <w:tag w:val="Criteria 3.3"/>
          <w:id w:val="83090162"/>
          <w:lock w:val="sdtLocked"/>
        </w:sdtPr>
        <w:sdtEndPr/>
        <w:sdtContent>
          <w:r w:rsidR="00DB405C" w:rsidRPr="00B47DF0">
            <w:rPr>
              <w:rFonts w:cs="Arial"/>
              <w:noProof w:val="0"/>
              <w:szCs w:val="22"/>
            </w:rPr>
            <w:t xml:space="preserve">Identify problems promptly and report to the appropriate person </w:t>
          </w:r>
        </w:sdtContent>
      </w:sdt>
      <w:bookmarkEnd w:id="18"/>
    </w:p>
    <w:p w:rsidR="000D3B99" w:rsidRPr="00B47DF0" w:rsidRDefault="000D3B99">
      <w:pPr>
        <w:rPr>
          <w:rFonts w:ascii="Helvetica" w:hAnsi="Helvetica" w:cs="Times New Roman"/>
          <w:szCs w:val="18"/>
        </w:rPr>
      </w:pPr>
      <w:r w:rsidRPr="00B47DF0">
        <w:rPr>
          <w:rFonts w:ascii="Helvetica" w:hAnsi="Helvetica" w:cs="Times New Roman"/>
          <w:szCs w:val="18"/>
        </w:rPr>
        <w:br w:type="page"/>
      </w:r>
    </w:p>
    <w:p w:rsidR="000D3B99" w:rsidRPr="00B47DF0" w:rsidRDefault="000D3B99" w:rsidP="000D3B99">
      <w:pPr>
        <w:pStyle w:val="BodyCopy"/>
        <w:rPr>
          <w:noProof w:val="0"/>
        </w:rPr>
      </w:pPr>
    </w:p>
    <w:p w:rsidR="00EB39FF" w:rsidRPr="00B47DF0" w:rsidRDefault="00EB39FF">
      <w:pPr>
        <w:rPr>
          <w:rFonts w:ascii="Helvetica" w:hAnsi="Helvetica" w:cs="Times New Roman"/>
          <w:szCs w:val="18"/>
        </w:rPr>
        <w:sectPr w:rsidR="00EB39FF" w:rsidRPr="00B47DF0" w:rsidSect="00A44D14">
          <w:headerReference w:type="even" r:id="rId26"/>
          <w:headerReference w:type="default" r:id="rId27"/>
          <w:pgSz w:w="11906" w:h="16838" w:code="9"/>
          <w:pgMar w:top="1440" w:right="1440" w:bottom="1440" w:left="1701" w:header="709" w:footer="14" w:gutter="0"/>
          <w:cols w:space="708"/>
          <w:docGrid w:linePitch="360"/>
        </w:sectPr>
      </w:pPr>
    </w:p>
    <w:p w:rsidR="000F345B" w:rsidRPr="00B47DF0" w:rsidRDefault="000F345B" w:rsidP="00326643">
      <w:pPr>
        <w:pStyle w:val="Heading1"/>
      </w:pPr>
      <w:bookmarkStart w:id="19" w:name="_Toc378610918"/>
      <w:bookmarkStart w:id="20" w:name="_Toc294862958"/>
      <w:r w:rsidRPr="00B47DF0">
        <w:t>Assessment matrix</w:t>
      </w:r>
      <w:bookmarkEnd w:id="19"/>
    </w:p>
    <w:p w:rsidR="00EF0356" w:rsidRPr="00B47DF0" w:rsidRDefault="00EF0356" w:rsidP="00EE4BDA">
      <w:pPr>
        <w:pStyle w:val="BodyCopy"/>
        <w:rPr>
          <w:b/>
          <w:noProof w:val="0"/>
        </w:rPr>
      </w:pPr>
      <w:r w:rsidRPr="00B47DF0">
        <w:rPr>
          <w:b/>
          <w:noProof w:val="0"/>
        </w:rPr>
        <w:t>Showing mapping of Performance Criteria against Work Projects, Written Questions and Oral Questions</w:t>
      </w:r>
      <w:bookmarkEnd w:id="20"/>
    </w:p>
    <w:p w:rsidR="00FB4200" w:rsidRPr="00B47DF0" w:rsidRDefault="00FB4200" w:rsidP="00EE4BDA">
      <w:pPr>
        <w:pStyle w:val="BodyCopy"/>
      </w:pPr>
      <w:r w:rsidRPr="00B47DF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B47DF0" w:rsidTr="00EE4BDA">
        <w:trPr>
          <w:tblHeader/>
        </w:trPr>
        <w:tc>
          <w:tcPr>
            <w:tcW w:w="4982" w:type="dxa"/>
            <w:gridSpan w:val="3"/>
            <w:tcBorders>
              <w:top w:val="nil"/>
              <w:left w:val="nil"/>
              <w:bottom w:val="single" w:sz="4" w:space="0" w:color="auto"/>
            </w:tcBorders>
          </w:tcPr>
          <w:p w:rsidR="00BB41F2" w:rsidRPr="00B47DF0"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B47DF0" w:rsidRDefault="00BB41F2" w:rsidP="00BD4A09">
            <w:pPr>
              <w:pStyle w:val="TableHeading"/>
              <w:jc w:val="center"/>
              <w:rPr>
                <w:noProof w:val="0"/>
              </w:rPr>
            </w:pPr>
            <w:r w:rsidRPr="00B47DF0">
              <w:rPr>
                <w:noProof w:val="0"/>
              </w:rPr>
              <w:t>Work Projects</w:t>
            </w:r>
          </w:p>
        </w:tc>
        <w:tc>
          <w:tcPr>
            <w:tcW w:w="1328" w:type="dxa"/>
            <w:tcBorders>
              <w:bottom w:val="single" w:sz="4" w:space="0" w:color="auto"/>
            </w:tcBorders>
            <w:shd w:val="clear" w:color="auto" w:fill="E36C0A" w:themeFill="accent6" w:themeFillShade="BF"/>
          </w:tcPr>
          <w:p w:rsidR="00BB41F2" w:rsidRPr="00B47DF0" w:rsidRDefault="00BB41F2" w:rsidP="00BD4A09">
            <w:pPr>
              <w:pStyle w:val="TableHeading"/>
              <w:jc w:val="center"/>
              <w:rPr>
                <w:noProof w:val="0"/>
              </w:rPr>
            </w:pPr>
            <w:r w:rsidRPr="00B47DF0">
              <w:rPr>
                <w:noProof w:val="0"/>
              </w:rPr>
              <w:t>Written Questions</w:t>
            </w:r>
          </w:p>
        </w:tc>
        <w:tc>
          <w:tcPr>
            <w:tcW w:w="1194" w:type="dxa"/>
            <w:tcBorders>
              <w:bottom w:val="single" w:sz="4" w:space="0" w:color="auto"/>
            </w:tcBorders>
            <w:shd w:val="clear" w:color="auto" w:fill="E36C0A" w:themeFill="accent6" w:themeFillShade="BF"/>
          </w:tcPr>
          <w:p w:rsidR="00BB41F2" w:rsidRPr="00B47DF0" w:rsidRDefault="00BB41F2" w:rsidP="00BD4A09">
            <w:pPr>
              <w:pStyle w:val="TableHeading"/>
              <w:jc w:val="center"/>
              <w:rPr>
                <w:noProof w:val="0"/>
              </w:rPr>
            </w:pPr>
            <w:r w:rsidRPr="00B47DF0">
              <w:rPr>
                <w:noProof w:val="0"/>
              </w:rPr>
              <w:t>Oral Questions</w:t>
            </w:r>
          </w:p>
        </w:tc>
      </w:tr>
      <w:tr w:rsidR="00BB41F2" w:rsidRPr="00B47DF0" w:rsidTr="006C2C0E">
        <w:tc>
          <w:tcPr>
            <w:tcW w:w="8755" w:type="dxa"/>
            <w:gridSpan w:val="6"/>
            <w:shd w:val="clear" w:color="auto" w:fill="E36C0A" w:themeFill="accent6" w:themeFillShade="BF"/>
          </w:tcPr>
          <w:p w:rsidR="00BB41F2" w:rsidRPr="00B47DF0" w:rsidRDefault="00BB41F2" w:rsidP="00757D00">
            <w:pPr>
              <w:pStyle w:val="TableHeading"/>
              <w:rPr>
                <w:noProof w:val="0"/>
              </w:rPr>
            </w:pPr>
            <w:r w:rsidRPr="00B47DF0">
              <w:rPr>
                <w:noProof w:val="0"/>
              </w:rPr>
              <w:t xml:space="preserve">Element 1: </w:t>
            </w:r>
            <w:r w:rsidR="005C4B3E">
              <w:fldChar w:fldCharType="begin"/>
            </w:r>
            <w:r w:rsidR="005C4B3E">
              <w:instrText xml:space="preserve"> REF  Element1  \* MERGEFORMAT </w:instrText>
            </w:r>
            <w:r w:rsidR="005C4B3E">
              <w:fldChar w:fldCharType="separate"/>
            </w:r>
            <w:sdt>
              <w:sdtPr>
                <w:rPr>
                  <w:noProof w:val="0"/>
                </w:rPr>
                <w:alias w:val="Element 1"/>
                <w:tag w:val="Element 1"/>
                <w:id w:val="10511139"/>
                <w:lock w:val="sdtLocked"/>
              </w:sdtPr>
              <w:sdtEndPr/>
              <w:sdtContent>
                <w:r w:rsidR="00A95F3B" w:rsidRPr="00B47DF0">
                  <w:rPr>
                    <w:noProof w:val="0"/>
                  </w:rPr>
                  <w:t>Prepare and serve a range of teas and coffees</w:t>
                </w:r>
              </w:sdtContent>
            </w:sdt>
            <w:r w:rsidR="005C4B3E">
              <w:rPr>
                <w:noProof w:val="0"/>
              </w:rPr>
              <w:fldChar w:fldCharType="end"/>
            </w:r>
          </w:p>
        </w:tc>
      </w:tr>
      <w:tr w:rsidR="00BB41F2" w:rsidRPr="00B47DF0" w:rsidTr="0032636B">
        <w:tc>
          <w:tcPr>
            <w:tcW w:w="606" w:type="dxa"/>
          </w:tcPr>
          <w:p w:rsidR="00BB41F2" w:rsidRPr="00B47DF0" w:rsidRDefault="00BB41F2" w:rsidP="0046605B">
            <w:pPr>
              <w:pStyle w:val="TableText"/>
              <w:rPr>
                <w:noProof w:val="0"/>
              </w:rPr>
            </w:pPr>
            <w:r w:rsidRPr="00B47DF0">
              <w:rPr>
                <w:noProof w:val="0"/>
              </w:rPr>
              <w:t>1.1</w:t>
            </w:r>
          </w:p>
        </w:tc>
        <w:tc>
          <w:tcPr>
            <w:tcW w:w="4376" w:type="dxa"/>
            <w:gridSpan w:val="2"/>
            <w:vAlign w:val="center"/>
          </w:tcPr>
          <w:p w:rsidR="00297D1F" w:rsidRPr="00B47DF0" w:rsidRDefault="005C4B3E" w:rsidP="0032636B">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0511140"/>
                <w:lock w:val="sdtLocked"/>
              </w:sdtPr>
              <w:sdtEndPr/>
              <w:sdtContent>
                <w:r w:rsidR="00A95F3B" w:rsidRPr="00B47DF0">
                  <w:rPr>
                    <w:noProof w:val="0"/>
                  </w:rPr>
                  <w:t>Select ingredients, tea/coffee making equipment and crockery/glassware to prepare tea/coffee</w:t>
                </w:r>
              </w:sdtContent>
            </w:sdt>
            <w:r>
              <w:rPr>
                <w:noProof w:val="0"/>
              </w:rPr>
              <w:fldChar w:fldCharType="end"/>
            </w:r>
          </w:p>
        </w:tc>
        <w:tc>
          <w:tcPr>
            <w:tcW w:w="1251" w:type="dxa"/>
            <w:vAlign w:val="center"/>
          </w:tcPr>
          <w:p w:rsidR="00BB41F2" w:rsidRPr="00B47DF0" w:rsidRDefault="001B07A1" w:rsidP="0032636B">
            <w:pPr>
              <w:pStyle w:val="TableText"/>
              <w:jc w:val="center"/>
              <w:rPr>
                <w:noProof w:val="0"/>
              </w:rPr>
            </w:pPr>
            <w:r w:rsidRPr="00B47DF0">
              <w:rPr>
                <w:noProof w:val="0"/>
              </w:rPr>
              <w:t>1.1</w:t>
            </w:r>
          </w:p>
        </w:tc>
        <w:tc>
          <w:tcPr>
            <w:tcW w:w="1328" w:type="dxa"/>
            <w:vAlign w:val="center"/>
          </w:tcPr>
          <w:p w:rsidR="00BB41F2" w:rsidRPr="00B47DF0" w:rsidRDefault="00247C22" w:rsidP="0032636B">
            <w:pPr>
              <w:pStyle w:val="TableText"/>
              <w:jc w:val="center"/>
              <w:rPr>
                <w:noProof w:val="0"/>
              </w:rPr>
            </w:pPr>
            <w:r w:rsidRPr="00B47DF0">
              <w:rPr>
                <w:noProof w:val="0"/>
              </w:rPr>
              <w:t>1 – 6</w:t>
            </w:r>
          </w:p>
        </w:tc>
        <w:tc>
          <w:tcPr>
            <w:tcW w:w="1194" w:type="dxa"/>
            <w:vAlign w:val="center"/>
          </w:tcPr>
          <w:p w:rsidR="00BB41F2" w:rsidRPr="00B47DF0" w:rsidRDefault="00244A2A" w:rsidP="0032636B">
            <w:pPr>
              <w:pStyle w:val="TableText"/>
              <w:jc w:val="center"/>
              <w:rPr>
                <w:noProof w:val="0"/>
              </w:rPr>
            </w:pPr>
            <w:r w:rsidRPr="00B47DF0">
              <w:rPr>
                <w:noProof w:val="0"/>
              </w:rPr>
              <w:t>1</w:t>
            </w:r>
          </w:p>
        </w:tc>
      </w:tr>
      <w:tr w:rsidR="00BB41F2" w:rsidRPr="00B47DF0" w:rsidTr="0032636B">
        <w:tc>
          <w:tcPr>
            <w:tcW w:w="606" w:type="dxa"/>
          </w:tcPr>
          <w:p w:rsidR="00BB41F2" w:rsidRPr="00B47DF0" w:rsidRDefault="00BB41F2" w:rsidP="0046605B">
            <w:pPr>
              <w:pStyle w:val="TableText"/>
              <w:rPr>
                <w:noProof w:val="0"/>
              </w:rPr>
            </w:pPr>
            <w:r w:rsidRPr="00B47DF0">
              <w:rPr>
                <w:noProof w:val="0"/>
              </w:rPr>
              <w:t>1.2</w:t>
            </w:r>
          </w:p>
        </w:tc>
        <w:tc>
          <w:tcPr>
            <w:tcW w:w="4376" w:type="dxa"/>
            <w:gridSpan w:val="2"/>
          </w:tcPr>
          <w:p w:rsidR="006C2C0E" w:rsidRPr="00B47DF0" w:rsidRDefault="005C4B3E" w:rsidP="004660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0511141"/>
                <w:lock w:val="sdtLocked"/>
              </w:sdtPr>
              <w:sdtEndPr/>
              <w:sdtContent>
                <w:r w:rsidR="00A95F3B" w:rsidRPr="00B47DF0">
                  <w:rPr>
                    <w:noProof w:val="0"/>
                  </w:rPr>
                  <w:t xml:space="preserve">Prepare drinks using appropriate method in accordance with customer requests and required timeframe </w:t>
                </w:r>
              </w:sdtContent>
            </w:sdt>
            <w:r>
              <w:rPr>
                <w:noProof w:val="0"/>
              </w:rPr>
              <w:fldChar w:fldCharType="end"/>
            </w:r>
          </w:p>
        </w:tc>
        <w:tc>
          <w:tcPr>
            <w:tcW w:w="1251" w:type="dxa"/>
            <w:vAlign w:val="center"/>
          </w:tcPr>
          <w:p w:rsidR="00BB41F2" w:rsidRPr="00B47DF0" w:rsidRDefault="001B07A1" w:rsidP="0032636B">
            <w:pPr>
              <w:pStyle w:val="TableText"/>
              <w:jc w:val="center"/>
              <w:rPr>
                <w:noProof w:val="0"/>
              </w:rPr>
            </w:pPr>
            <w:r w:rsidRPr="00B47DF0">
              <w:rPr>
                <w:noProof w:val="0"/>
              </w:rPr>
              <w:t>1.1</w:t>
            </w:r>
          </w:p>
        </w:tc>
        <w:tc>
          <w:tcPr>
            <w:tcW w:w="1328" w:type="dxa"/>
            <w:vAlign w:val="center"/>
          </w:tcPr>
          <w:p w:rsidR="00BB41F2" w:rsidRPr="00B47DF0" w:rsidRDefault="00247C22" w:rsidP="0032636B">
            <w:pPr>
              <w:pStyle w:val="TableText"/>
              <w:jc w:val="center"/>
              <w:rPr>
                <w:noProof w:val="0"/>
              </w:rPr>
            </w:pPr>
            <w:r w:rsidRPr="00B47DF0">
              <w:rPr>
                <w:noProof w:val="0"/>
              </w:rPr>
              <w:t>7 – 16</w:t>
            </w:r>
          </w:p>
        </w:tc>
        <w:tc>
          <w:tcPr>
            <w:tcW w:w="1194" w:type="dxa"/>
            <w:vAlign w:val="center"/>
          </w:tcPr>
          <w:p w:rsidR="00BB41F2" w:rsidRPr="00B47DF0" w:rsidRDefault="00244A2A" w:rsidP="0032636B">
            <w:pPr>
              <w:pStyle w:val="TableText"/>
              <w:jc w:val="center"/>
              <w:rPr>
                <w:noProof w:val="0"/>
              </w:rPr>
            </w:pPr>
            <w:r w:rsidRPr="00B47DF0">
              <w:rPr>
                <w:noProof w:val="0"/>
              </w:rPr>
              <w:t>2</w:t>
            </w:r>
          </w:p>
        </w:tc>
      </w:tr>
      <w:tr w:rsidR="00BB41F2" w:rsidRPr="00B47DF0" w:rsidTr="0032636B">
        <w:tc>
          <w:tcPr>
            <w:tcW w:w="606" w:type="dxa"/>
          </w:tcPr>
          <w:p w:rsidR="00BB41F2" w:rsidRPr="00B47DF0" w:rsidRDefault="00BB41F2" w:rsidP="0046605B">
            <w:pPr>
              <w:pStyle w:val="TableText"/>
              <w:rPr>
                <w:noProof w:val="0"/>
              </w:rPr>
            </w:pPr>
            <w:r w:rsidRPr="00B47DF0">
              <w:rPr>
                <w:noProof w:val="0"/>
              </w:rPr>
              <w:t>1.3</w:t>
            </w:r>
          </w:p>
        </w:tc>
        <w:tc>
          <w:tcPr>
            <w:tcW w:w="4376" w:type="dxa"/>
            <w:gridSpan w:val="2"/>
          </w:tcPr>
          <w:p w:rsidR="006C2C0E" w:rsidRPr="00B47DF0" w:rsidRDefault="005C4B3E" w:rsidP="004660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0511142"/>
                <w:lock w:val="sdtLocked"/>
              </w:sdtPr>
              <w:sdtEndPr/>
              <w:sdtContent>
                <w:r w:rsidR="00A95F3B" w:rsidRPr="00B47DF0">
                  <w:rPr>
                    <w:noProof w:val="0"/>
                  </w:rPr>
                  <w:t>Evaluate drink before presenting to customer</w:t>
                </w:r>
              </w:sdtContent>
            </w:sdt>
            <w:r>
              <w:rPr>
                <w:noProof w:val="0"/>
              </w:rPr>
              <w:fldChar w:fldCharType="end"/>
            </w:r>
          </w:p>
        </w:tc>
        <w:tc>
          <w:tcPr>
            <w:tcW w:w="1251" w:type="dxa"/>
            <w:vAlign w:val="center"/>
          </w:tcPr>
          <w:p w:rsidR="00BB41F2" w:rsidRPr="00B47DF0" w:rsidRDefault="001B07A1" w:rsidP="0032636B">
            <w:pPr>
              <w:pStyle w:val="TableText"/>
              <w:jc w:val="center"/>
              <w:rPr>
                <w:noProof w:val="0"/>
              </w:rPr>
            </w:pPr>
            <w:r w:rsidRPr="00B47DF0">
              <w:rPr>
                <w:noProof w:val="0"/>
              </w:rPr>
              <w:t>1.1</w:t>
            </w:r>
          </w:p>
        </w:tc>
        <w:tc>
          <w:tcPr>
            <w:tcW w:w="1328" w:type="dxa"/>
            <w:vAlign w:val="center"/>
          </w:tcPr>
          <w:p w:rsidR="00BB41F2" w:rsidRPr="00B47DF0" w:rsidRDefault="00247C22" w:rsidP="0032636B">
            <w:pPr>
              <w:pStyle w:val="TableText"/>
              <w:jc w:val="center"/>
              <w:rPr>
                <w:noProof w:val="0"/>
              </w:rPr>
            </w:pPr>
            <w:r w:rsidRPr="00B47DF0">
              <w:rPr>
                <w:noProof w:val="0"/>
              </w:rPr>
              <w:t>17</w:t>
            </w:r>
          </w:p>
        </w:tc>
        <w:tc>
          <w:tcPr>
            <w:tcW w:w="1194" w:type="dxa"/>
            <w:vAlign w:val="center"/>
          </w:tcPr>
          <w:p w:rsidR="00BB41F2" w:rsidRPr="00B47DF0" w:rsidRDefault="00244A2A" w:rsidP="0032636B">
            <w:pPr>
              <w:pStyle w:val="TableText"/>
              <w:jc w:val="center"/>
              <w:rPr>
                <w:noProof w:val="0"/>
              </w:rPr>
            </w:pPr>
            <w:r w:rsidRPr="00B47DF0">
              <w:rPr>
                <w:noProof w:val="0"/>
              </w:rPr>
              <w:t>3</w:t>
            </w:r>
          </w:p>
        </w:tc>
      </w:tr>
      <w:tr w:rsidR="00BB41F2" w:rsidRPr="00B47DF0" w:rsidTr="006C2C0E">
        <w:tc>
          <w:tcPr>
            <w:tcW w:w="8755" w:type="dxa"/>
            <w:gridSpan w:val="6"/>
            <w:shd w:val="clear" w:color="auto" w:fill="E36C0A" w:themeFill="accent6" w:themeFillShade="BF"/>
          </w:tcPr>
          <w:p w:rsidR="00BB41F2" w:rsidRPr="00B47DF0" w:rsidRDefault="00BB41F2" w:rsidP="00757D00">
            <w:pPr>
              <w:pStyle w:val="TableHeading"/>
              <w:rPr>
                <w:noProof w:val="0"/>
              </w:rPr>
            </w:pPr>
            <w:r w:rsidRPr="00B47DF0">
              <w:rPr>
                <w:noProof w:val="0"/>
              </w:rPr>
              <w:t xml:space="preserve">Element 2: </w:t>
            </w:r>
            <w:r w:rsidR="005C4B3E">
              <w:fldChar w:fldCharType="begin"/>
            </w:r>
            <w:r w:rsidR="005C4B3E">
              <w:instrText xml:space="preserve"> REF  Element2  \* MERGEFORMAT </w:instrText>
            </w:r>
            <w:r w:rsidR="005C4B3E">
              <w:fldChar w:fldCharType="separate"/>
            </w:r>
            <w:sdt>
              <w:sdtPr>
                <w:rPr>
                  <w:noProof w:val="0"/>
                </w:rPr>
                <w:alias w:val="Element 2"/>
                <w:tag w:val="Element 2"/>
                <w:id w:val="10511143"/>
                <w:lock w:val="sdtLocked"/>
              </w:sdtPr>
              <w:sdtEndPr/>
              <w:sdtContent>
                <w:r w:rsidR="00A95F3B" w:rsidRPr="00B47DF0">
                  <w:rPr>
                    <w:noProof w:val="0"/>
                  </w:rPr>
                  <w:t>Prepare and serve cold drinks</w:t>
                </w:r>
              </w:sdtContent>
            </w:sdt>
            <w:r w:rsidR="005C4B3E">
              <w:rPr>
                <w:noProof w:val="0"/>
              </w:rPr>
              <w:fldChar w:fldCharType="end"/>
            </w:r>
          </w:p>
        </w:tc>
      </w:tr>
      <w:tr w:rsidR="00BB41F2" w:rsidRPr="00B47DF0" w:rsidTr="00EE4BDA">
        <w:tc>
          <w:tcPr>
            <w:tcW w:w="620" w:type="dxa"/>
            <w:gridSpan w:val="2"/>
          </w:tcPr>
          <w:p w:rsidR="00BB41F2" w:rsidRPr="00B47DF0" w:rsidRDefault="00BB41F2" w:rsidP="00792FA4">
            <w:pPr>
              <w:pStyle w:val="TableText"/>
              <w:rPr>
                <w:noProof w:val="0"/>
              </w:rPr>
            </w:pPr>
            <w:r w:rsidRPr="00B47DF0">
              <w:rPr>
                <w:noProof w:val="0"/>
              </w:rPr>
              <w:t>2.1</w:t>
            </w:r>
          </w:p>
        </w:tc>
        <w:tc>
          <w:tcPr>
            <w:tcW w:w="4362" w:type="dxa"/>
            <w:vAlign w:val="center"/>
          </w:tcPr>
          <w:p w:rsidR="006C2C0E" w:rsidRPr="00B47DF0" w:rsidRDefault="005C4B3E" w:rsidP="00792FA4">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10511144"/>
                <w:lock w:val="sdtLocked"/>
              </w:sdtPr>
              <w:sdtEndPr/>
              <w:sdtContent>
                <w:r w:rsidR="00A95F3B" w:rsidRPr="00B47DF0">
                  <w:rPr>
                    <w:rFonts w:cs="Arial"/>
                    <w:noProof w:val="0"/>
                  </w:rPr>
                  <w:t xml:space="preserve">Select </w:t>
                </w:r>
                <w:r w:rsidR="00A95F3B" w:rsidRPr="00B47DF0">
                  <w:rPr>
                    <w:rFonts w:cs="Arial"/>
                    <w:iCs/>
                    <w:noProof w:val="0"/>
                  </w:rPr>
                  <w:t>ingredients, equipment and glassware</w:t>
                </w:r>
                <w:r w:rsidR="00A95F3B" w:rsidRPr="00B47DF0">
                  <w:rPr>
                    <w:rFonts w:cs="Arial"/>
                    <w:i/>
                    <w:iCs/>
                    <w:noProof w:val="0"/>
                  </w:rPr>
                  <w:t xml:space="preserve"> </w:t>
                </w:r>
              </w:sdtContent>
            </w:sdt>
            <w:r>
              <w:rPr>
                <w:noProof w:val="0"/>
              </w:rPr>
              <w:fldChar w:fldCharType="end"/>
            </w:r>
          </w:p>
        </w:tc>
        <w:tc>
          <w:tcPr>
            <w:tcW w:w="1251" w:type="dxa"/>
            <w:vAlign w:val="center"/>
          </w:tcPr>
          <w:p w:rsidR="00BB41F2" w:rsidRPr="00B47DF0" w:rsidRDefault="00C265D6" w:rsidP="00BD4A09">
            <w:pPr>
              <w:pStyle w:val="TableText"/>
              <w:jc w:val="center"/>
              <w:rPr>
                <w:noProof w:val="0"/>
              </w:rPr>
            </w:pPr>
            <w:r w:rsidRPr="00B47DF0">
              <w:rPr>
                <w:noProof w:val="0"/>
              </w:rPr>
              <w:t>2.1</w:t>
            </w:r>
          </w:p>
        </w:tc>
        <w:tc>
          <w:tcPr>
            <w:tcW w:w="1328" w:type="dxa"/>
            <w:vAlign w:val="center"/>
          </w:tcPr>
          <w:p w:rsidR="00BB41F2" w:rsidRPr="00B47DF0" w:rsidRDefault="006C3B07" w:rsidP="00BD4A09">
            <w:pPr>
              <w:pStyle w:val="TableText"/>
              <w:jc w:val="center"/>
              <w:rPr>
                <w:noProof w:val="0"/>
              </w:rPr>
            </w:pPr>
            <w:r w:rsidRPr="00B47DF0">
              <w:rPr>
                <w:noProof w:val="0"/>
              </w:rPr>
              <w:t xml:space="preserve">18 – 22 </w:t>
            </w:r>
          </w:p>
        </w:tc>
        <w:tc>
          <w:tcPr>
            <w:tcW w:w="1194" w:type="dxa"/>
            <w:vAlign w:val="center"/>
          </w:tcPr>
          <w:p w:rsidR="00BB41F2" w:rsidRPr="00B47DF0" w:rsidRDefault="00244A2A" w:rsidP="00BD4A09">
            <w:pPr>
              <w:pStyle w:val="TableText"/>
              <w:jc w:val="center"/>
              <w:rPr>
                <w:noProof w:val="0"/>
              </w:rPr>
            </w:pPr>
            <w:r w:rsidRPr="00B47DF0">
              <w:rPr>
                <w:noProof w:val="0"/>
              </w:rPr>
              <w:t>4</w:t>
            </w:r>
          </w:p>
        </w:tc>
      </w:tr>
      <w:tr w:rsidR="00BB41F2" w:rsidRPr="00B47DF0" w:rsidTr="00EE4BDA">
        <w:tc>
          <w:tcPr>
            <w:tcW w:w="620" w:type="dxa"/>
            <w:gridSpan w:val="2"/>
          </w:tcPr>
          <w:p w:rsidR="00BB41F2" w:rsidRPr="00B47DF0" w:rsidRDefault="00BB41F2" w:rsidP="00792FA4">
            <w:pPr>
              <w:pStyle w:val="TableText"/>
              <w:rPr>
                <w:noProof w:val="0"/>
              </w:rPr>
            </w:pPr>
            <w:r w:rsidRPr="00B47DF0">
              <w:rPr>
                <w:noProof w:val="0"/>
              </w:rPr>
              <w:t>2.2</w:t>
            </w:r>
          </w:p>
        </w:tc>
        <w:tc>
          <w:tcPr>
            <w:tcW w:w="4362" w:type="dxa"/>
            <w:vAlign w:val="center"/>
          </w:tcPr>
          <w:p w:rsidR="006C2C0E" w:rsidRPr="00B47DF0" w:rsidRDefault="005C4B3E" w:rsidP="00792FA4">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0511145"/>
                <w:lock w:val="sdtLocked"/>
              </w:sdtPr>
              <w:sdtEndPr>
                <w:rPr>
                  <w:highlight w:val="none"/>
                </w:rPr>
              </w:sdtEndPr>
              <w:sdtContent>
                <w:r w:rsidR="00A95F3B" w:rsidRPr="00B47DF0">
                  <w:rPr>
                    <w:rFonts w:cs="Arial"/>
                    <w:noProof w:val="0"/>
                  </w:rPr>
                  <w:t>Serve garnishes</w:t>
                </w:r>
                <w:r w:rsidR="00A95F3B" w:rsidRPr="00B47DF0">
                  <w:rPr>
                    <w:rFonts w:cs="Arial"/>
                    <w:iCs/>
                    <w:noProof w:val="0"/>
                  </w:rPr>
                  <w:t xml:space="preserve"> and accompaniments</w:t>
                </w:r>
                <w:r w:rsidR="00A95F3B" w:rsidRPr="00B47DF0">
                  <w:rPr>
                    <w:rFonts w:cs="Arial"/>
                    <w:i/>
                    <w:iCs/>
                    <w:noProof w:val="0"/>
                  </w:rPr>
                  <w:t xml:space="preserve"> </w:t>
                </w:r>
                <w:r w:rsidR="00A95F3B" w:rsidRPr="00B47DF0">
                  <w:rPr>
                    <w:rFonts w:cs="Arial"/>
                    <w:iCs/>
                    <w:noProof w:val="0"/>
                  </w:rPr>
                  <w:t xml:space="preserve">with </w:t>
                </w:r>
                <w:r w:rsidR="00A95F3B" w:rsidRPr="00B47DF0">
                  <w:rPr>
                    <w:rFonts w:cs="Arial"/>
                    <w:noProof w:val="0"/>
                  </w:rPr>
                  <w:t>drinks</w:t>
                </w:r>
              </w:sdtContent>
            </w:sdt>
            <w:r>
              <w:rPr>
                <w:noProof w:val="0"/>
              </w:rPr>
              <w:fldChar w:fldCharType="end"/>
            </w:r>
          </w:p>
        </w:tc>
        <w:tc>
          <w:tcPr>
            <w:tcW w:w="1251" w:type="dxa"/>
            <w:vAlign w:val="center"/>
          </w:tcPr>
          <w:p w:rsidR="00BB41F2" w:rsidRPr="00B47DF0" w:rsidRDefault="00C265D6" w:rsidP="00BD4A09">
            <w:pPr>
              <w:pStyle w:val="TableText"/>
              <w:jc w:val="center"/>
              <w:rPr>
                <w:noProof w:val="0"/>
              </w:rPr>
            </w:pPr>
            <w:r w:rsidRPr="00B47DF0">
              <w:rPr>
                <w:noProof w:val="0"/>
              </w:rPr>
              <w:t>2.1</w:t>
            </w:r>
          </w:p>
        </w:tc>
        <w:tc>
          <w:tcPr>
            <w:tcW w:w="1328" w:type="dxa"/>
            <w:vAlign w:val="center"/>
          </w:tcPr>
          <w:p w:rsidR="00BB41F2" w:rsidRPr="00B47DF0" w:rsidRDefault="006C3B07" w:rsidP="00BD4A09">
            <w:pPr>
              <w:pStyle w:val="TableText"/>
              <w:jc w:val="center"/>
              <w:rPr>
                <w:noProof w:val="0"/>
              </w:rPr>
            </w:pPr>
            <w:r w:rsidRPr="00B47DF0">
              <w:rPr>
                <w:noProof w:val="0"/>
              </w:rPr>
              <w:t xml:space="preserve">23 – 28 </w:t>
            </w:r>
          </w:p>
        </w:tc>
        <w:tc>
          <w:tcPr>
            <w:tcW w:w="1194" w:type="dxa"/>
            <w:vAlign w:val="center"/>
          </w:tcPr>
          <w:p w:rsidR="00BB41F2" w:rsidRPr="00B47DF0" w:rsidRDefault="00244A2A" w:rsidP="00BD4A09">
            <w:pPr>
              <w:pStyle w:val="TableText"/>
              <w:jc w:val="center"/>
              <w:rPr>
                <w:noProof w:val="0"/>
              </w:rPr>
            </w:pPr>
            <w:r w:rsidRPr="00B47DF0">
              <w:rPr>
                <w:noProof w:val="0"/>
              </w:rPr>
              <w:t>5</w:t>
            </w:r>
          </w:p>
        </w:tc>
      </w:tr>
      <w:tr w:rsidR="00BB41F2" w:rsidRPr="00B47DF0" w:rsidTr="00EE4BDA">
        <w:tc>
          <w:tcPr>
            <w:tcW w:w="620" w:type="dxa"/>
            <w:gridSpan w:val="2"/>
          </w:tcPr>
          <w:p w:rsidR="00BB41F2" w:rsidRPr="00B47DF0" w:rsidRDefault="00BB41F2" w:rsidP="00792FA4">
            <w:pPr>
              <w:pStyle w:val="TableText"/>
              <w:rPr>
                <w:noProof w:val="0"/>
              </w:rPr>
            </w:pPr>
            <w:r w:rsidRPr="00B47DF0">
              <w:rPr>
                <w:noProof w:val="0"/>
              </w:rPr>
              <w:t>2.3</w:t>
            </w:r>
          </w:p>
        </w:tc>
        <w:tc>
          <w:tcPr>
            <w:tcW w:w="4362" w:type="dxa"/>
            <w:vAlign w:val="center"/>
          </w:tcPr>
          <w:p w:rsidR="006C2C0E" w:rsidRPr="00B47DF0" w:rsidRDefault="005C4B3E" w:rsidP="00792FA4">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0511146"/>
                <w:lock w:val="sdtLocked"/>
              </w:sdtPr>
              <w:sdtEndPr>
                <w:rPr>
                  <w:highlight w:val="none"/>
                </w:rPr>
              </w:sdtEndPr>
              <w:sdtContent>
                <w:r w:rsidR="00A95F3B" w:rsidRPr="00B47DF0">
                  <w:rPr>
                    <w:rFonts w:cs="Arial"/>
                    <w:noProof w:val="0"/>
                  </w:rPr>
                  <w:t>Serve garnishes</w:t>
                </w:r>
                <w:r w:rsidR="00A95F3B" w:rsidRPr="00B47DF0">
                  <w:rPr>
                    <w:rFonts w:cs="Arial"/>
                    <w:iCs/>
                    <w:noProof w:val="0"/>
                  </w:rPr>
                  <w:t xml:space="preserve"> and accompaniments</w:t>
                </w:r>
                <w:r w:rsidR="00A95F3B" w:rsidRPr="00B47DF0">
                  <w:rPr>
                    <w:rFonts w:cs="Arial"/>
                    <w:i/>
                    <w:iCs/>
                    <w:noProof w:val="0"/>
                  </w:rPr>
                  <w:t xml:space="preserve"> </w:t>
                </w:r>
                <w:r w:rsidR="00A95F3B" w:rsidRPr="00B47DF0">
                  <w:rPr>
                    <w:rFonts w:cs="Arial"/>
                    <w:iCs/>
                    <w:noProof w:val="0"/>
                  </w:rPr>
                  <w:t xml:space="preserve">with </w:t>
                </w:r>
                <w:r w:rsidR="00A95F3B" w:rsidRPr="00B47DF0">
                  <w:rPr>
                    <w:rFonts w:cs="Arial"/>
                    <w:noProof w:val="0"/>
                  </w:rPr>
                  <w:t>drinks</w:t>
                </w:r>
              </w:sdtContent>
            </w:sdt>
            <w:r>
              <w:rPr>
                <w:noProof w:val="0"/>
              </w:rPr>
              <w:fldChar w:fldCharType="end"/>
            </w:r>
          </w:p>
        </w:tc>
        <w:tc>
          <w:tcPr>
            <w:tcW w:w="1251" w:type="dxa"/>
            <w:vAlign w:val="center"/>
          </w:tcPr>
          <w:p w:rsidR="00BB41F2" w:rsidRPr="00B47DF0" w:rsidRDefault="00C265D6" w:rsidP="00BD4A09">
            <w:pPr>
              <w:pStyle w:val="TableText"/>
              <w:jc w:val="center"/>
              <w:rPr>
                <w:noProof w:val="0"/>
              </w:rPr>
            </w:pPr>
            <w:r w:rsidRPr="00B47DF0">
              <w:rPr>
                <w:noProof w:val="0"/>
              </w:rPr>
              <w:t>2.1</w:t>
            </w:r>
          </w:p>
        </w:tc>
        <w:tc>
          <w:tcPr>
            <w:tcW w:w="1328" w:type="dxa"/>
            <w:vAlign w:val="center"/>
          </w:tcPr>
          <w:p w:rsidR="00BB41F2" w:rsidRPr="00B47DF0" w:rsidRDefault="006C3B07" w:rsidP="00BD4A09">
            <w:pPr>
              <w:pStyle w:val="TableText"/>
              <w:jc w:val="center"/>
              <w:rPr>
                <w:noProof w:val="0"/>
              </w:rPr>
            </w:pPr>
            <w:r w:rsidRPr="00B47DF0">
              <w:rPr>
                <w:noProof w:val="0"/>
              </w:rPr>
              <w:t xml:space="preserve">29 – 31 </w:t>
            </w:r>
          </w:p>
        </w:tc>
        <w:tc>
          <w:tcPr>
            <w:tcW w:w="1194" w:type="dxa"/>
            <w:vAlign w:val="center"/>
          </w:tcPr>
          <w:p w:rsidR="00BB41F2" w:rsidRPr="00B47DF0" w:rsidRDefault="00244A2A" w:rsidP="00BD4A09">
            <w:pPr>
              <w:pStyle w:val="TableText"/>
              <w:jc w:val="center"/>
              <w:rPr>
                <w:noProof w:val="0"/>
              </w:rPr>
            </w:pPr>
            <w:r w:rsidRPr="00B47DF0">
              <w:rPr>
                <w:noProof w:val="0"/>
              </w:rPr>
              <w:t>6</w:t>
            </w:r>
          </w:p>
        </w:tc>
      </w:tr>
      <w:tr w:rsidR="006C2C0E" w:rsidRPr="00B47DF0" w:rsidTr="006C2C0E">
        <w:tc>
          <w:tcPr>
            <w:tcW w:w="8755" w:type="dxa"/>
            <w:gridSpan w:val="6"/>
            <w:shd w:val="clear" w:color="auto" w:fill="E36C0A" w:themeFill="accent6" w:themeFillShade="BF"/>
          </w:tcPr>
          <w:p w:rsidR="006C2C0E" w:rsidRPr="00B47DF0" w:rsidRDefault="006C2C0E" w:rsidP="00757D00">
            <w:pPr>
              <w:pStyle w:val="TableHeading"/>
              <w:rPr>
                <w:noProof w:val="0"/>
              </w:rPr>
            </w:pPr>
            <w:r w:rsidRPr="00B47DF0">
              <w:rPr>
                <w:noProof w:val="0"/>
              </w:rPr>
              <w:t xml:space="preserve">Element 3: </w:t>
            </w:r>
            <w:r w:rsidR="005C4B3E">
              <w:fldChar w:fldCharType="begin"/>
            </w:r>
            <w:r w:rsidR="005C4B3E">
              <w:instrText xml:space="preserve"> REF  Element3  \* MERGEFORMAT </w:instrText>
            </w:r>
            <w:r w:rsidR="005C4B3E">
              <w:fldChar w:fldCharType="separate"/>
            </w:r>
            <w:sdt>
              <w:sdtPr>
                <w:rPr>
                  <w:noProof w:val="0"/>
                </w:rPr>
                <w:alias w:val="Element 3"/>
                <w:tag w:val="Element 3"/>
                <w:id w:val="10511147"/>
                <w:lock w:val="sdtLocked"/>
              </w:sdtPr>
              <w:sdtEndPr/>
              <w:sdtContent>
                <w:r w:rsidR="00A95F3B" w:rsidRPr="00B47DF0">
                  <w:rPr>
                    <w:noProof w:val="0"/>
                  </w:rPr>
                  <w:t xml:space="preserve">Use, clean and maintain equipment and machinery for non-alcoholic drinks </w:t>
                </w:r>
              </w:sdtContent>
            </w:sdt>
            <w:r w:rsidR="005C4B3E">
              <w:rPr>
                <w:noProof w:val="0"/>
              </w:rPr>
              <w:fldChar w:fldCharType="end"/>
            </w:r>
          </w:p>
        </w:tc>
      </w:tr>
      <w:tr w:rsidR="006C2C0E" w:rsidRPr="00B47DF0" w:rsidTr="0032636B">
        <w:tc>
          <w:tcPr>
            <w:tcW w:w="606" w:type="dxa"/>
          </w:tcPr>
          <w:p w:rsidR="006C2C0E" w:rsidRPr="00B47DF0" w:rsidRDefault="006C2C0E" w:rsidP="006C2C0E">
            <w:pPr>
              <w:pStyle w:val="TableText"/>
              <w:rPr>
                <w:noProof w:val="0"/>
              </w:rPr>
            </w:pPr>
            <w:r w:rsidRPr="00B47DF0">
              <w:rPr>
                <w:noProof w:val="0"/>
              </w:rPr>
              <w:t>3.1</w:t>
            </w:r>
          </w:p>
        </w:tc>
        <w:tc>
          <w:tcPr>
            <w:tcW w:w="4376" w:type="dxa"/>
            <w:gridSpan w:val="2"/>
            <w:vAlign w:val="center"/>
          </w:tcPr>
          <w:p w:rsidR="006C2C0E" w:rsidRPr="00B47DF0" w:rsidRDefault="005C4B3E" w:rsidP="00792FA4">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10511148"/>
                <w:lock w:val="sdtLocked"/>
              </w:sdtPr>
              <w:sdtEndPr/>
              <w:sdtContent>
                <w:r w:rsidR="00A95F3B" w:rsidRPr="00B47DF0">
                  <w:rPr>
                    <w:rFonts w:cs="Arial"/>
                    <w:noProof w:val="0"/>
                  </w:rPr>
                  <w:t xml:space="preserve">Use machinery and equipment safely in accordance with manufacturer's specifications and hygiene/safety requirements </w:t>
                </w:r>
              </w:sdtContent>
            </w:sdt>
            <w:r>
              <w:rPr>
                <w:noProof w:val="0"/>
              </w:rPr>
              <w:fldChar w:fldCharType="end"/>
            </w:r>
          </w:p>
        </w:tc>
        <w:tc>
          <w:tcPr>
            <w:tcW w:w="1251" w:type="dxa"/>
            <w:vAlign w:val="center"/>
          </w:tcPr>
          <w:p w:rsidR="006C2C0E" w:rsidRPr="00B47DF0" w:rsidRDefault="00885A29" w:rsidP="0032636B">
            <w:pPr>
              <w:pStyle w:val="TableText"/>
              <w:jc w:val="center"/>
              <w:rPr>
                <w:noProof w:val="0"/>
              </w:rPr>
            </w:pPr>
            <w:r w:rsidRPr="00B47DF0">
              <w:rPr>
                <w:noProof w:val="0"/>
              </w:rPr>
              <w:t>3.1</w:t>
            </w:r>
          </w:p>
        </w:tc>
        <w:tc>
          <w:tcPr>
            <w:tcW w:w="1328" w:type="dxa"/>
            <w:vAlign w:val="center"/>
          </w:tcPr>
          <w:p w:rsidR="006C2C0E" w:rsidRPr="00B47DF0" w:rsidRDefault="006C3B07" w:rsidP="0032636B">
            <w:pPr>
              <w:pStyle w:val="TableText"/>
              <w:jc w:val="center"/>
              <w:rPr>
                <w:noProof w:val="0"/>
              </w:rPr>
            </w:pPr>
            <w:r w:rsidRPr="00B47DF0">
              <w:rPr>
                <w:noProof w:val="0"/>
              </w:rPr>
              <w:t>32, 33</w:t>
            </w:r>
          </w:p>
        </w:tc>
        <w:tc>
          <w:tcPr>
            <w:tcW w:w="1194" w:type="dxa"/>
            <w:vAlign w:val="center"/>
          </w:tcPr>
          <w:p w:rsidR="006C2C0E" w:rsidRPr="00B47DF0" w:rsidRDefault="00244A2A" w:rsidP="0032636B">
            <w:pPr>
              <w:pStyle w:val="TableText"/>
              <w:jc w:val="center"/>
              <w:rPr>
                <w:noProof w:val="0"/>
              </w:rPr>
            </w:pPr>
            <w:r w:rsidRPr="00B47DF0">
              <w:rPr>
                <w:noProof w:val="0"/>
              </w:rPr>
              <w:t>7</w:t>
            </w:r>
          </w:p>
        </w:tc>
      </w:tr>
      <w:tr w:rsidR="006C2C0E" w:rsidRPr="00B47DF0" w:rsidTr="0032636B">
        <w:tc>
          <w:tcPr>
            <w:tcW w:w="606" w:type="dxa"/>
          </w:tcPr>
          <w:p w:rsidR="006C2C0E" w:rsidRPr="00B47DF0" w:rsidRDefault="006C2C0E" w:rsidP="006C2C0E">
            <w:pPr>
              <w:pStyle w:val="TableText"/>
              <w:rPr>
                <w:noProof w:val="0"/>
              </w:rPr>
            </w:pPr>
            <w:r w:rsidRPr="00B47DF0">
              <w:rPr>
                <w:noProof w:val="0"/>
              </w:rPr>
              <w:t>3.2</w:t>
            </w:r>
          </w:p>
        </w:tc>
        <w:tc>
          <w:tcPr>
            <w:tcW w:w="4376" w:type="dxa"/>
            <w:gridSpan w:val="2"/>
          </w:tcPr>
          <w:p w:rsidR="006C2C0E" w:rsidRPr="00B47DF0" w:rsidRDefault="005C4B3E" w:rsidP="006C2C0E">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0511149"/>
                <w:lock w:val="sdtLocked"/>
              </w:sdtPr>
              <w:sdtEndPr/>
              <w:sdtContent>
                <w:r w:rsidR="00A95F3B" w:rsidRPr="00B47DF0">
                  <w:rPr>
                    <w:rFonts w:cs="Arial"/>
                    <w:noProof w:val="0"/>
                  </w:rPr>
                  <w:t xml:space="preserve">Clean and maintain machinery and equipment regularly in accordance with manufacturer's specifications and enterprise cleaning and maintenance schedules </w:t>
                </w:r>
              </w:sdtContent>
            </w:sdt>
            <w:r>
              <w:rPr>
                <w:noProof w:val="0"/>
              </w:rPr>
              <w:fldChar w:fldCharType="end"/>
            </w:r>
          </w:p>
        </w:tc>
        <w:tc>
          <w:tcPr>
            <w:tcW w:w="1251" w:type="dxa"/>
            <w:vAlign w:val="center"/>
          </w:tcPr>
          <w:p w:rsidR="006C2C0E" w:rsidRPr="00B47DF0" w:rsidRDefault="00885A29" w:rsidP="0032636B">
            <w:pPr>
              <w:pStyle w:val="TableText"/>
              <w:jc w:val="center"/>
              <w:rPr>
                <w:noProof w:val="0"/>
              </w:rPr>
            </w:pPr>
            <w:r w:rsidRPr="00B47DF0">
              <w:rPr>
                <w:noProof w:val="0"/>
              </w:rPr>
              <w:t>3.1</w:t>
            </w:r>
          </w:p>
        </w:tc>
        <w:tc>
          <w:tcPr>
            <w:tcW w:w="1328" w:type="dxa"/>
            <w:vAlign w:val="center"/>
          </w:tcPr>
          <w:p w:rsidR="006C2C0E" w:rsidRPr="00B47DF0" w:rsidRDefault="006C3B07" w:rsidP="0032636B">
            <w:pPr>
              <w:pStyle w:val="TableText"/>
              <w:jc w:val="center"/>
              <w:rPr>
                <w:noProof w:val="0"/>
              </w:rPr>
            </w:pPr>
            <w:r w:rsidRPr="00B47DF0">
              <w:rPr>
                <w:noProof w:val="0"/>
              </w:rPr>
              <w:t>34, 35</w:t>
            </w:r>
          </w:p>
        </w:tc>
        <w:tc>
          <w:tcPr>
            <w:tcW w:w="1194" w:type="dxa"/>
            <w:vAlign w:val="center"/>
          </w:tcPr>
          <w:p w:rsidR="006C2C0E" w:rsidRPr="00B47DF0" w:rsidRDefault="00244A2A" w:rsidP="0032636B">
            <w:pPr>
              <w:pStyle w:val="TableText"/>
              <w:jc w:val="center"/>
              <w:rPr>
                <w:noProof w:val="0"/>
              </w:rPr>
            </w:pPr>
            <w:r w:rsidRPr="00B47DF0">
              <w:rPr>
                <w:noProof w:val="0"/>
              </w:rPr>
              <w:t>8</w:t>
            </w:r>
          </w:p>
        </w:tc>
      </w:tr>
      <w:tr w:rsidR="006C2C0E" w:rsidRPr="00B47DF0" w:rsidTr="0032636B">
        <w:tc>
          <w:tcPr>
            <w:tcW w:w="606" w:type="dxa"/>
          </w:tcPr>
          <w:p w:rsidR="006C2C0E" w:rsidRPr="00B47DF0" w:rsidRDefault="006C2C0E" w:rsidP="006C2C0E">
            <w:pPr>
              <w:pStyle w:val="TableText"/>
              <w:rPr>
                <w:noProof w:val="0"/>
              </w:rPr>
            </w:pPr>
            <w:r w:rsidRPr="00B47DF0">
              <w:rPr>
                <w:noProof w:val="0"/>
              </w:rPr>
              <w:t>3.3</w:t>
            </w:r>
          </w:p>
        </w:tc>
        <w:tc>
          <w:tcPr>
            <w:tcW w:w="4376" w:type="dxa"/>
            <w:gridSpan w:val="2"/>
          </w:tcPr>
          <w:p w:rsidR="006C2C0E" w:rsidRPr="00B47DF0" w:rsidRDefault="005C4B3E" w:rsidP="006C2C0E">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0511150"/>
                <w:lock w:val="sdtLocked"/>
              </w:sdtPr>
              <w:sdtEndPr/>
              <w:sdtContent>
                <w:r w:rsidR="00A95F3B" w:rsidRPr="00B47DF0">
                  <w:rPr>
                    <w:rFonts w:cs="Arial"/>
                    <w:noProof w:val="0"/>
                  </w:rPr>
                  <w:t xml:space="preserve">Identify problems promptly and report to the appropriate person </w:t>
                </w:r>
              </w:sdtContent>
            </w:sdt>
            <w:r>
              <w:rPr>
                <w:noProof w:val="0"/>
                <w:highlight w:val="yellow"/>
              </w:rPr>
              <w:fldChar w:fldCharType="end"/>
            </w:r>
          </w:p>
        </w:tc>
        <w:tc>
          <w:tcPr>
            <w:tcW w:w="1251" w:type="dxa"/>
            <w:vAlign w:val="center"/>
          </w:tcPr>
          <w:p w:rsidR="006C2C0E" w:rsidRPr="00B47DF0" w:rsidRDefault="00885A29" w:rsidP="0032636B">
            <w:pPr>
              <w:pStyle w:val="TableText"/>
              <w:jc w:val="center"/>
              <w:rPr>
                <w:noProof w:val="0"/>
              </w:rPr>
            </w:pPr>
            <w:r w:rsidRPr="00B47DF0">
              <w:rPr>
                <w:noProof w:val="0"/>
              </w:rPr>
              <w:t>3.2</w:t>
            </w:r>
          </w:p>
        </w:tc>
        <w:tc>
          <w:tcPr>
            <w:tcW w:w="1328" w:type="dxa"/>
            <w:vAlign w:val="center"/>
          </w:tcPr>
          <w:p w:rsidR="006C2C0E" w:rsidRPr="00B47DF0" w:rsidRDefault="006C3B07" w:rsidP="0032636B">
            <w:pPr>
              <w:pStyle w:val="TableText"/>
              <w:jc w:val="center"/>
              <w:rPr>
                <w:noProof w:val="0"/>
              </w:rPr>
            </w:pPr>
            <w:r w:rsidRPr="00B47DF0">
              <w:rPr>
                <w:noProof w:val="0"/>
              </w:rPr>
              <w:t>36</w:t>
            </w:r>
          </w:p>
        </w:tc>
        <w:tc>
          <w:tcPr>
            <w:tcW w:w="1194" w:type="dxa"/>
            <w:vAlign w:val="center"/>
          </w:tcPr>
          <w:p w:rsidR="006C2C0E" w:rsidRPr="00B47DF0" w:rsidRDefault="00244A2A" w:rsidP="0032636B">
            <w:pPr>
              <w:pStyle w:val="TableText"/>
              <w:jc w:val="center"/>
              <w:rPr>
                <w:noProof w:val="0"/>
              </w:rPr>
            </w:pPr>
            <w:r w:rsidRPr="00B47DF0">
              <w:rPr>
                <w:noProof w:val="0"/>
              </w:rPr>
              <w:t>9</w:t>
            </w:r>
          </w:p>
        </w:tc>
      </w:tr>
    </w:tbl>
    <w:p w:rsidR="003320E8" w:rsidRPr="00B47DF0" w:rsidRDefault="003320E8">
      <w:pPr>
        <w:rPr>
          <w:rFonts w:ascii="Helvetica" w:hAnsi="Helvetica"/>
        </w:rPr>
      </w:pPr>
      <w:r w:rsidRPr="00B47DF0">
        <w:rPr>
          <w:rFonts w:ascii="Helvetica" w:hAnsi="Helvetica"/>
        </w:rPr>
        <w:br w:type="page"/>
      </w:r>
    </w:p>
    <w:p w:rsidR="003320E8" w:rsidRPr="00B47DF0" w:rsidRDefault="003320E8" w:rsidP="00BB41F2">
      <w:pPr>
        <w:rPr>
          <w:rFonts w:ascii="Helvetica" w:hAnsi="Helvetica"/>
        </w:rPr>
      </w:pPr>
    </w:p>
    <w:p w:rsidR="00BB41F2" w:rsidRPr="00B47DF0" w:rsidRDefault="00BB41F2" w:rsidP="00BB41F2">
      <w:pPr>
        <w:rPr>
          <w:rFonts w:ascii="Helvetica" w:hAnsi="Helvetica"/>
        </w:rPr>
        <w:sectPr w:rsidR="00BB41F2" w:rsidRPr="00B47DF0" w:rsidSect="005C01B4">
          <w:headerReference w:type="even" r:id="rId28"/>
          <w:headerReference w:type="default" r:id="rId29"/>
          <w:pgSz w:w="11906" w:h="16838" w:code="9"/>
          <w:pgMar w:top="1440" w:right="1440" w:bottom="1440" w:left="1701" w:header="709" w:footer="25" w:gutter="0"/>
          <w:cols w:space="708"/>
          <w:docGrid w:linePitch="360"/>
        </w:sectPr>
      </w:pPr>
    </w:p>
    <w:p w:rsidR="00EF0356" w:rsidRPr="00B47DF0" w:rsidRDefault="00EF0356" w:rsidP="00326643">
      <w:pPr>
        <w:pStyle w:val="Heading1"/>
      </w:pPr>
      <w:bookmarkStart w:id="21" w:name="_Toc294862959"/>
      <w:bookmarkStart w:id="22" w:name="_Toc378610919"/>
      <w:r w:rsidRPr="00B47DF0">
        <w:t>Glossary</w:t>
      </w:r>
      <w:bookmarkEnd w:id="21"/>
      <w:bookmarkEnd w:id="22"/>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261"/>
        <w:gridCol w:w="5528"/>
      </w:tblGrid>
      <w:tr w:rsidR="00EF0356" w:rsidRPr="00B47DF0" w:rsidTr="0032636B">
        <w:trPr>
          <w:trHeight w:val="567"/>
          <w:tblHeader/>
        </w:trPr>
        <w:tc>
          <w:tcPr>
            <w:tcW w:w="326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47DF0" w:rsidRDefault="00EF0356" w:rsidP="00DF64A9">
            <w:pPr>
              <w:pStyle w:val="TableHeading"/>
              <w:rPr>
                <w:noProof w:val="0"/>
              </w:rPr>
            </w:pPr>
            <w:r w:rsidRPr="00B47DF0">
              <w:rPr>
                <w:noProof w:val="0"/>
              </w:rPr>
              <w:t>Term</w:t>
            </w:r>
          </w:p>
        </w:tc>
        <w:tc>
          <w:tcPr>
            <w:tcW w:w="552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47DF0" w:rsidRDefault="00EF0356" w:rsidP="00DF64A9">
            <w:pPr>
              <w:pStyle w:val="TableHeading"/>
              <w:rPr>
                <w:noProof w:val="0"/>
              </w:rPr>
            </w:pPr>
            <w:r w:rsidRPr="00B47DF0">
              <w:rPr>
                <w:noProof w:val="0"/>
              </w:rPr>
              <w:t>Explanation</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1 ounce/1 oz.</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(liquid measurement) 30 millilitres/mls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AD</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 xml:space="preserve">Anno </w:t>
            </w:r>
            <w:r w:rsidR="00E72841" w:rsidRPr="00B47DF0">
              <w:rPr>
                <w:noProof w:val="0"/>
              </w:rPr>
              <w:t>Domini</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Aerated waters</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Sparkling soft drink – such as lemonade and cola</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Arabica</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Premium quality coffee bean</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Brixing</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Ratio of syrup to water in post-mix machines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Chai</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Spiced tea</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Cleaning schedule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List of when nominated items/areas must be cleaned</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Creamer</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Small jug (for milk/cream)</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Decoration</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Non-edible enhancement to a drink</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E461D7" w:rsidP="00B6274C">
            <w:pPr>
              <w:pStyle w:val="TableTextBold"/>
              <w:rPr>
                <w:noProof w:val="0"/>
              </w:rPr>
            </w:pPr>
            <w:r w:rsidRPr="00B47DF0">
              <w:rPr>
                <w:noProof w:val="0"/>
              </w:rPr>
              <w:t>Dem</w:t>
            </w:r>
            <w:r w:rsidR="00B6274C" w:rsidRPr="00B47DF0">
              <w:rPr>
                <w:noProof w:val="0"/>
              </w:rPr>
              <w:t>i tasse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Half-cup: small cup used for Turkish and espresso coffee</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Doily</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Paper napkin placed under drink/on service plate or saucer</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Flatware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Spoons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Food safety plan/programme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Protocols for maintaining hygiene and safety of food stuffs and food equipment, utensils and areas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Garnish</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Edible items added to a drink to enhance presentation</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Gomme syrup</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Sugar syrup</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House recipe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Standard recipe used by a property for making a drink</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Infuser</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Small metal ‘cage’ containing tea leaves immersed into boiling water to make tea (as opposed to placing leaves directly into the water)</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Knock box</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Bin into which pucks are ‘knocked’/emptied after espresso has been made</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32636B">
            <w:pPr>
              <w:pStyle w:val="TableTextBold"/>
              <w:keepNext/>
              <w:rPr>
                <w:noProof w:val="0"/>
              </w:rPr>
            </w:pPr>
            <w:r w:rsidRPr="00B47DF0">
              <w:rPr>
                <w:noProof w:val="0"/>
              </w:rPr>
              <w:t>Maintenance schedule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5717AF" w:rsidP="0032636B">
            <w:pPr>
              <w:pStyle w:val="TableText"/>
              <w:keepNext/>
              <w:rPr>
                <w:noProof w:val="0"/>
              </w:rPr>
            </w:pPr>
            <w:r w:rsidRPr="00B47DF0">
              <w:rPr>
                <w:noProof w:val="0"/>
              </w:rPr>
              <w:t>Ro</w:t>
            </w:r>
            <w:r w:rsidR="00B6274C" w:rsidRPr="00B47DF0">
              <w:rPr>
                <w:noProof w:val="0"/>
              </w:rPr>
              <w:t>ster for maintaining nominated items/equipment</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32636B">
            <w:pPr>
              <w:pStyle w:val="TableTextBold"/>
              <w:keepNext/>
              <w:rPr>
                <w:noProof w:val="0"/>
              </w:rPr>
            </w:pPr>
            <w:r w:rsidRPr="00B47DF0">
              <w:rPr>
                <w:noProof w:val="0"/>
              </w:rPr>
              <w:t>Mocktail</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32636B">
            <w:pPr>
              <w:pStyle w:val="TableText"/>
              <w:keepNext/>
              <w:rPr>
                <w:noProof w:val="0"/>
              </w:rPr>
            </w:pPr>
            <w:r w:rsidRPr="00B47DF0">
              <w:rPr>
                <w:noProof w:val="0"/>
              </w:rPr>
              <w:t>Non-alcoholic cocktail</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PC</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Portion controlled (packs/sachets)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Post-mix</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Bulk soft drinks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Preventative maintenance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Maintenance undertaken at regular times with the intention the machine/equipment never breaks down</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Puck</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Used coffee grounds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RTD</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Ready To Drink</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Robusta</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Lower quality coffee bean variety</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Serviceware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 xml:space="preserve">Items required to serve teas or coffee </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Shot</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One serve of espresso (30 – 35 mls)</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Single serve container</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Take-away container intended to be used once and then discarded</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Splits</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Small bottles of soft drink</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Sugar syrup</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A liquid vari</w:t>
            </w:r>
            <w:r w:rsidR="005717AF" w:rsidRPr="00B47DF0">
              <w:rPr>
                <w:noProof w:val="0"/>
              </w:rPr>
              <w:t xml:space="preserve">ation on granulated sugar used, for example, </w:t>
            </w:r>
            <w:r w:rsidRPr="00B47DF0">
              <w:rPr>
                <w:noProof w:val="0"/>
              </w:rPr>
              <w:t>in cold beverages where customer wants to sweeten the drink</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Swizzle stick</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Drink stirrer</w:t>
            </w:r>
          </w:p>
        </w:tc>
      </w:tr>
      <w:tr w:rsidR="00B6274C" w:rsidRPr="00B47DF0" w:rsidTr="0032636B">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6274C" w:rsidRPr="00B47DF0" w:rsidRDefault="00B6274C" w:rsidP="00B6274C">
            <w:pPr>
              <w:pStyle w:val="TableTextBold"/>
              <w:rPr>
                <w:noProof w:val="0"/>
              </w:rPr>
            </w:pPr>
            <w:r w:rsidRPr="00B47DF0">
              <w:rPr>
                <w:noProof w:val="0"/>
              </w:rPr>
              <w:t>Temperature Danger Zone</w:t>
            </w:r>
          </w:p>
        </w:tc>
        <w:tc>
          <w:tcPr>
            <w:tcW w:w="5528" w:type="dxa"/>
            <w:tcBorders>
              <w:top w:val="single" w:sz="4" w:space="0" w:color="auto"/>
              <w:left w:val="single" w:sz="4" w:space="0" w:color="auto"/>
              <w:bottom w:val="single" w:sz="4" w:space="0" w:color="auto"/>
              <w:right w:val="single" w:sz="4" w:space="0" w:color="auto"/>
            </w:tcBorders>
            <w:vAlign w:val="center"/>
          </w:tcPr>
          <w:p w:rsidR="00B6274C" w:rsidRPr="00B47DF0" w:rsidRDefault="00B6274C" w:rsidP="00B6274C">
            <w:pPr>
              <w:pStyle w:val="TableText"/>
              <w:rPr>
                <w:noProof w:val="0"/>
              </w:rPr>
            </w:pPr>
            <w:r w:rsidRPr="00B47DF0">
              <w:rPr>
                <w:noProof w:val="0"/>
              </w:rPr>
              <w:t>5</w:t>
            </w:r>
            <w:r w:rsidRPr="00B47DF0">
              <w:rPr>
                <w:rFonts w:cs="Helvetica"/>
                <w:noProof w:val="0"/>
              </w:rPr>
              <w:t>˚</w:t>
            </w:r>
            <w:r w:rsidRPr="00B47DF0">
              <w:rPr>
                <w:noProof w:val="0"/>
              </w:rPr>
              <w:t>C – 60</w:t>
            </w:r>
            <w:r w:rsidRPr="00B47DF0">
              <w:rPr>
                <w:rFonts w:cs="Helvetica"/>
                <w:noProof w:val="0"/>
              </w:rPr>
              <w:t>˚</w:t>
            </w:r>
            <w:r w:rsidRPr="00B47DF0">
              <w:rPr>
                <w:noProof w:val="0"/>
              </w:rPr>
              <w:t>C</w:t>
            </w:r>
          </w:p>
        </w:tc>
      </w:tr>
    </w:tbl>
    <w:p w:rsidR="00EF0356" w:rsidRPr="00B47DF0" w:rsidRDefault="00EF0356" w:rsidP="00EF0356">
      <w:pPr>
        <w:pStyle w:val="BodyCopy"/>
        <w:rPr>
          <w:noProof w:val="0"/>
        </w:rPr>
        <w:sectPr w:rsidR="00EF0356" w:rsidRPr="00B47DF0" w:rsidSect="002F4F4F">
          <w:headerReference w:type="even" r:id="rId30"/>
          <w:headerReference w:type="default" r:id="rId31"/>
          <w:pgSz w:w="11906" w:h="16838" w:code="9"/>
          <w:pgMar w:top="1440" w:right="1440" w:bottom="1440" w:left="1701" w:header="709" w:footer="15" w:gutter="0"/>
          <w:cols w:space="708"/>
          <w:docGrid w:linePitch="360"/>
        </w:sectPr>
      </w:pPr>
    </w:p>
    <w:p w:rsidR="00EF0356" w:rsidRPr="00B47DF0" w:rsidRDefault="00EF0356" w:rsidP="00326643">
      <w:pPr>
        <w:pStyle w:val="Heading1"/>
      </w:pPr>
      <w:bookmarkStart w:id="23" w:name="_Toc294862960"/>
      <w:bookmarkStart w:id="24" w:name="_Toc378610920"/>
      <w:r w:rsidRPr="00B47DF0">
        <w:t>Element 1:</w:t>
      </w:r>
      <w:bookmarkEnd w:id="23"/>
      <w:r w:rsidR="00F45D9C" w:rsidRPr="00B47DF0">
        <w:br/>
      </w:r>
      <w:r w:rsidR="005C4B3E">
        <w:fldChar w:fldCharType="begin"/>
      </w:r>
      <w:r w:rsidR="005C4B3E">
        <w:instrText xml:space="preserve"> REF  Element1  \* MERGEFORMAT </w:instrText>
      </w:r>
      <w:r w:rsidR="005C4B3E">
        <w:fldChar w:fldCharType="separate"/>
      </w:r>
      <w:sdt>
        <w:sdtPr>
          <w:alias w:val="Element 1"/>
          <w:tag w:val="Element 1"/>
          <w:id w:val="10511151"/>
          <w:lock w:val="sdtLocked"/>
        </w:sdtPr>
        <w:sdtEndPr/>
        <w:sdtContent>
          <w:r w:rsidR="00A95F3B" w:rsidRPr="00B47DF0">
            <w:t>Prepare and serve a range of teas and coffees</w:t>
          </w:r>
        </w:sdtContent>
      </w:sdt>
      <w:bookmarkEnd w:id="24"/>
      <w:r w:rsidR="005C4B3E">
        <w:fldChar w:fldCharType="end"/>
      </w:r>
    </w:p>
    <w:p w:rsidR="00EF0356" w:rsidRPr="00B47DF0" w:rsidRDefault="00E461D7" w:rsidP="00EF0356">
      <w:pPr>
        <w:pStyle w:val="Heading2"/>
      </w:pPr>
      <w:r w:rsidRPr="00B47DF0">
        <w:rPr>
          <w:noProof/>
          <w:lang w:val="en-US" w:eastAsia="en-US"/>
        </w:rPr>
        <w:drawing>
          <wp:anchor distT="0" distB="0" distL="114300" distR="114300" simplePos="0" relativeHeight="251727872" behindDoc="0" locked="0" layoutInCell="1" allowOverlap="1">
            <wp:simplePos x="0" y="0"/>
            <wp:positionH relativeFrom="column">
              <wp:posOffset>3633470</wp:posOffset>
            </wp:positionH>
            <wp:positionV relativeFrom="paragraph">
              <wp:posOffset>722630</wp:posOffset>
            </wp:positionV>
            <wp:extent cx="2045970" cy="1560830"/>
            <wp:effectExtent l="19050" t="0" r="0" b="0"/>
            <wp:wrapSquare wrapText="bothSides"/>
            <wp:docPr id="2" name="Picture 1" descr="C:\Documents and Settings\danielc\Desktop\Non-alcoholic beverages images\1121435_black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Non-alcoholic beverages images\1121435_black_tea.jpg"/>
                    <pic:cNvPicPr>
                      <a:picLocks noChangeAspect="1" noChangeArrowheads="1"/>
                    </pic:cNvPicPr>
                  </pic:nvPicPr>
                  <pic:blipFill>
                    <a:blip r:embed="rId32" cstate="print"/>
                    <a:srcRect l="10004" t="7692"/>
                    <a:stretch>
                      <a:fillRect/>
                    </a:stretch>
                  </pic:blipFill>
                  <pic:spPr bwMode="auto">
                    <a:xfrm>
                      <a:off x="0" y="0"/>
                      <a:ext cx="2045970" cy="1560830"/>
                    </a:xfrm>
                    <a:prstGeom prst="rect">
                      <a:avLst/>
                    </a:prstGeom>
                    <a:noFill/>
                    <a:ln w="9525">
                      <a:noFill/>
                      <a:miter lim="800000"/>
                      <a:headEnd/>
                      <a:tailEnd/>
                    </a:ln>
                  </pic:spPr>
                </pic:pic>
              </a:graphicData>
            </a:graphic>
          </wp:anchor>
        </w:drawing>
      </w:r>
      <w:r w:rsidR="00EF0356" w:rsidRPr="00B47DF0">
        <w:t>1.1</w:t>
      </w:r>
      <w:r w:rsidR="00EF0356" w:rsidRPr="00B47DF0">
        <w:tab/>
      </w:r>
      <w:r w:rsidR="005C4B3E">
        <w:fldChar w:fldCharType="begin"/>
      </w:r>
      <w:r w:rsidR="005C4B3E">
        <w:instrText xml:space="preserve"> REF  Criteria11  \* MERGEFORMAT </w:instrText>
      </w:r>
      <w:r w:rsidR="005C4B3E">
        <w:fldChar w:fldCharType="separate"/>
      </w:r>
      <w:sdt>
        <w:sdtPr>
          <w:alias w:val="Criteria 1.1"/>
          <w:tag w:val="Insert Criteria 1.1"/>
          <w:id w:val="10511152"/>
          <w:lock w:val="sdtLocked"/>
        </w:sdtPr>
        <w:sdtEndPr/>
        <w:sdtContent>
          <w:r w:rsidR="00A95F3B" w:rsidRPr="00B47DF0">
            <w:t>Select ingredients, tea/coffee making equipment and crockery/glassware to prepare tea/coffee</w:t>
          </w:r>
        </w:sdtContent>
      </w:sdt>
      <w:r w:rsidR="005C4B3E">
        <w:fldChar w:fldCharType="end"/>
      </w:r>
    </w:p>
    <w:p w:rsidR="00EF0356" w:rsidRPr="00B47DF0" w:rsidRDefault="00EF0356" w:rsidP="00A316C4">
      <w:pPr>
        <w:pStyle w:val="Heading3"/>
      </w:pPr>
      <w:r w:rsidRPr="00B47DF0">
        <w:t>Introduction</w:t>
      </w:r>
    </w:p>
    <w:p w:rsidR="00EF0356" w:rsidRPr="00B47DF0" w:rsidRDefault="00244A2A" w:rsidP="00EF0356">
      <w:pPr>
        <w:pStyle w:val="BodyCopy"/>
        <w:rPr>
          <w:noProof w:val="0"/>
          <w:szCs w:val="24"/>
        </w:rPr>
      </w:pPr>
      <w:r w:rsidRPr="00B47DF0">
        <w:rPr>
          <w:noProof w:val="0"/>
          <w:szCs w:val="24"/>
        </w:rPr>
        <w:t>The first step in preparing and serving teas and coffees is to select the necessary ingredient equipment and serviceware.</w:t>
      </w:r>
    </w:p>
    <w:p w:rsidR="00244A2A" w:rsidRPr="00B47DF0" w:rsidRDefault="00244A2A" w:rsidP="00EF0356">
      <w:pPr>
        <w:pStyle w:val="BodyCopy"/>
        <w:rPr>
          <w:noProof w:val="0"/>
          <w:szCs w:val="24"/>
        </w:rPr>
      </w:pPr>
      <w:r w:rsidRPr="00B47DF0">
        <w:rPr>
          <w:noProof w:val="0"/>
          <w:szCs w:val="24"/>
        </w:rPr>
        <w:t xml:space="preserve">This Section identifies a range of items </w:t>
      </w:r>
      <w:r w:rsidR="0029735A" w:rsidRPr="00B47DF0">
        <w:rPr>
          <w:noProof w:val="0"/>
          <w:szCs w:val="24"/>
        </w:rPr>
        <w:t>involved in</w:t>
      </w:r>
      <w:r w:rsidRPr="00B47DF0">
        <w:rPr>
          <w:noProof w:val="0"/>
          <w:szCs w:val="24"/>
        </w:rPr>
        <w:t xml:space="preserve"> this step.</w:t>
      </w:r>
    </w:p>
    <w:p w:rsidR="00EF0356" w:rsidRPr="00B47DF0" w:rsidRDefault="00244A2A" w:rsidP="00A316C4">
      <w:pPr>
        <w:pStyle w:val="Heading3"/>
      </w:pPr>
      <w:r w:rsidRPr="00B47DF0">
        <w:t>Background to non-alcoholic beverages</w:t>
      </w:r>
    </w:p>
    <w:p w:rsidR="00244A2A" w:rsidRPr="00B47DF0" w:rsidRDefault="00244A2A" w:rsidP="00244A2A">
      <w:pPr>
        <w:pStyle w:val="BodyCopy"/>
        <w:rPr>
          <w:noProof w:val="0"/>
        </w:rPr>
      </w:pPr>
      <w:r w:rsidRPr="00B47DF0">
        <w:rPr>
          <w:noProof w:val="0"/>
        </w:rPr>
        <w:t>The hospitality industry has undergone many changes over the years and one of the main changes is an increased emphasis on non-alcoholic drinks.</w:t>
      </w:r>
    </w:p>
    <w:p w:rsidR="00244A2A" w:rsidRPr="00B47DF0" w:rsidRDefault="00244A2A" w:rsidP="00244A2A">
      <w:pPr>
        <w:pStyle w:val="BodyCopy"/>
        <w:rPr>
          <w:noProof w:val="0"/>
        </w:rPr>
      </w:pPr>
      <w:r w:rsidRPr="00B47DF0">
        <w:rPr>
          <w:noProof w:val="0"/>
        </w:rPr>
        <w:t>A truly rounded professional in the industry today will know as much about non-alcoholic beverages as they will about alcoholic ones, food and other aspects of the business.</w:t>
      </w:r>
    </w:p>
    <w:p w:rsidR="00244A2A" w:rsidRPr="00B47DF0" w:rsidRDefault="00244A2A" w:rsidP="00244A2A">
      <w:pPr>
        <w:pStyle w:val="BodyCopyBold"/>
        <w:rPr>
          <w:noProof w:val="0"/>
        </w:rPr>
      </w:pPr>
      <w:r w:rsidRPr="00B47DF0">
        <w:rPr>
          <w:noProof w:val="0"/>
        </w:rPr>
        <w:t>Why has the demand for non-alcoholic drinks increased?</w:t>
      </w:r>
    </w:p>
    <w:p w:rsidR="00244A2A" w:rsidRPr="00B47DF0" w:rsidRDefault="00244A2A" w:rsidP="00244A2A">
      <w:pPr>
        <w:pStyle w:val="BodyCopy"/>
        <w:rPr>
          <w:noProof w:val="0"/>
        </w:rPr>
      </w:pPr>
      <w:r w:rsidRPr="00B47DF0">
        <w:rPr>
          <w:noProof w:val="0"/>
        </w:rPr>
        <w:t>The role of non-alcoholic drinks has grown incredibly over recent years due to:</w:t>
      </w:r>
    </w:p>
    <w:p w:rsidR="00244A2A" w:rsidRPr="00B47DF0" w:rsidRDefault="00244A2A" w:rsidP="00D773E8">
      <w:pPr>
        <w:pStyle w:val="Bullet1"/>
      </w:pPr>
      <w:r w:rsidRPr="00B47DF0">
        <w:t xml:space="preserve">The </w:t>
      </w:r>
      <w:r w:rsidR="005717AF" w:rsidRPr="00B47DF0">
        <w:t>impact of drink-driving laws. M</w:t>
      </w:r>
      <w:r w:rsidRPr="00B47DF0">
        <w:t>ore people are now aware they have a moral, social and legal responsibility not to drink alcohol and drive</w:t>
      </w:r>
    </w:p>
    <w:p w:rsidR="00244A2A" w:rsidRPr="00B47DF0" w:rsidRDefault="00244A2A" w:rsidP="00D773E8">
      <w:pPr>
        <w:pStyle w:val="Bullet1"/>
      </w:pPr>
      <w:r w:rsidRPr="00B47DF0">
        <w:t>The increasing emphasis on ‘the famil</w:t>
      </w:r>
      <w:r w:rsidR="005717AF" w:rsidRPr="00B47DF0">
        <w:t>y’ in many licensed premises. M</w:t>
      </w:r>
      <w:r w:rsidRPr="00B47DF0">
        <w:t>any venues now target the entire family unit, and provide food, facilities and entertainment tha</w:t>
      </w:r>
      <w:r w:rsidR="005717AF" w:rsidRPr="00B47DF0">
        <w:t>t will satisfy all age levels. I</w:t>
      </w:r>
      <w:r w:rsidRPr="00B47DF0">
        <w:t>t follows naturally that beverages must also cater for all ages</w:t>
      </w:r>
    </w:p>
    <w:p w:rsidR="00244A2A" w:rsidRPr="00B47DF0" w:rsidRDefault="00244A2A" w:rsidP="00D773E8">
      <w:pPr>
        <w:pStyle w:val="Bullet1"/>
      </w:pPr>
      <w:r w:rsidRPr="00B47DF0">
        <w:t>A renewed int</w:t>
      </w:r>
      <w:r w:rsidR="005717AF" w:rsidRPr="00B47DF0">
        <w:t>erest in a healthy lifestyle. S</w:t>
      </w:r>
      <w:r w:rsidRPr="00B47DF0">
        <w:t>ome people have medical conditions which do not allow them to drink alcohol, and others simply want to remain as healthy as they can, believing the consumption of alcohol runs contrary to their efforts</w:t>
      </w:r>
    </w:p>
    <w:p w:rsidR="00244A2A" w:rsidRPr="00B47DF0" w:rsidRDefault="00244A2A" w:rsidP="00D773E8">
      <w:pPr>
        <w:pStyle w:val="Bullet1"/>
      </w:pPr>
      <w:r w:rsidRPr="00B47DF0">
        <w:t xml:space="preserve">A general community feeling that overindulging in liquor is no longer </w:t>
      </w:r>
      <w:r w:rsidR="005717AF" w:rsidRPr="00B47DF0">
        <w:t>as acceptable as it once was. E</w:t>
      </w:r>
      <w:r w:rsidRPr="00B47DF0">
        <w:t>mployers and work colleagues will not tolera</w:t>
      </w:r>
      <w:r w:rsidR="005717AF" w:rsidRPr="00B47DF0">
        <w:t>te drunkenness in the workplace.</w:t>
      </w:r>
      <w:r w:rsidRPr="00B47DF0">
        <w:t xml:space="preserve"> </w:t>
      </w:r>
    </w:p>
    <w:p w:rsidR="00244A2A" w:rsidRPr="00B47DF0" w:rsidRDefault="00244A2A" w:rsidP="0032636B">
      <w:pPr>
        <w:pStyle w:val="Bullet1"/>
        <w:numPr>
          <w:ilvl w:val="0"/>
          <w:numId w:val="0"/>
        </w:numPr>
        <w:ind w:left="357"/>
      </w:pPr>
      <w:r w:rsidRPr="00B47DF0">
        <w:t xml:space="preserve">Many employers now have a ‘zero tolerance’ policy as far as alcohol is concerned. </w:t>
      </w:r>
    </w:p>
    <w:p w:rsidR="00244A2A" w:rsidRPr="00B47DF0" w:rsidRDefault="00244A2A" w:rsidP="0032636B">
      <w:pPr>
        <w:pStyle w:val="Bullet1"/>
        <w:numPr>
          <w:ilvl w:val="0"/>
          <w:numId w:val="0"/>
        </w:numPr>
        <w:ind w:left="357"/>
      </w:pPr>
      <w:r w:rsidRPr="00B47DF0">
        <w:t>There is no doubt employers also have a common law duty of care towards both customers and staff in relation to alcohol.</w:t>
      </w:r>
    </w:p>
    <w:p w:rsidR="008E0C66" w:rsidRPr="00B47DF0" w:rsidRDefault="008E0C66" w:rsidP="00133460">
      <w:pPr>
        <w:pStyle w:val="BodyCopy"/>
        <w:rPr>
          <w:noProof w:val="0"/>
          <w:szCs w:val="24"/>
        </w:rPr>
      </w:pPr>
      <w:r w:rsidRPr="00B47DF0">
        <w:rPr>
          <w:noProof w:val="0"/>
          <w:szCs w:val="24"/>
        </w:rPr>
        <w:br w:type="page"/>
      </w:r>
    </w:p>
    <w:p w:rsidR="008E0C66" w:rsidRPr="00B47DF0" w:rsidRDefault="008E0C66" w:rsidP="008E0C66">
      <w:pPr>
        <w:pStyle w:val="Heading3"/>
      </w:pPr>
      <w:r w:rsidRPr="00B47DF0">
        <w:t>Basis for selecting ingredient, equipment and crockery/glassware</w:t>
      </w:r>
    </w:p>
    <w:p w:rsidR="008E0C66" w:rsidRPr="00B47DF0" w:rsidRDefault="008E0C66" w:rsidP="008E0C66">
      <w:pPr>
        <w:pStyle w:val="BodyCopy"/>
        <w:rPr>
          <w:noProof w:val="0"/>
        </w:rPr>
      </w:pPr>
      <w:r w:rsidRPr="00B47DF0">
        <w:rPr>
          <w:noProof w:val="0"/>
        </w:rPr>
        <w:t>The basis for selecting items for making tea, coffee and/or cold drinks are:</w:t>
      </w:r>
    </w:p>
    <w:p w:rsidR="008E0C66" w:rsidRPr="00B47DF0" w:rsidRDefault="00133460" w:rsidP="00D773E8">
      <w:pPr>
        <w:pStyle w:val="Bullet1"/>
      </w:pPr>
      <w:r w:rsidRPr="00B47DF0">
        <w:rPr>
          <w:noProof/>
          <w:lang w:val="en-US"/>
        </w:rPr>
        <w:drawing>
          <wp:anchor distT="0" distB="0" distL="114300" distR="114300" simplePos="0" relativeHeight="251728896" behindDoc="0" locked="0" layoutInCell="1" allowOverlap="1">
            <wp:simplePos x="0" y="0"/>
            <wp:positionH relativeFrom="column">
              <wp:posOffset>3641090</wp:posOffset>
            </wp:positionH>
            <wp:positionV relativeFrom="paragraph">
              <wp:posOffset>76200</wp:posOffset>
            </wp:positionV>
            <wp:extent cx="2049780" cy="1557655"/>
            <wp:effectExtent l="19050" t="0" r="7620" b="0"/>
            <wp:wrapSquare wrapText="bothSides"/>
            <wp:docPr id="4" name="Picture 2" descr="C:\Documents and Settings\danielc\Desktop\Non-alcoholic beverages images\1014313_tea_session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Non-alcoholic beverages images\1014313_tea_session_5.jpg"/>
                    <pic:cNvPicPr>
                      <a:picLocks noChangeAspect="1" noChangeArrowheads="1"/>
                    </pic:cNvPicPr>
                  </pic:nvPicPr>
                  <pic:blipFill>
                    <a:blip r:embed="rId33" cstate="print"/>
                    <a:srcRect/>
                    <a:stretch>
                      <a:fillRect/>
                    </a:stretch>
                  </pic:blipFill>
                  <pic:spPr bwMode="auto">
                    <a:xfrm>
                      <a:off x="0" y="0"/>
                      <a:ext cx="2049780" cy="1557655"/>
                    </a:xfrm>
                    <a:prstGeom prst="rect">
                      <a:avLst/>
                    </a:prstGeom>
                    <a:noFill/>
                    <a:ln w="9525">
                      <a:noFill/>
                      <a:miter lim="800000"/>
                      <a:headEnd/>
                      <a:tailEnd/>
                    </a:ln>
                  </pic:spPr>
                </pic:pic>
              </a:graphicData>
            </a:graphic>
          </wp:anchor>
        </w:drawing>
      </w:r>
      <w:r w:rsidR="008E0C66" w:rsidRPr="00B47DF0">
        <w:t>Tradition</w:t>
      </w:r>
    </w:p>
    <w:p w:rsidR="008E0C66" w:rsidRPr="00B47DF0" w:rsidRDefault="008E0C66" w:rsidP="00D773E8">
      <w:pPr>
        <w:pStyle w:val="Bullet1"/>
      </w:pPr>
      <w:r w:rsidRPr="00B47DF0">
        <w:t>House recipes</w:t>
      </w:r>
    </w:p>
    <w:p w:rsidR="008E0C66" w:rsidRPr="00B47DF0" w:rsidRDefault="008E0C66" w:rsidP="00D773E8">
      <w:pPr>
        <w:pStyle w:val="Bullet1"/>
      </w:pPr>
      <w:r w:rsidRPr="00B47DF0">
        <w:t>Customer requests and preferences.</w:t>
      </w:r>
    </w:p>
    <w:p w:rsidR="008E0C66" w:rsidRPr="00B47DF0" w:rsidRDefault="008E0C66" w:rsidP="008E0C66">
      <w:pPr>
        <w:pStyle w:val="Bullet1"/>
        <w:numPr>
          <w:ilvl w:val="0"/>
          <w:numId w:val="0"/>
        </w:numPr>
        <w:rPr>
          <w:b/>
        </w:rPr>
      </w:pPr>
      <w:r w:rsidRPr="00B47DF0">
        <w:rPr>
          <w:b/>
        </w:rPr>
        <w:t>Tradition</w:t>
      </w:r>
    </w:p>
    <w:p w:rsidR="008E0C66" w:rsidRPr="00B47DF0" w:rsidRDefault="008E0C66" w:rsidP="008E0C66">
      <w:pPr>
        <w:pStyle w:val="Bullet1"/>
        <w:numPr>
          <w:ilvl w:val="0"/>
          <w:numId w:val="0"/>
        </w:numPr>
      </w:pPr>
      <w:r w:rsidRPr="00B47DF0">
        <w:t>There are traditional ways of making and serving many drinks.</w:t>
      </w:r>
    </w:p>
    <w:p w:rsidR="00ED1572" w:rsidRPr="00B47DF0" w:rsidRDefault="00ED1572" w:rsidP="008E0C66">
      <w:pPr>
        <w:pStyle w:val="Bullet1"/>
        <w:numPr>
          <w:ilvl w:val="0"/>
          <w:numId w:val="0"/>
        </w:numPr>
      </w:pPr>
      <w:r w:rsidRPr="00B47DF0">
        <w:t>For example, demi-tasse for short blacks, glasses for latt</w:t>
      </w:r>
      <w:r w:rsidR="00ED5E52" w:rsidRPr="00B47DF0">
        <w:rPr>
          <w:rFonts w:cs="Helvetica"/>
        </w:rPr>
        <w:t>é</w:t>
      </w:r>
      <w:r w:rsidRPr="00B47DF0">
        <w:t>s and iced tea.</w:t>
      </w:r>
    </w:p>
    <w:p w:rsidR="008E0C66" w:rsidRPr="00B47DF0" w:rsidRDefault="008E0C66" w:rsidP="008E0C66">
      <w:pPr>
        <w:pStyle w:val="Bullet1"/>
        <w:numPr>
          <w:ilvl w:val="0"/>
          <w:numId w:val="0"/>
        </w:numPr>
      </w:pPr>
      <w:r w:rsidRPr="00B47DF0">
        <w:t>These traditional methods of making drinks and service protocols create customer expectations we must meet.</w:t>
      </w:r>
    </w:p>
    <w:p w:rsidR="008E0C66" w:rsidRPr="00B47DF0" w:rsidRDefault="008E0C66" w:rsidP="008E0C66">
      <w:pPr>
        <w:pStyle w:val="Bullet1"/>
        <w:numPr>
          <w:ilvl w:val="0"/>
          <w:numId w:val="0"/>
        </w:numPr>
        <w:rPr>
          <w:b/>
        </w:rPr>
      </w:pPr>
      <w:r w:rsidRPr="00B47DF0">
        <w:rPr>
          <w:b/>
        </w:rPr>
        <w:t>House recipes</w:t>
      </w:r>
    </w:p>
    <w:p w:rsidR="008E0C66" w:rsidRPr="00B47DF0" w:rsidRDefault="00251A58" w:rsidP="008E0C66">
      <w:pPr>
        <w:pStyle w:val="Bullet1"/>
        <w:numPr>
          <w:ilvl w:val="0"/>
          <w:numId w:val="0"/>
        </w:numPr>
      </w:pPr>
      <w:r w:rsidRPr="00B47DF0">
        <w:t>House recipes are also known as ‘Standard recipes’.</w:t>
      </w:r>
    </w:p>
    <w:p w:rsidR="00251A58" w:rsidRPr="00B47DF0" w:rsidRDefault="00251A58" w:rsidP="00251A58">
      <w:pPr>
        <w:pStyle w:val="Bullet1"/>
        <w:numPr>
          <w:ilvl w:val="0"/>
          <w:numId w:val="0"/>
          <w:ins w:id="25" w:author=" " w:date="2008-04-30T10:20:00Z"/>
        </w:numPr>
      </w:pPr>
      <w:r w:rsidRPr="00B47DF0">
        <w:t>They contain information and directions on how to prepare drinks setting out:</w:t>
      </w:r>
    </w:p>
    <w:p w:rsidR="00B96F9B" w:rsidRPr="00B47DF0" w:rsidRDefault="00B96F9B" w:rsidP="00D773E8">
      <w:pPr>
        <w:pStyle w:val="Bullet1"/>
      </w:pPr>
      <w:r w:rsidRPr="00B47DF0">
        <w:t>Name of drink</w:t>
      </w:r>
    </w:p>
    <w:p w:rsidR="00251A58" w:rsidRPr="00B47DF0" w:rsidRDefault="0032636B" w:rsidP="00D773E8">
      <w:pPr>
        <w:pStyle w:val="Bullet1"/>
      </w:pPr>
      <w:r w:rsidRPr="00B47DF0">
        <w:t>Ingredients to use</w:t>
      </w:r>
    </w:p>
    <w:p w:rsidR="00251A58" w:rsidRPr="00B47DF0" w:rsidRDefault="00251A58" w:rsidP="00D773E8">
      <w:pPr>
        <w:pStyle w:val="Bullet1"/>
      </w:pPr>
      <w:r w:rsidRPr="00B47DF0">
        <w:t xml:space="preserve">Quantities </w:t>
      </w:r>
    </w:p>
    <w:p w:rsidR="00251A58" w:rsidRPr="00B47DF0" w:rsidRDefault="00251A58" w:rsidP="00D773E8">
      <w:pPr>
        <w:pStyle w:val="Bullet1"/>
      </w:pPr>
      <w:r w:rsidRPr="00B47DF0">
        <w:t>Equipment and utensils required</w:t>
      </w:r>
    </w:p>
    <w:p w:rsidR="00251A58" w:rsidRPr="00B47DF0" w:rsidRDefault="00251A58" w:rsidP="00D773E8">
      <w:pPr>
        <w:pStyle w:val="Bullet1"/>
      </w:pPr>
      <w:r w:rsidRPr="00B47DF0">
        <w:t>Procedure to follow</w:t>
      </w:r>
    </w:p>
    <w:p w:rsidR="00251A58" w:rsidRPr="00B47DF0" w:rsidRDefault="00251A58" w:rsidP="00D773E8">
      <w:pPr>
        <w:pStyle w:val="Bullet1"/>
      </w:pPr>
      <w:r w:rsidRPr="00B47DF0">
        <w:t>Relevant details r</w:t>
      </w:r>
      <w:r w:rsidR="005717AF" w:rsidRPr="00B47DF0">
        <w:t xml:space="preserve">egarding the individual drink </w:t>
      </w:r>
      <w:r w:rsidRPr="00B47DF0">
        <w:t>which may mention drink-specific information such as temperature/s and type of milk to use</w:t>
      </w:r>
    </w:p>
    <w:p w:rsidR="00251A58" w:rsidRPr="00B47DF0" w:rsidRDefault="005717AF" w:rsidP="00D773E8">
      <w:pPr>
        <w:pStyle w:val="Bullet1"/>
      </w:pPr>
      <w:r w:rsidRPr="00B47DF0">
        <w:t xml:space="preserve">Service requirements </w:t>
      </w:r>
      <w:r w:rsidR="00251A58" w:rsidRPr="00B47DF0">
        <w:t>including the crockery (or t</w:t>
      </w:r>
      <w:r w:rsidRPr="00B47DF0">
        <w:t xml:space="preserve">ake away container) </w:t>
      </w:r>
      <w:r w:rsidR="00251A58" w:rsidRPr="00B47DF0">
        <w:t xml:space="preserve">to be used, and garnishes, decorations and/or </w:t>
      </w:r>
      <w:r w:rsidR="00E445DE" w:rsidRPr="00B47DF0">
        <w:t>accompaniments</w:t>
      </w:r>
      <w:r w:rsidR="0032636B" w:rsidRPr="00B47DF0">
        <w:t xml:space="preserve"> required</w:t>
      </w:r>
    </w:p>
    <w:p w:rsidR="00251A58" w:rsidRPr="00B47DF0" w:rsidRDefault="00251A58" w:rsidP="00D773E8">
      <w:pPr>
        <w:pStyle w:val="Bullet1"/>
      </w:pPr>
      <w:r w:rsidRPr="00B47DF0">
        <w:t>A phot</w:t>
      </w:r>
      <w:r w:rsidR="00133460" w:rsidRPr="00B47DF0">
        <w:t>ograph of the finished product.</w:t>
      </w:r>
    </w:p>
    <w:p w:rsidR="00251A58" w:rsidRPr="00B47DF0" w:rsidRDefault="00251A58" w:rsidP="00251A58">
      <w:pPr>
        <w:pStyle w:val="Bullet1"/>
        <w:numPr>
          <w:ilvl w:val="0"/>
          <w:numId w:val="0"/>
        </w:numPr>
      </w:pPr>
      <w:r w:rsidRPr="00B47DF0">
        <w:t>Not all establishments use written house recipes.</w:t>
      </w:r>
    </w:p>
    <w:p w:rsidR="00251A58" w:rsidRPr="00B47DF0" w:rsidRDefault="00133460" w:rsidP="00251A58">
      <w:pPr>
        <w:pStyle w:val="Bullet1"/>
        <w:numPr>
          <w:ilvl w:val="0"/>
          <w:numId w:val="0"/>
        </w:numPr>
      </w:pPr>
      <w:r w:rsidRPr="00B47DF0">
        <w:rPr>
          <w:noProof/>
          <w:lang w:val="en-US"/>
        </w:rPr>
        <w:drawing>
          <wp:anchor distT="0" distB="0" distL="114300" distR="114300" simplePos="0" relativeHeight="251729920" behindDoc="0" locked="0" layoutInCell="1" allowOverlap="1">
            <wp:simplePos x="0" y="0"/>
            <wp:positionH relativeFrom="column">
              <wp:posOffset>3766820</wp:posOffset>
            </wp:positionH>
            <wp:positionV relativeFrom="paragraph">
              <wp:posOffset>509905</wp:posOffset>
            </wp:positionV>
            <wp:extent cx="1912620" cy="1433195"/>
            <wp:effectExtent l="19050" t="0" r="0" b="0"/>
            <wp:wrapSquare wrapText="bothSides"/>
            <wp:docPr id="5" name="Picture 3" descr="C:\Documents and Settings\danielc\Desktop\Non-alcoholic beverages images\777069_apple_and_cinnamon_tea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Non-alcoholic beverages images\777069_apple_and_cinnamon_tea_2.jpg"/>
                    <pic:cNvPicPr>
                      <a:picLocks noChangeAspect="1" noChangeArrowheads="1"/>
                    </pic:cNvPicPr>
                  </pic:nvPicPr>
                  <pic:blipFill>
                    <a:blip r:embed="rId34" cstate="print"/>
                    <a:srcRect/>
                    <a:stretch>
                      <a:fillRect/>
                    </a:stretch>
                  </pic:blipFill>
                  <pic:spPr bwMode="auto">
                    <a:xfrm>
                      <a:off x="0" y="0"/>
                      <a:ext cx="1912620" cy="1433195"/>
                    </a:xfrm>
                    <a:prstGeom prst="rect">
                      <a:avLst/>
                    </a:prstGeom>
                    <a:noFill/>
                    <a:ln w="9525">
                      <a:noFill/>
                      <a:miter lim="800000"/>
                      <a:headEnd/>
                      <a:tailEnd/>
                    </a:ln>
                  </pic:spPr>
                </pic:pic>
              </a:graphicData>
            </a:graphic>
          </wp:anchor>
        </w:drawing>
      </w:r>
      <w:r w:rsidR="00251A58" w:rsidRPr="00B47DF0">
        <w:t>In many premises there will be a selection of books behind the counter to ass</w:t>
      </w:r>
      <w:r w:rsidR="005717AF" w:rsidRPr="00B47DF0">
        <w:t>ist with making beverages. I</w:t>
      </w:r>
      <w:r w:rsidR="00251A58" w:rsidRPr="00B47DF0">
        <w:t>n other cases, it will be assumed staff will know what to do or will ask customers for help when making unique drinks.</w:t>
      </w:r>
    </w:p>
    <w:p w:rsidR="008E0C66" w:rsidRPr="00B47DF0" w:rsidRDefault="008E0C66" w:rsidP="008E0C66">
      <w:pPr>
        <w:pStyle w:val="Bullet1"/>
        <w:numPr>
          <w:ilvl w:val="0"/>
          <w:numId w:val="0"/>
        </w:numPr>
      </w:pPr>
      <w:r w:rsidRPr="00B47DF0">
        <w:rPr>
          <w:b/>
        </w:rPr>
        <w:t>Customer requests and preferences</w:t>
      </w:r>
    </w:p>
    <w:p w:rsidR="008E0C66" w:rsidRPr="00B47DF0" w:rsidRDefault="008E0C66" w:rsidP="008E0C66">
      <w:pPr>
        <w:pStyle w:val="Bullet1"/>
        <w:numPr>
          <w:ilvl w:val="0"/>
          <w:numId w:val="0"/>
        </w:numPr>
      </w:pPr>
      <w:r w:rsidRPr="00B47DF0">
        <w:t>Customer requests and preferences should be accommodated when making beverages, where possible.</w:t>
      </w:r>
    </w:p>
    <w:p w:rsidR="00251A58" w:rsidRPr="00B47DF0" w:rsidRDefault="008E0C66" w:rsidP="00251A58">
      <w:pPr>
        <w:pStyle w:val="Bullet1"/>
        <w:numPr>
          <w:ilvl w:val="0"/>
          <w:numId w:val="0"/>
        </w:numPr>
      </w:pPr>
      <w:r w:rsidRPr="00B47DF0">
        <w:t>There is no l</w:t>
      </w:r>
      <w:r w:rsidR="005717AF" w:rsidRPr="00B47DF0">
        <w:t xml:space="preserve">imit to the individual requests and </w:t>
      </w:r>
      <w:r w:rsidRPr="00B47DF0">
        <w:t>preferences which may be made but they ofte</w:t>
      </w:r>
      <w:r w:rsidR="00251A58" w:rsidRPr="00B47DF0">
        <w:t>n</w:t>
      </w:r>
      <w:r w:rsidRPr="00B47DF0">
        <w:t xml:space="preserve"> relate to</w:t>
      </w:r>
      <w:r w:rsidR="00251A58" w:rsidRPr="00B47DF0">
        <w:t xml:space="preserve"> c</w:t>
      </w:r>
      <w:r w:rsidRPr="00B47DF0">
        <w:t>hanges to ingredients</w:t>
      </w:r>
      <w:r w:rsidR="00251A58" w:rsidRPr="00B47DF0">
        <w:t>, serviceware, temperature and garnishes and accompaniments.</w:t>
      </w:r>
    </w:p>
    <w:p w:rsidR="00251A58" w:rsidRPr="00B47DF0" w:rsidRDefault="00251A58" w:rsidP="00251A58">
      <w:pPr>
        <w:pStyle w:val="Bullet1"/>
        <w:numPr>
          <w:ilvl w:val="0"/>
          <w:numId w:val="0"/>
        </w:numPr>
      </w:pPr>
      <w:r w:rsidRPr="00B47DF0">
        <w:t>In practice this can mean:</w:t>
      </w:r>
      <w:r w:rsidR="008E0C66" w:rsidRPr="00B47DF0">
        <w:t xml:space="preserve"> </w:t>
      </w:r>
    </w:p>
    <w:p w:rsidR="008E0C66" w:rsidRPr="00B47DF0" w:rsidRDefault="008E0C66" w:rsidP="00D773E8">
      <w:pPr>
        <w:pStyle w:val="Bullet1"/>
      </w:pPr>
      <w:r w:rsidRPr="00B47DF0">
        <w:t>Adding or removing an ingredient</w:t>
      </w:r>
      <w:r w:rsidR="00251A58" w:rsidRPr="00B47DF0">
        <w:t xml:space="preserve"> – no sugar, no ice, no milk</w:t>
      </w:r>
      <w:r w:rsidR="00E445DE" w:rsidRPr="00B47DF0">
        <w:t>, extra cream</w:t>
      </w:r>
    </w:p>
    <w:p w:rsidR="008E0C66" w:rsidRPr="00B47DF0" w:rsidRDefault="008E0C66" w:rsidP="00D773E8">
      <w:pPr>
        <w:pStyle w:val="Bullet1"/>
      </w:pPr>
      <w:r w:rsidRPr="00B47DF0">
        <w:t>Adding more or less of an ingredient</w:t>
      </w:r>
      <w:r w:rsidR="00251A58" w:rsidRPr="00B47DF0">
        <w:t xml:space="preserve"> – extra syrup, double shot of coffee, just a splash of milk</w:t>
      </w:r>
      <w:r w:rsidR="00E445DE" w:rsidRPr="00B47DF0">
        <w:t>, really strong tea</w:t>
      </w:r>
      <w:r w:rsidR="00251A58" w:rsidRPr="00B47DF0">
        <w:t xml:space="preserve"> </w:t>
      </w:r>
    </w:p>
    <w:p w:rsidR="00251A58" w:rsidRPr="00B47DF0" w:rsidRDefault="008E0C66" w:rsidP="00D773E8">
      <w:pPr>
        <w:pStyle w:val="Bullet1"/>
      </w:pPr>
      <w:r w:rsidRPr="00B47DF0">
        <w:t xml:space="preserve">Using a different </w:t>
      </w:r>
      <w:r w:rsidR="00251A58" w:rsidRPr="00B47DF0">
        <w:t xml:space="preserve">type and or size of </w:t>
      </w:r>
      <w:r w:rsidRPr="00B47DF0">
        <w:t>cup, mug</w:t>
      </w:r>
      <w:r w:rsidR="00251A58" w:rsidRPr="00B47DF0">
        <w:t xml:space="preserve"> or</w:t>
      </w:r>
      <w:r w:rsidRPr="00B47DF0">
        <w:t xml:space="preserve"> glass</w:t>
      </w:r>
      <w:r w:rsidR="00251A58" w:rsidRPr="00B47DF0">
        <w:t xml:space="preserve"> – “served in a mug rather than a cup”</w:t>
      </w:r>
    </w:p>
    <w:p w:rsidR="00251A58" w:rsidRPr="00B47DF0" w:rsidRDefault="00251A58" w:rsidP="00D773E8">
      <w:pPr>
        <w:pStyle w:val="Bullet1"/>
      </w:pPr>
      <w:r w:rsidRPr="00B47DF0">
        <w:t>Stipulating a service temperature – such as “Really cold, lots of ice”, “Warm but not hot”, “Boiling hot”</w:t>
      </w:r>
    </w:p>
    <w:p w:rsidR="00E445DE" w:rsidRPr="00B47DF0" w:rsidRDefault="00251A58" w:rsidP="00D773E8">
      <w:pPr>
        <w:pStyle w:val="Bullet1"/>
      </w:pPr>
      <w:r w:rsidRPr="00B47DF0">
        <w:t>Differences to garnishes and/or accompaniments – “extra mints”, “no lemon”</w:t>
      </w:r>
      <w:r w:rsidR="00E445DE" w:rsidRPr="00B47DF0">
        <w:t xml:space="preserve">, </w:t>
      </w:r>
      <w:r w:rsidR="00B6274C" w:rsidRPr="00B47DF0">
        <w:t>“</w:t>
      </w:r>
      <w:r w:rsidR="00E445DE" w:rsidRPr="00B47DF0">
        <w:t>no straw”</w:t>
      </w:r>
      <w:r w:rsidR="008E0C66" w:rsidRPr="00B47DF0">
        <w:t>.</w:t>
      </w:r>
      <w:r w:rsidR="00E445DE" w:rsidRPr="00B47DF0">
        <w:t xml:space="preserve"> </w:t>
      </w:r>
    </w:p>
    <w:p w:rsidR="0041407E" w:rsidRPr="00B47DF0" w:rsidRDefault="007D7E33" w:rsidP="00E445DE">
      <w:pPr>
        <w:pStyle w:val="Heading3"/>
      </w:pPr>
      <w:r w:rsidRPr="00B47DF0">
        <w:t xml:space="preserve">Tea – </w:t>
      </w:r>
      <w:r w:rsidR="009D67DC" w:rsidRPr="00B47DF0">
        <w:t>general information</w:t>
      </w:r>
    </w:p>
    <w:p w:rsidR="0041407E" w:rsidRPr="00B47DF0" w:rsidRDefault="0041407E" w:rsidP="0041407E">
      <w:pPr>
        <w:pStyle w:val="BodyCopy"/>
        <w:rPr>
          <w:noProof w:val="0"/>
        </w:rPr>
      </w:pPr>
      <w:r w:rsidRPr="00B47DF0">
        <w:rPr>
          <w:noProof w:val="0"/>
        </w:rPr>
        <w:t>There are over 3,000 types of tea across the world.</w:t>
      </w:r>
    </w:p>
    <w:p w:rsidR="0041407E" w:rsidRPr="00B47DF0" w:rsidRDefault="0041407E" w:rsidP="0041407E">
      <w:pPr>
        <w:pStyle w:val="BodyCopy"/>
        <w:rPr>
          <w:rFonts w:eastAsiaTheme="minorHAnsi" w:cstheme="minorBidi"/>
          <w:b/>
          <w:noProof w:val="0"/>
          <w:szCs w:val="22"/>
          <w:lang w:eastAsia="en-US"/>
        </w:rPr>
      </w:pPr>
      <w:r w:rsidRPr="00B47DF0">
        <w:rPr>
          <w:rFonts w:eastAsiaTheme="minorHAnsi" w:cstheme="minorBidi"/>
          <w:b/>
          <w:noProof w:val="0"/>
          <w:szCs w:val="22"/>
          <w:lang w:eastAsia="en-US"/>
        </w:rPr>
        <w:t>Black tea</w:t>
      </w:r>
    </w:p>
    <w:p w:rsidR="007D7E33" w:rsidRPr="00B47DF0" w:rsidRDefault="00C86203" w:rsidP="0041407E">
      <w:pPr>
        <w:pStyle w:val="BodyCopy"/>
        <w:rPr>
          <w:noProof w:val="0"/>
        </w:rPr>
      </w:pPr>
      <w:r w:rsidRPr="00B47DF0">
        <w:rPr>
          <w:lang w:val="en-US" w:eastAsia="en-US"/>
        </w:rPr>
        <w:drawing>
          <wp:anchor distT="0" distB="0" distL="114300" distR="114300" simplePos="0" relativeHeight="251730944" behindDoc="0" locked="0" layoutInCell="1" allowOverlap="1">
            <wp:simplePos x="0" y="0"/>
            <wp:positionH relativeFrom="column">
              <wp:posOffset>0</wp:posOffset>
            </wp:positionH>
            <wp:positionV relativeFrom="paragraph">
              <wp:posOffset>60960</wp:posOffset>
            </wp:positionV>
            <wp:extent cx="1753235" cy="1229995"/>
            <wp:effectExtent l="19050" t="0" r="0" b="0"/>
            <wp:wrapSquare wrapText="bothSides"/>
            <wp:docPr id="8" name="Picture 4" descr="C:\Documents and Settings\danielc\Desktop\Non-alcoholic beverages images\1412710_heap_of_black_tea_lea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Non-alcoholic beverages images\1412710_heap_of_black_tea_leaves.jpg"/>
                    <pic:cNvPicPr>
                      <a:picLocks noChangeAspect="1" noChangeArrowheads="1"/>
                    </pic:cNvPicPr>
                  </pic:nvPicPr>
                  <pic:blipFill>
                    <a:blip r:embed="rId35" cstate="print">
                      <a:lum contrast="10000"/>
                    </a:blip>
                    <a:srcRect l="4319" t="6202" r="4126" b="9302"/>
                    <a:stretch>
                      <a:fillRect/>
                    </a:stretch>
                  </pic:blipFill>
                  <pic:spPr bwMode="auto">
                    <a:xfrm>
                      <a:off x="0" y="0"/>
                      <a:ext cx="1753235" cy="1229995"/>
                    </a:xfrm>
                    <a:prstGeom prst="rect">
                      <a:avLst/>
                    </a:prstGeom>
                    <a:noFill/>
                    <a:ln w="9525">
                      <a:noFill/>
                      <a:miter lim="800000"/>
                      <a:headEnd/>
                      <a:tailEnd/>
                    </a:ln>
                  </pic:spPr>
                </pic:pic>
              </a:graphicData>
            </a:graphic>
          </wp:anchor>
        </w:drawing>
      </w:r>
      <w:r w:rsidR="0041407E" w:rsidRPr="00B47DF0">
        <w:rPr>
          <w:noProof w:val="0"/>
        </w:rPr>
        <w:t>Black tea is referred to as ‘red (or ‘crimson’) tea’ by the Chinese because of its colour, and is the</w:t>
      </w:r>
      <w:r w:rsidR="00D97DB5" w:rsidRPr="00B47DF0">
        <w:rPr>
          <w:noProof w:val="0"/>
        </w:rPr>
        <w:t xml:space="preserve"> most popular tea in the world.</w:t>
      </w:r>
    </w:p>
    <w:p w:rsidR="0041407E" w:rsidRPr="00B47DF0" w:rsidRDefault="0041407E" w:rsidP="0041407E">
      <w:pPr>
        <w:pStyle w:val="BodyCopy"/>
        <w:rPr>
          <w:noProof w:val="0"/>
        </w:rPr>
      </w:pPr>
      <w:r w:rsidRPr="00B47DF0">
        <w:rPr>
          <w:noProof w:val="0"/>
        </w:rPr>
        <w:t xml:space="preserve">It comes from the fully oxidised leaves of the ‘tea plant’ called </w:t>
      </w:r>
      <w:r w:rsidRPr="00B47DF0">
        <w:rPr>
          <w:i/>
          <w:noProof w:val="0"/>
        </w:rPr>
        <w:t>Camella Sinensis</w:t>
      </w:r>
      <w:r w:rsidRPr="00B47DF0">
        <w:rPr>
          <w:noProof w:val="0"/>
        </w:rPr>
        <w:t>.</w:t>
      </w:r>
    </w:p>
    <w:p w:rsidR="0041407E" w:rsidRPr="00B47DF0" w:rsidRDefault="0041407E" w:rsidP="0041407E">
      <w:pPr>
        <w:pStyle w:val="BodyCopy"/>
        <w:rPr>
          <w:noProof w:val="0"/>
        </w:rPr>
      </w:pPr>
      <w:r w:rsidRPr="00B47DF0">
        <w:rPr>
          <w:noProof w:val="0"/>
        </w:rPr>
        <w:t>It is the tea commonly used for making iced tea and owes its popularity to tea bags where it made its debut to most of the world.</w:t>
      </w:r>
    </w:p>
    <w:p w:rsidR="0041407E" w:rsidRPr="00B47DF0" w:rsidRDefault="0041407E" w:rsidP="0041407E">
      <w:pPr>
        <w:pStyle w:val="BodyCopy"/>
        <w:rPr>
          <w:noProof w:val="0"/>
        </w:rPr>
      </w:pPr>
      <w:r w:rsidRPr="00B47DF0">
        <w:rPr>
          <w:noProof w:val="0"/>
        </w:rPr>
        <w:t>It is also popular with tea producers for blending with other ingredients (such as flowers, herbs, citrus, fruit) to produce an increasing range of tea-based drinks. Black tea is also mixed with other teas to make certain blended teas – see below.</w:t>
      </w:r>
    </w:p>
    <w:p w:rsidR="0041407E" w:rsidRPr="00B47DF0" w:rsidRDefault="0041407E" w:rsidP="0041407E">
      <w:pPr>
        <w:pStyle w:val="BodyCopy"/>
        <w:rPr>
          <w:noProof w:val="0"/>
        </w:rPr>
      </w:pPr>
      <w:r w:rsidRPr="00B47DF0">
        <w:rPr>
          <w:noProof w:val="0"/>
        </w:rPr>
        <w:t>Black tea is usually the strongest of all teas in terms of taste and contains the most caffeine.</w:t>
      </w:r>
    </w:p>
    <w:p w:rsidR="0041407E" w:rsidRPr="00B47DF0" w:rsidRDefault="0041407E" w:rsidP="0041407E">
      <w:pPr>
        <w:pStyle w:val="BodyCopy"/>
        <w:rPr>
          <w:noProof w:val="0"/>
        </w:rPr>
      </w:pPr>
      <w:r w:rsidRPr="00B47DF0">
        <w:rPr>
          <w:noProof w:val="0"/>
        </w:rPr>
        <w:t>It is available in tea bags and as loose leaf tea.</w:t>
      </w:r>
    </w:p>
    <w:p w:rsidR="00C236DB" w:rsidRPr="00B47DF0" w:rsidRDefault="000553AD" w:rsidP="0041407E">
      <w:pPr>
        <w:pStyle w:val="BodyCopy"/>
        <w:rPr>
          <w:noProof w:val="0"/>
        </w:rPr>
      </w:pPr>
      <w:r w:rsidRPr="00B47DF0">
        <w:rPr>
          <w:lang w:val="en-US" w:eastAsia="en-US"/>
        </w:rPr>
        <w:drawing>
          <wp:anchor distT="0" distB="0" distL="114300" distR="114300" simplePos="0" relativeHeight="251731968" behindDoc="0" locked="0" layoutInCell="1" allowOverlap="1">
            <wp:simplePos x="0" y="0"/>
            <wp:positionH relativeFrom="column">
              <wp:posOffset>4222115</wp:posOffset>
            </wp:positionH>
            <wp:positionV relativeFrom="paragraph">
              <wp:posOffset>283845</wp:posOffset>
            </wp:positionV>
            <wp:extent cx="1583690" cy="1388110"/>
            <wp:effectExtent l="19050" t="0" r="0" b="0"/>
            <wp:wrapSquare wrapText="bothSides"/>
            <wp:docPr id="11" name="Picture 6" descr="C:\Documents and Settings\danielc\Desktop\Non-alcoholic beverages images\ool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Non-alcoholic beverages images\oolong.jpg"/>
                    <pic:cNvPicPr>
                      <a:picLocks noChangeAspect="1" noChangeArrowheads="1"/>
                    </pic:cNvPicPr>
                  </pic:nvPicPr>
                  <pic:blipFill>
                    <a:blip r:embed="rId36" cstate="print"/>
                    <a:srcRect/>
                    <a:stretch>
                      <a:fillRect/>
                    </a:stretch>
                  </pic:blipFill>
                  <pic:spPr bwMode="auto">
                    <a:xfrm>
                      <a:off x="0" y="0"/>
                      <a:ext cx="1583690" cy="1388110"/>
                    </a:xfrm>
                    <a:prstGeom prst="rect">
                      <a:avLst/>
                    </a:prstGeom>
                    <a:noFill/>
                    <a:ln w="9525">
                      <a:noFill/>
                      <a:miter lim="800000"/>
                      <a:headEnd/>
                      <a:tailEnd/>
                    </a:ln>
                  </pic:spPr>
                </pic:pic>
              </a:graphicData>
            </a:graphic>
          </wp:anchor>
        </w:drawing>
      </w:r>
      <w:r w:rsidR="00C236DB" w:rsidRPr="00B47DF0">
        <w:rPr>
          <w:noProof w:val="0"/>
        </w:rPr>
        <w:t xml:space="preserve">See video at </w:t>
      </w:r>
      <w:hyperlink r:id="rId37" w:history="1">
        <w:r w:rsidR="00C236DB" w:rsidRPr="00B47DF0">
          <w:rPr>
            <w:rStyle w:val="Hyperlink"/>
            <w:noProof w:val="0"/>
          </w:rPr>
          <w:t>http://video.about.com/coffeetea/Overview-of-Black-Tea.htm</w:t>
        </w:r>
      </w:hyperlink>
      <w:r w:rsidR="00C236DB" w:rsidRPr="00B47DF0">
        <w:rPr>
          <w:noProof w:val="0"/>
        </w:rPr>
        <w:t xml:space="preserve">. </w:t>
      </w:r>
    </w:p>
    <w:p w:rsidR="0041407E" w:rsidRPr="00B47DF0" w:rsidRDefault="0041407E" w:rsidP="0041407E">
      <w:pPr>
        <w:pStyle w:val="BodyCopy"/>
        <w:rPr>
          <w:rFonts w:eastAsiaTheme="minorHAnsi" w:cstheme="minorBidi"/>
          <w:b/>
          <w:noProof w:val="0"/>
          <w:szCs w:val="22"/>
          <w:lang w:eastAsia="en-US"/>
        </w:rPr>
      </w:pPr>
      <w:r w:rsidRPr="00B47DF0">
        <w:rPr>
          <w:rFonts w:eastAsiaTheme="minorHAnsi" w:cstheme="minorBidi"/>
          <w:b/>
          <w:noProof w:val="0"/>
          <w:szCs w:val="22"/>
          <w:lang w:eastAsia="en-US"/>
        </w:rPr>
        <w:t>Semi-black tea</w:t>
      </w:r>
    </w:p>
    <w:p w:rsidR="0041407E" w:rsidRPr="00B47DF0" w:rsidRDefault="0041407E" w:rsidP="0041407E">
      <w:pPr>
        <w:pStyle w:val="BodyCopy"/>
        <w:rPr>
          <w:noProof w:val="0"/>
        </w:rPr>
      </w:pPr>
      <w:r w:rsidRPr="00B47DF0">
        <w:rPr>
          <w:noProof w:val="0"/>
        </w:rPr>
        <w:t>Known better in China as ‘Oolong’, semi-black teas are semi-oxidised leaves of the ‘tea plant’ called Camella Sinensis.</w:t>
      </w:r>
    </w:p>
    <w:p w:rsidR="0041407E" w:rsidRPr="00B47DF0" w:rsidRDefault="0041407E" w:rsidP="0041407E">
      <w:pPr>
        <w:pStyle w:val="BodyCopy"/>
        <w:rPr>
          <w:noProof w:val="0"/>
        </w:rPr>
      </w:pPr>
      <w:r w:rsidRPr="00B47DF0">
        <w:rPr>
          <w:noProof w:val="0"/>
        </w:rPr>
        <w:t>Semi-black tea requires a relatively longer infusion time than black tea, and many semi-black tea leaves can be re-used although this is more common in a home situation that in a commercial one.</w:t>
      </w:r>
    </w:p>
    <w:p w:rsidR="0041407E" w:rsidRPr="00B47DF0" w:rsidRDefault="0041407E" w:rsidP="0041407E">
      <w:pPr>
        <w:pStyle w:val="BodyCopy"/>
        <w:rPr>
          <w:noProof w:val="0"/>
        </w:rPr>
      </w:pPr>
      <w:r w:rsidRPr="00B47DF0">
        <w:rPr>
          <w:noProof w:val="0"/>
        </w:rPr>
        <w:t>Semi-black teas are also available in bags or in loose leaf form.</w:t>
      </w:r>
    </w:p>
    <w:p w:rsidR="0041407E" w:rsidRPr="00B47DF0" w:rsidRDefault="0041407E" w:rsidP="0041407E">
      <w:pPr>
        <w:pStyle w:val="BodyCopy"/>
        <w:rPr>
          <w:rFonts w:eastAsiaTheme="minorHAnsi" w:cstheme="minorBidi"/>
          <w:b/>
          <w:noProof w:val="0"/>
          <w:szCs w:val="22"/>
          <w:lang w:eastAsia="en-US"/>
        </w:rPr>
      </w:pPr>
      <w:r w:rsidRPr="00B47DF0">
        <w:rPr>
          <w:rFonts w:eastAsiaTheme="minorHAnsi" w:cstheme="minorBidi"/>
          <w:b/>
          <w:noProof w:val="0"/>
          <w:szCs w:val="22"/>
          <w:lang w:eastAsia="en-US"/>
        </w:rPr>
        <w:t>Blended teas</w:t>
      </w:r>
    </w:p>
    <w:p w:rsidR="0041407E" w:rsidRPr="00B47DF0" w:rsidRDefault="000553AD" w:rsidP="0041407E">
      <w:pPr>
        <w:pStyle w:val="BodyCopy"/>
        <w:rPr>
          <w:noProof w:val="0"/>
        </w:rPr>
      </w:pPr>
      <w:r w:rsidRPr="00B47DF0">
        <w:rPr>
          <w:lang w:val="en-US" w:eastAsia="en-US"/>
        </w:rPr>
        <w:drawing>
          <wp:anchor distT="0" distB="0" distL="114300" distR="114300" simplePos="0" relativeHeight="251734016" behindDoc="0" locked="0" layoutInCell="1" allowOverlap="1">
            <wp:simplePos x="0" y="0"/>
            <wp:positionH relativeFrom="column">
              <wp:posOffset>-1905</wp:posOffset>
            </wp:positionH>
            <wp:positionV relativeFrom="paragraph">
              <wp:posOffset>2540</wp:posOffset>
            </wp:positionV>
            <wp:extent cx="1910080" cy="1270635"/>
            <wp:effectExtent l="19050" t="0" r="0" b="0"/>
            <wp:wrapSquare wrapText="bothSides"/>
            <wp:docPr id="15" name="Picture 8" descr="C:\Documents and Settings\danielc\Desktop\Non-alcoholic beverages images\blended 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Non-alcoholic beverages images\blended tea.jpg"/>
                    <pic:cNvPicPr>
                      <a:picLocks noChangeAspect="1" noChangeArrowheads="1"/>
                    </pic:cNvPicPr>
                  </pic:nvPicPr>
                  <pic:blipFill>
                    <a:blip r:embed="rId38" cstate="print"/>
                    <a:srcRect/>
                    <a:stretch>
                      <a:fillRect/>
                    </a:stretch>
                  </pic:blipFill>
                  <pic:spPr bwMode="auto">
                    <a:xfrm>
                      <a:off x="0" y="0"/>
                      <a:ext cx="1910080" cy="1270635"/>
                    </a:xfrm>
                    <a:prstGeom prst="rect">
                      <a:avLst/>
                    </a:prstGeom>
                    <a:noFill/>
                    <a:ln w="9525">
                      <a:noFill/>
                      <a:miter lim="800000"/>
                      <a:headEnd/>
                      <a:tailEnd/>
                    </a:ln>
                  </pic:spPr>
                </pic:pic>
              </a:graphicData>
            </a:graphic>
          </wp:anchor>
        </w:drawing>
      </w:r>
      <w:r w:rsidR="0041407E" w:rsidRPr="00B47DF0">
        <w:rPr>
          <w:noProof w:val="0"/>
        </w:rPr>
        <w:t>These teas result from mixing different teas together with a view to creating a consistent final product.</w:t>
      </w:r>
    </w:p>
    <w:p w:rsidR="0041407E" w:rsidRPr="00B47DF0" w:rsidRDefault="0041407E" w:rsidP="0041407E">
      <w:pPr>
        <w:pStyle w:val="BodyCopy"/>
        <w:rPr>
          <w:noProof w:val="0"/>
        </w:rPr>
      </w:pPr>
      <w:r w:rsidRPr="00B47DF0">
        <w:rPr>
          <w:noProof w:val="0"/>
        </w:rPr>
        <w:t>Teas blended together can come from different geographical regions or be different types of teas.</w:t>
      </w:r>
    </w:p>
    <w:p w:rsidR="003513D0" w:rsidRPr="00B47DF0" w:rsidRDefault="0041407E" w:rsidP="000553AD">
      <w:pPr>
        <w:pStyle w:val="BodyCopy"/>
        <w:rPr>
          <w:rFonts w:eastAsiaTheme="minorHAnsi"/>
          <w:b/>
          <w:noProof w:val="0"/>
          <w:lang w:eastAsia="en-US"/>
        </w:rPr>
      </w:pPr>
      <w:r w:rsidRPr="00B47DF0">
        <w:rPr>
          <w:noProof w:val="0"/>
        </w:rPr>
        <w:t>English Breakfast is the most popular blend – Irish Breakfast is also a blend.</w:t>
      </w:r>
      <w:r w:rsidR="003513D0" w:rsidRPr="00B47DF0">
        <w:rPr>
          <w:rFonts w:eastAsiaTheme="minorHAnsi" w:cstheme="minorBidi"/>
          <w:b/>
          <w:noProof w:val="0"/>
          <w:szCs w:val="22"/>
          <w:lang w:eastAsia="en-US"/>
        </w:rPr>
        <w:br w:type="page"/>
      </w:r>
    </w:p>
    <w:p w:rsidR="0041407E" w:rsidRPr="00B47DF0" w:rsidRDefault="00C86203" w:rsidP="0041407E">
      <w:pPr>
        <w:pStyle w:val="BodyCopy"/>
        <w:rPr>
          <w:rFonts w:eastAsiaTheme="minorHAnsi" w:cstheme="minorBidi"/>
          <w:b/>
          <w:noProof w:val="0"/>
          <w:szCs w:val="22"/>
          <w:lang w:eastAsia="en-US"/>
        </w:rPr>
      </w:pPr>
      <w:r w:rsidRPr="00B47DF0">
        <w:rPr>
          <w:rFonts w:eastAsiaTheme="minorHAnsi" w:cstheme="minorBidi"/>
          <w:b/>
          <w:szCs w:val="22"/>
          <w:lang w:val="en-US" w:eastAsia="en-US"/>
        </w:rPr>
        <w:drawing>
          <wp:anchor distT="0" distB="0" distL="114300" distR="114300" simplePos="0" relativeHeight="251732992" behindDoc="0" locked="0" layoutInCell="1" allowOverlap="1">
            <wp:simplePos x="0" y="0"/>
            <wp:positionH relativeFrom="column">
              <wp:posOffset>4148455</wp:posOffset>
            </wp:positionH>
            <wp:positionV relativeFrom="paragraph">
              <wp:posOffset>-64135</wp:posOffset>
            </wp:positionV>
            <wp:extent cx="1541780" cy="1917700"/>
            <wp:effectExtent l="19050" t="0" r="1270" b="0"/>
            <wp:wrapSquare wrapText="bothSides"/>
            <wp:docPr id="14" name="Picture 7" descr="C:\Documents and Settings\danielc\Local Settings\Temporary Internet Files\Content.IE5\UMECW9PM\MP9004052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UMECW9PM\MP900405252[1].jpg"/>
                    <pic:cNvPicPr>
                      <a:picLocks noChangeAspect="1" noChangeArrowheads="1"/>
                    </pic:cNvPicPr>
                  </pic:nvPicPr>
                  <pic:blipFill>
                    <a:blip r:embed="rId39" cstate="print"/>
                    <a:srcRect l="19268" t="4614" r="32104" b="11410"/>
                    <a:stretch>
                      <a:fillRect/>
                    </a:stretch>
                  </pic:blipFill>
                  <pic:spPr bwMode="auto">
                    <a:xfrm>
                      <a:off x="0" y="0"/>
                      <a:ext cx="1541780" cy="1917700"/>
                    </a:xfrm>
                    <a:prstGeom prst="rect">
                      <a:avLst/>
                    </a:prstGeom>
                    <a:noFill/>
                    <a:ln w="9525">
                      <a:noFill/>
                      <a:miter lim="800000"/>
                      <a:headEnd/>
                      <a:tailEnd/>
                    </a:ln>
                  </pic:spPr>
                </pic:pic>
              </a:graphicData>
            </a:graphic>
          </wp:anchor>
        </w:drawing>
      </w:r>
      <w:r w:rsidR="0041407E" w:rsidRPr="00B47DF0">
        <w:rPr>
          <w:rFonts w:eastAsiaTheme="minorHAnsi" w:cstheme="minorBidi"/>
          <w:b/>
          <w:noProof w:val="0"/>
          <w:szCs w:val="22"/>
          <w:lang w:eastAsia="en-US"/>
        </w:rPr>
        <w:t>Green tea</w:t>
      </w:r>
    </w:p>
    <w:p w:rsidR="0041407E" w:rsidRPr="00B47DF0" w:rsidRDefault="0041407E" w:rsidP="0041407E">
      <w:pPr>
        <w:pStyle w:val="BodyCopy"/>
        <w:rPr>
          <w:noProof w:val="0"/>
        </w:rPr>
      </w:pPr>
      <w:r w:rsidRPr="00B47DF0">
        <w:rPr>
          <w:noProof w:val="0"/>
        </w:rPr>
        <w:t>Green tea is made from unfermented (hence, green) tea leaves and is very popular in Japan and China.</w:t>
      </w:r>
    </w:p>
    <w:p w:rsidR="0041407E" w:rsidRPr="00B47DF0" w:rsidRDefault="0041407E" w:rsidP="0041407E">
      <w:pPr>
        <w:pStyle w:val="BodyCopy"/>
        <w:rPr>
          <w:noProof w:val="0"/>
        </w:rPr>
      </w:pPr>
      <w:r w:rsidRPr="00B47DF0">
        <w:rPr>
          <w:noProof w:val="0"/>
        </w:rPr>
        <w:t>Green tea has recently been associated with having health benefits which are m</w:t>
      </w:r>
      <w:r w:rsidR="007E5925" w:rsidRPr="00B47DF0">
        <w:rPr>
          <w:noProof w:val="0"/>
        </w:rPr>
        <w:t>aking it increasingly popular. N</w:t>
      </w:r>
      <w:r w:rsidRPr="00B47DF0">
        <w:rPr>
          <w:noProof w:val="0"/>
        </w:rPr>
        <w:t>early all teas are enjoying a surge in popularity for health-related reasons.</w:t>
      </w:r>
    </w:p>
    <w:p w:rsidR="0041407E" w:rsidRPr="00B47DF0" w:rsidRDefault="0041407E" w:rsidP="0041407E">
      <w:pPr>
        <w:pStyle w:val="BodyCopy"/>
        <w:rPr>
          <w:noProof w:val="0"/>
        </w:rPr>
      </w:pPr>
      <w:r w:rsidRPr="00B47DF0">
        <w:rPr>
          <w:noProof w:val="0"/>
        </w:rPr>
        <w:t>Green tea has fairly popular versions known as ‘Gunpowder’ and ‘Rainflower’.</w:t>
      </w:r>
    </w:p>
    <w:p w:rsidR="0041407E" w:rsidRPr="00B47DF0" w:rsidRDefault="0041407E" w:rsidP="0041407E">
      <w:pPr>
        <w:pStyle w:val="BodyCopy"/>
        <w:rPr>
          <w:rFonts w:eastAsiaTheme="minorHAnsi" w:cstheme="minorBidi"/>
          <w:b/>
          <w:noProof w:val="0"/>
          <w:szCs w:val="22"/>
          <w:lang w:eastAsia="en-US"/>
        </w:rPr>
      </w:pPr>
      <w:r w:rsidRPr="00B47DF0">
        <w:rPr>
          <w:rFonts w:eastAsiaTheme="minorHAnsi" w:cstheme="minorBidi"/>
          <w:b/>
          <w:noProof w:val="0"/>
          <w:szCs w:val="22"/>
          <w:lang w:eastAsia="en-US"/>
        </w:rPr>
        <w:t>Scented teas</w:t>
      </w:r>
    </w:p>
    <w:p w:rsidR="0041407E" w:rsidRPr="00B47DF0" w:rsidRDefault="0041407E" w:rsidP="0041407E">
      <w:pPr>
        <w:pStyle w:val="BodyCopy"/>
        <w:rPr>
          <w:noProof w:val="0"/>
        </w:rPr>
      </w:pPr>
      <w:r w:rsidRPr="00B47DF0">
        <w:rPr>
          <w:noProof w:val="0"/>
        </w:rPr>
        <w:t>Scented teas are usually made by taking a black tea or a semi-black tea and adding ingredients to introduce a specific aroma and taste.</w:t>
      </w:r>
    </w:p>
    <w:p w:rsidR="0041407E" w:rsidRPr="00B47DF0" w:rsidRDefault="0041407E" w:rsidP="0041407E">
      <w:pPr>
        <w:pStyle w:val="BodyCopy"/>
        <w:rPr>
          <w:noProof w:val="0"/>
        </w:rPr>
      </w:pPr>
      <w:r w:rsidRPr="00B47DF0">
        <w:rPr>
          <w:noProof w:val="0"/>
        </w:rPr>
        <w:t>It is believed many of these teas originally evolved as manufa</w:t>
      </w:r>
      <w:r w:rsidR="007E5925" w:rsidRPr="00B47DF0">
        <w:rPr>
          <w:noProof w:val="0"/>
        </w:rPr>
        <w:t>cturers tried to mask the short</w:t>
      </w:r>
      <w:r w:rsidRPr="00B47DF0">
        <w:rPr>
          <w:noProof w:val="0"/>
        </w:rPr>
        <w:t>comings of inferior quality teas, but today many of the scented teas are deliberate marketing ploys by producers seeking new niche markets for their products.</w:t>
      </w:r>
    </w:p>
    <w:p w:rsidR="0041407E" w:rsidRPr="00B47DF0" w:rsidRDefault="0041407E" w:rsidP="0041407E">
      <w:pPr>
        <w:pStyle w:val="BodyCopy"/>
        <w:rPr>
          <w:noProof w:val="0"/>
        </w:rPr>
      </w:pPr>
      <w:r w:rsidRPr="00B47DF0">
        <w:rPr>
          <w:noProof w:val="0"/>
        </w:rPr>
        <w:t>Ingredients added to the base tea may include herbs</w:t>
      </w:r>
      <w:r w:rsidR="007E5925" w:rsidRPr="00B47DF0">
        <w:rPr>
          <w:noProof w:val="0"/>
        </w:rPr>
        <w:t>, flower blossoms or fruit</w:t>
      </w:r>
      <w:r w:rsidRPr="00B47DF0">
        <w:rPr>
          <w:noProof w:val="0"/>
        </w:rPr>
        <w:t xml:space="preserve"> peel.</w:t>
      </w:r>
    </w:p>
    <w:p w:rsidR="0041407E" w:rsidRPr="00B47DF0" w:rsidRDefault="0041407E" w:rsidP="0041407E">
      <w:pPr>
        <w:pStyle w:val="BodyCopy"/>
        <w:rPr>
          <w:noProof w:val="0"/>
        </w:rPr>
      </w:pPr>
      <w:r w:rsidRPr="00B47DF0">
        <w:rPr>
          <w:noProof w:val="0"/>
        </w:rPr>
        <w:t>Well-known scented teas include Earl Grey (which has oil from the bergamot citrus plant added to it) and Jasmine (jasmine flowers) but there has been a big growth in this area with scents also including apple, lychee, mango, strawberry, ro</w:t>
      </w:r>
      <w:r w:rsidR="007E5925" w:rsidRPr="00B47DF0">
        <w:rPr>
          <w:noProof w:val="0"/>
        </w:rPr>
        <w:t>se, lavender, mint and caramel.</w:t>
      </w:r>
    </w:p>
    <w:p w:rsidR="0041407E" w:rsidRPr="00B47DF0" w:rsidRDefault="0041407E" w:rsidP="0041407E">
      <w:pPr>
        <w:pStyle w:val="BodyCopy"/>
        <w:rPr>
          <w:noProof w:val="0"/>
        </w:rPr>
      </w:pPr>
      <w:r w:rsidRPr="00B47DF0">
        <w:rPr>
          <w:noProof w:val="0"/>
        </w:rPr>
        <w:t xml:space="preserve">Smoke is used to scent and flavour some teas, burning pine needles under the tea while the leaves are drying. </w:t>
      </w:r>
      <w:r w:rsidRPr="00B47DF0">
        <w:rPr>
          <w:rFonts w:cs="Arial"/>
          <w:noProof w:val="0"/>
        </w:rPr>
        <w:t>Lapsong Souchong is a well-known tea made using a smoking process.</w:t>
      </w:r>
    </w:p>
    <w:p w:rsidR="007D7E33" w:rsidRPr="00B47DF0" w:rsidRDefault="000553AD" w:rsidP="007D7E33">
      <w:pPr>
        <w:pStyle w:val="BodyCopy"/>
        <w:rPr>
          <w:noProof w:val="0"/>
        </w:rPr>
      </w:pPr>
      <w:r w:rsidRPr="00B47DF0">
        <w:rPr>
          <w:b/>
          <w:lang w:val="en-US" w:eastAsia="en-US"/>
        </w:rPr>
        <w:drawing>
          <wp:anchor distT="0" distB="0" distL="114300" distR="114300" simplePos="0" relativeHeight="251735040" behindDoc="0" locked="0" layoutInCell="1" allowOverlap="1">
            <wp:simplePos x="0" y="0"/>
            <wp:positionH relativeFrom="column">
              <wp:posOffset>3420110</wp:posOffset>
            </wp:positionH>
            <wp:positionV relativeFrom="paragraph">
              <wp:posOffset>91440</wp:posOffset>
            </wp:positionV>
            <wp:extent cx="2177415" cy="1326515"/>
            <wp:effectExtent l="19050" t="0" r="0" b="0"/>
            <wp:wrapSquare wrapText="bothSides"/>
            <wp:docPr id="16" name="Picture 9" descr="C:\Documents and Settings\danielc\Desktop\Non-alcoholic beverages images\856492_chai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Non-alcoholic beverages images\856492_chai_tea.jpg"/>
                    <pic:cNvPicPr>
                      <a:picLocks noChangeAspect="1" noChangeArrowheads="1"/>
                    </pic:cNvPicPr>
                  </pic:nvPicPr>
                  <pic:blipFill>
                    <a:blip r:embed="rId40" cstate="print"/>
                    <a:srcRect l="9204" t="14286" r="14401" b="17623"/>
                    <a:stretch>
                      <a:fillRect/>
                    </a:stretch>
                  </pic:blipFill>
                  <pic:spPr bwMode="auto">
                    <a:xfrm>
                      <a:off x="0" y="0"/>
                      <a:ext cx="2177415" cy="1326515"/>
                    </a:xfrm>
                    <a:prstGeom prst="rect">
                      <a:avLst/>
                    </a:prstGeom>
                    <a:noFill/>
                    <a:ln w="9525">
                      <a:noFill/>
                      <a:miter lim="800000"/>
                      <a:headEnd/>
                      <a:tailEnd/>
                    </a:ln>
                  </pic:spPr>
                </pic:pic>
              </a:graphicData>
            </a:graphic>
          </wp:anchor>
        </w:drawing>
      </w:r>
      <w:r w:rsidR="007D7E33" w:rsidRPr="00B47DF0">
        <w:rPr>
          <w:b/>
          <w:noProof w:val="0"/>
        </w:rPr>
        <w:t>Chai tea</w:t>
      </w:r>
    </w:p>
    <w:p w:rsidR="007D7E33" w:rsidRPr="00B47DF0" w:rsidRDefault="007D7E33" w:rsidP="007D7E33">
      <w:pPr>
        <w:pStyle w:val="BodyCopy"/>
        <w:rPr>
          <w:noProof w:val="0"/>
        </w:rPr>
      </w:pPr>
      <w:r w:rsidRPr="00B47DF0">
        <w:rPr>
          <w:noProof w:val="0"/>
        </w:rPr>
        <w:t>Chai is the word for ‘tea’ in some countries.</w:t>
      </w:r>
    </w:p>
    <w:p w:rsidR="007D7E33" w:rsidRPr="00B47DF0" w:rsidRDefault="007D7E33" w:rsidP="007D7E33">
      <w:pPr>
        <w:pStyle w:val="BodyCopy"/>
        <w:rPr>
          <w:noProof w:val="0"/>
        </w:rPr>
      </w:pPr>
      <w:r w:rsidRPr="00B47DF0">
        <w:rPr>
          <w:noProof w:val="0"/>
        </w:rPr>
        <w:t>It is brewed with a variety of spices (such as ginger, cloves and pepper) which vary between different blends/recipes.</w:t>
      </w:r>
    </w:p>
    <w:p w:rsidR="007D7E33" w:rsidRPr="00B47DF0" w:rsidRDefault="007D7E33" w:rsidP="007D7E33">
      <w:pPr>
        <w:pStyle w:val="BodyCopy"/>
        <w:rPr>
          <w:noProof w:val="0"/>
        </w:rPr>
      </w:pPr>
      <w:r w:rsidRPr="00B47DF0">
        <w:rPr>
          <w:noProof w:val="0"/>
        </w:rPr>
        <w:t>Visit the following website for more information:</w:t>
      </w:r>
    </w:p>
    <w:p w:rsidR="007D7E33" w:rsidRPr="00B47DF0" w:rsidRDefault="005C4B3E" w:rsidP="00B830FF">
      <w:pPr>
        <w:pStyle w:val="Bullet1"/>
        <w:rPr>
          <w:rStyle w:val="Hyperlink"/>
          <w:color w:val="auto"/>
        </w:rPr>
      </w:pPr>
      <w:hyperlink r:id="rId41" w:history="1">
        <w:r w:rsidR="007D7E33" w:rsidRPr="00B47DF0">
          <w:rPr>
            <w:rStyle w:val="Hyperlink"/>
          </w:rPr>
          <w:t>http://www.2basnob.com/chai-tea.html</w:t>
        </w:r>
      </w:hyperlink>
      <w:r w:rsidR="00D97DB5" w:rsidRPr="00B47DF0">
        <w:t>.</w:t>
      </w:r>
    </w:p>
    <w:p w:rsidR="0041407E" w:rsidRPr="00B47DF0" w:rsidRDefault="0041407E" w:rsidP="0041407E">
      <w:pPr>
        <w:pStyle w:val="BodyCopy"/>
        <w:rPr>
          <w:rFonts w:eastAsiaTheme="minorHAnsi" w:cstheme="minorBidi"/>
          <w:b/>
          <w:noProof w:val="0"/>
          <w:szCs w:val="22"/>
          <w:lang w:eastAsia="en-US"/>
        </w:rPr>
      </w:pPr>
      <w:r w:rsidRPr="00B47DF0">
        <w:rPr>
          <w:rFonts w:eastAsiaTheme="minorHAnsi" w:cstheme="minorBidi"/>
          <w:b/>
          <w:noProof w:val="0"/>
          <w:szCs w:val="22"/>
          <w:lang w:eastAsia="en-US"/>
        </w:rPr>
        <w:t>Websites for further information</w:t>
      </w:r>
    </w:p>
    <w:p w:rsidR="007D7E33" w:rsidRPr="00B47DF0" w:rsidRDefault="0041407E" w:rsidP="0041407E">
      <w:pPr>
        <w:pStyle w:val="BodyCopy"/>
        <w:rPr>
          <w:noProof w:val="0"/>
        </w:rPr>
      </w:pPr>
      <w:r w:rsidRPr="00B47DF0">
        <w:rPr>
          <w:noProof w:val="0"/>
        </w:rPr>
        <w:t xml:space="preserve">There are numerous websites providing additional information regarding teas. </w:t>
      </w:r>
    </w:p>
    <w:p w:rsidR="0041407E" w:rsidRPr="00B47DF0" w:rsidRDefault="0041407E" w:rsidP="0041407E">
      <w:pPr>
        <w:pStyle w:val="BodyCopy"/>
        <w:rPr>
          <w:noProof w:val="0"/>
        </w:rPr>
      </w:pPr>
      <w:r w:rsidRPr="00B47DF0">
        <w:rPr>
          <w:noProof w:val="0"/>
        </w:rPr>
        <w:t>Try the following sites as a starting point and then follow links for more detailed information on teas:</w:t>
      </w:r>
    </w:p>
    <w:p w:rsidR="0041407E" w:rsidRPr="00B47DF0" w:rsidRDefault="007D7E33" w:rsidP="00B830FF">
      <w:pPr>
        <w:pStyle w:val="Bullet1"/>
        <w:rPr>
          <w:rStyle w:val="Hyperlink"/>
          <w:color w:val="auto"/>
        </w:rPr>
      </w:pPr>
      <w:r w:rsidRPr="00B47DF0">
        <w:rPr>
          <w:rStyle w:val="Hyperlink"/>
        </w:rPr>
        <w:t>http://www.teavana.com/special-teas</w:t>
      </w:r>
    </w:p>
    <w:p w:rsidR="0041407E" w:rsidRPr="00B47DF0" w:rsidRDefault="005C4B3E" w:rsidP="00B830FF">
      <w:pPr>
        <w:pStyle w:val="Bullet1"/>
        <w:rPr>
          <w:rStyle w:val="Hyperlink"/>
          <w:color w:val="auto"/>
        </w:rPr>
      </w:pPr>
      <w:hyperlink r:id="rId42" w:history="1">
        <w:r w:rsidR="0041407E" w:rsidRPr="00B47DF0">
          <w:rPr>
            <w:rStyle w:val="Hyperlink"/>
          </w:rPr>
          <w:t>http://www.tenren.com/index.html</w:t>
        </w:r>
      </w:hyperlink>
    </w:p>
    <w:p w:rsidR="0041407E" w:rsidRPr="00B47DF0" w:rsidRDefault="005C4B3E" w:rsidP="00B830FF">
      <w:pPr>
        <w:pStyle w:val="Bullet1"/>
        <w:rPr>
          <w:rStyle w:val="Hyperlink"/>
          <w:color w:val="auto"/>
        </w:rPr>
      </w:pPr>
      <w:hyperlink r:id="rId43" w:history="1">
        <w:r w:rsidR="0041407E" w:rsidRPr="00B47DF0">
          <w:rPr>
            <w:rStyle w:val="Hyperlink"/>
          </w:rPr>
          <w:t>http://coffeetea.about.com/od/typesoftea/Types_of_Tea.htm</w:t>
        </w:r>
      </w:hyperlink>
    </w:p>
    <w:p w:rsidR="000D3AC8" w:rsidRPr="00B47DF0" w:rsidRDefault="000D3AC8" w:rsidP="00B830FF">
      <w:pPr>
        <w:pStyle w:val="Bullet1"/>
        <w:rPr>
          <w:rStyle w:val="Hyperlink"/>
          <w:color w:val="auto"/>
        </w:rPr>
      </w:pPr>
      <w:r w:rsidRPr="00B47DF0">
        <w:rPr>
          <w:rStyle w:val="Hyperlink"/>
        </w:rPr>
        <w:t xml:space="preserve">http://www.twinings.com.au/ </w:t>
      </w:r>
    </w:p>
    <w:p w:rsidR="000D3AC8" w:rsidRPr="00B47DF0" w:rsidRDefault="005C4B3E" w:rsidP="00B830FF">
      <w:pPr>
        <w:pStyle w:val="Bullet1"/>
        <w:rPr>
          <w:rStyle w:val="Hyperlink"/>
          <w:color w:val="auto"/>
        </w:rPr>
      </w:pPr>
      <w:hyperlink r:id="rId44" w:history="1">
        <w:r w:rsidR="000D3AC8" w:rsidRPr="00B47DF0">
          <w:rPr>
            <w:rStyle w:val="Hyperlink"/>
          </w:rPr>
          <w:t>http://www.lipton.com.au/home/</w:t>
        </w:r>
      </w:hyperlink>
      <w:r w:rsidR="000D3AC8" w:rsidRPr="00B47DF0">
        <w:rPr>
          <w:rStyle w:val="Hyperlink"/>
        </w:rPr>
        <w:t xml:space="preserve"> </w:t>
      </w:r>
    </w:p>
    <w:p w:rsidR="000D3AC8" w:rsidRPr="00B47DF0" w:rsidRDefault="005C4B3E" w:rsidP="00B830FF">
      <w:pPr>
        <w:pStyle w:val="Bullet1"/>
        <w:rPr>
          <w:rStyle w:val="Hyperlink"/>
          <w:color w:val="auto"/>
        </w:rPr>
      </w:pPr>
      <w:hyperlink r:id="rId45" w:history="1">
        <w:r w:rsidR="000D3AC8" w:rsidRPr="00B47DF0">
          <w:rPr>
            <w:rStyle w:val="Hyperlink"/>
          </w:rPr>
          <w:t>http://www.bushells.com.au/</w:t>
        </w:r>
      </w:hyperlink>
      <w:r w:rsidR="000D3AC8" w:rsidRPr="00B47DF0">
        <w:rPr>
          <w:rStyle w:val="Hyperlink"/>
        </w:rPr>
        <w:t xml:space="preserve"> </w:t>
      </w:r>
    </w:p>
    <w:p w:rsidR="007D7E33" w:rsidRPr="00B47DF0" w:rsidRDefault="005C4B3E" w:rsidP="00010D4B">
      <w:pPr>
        <w:pStyle w:val="Bullet1"/>
        <w:rPr>
          <w:u w:val="single"/>
        </w:rPr>
      </w:pPr>
      <w:hyperlink r:id="rId46" w:history="1">
        <w:r w:rsidR="000D3AC8" w:rsidRPr="00B47DF0">
          <w:rPr>
            <w:rStyle w:val="Hyperlink"/>
          </w:rPr>
          <w:t>http://www.dilmah.com.au/</w:t>
        </w:r>
      </w:hyperlink>
      <w:r w:rsidR="000553AD" w:rsidRPr="00B47DF0">
        <w:rPr>
          <w:rStyle w:val="Hyperlink"/>
          <w:u w:val="none"/>
        </w:rPr>
        <w:t>.</w:t>
      </w:r>
      <w:r w:rsidR="007D7E33" w:rsidRPr="00B47DF0">
        <w:br w:type="page"/>
      </w:r>
    </w:p>
    <w:p w:rsidR="007D7E33" w:rsidRPr="00B47DF0" w:rsidRDefault="00D97DB5" w:rsidP="007D7E33">
      <w:pPr>
        <w:pStyle w:val="Heading3"/>
      </w:pPr>
      <w:r w:rsidRPr="00B47DF0">
        <w:rPr>
          <w:noProof/>
          <w:lang w:val="en-US" w:eastAsia="en-US"/>
        </w:rPr>
        <w:drawing>
          <wp:anchor distT="0" distB="0" distL="114300" distR="114300" simplePos="0" relativeHeight="251736064" behindDoc="0" locked="0" layoutInCell="1" allowOverlap="1">
            <wp:simplePos x="0" y="0"/>
            <wp:positionH relativeFrom="column">
              <wp:posOffset>4160520</wp:posOffset>
            </wp:positionH>
            <wp:positionV relativeFrom="paragraph">
              <wp:posOffset>-8255</wp:posOffset>
            </wp:positionV>
            <wp:extent cx="1521460" cy="2274570"/>
            <wp:effectExtent l="19050" t="0" r="2540" b="0"/>
            <wp:wrapSquare wrapText="bothSides"/>
            <wp:docPr id="10" name="Picture 1" descr="C:\Documents and Settings\danielc\Desktop\Non-alcoholic beverages images\1153853_coffee_-_express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Non-alcoholic beverages images\1153853_coffee_-_expresso_2.jpg"/>
                    <pic:cNvPicPr>
                      <a:picLocks noChangeAspect="1" noChangeArrowheads="1"/>
                    </pic:cNvPicPr>
                  </pic:nvPicPr>
                  <pic:blipFill>
                    <a:blip r:embed="rId47" cstate="print"/>
                    <a:srcRect/>
                    <a:stretch>
                      <a:fillRect/>
                    </a:stretch>
                  </pic:blipFill>
                  <pic:spPr bwMode="auto">
                    <a:xfrm>
                      <a:off x="0" y="0"/>
                      <a:ext cx="1521460" cy="2274570"/>
                    </a:xfrm>
                    <a:prstGeom prst="rect">
                      <a:avLst/>
                    </a:prstGeom>
                    <a:noFill/>
                    <a:ln w="9525">
                      <a:noFill/>
                      <a:miter lim="800000"/>
                      <a:headEnd/>
                      <a:tailEnd/>
                    </a:ln>
                  </pic:spPr>
                </pic:pic>
              </a:graphicData>
            </a:graphic>
          </wp:anchor>
        </w:drawing>
      </w:r>
      <w:r w:rsidR="007D7E33" w:rsidRPr="00B47DF0">
        <w:t xml:space="preserve">Coffee </w:t>
      </w:r>
      <w:r w:rsidRPr="00B47DF0">
        <w:t>-</w:t>
      </w:r>
      <w:r w:rsidR="007D7E33" w:rsidRPr="00B47DF0">
        <w:t xml:space="preserve"> </w:t>
      </w:r>
      <w:r w:rsidR="009D67DC" w:rsidRPr="00B47DF0">
        <w:t>general information</w:t>
      </w:r>
    </w:p>
    <w:p w:rsidR="006B1E0F" w:rsidRPr="00B47DF0" w:rsidRDefault="006B1E0F" w:rsidP="006B1E0F">
      <w:pPr>
        <w:pStyle w:val="BodyCopy"/>
        <w:rPr>
          <w:noProof w:val="0"/>
        </w:rPr>
      </w:pPr>
      <w:r w:rsidRPr="00B47DF0">
        <w:rPr>
          <w:noProof w:val="0"/>
        </w:rPr>
        <w:t xml:space="preserve">The </w:t>
      </w:r>
      <w:r w:rsidR="0066766D" w:rsidRPr="00B47DF0">
        <w:rPr>
          <w:noProof w:val="0"/>
        </w:rPr>
        <w:t xml:space="preserve">history </w:t>
      </w:r>
      <w:r w:rsidRPr="00B47DF0">
        <w:rPr>
          <w:noProof w:val="0"/>
        </w:rPr>
        <w:t>of coffee has been recorded from about 1000 AD onwards.</w:t>
      </w:r>
    </w:p>
    <w:p w:rsidR="006B1E0F" w:rsidRPr="00B47DF0" w:rsidRDefault="006B1E0F" w:rsidP="006B1E0F">
      <w:pPr>
        <w:pStyle w:val="BodyCopy"/>
        <w:rPr>
          <w:noProof w:val="0"/>
        </w:rPr>
      </w:pPr>
      <w:r w:rsidRPr="00B47DF0">
        <w:rPr>
          <w:noProof w:val="0"/>
        </w:rPr>
        <w:t>From about 1400 AD Europe began drinking coffee and its use exploded, with many innovations in its preparation and consumption being introduced.</w:t>
      </w:r>
    </w:p>
    <w:p w:rsidR="006B1E0F" w:rsidRPr="00B47DF0" w:rsidRDefault="006B1E0F" w:rsidP="006B1E0F">
      <w:pPr>
        <w:pStyle w:val="BodyCopy"/>
        <w:rPr>
          <w:noProof w:val="0"/>
        </w:rPr>
      </w:pPr>
      <w:r w:rsidRPr="00B47DF0">
        <w:rPr>
          <w:noProof w:val="0"/>
        </w:rPr>
        <w:t xml:space="preserve">In the world marketplace, coffee ranks alongside oil, steel and grain as an exportable raw material of the highest value. Coffee is the second most-traded commodity in the </w:t>
      </w:r>
      <w:r w:rsidR="007E5925" w:rsidRPr="00B47DF0">
        <w:rPr>
          <w:noProof w:val="0"/>
        </w:rPr>
        <w:t>world. I</w:t>
      </w:r>
      <w:r w:rsidRPr="00B47DF0">
        <w:rPr>
          <w:noProof w:val="0"/>
        </w:rPr>
        <w:t>ndeed the economies of many of the prime coffee-producing countries are almost entirely dependent on the export of coffee for their natural wealth.</w:t>
      </w:r>
    </w:p>
    <w:p w:rsidR="006B1E0F" w:rsidRPr="00B47DF0" w:rsidRDefault="006B1E0F" w:rsidP="006B1E0F">
      <w:pPr>
        <w:pStyle w:val="BodyCopy"/>
        <w:rPr>
          <w:noProof w:val="0"/>
        </w:rPr>
      </w:pPr>
      <w:r w:rsidRPr="00B47DF0">
        <w:rPr>
          <w:noProof w:val="0"/>
        </w:rPr>
        <w:t>When there is a bad coffee crop, the price increases and the supply and quality of the coffee is reduced.</w:t>
      </w:r>
    </w:p>
    <w:p w:rsidR="006B1E0F" w:rsidRPr="00B47DF0" w:rsidRDefault="006B1E0F" w:rsidP="006B1E0F">
      <w:pPr>
        <w:pStyle w:val="BodyText1"/>
        <w:ind w:left="0"/>
        <w:rPr>
          <w:rFonts w:eastAsia="Calibri" w:cs="Calibri"/>
          <w:b/>
          <w:color w:val="auto"/>
          <w:szCs w:val="16"/>
          <w:lang w:eastAsia="ar-SA"/>
        </w:rPr>
      </w:pPr>
      <w:r w:rsidRPr="00B47DF0">
        <w:rPr>
          <w:rFonts w:eastAsia="Calibri" w:cs="Calibri"/>
          <w:b/>
          <w:color w:val="auto"/>
          <w:szCs w:val="16"/>
          <w:lang w:eastAsia="ar-SA"/>
        </w:rPr>
        <w:t>Origins</w:t>
      </w:r>
    </w:p>
    <w:p w:rsidR="006B1E0F" w:rsidRPr="00B47DF0" w:rsidRDefault="006B1E0F" w:rsidP="006B1E0F">
      <w:pPr>
        <w:pStyle w:val="BodyCopy"/>
        <w:rPr>
          <w:noProof w:val="0"/>
        </w:rPr>
      </w:pPr>
      <w:r w:rsidRPr="00B47DF0">
        <w:rPr>
          <w:noProof w:val="0"/>
        </w:rPr>
        <w:t>Coffee grows only in tropical regions. It is intolerant to frost and requires moderate rainfall, warm temperatures year-round and plenty of sunshine. The main coffee growing countries can be grouped into the following regions:</w:t>
      </w:r>
    </w:p>
    <w:p w:rsidR="006B1E0F" w:rsidRPr="00B47DF0" w:rsidRDefault="006B1E0F" w:rsidP="00D773E8">
      <w:pPr>
        <w:pStyle w:val="Bullet1"/>
      </w:pPr>
      <w:r w:rsidRPr="00B47DF0">
        <w:t>Central America and the Caribbean – Mexico, Panama, Caribbean Islands</w:t>
      </w:r>
    </w:p>
    <w:p w:rsidR="006B1E0F" w:rsidRPr="00B47DF0" w:rsidRDefault="006B1E0F" w:rsidP="00D773E8">
      <w:pPr>
        <w:pStyle w:val="Bullet1"/>
      </w:pPr>
      <w:r w:rsidRPr="00B47DF0">
        <w:t xml:space="preserve">South America – Brazil, Colombia, </w:t>
      </w:r>
      <w:r w:rsidR="00D97DB5" w:rsidRPr="00B47DF0">
        <w:t>Ecuador</w:t>
      </w:r>
      <w:r w:rsidRPr="00B47DF0">
        <w:t>, Peru</w:t>
      </w:r>
    </w:p>
    <w:p w:rsidR="006B1E0F" w:rsidRPr="00B47DF0" w:rsidRDefault="006B1E0F" w:rsidP="00D773E8">
      <w:pPr>
        <w:pStyle w:val="Bullet1"/>
      </w:pPr>
      <w:r w:rsidRPr="00B47DF0">
        <w:t>Africa – Kenya, Tanzania, Cameroon</w:t>
      </w:r>
    </w:p>
    <w:p w:rsidR="006B1E0F" w:rsidRPr="00B47DF0" w:rsidRDefault="006B1E0F" w:rsidP="00D773E8">
      <w:pPr>
        <w:pStyle w:val="Bullet1"/>
      </w:pPr>
      <w:r w:rsidRPr="00B47DF0">
        <w:t>Australia/Asia – India, Indonesia, Vietnam, New Guinea</w:t>
      </w:r>
      <w:r w:rsidR="00B830FF" w:rsidRPr="00B47DF0">
        <w:t>.</w:t>
      </w:r>
    </w:p>
    <w:p w:rsidR="006B1E0F" w:rsidRPr="00B47DF0" w:rsidRDefault="006B1E0F" w:rsidP="00D97DB5">
      <w:pPr>
        <w:pStyle w:val="BodyText1"/>
        <w:spacing w:after="120"/>
        <w:ind w:left="0"/>
        <w:rPr>
          <w:rFonts w:eastAsia="Calibri" w:cs="Calibri"/>
          <w:b/>
          <w:color w:val="auto"/>
          <w:szCs w:val="16"/>
          <w:lang w:eastAsia="ar-SA"/>
        </w:rPr>
      </w:pPr>
      <w:r w:rsidRPr="00B47DF0">
        <w:rPr>
          <w:rFonts w:eastAsia="Calibri" w:cs="Calibri"/>
          <w:b/>
          <w:color w:val="auto"/>
          <w:szCs w:val="16"/>
          <w:lang w:eastAsia="ar-SA"/>
        </w:rPr>
        <w:t>Robusta and Arabica</w:t>
      </w:r>
    </w:p>
    <w:p w:rsidR="006B1E0F" w:rsidRPr="00B47DF0" w:rsidRDefault="006B1E0F" w:rsidP="00D97DB5">
      <w:pPr>
        <w:pStyle w:val="BodyCopy"/>
        <w:spacing w:after="120"/>
        <w:rPr>
          <w:noProof w:val="0"/>
        </w:rPr>
      </w:pPr>
      <w:r w:rsidRPr="00B47DF0">
        <w:rPr>
          <w:noProof w:val="0"/>
        </w:rPr>
        <w:t>The two most widely used varieties of coffee beans are Robusta and Arabica.</w:t>
      </w:r>
    </w:p>
    <w:p w:rsidR="006B1E0F" w:rsidRPr="00B47DF0" w:rsidRDefault="006B1E0F" w:rsidP="00D97DB5">
      <w:pPr>
        <w:pStyle w:val="BodyCopy"/>
        <w:spacing w:after="120"/>
        <w:rPr>
          <w:noProof w:val="0"/>
        </w:rPr>
      </w:pPr>
      <w:r w:rsidRPr="00B47DF0">
        <w:rPr>
          <w:noProof w:val="0"/>
        </w:rPr>
        <w:t>Robusta beans grow in a wider variety of equatorial clim</w:t>
      </w:r>
      <w:r w:rsidR="007E5925" w:rsidRPr="00B47DF0">
        <w:rPr>
          <w:noProof w:val="0"/>
        </w:rPr>
        <w:t>ates and deliver a bolder taste. T</w:t>
      </w:r>
      <w:r w:rsidRPr="00B47DF0">
        <w:rPr>
          <w:noProof w:val="0"/>
        </w:rPr>
        <w:t>he Robusta beans are rounder, smaller and have a straight seam.</w:t>
      </w:r>
    </w:p>
    <w:p w:rsidR="006B1E0F" w:rsidRPr="00B47DF0" w:rsidRDefault="006B1E0F" w:rsidP="00D97DB5">
      <w:pPr>
        <w:pStyle w:val="BodyCopy"/>
        <w:spacing w:after="120"/>
        <w:rPr>
          <w:noProof w:val="0"/>
        </w:rPr>
      </w:pPr>
      <w:r w:rsidRPr="00B47DF0">
        <w:rPr>
          <w:noProof w:val="0"/>
        </w:rPr>
        <w:t xml:space="preserve">Arabica beans are more sensitive to climate and altitude. They are considered of premium quality </w:t>
      </w:r>
      <w:r w:rsidR="007E5925" w:rsidRPr="00B47DF0">
        <w:rPr>
          <w:noProof w:val="0"/>
        </w:rPr>
        <w:t>when compared to Robusta beans. A</w:t>
      </w:r>
      <w:r w:rsidRPr="00B47DF0">
        <w:rPr>
          <w:noProof w:val="0"/>
        </w:rPr>
        <w:t xml:space="preserve">rabica beans are longer, more oval in </w:t>
      </w:r>
      <w:r w:rsidR="00912326" w:rsidRPr="00B47DF0">
        <w:rPr>
          <w:noProof w:val="0"/>
        </w:rPr>
        <w:t>shape</w:t>
      </w:r>
      <w:r w:rsidRPr="00B47DF0">
        <w:rPr>
          <w:noProof w:val="0"/>
        </w:rPr>
        <w:t xml:space="preserve"> and have an S-shaped seam.</w:t>
      </w:r>
    </w:p>
    <w:p w:rsidR="006B1E0F" w:rsidRPr="00B47DF0" w:rsidRDefault="006B1E0F" w:rsidP="00D97DB5">
      <w:pPr>
        <w:pStyle w:val="BodyText1"/>
        <w:spacing w:after="120"/>
        <w:ind w:left="0"/>
        <w:rPr>
          <w:rFonts w:eastAsia="Calibri" w:cs="Calibri"/>
          <w:b/>
          <w:color w:val="auto"/>
          <w:szCs w:val="16"/>
          <w:lang w:eastAsia="ar-SA"/>
        </w:rPr>
      </w:pPr>
      <w:r w:rsidRPr="00B47DF0">
        <w:rPr>
          <w:rFonts w:eastAsia="Calibri" w:cs="Calibri"/>
          <w:b/>
          <w:color w:val="auto"/>
          <w:szCs w:val="16"/>
          <w:lang w:eastAsia="ar-SA"/>
        </w:rPr>
        <w:t>Blending</w:t>
      </w:r>
    </w:p>
    <w:p w:rsidR="006B1E0F" w:rsidRPr="00B47DF0" w:rsidRDefault="006B1E0F" w:rsidP="00D97DB5">
      <w:pPr>
        <w:pStyle w:val="BodyCopy"/>
        <w:spacing w:after="120"/>
        <w:rPr>
          <w:noProof w:val="0"/>
        </w:rPr>
      </w:pPr>
      <w:r w:rsidRPr="00B47DF0">
        <w:rPr>
          <w:noProof w:val="0"/>
        </w:rPr>
        <w:t>The vast majority of roast and ground coffee, including all espresso coffees, are roasted coffee blends from various growing regions.</w:t>
      </w:r>
    </w:p>
    <w:p w:rsidR="006B1E0F" w:rsidRPr="00B47DF0" w:rsidRDefault="006B1E0F" w:rsidP="00D97DB5">
      <w:pPr>
        <w:pStyle w:val="BodyCopy"/>
        <w:spacing w:after="120"/>
        <w:rPr>
          <w:noProof w:val="0"/>
        </w:rPr>
      </w:pPr>
      <w:r w:rsidRPr="00B47DF0">
        <w:rPr>
          <w:noProof w:val="0"/>
        </w:rPr>
        <w:t>Blends include different percentages of Robusta and Arabica or may be 100% Arabica.</w:t>
      </w:r>
    </w:p>
    <w:p w:rsidR="006B1E0F" w:rsidRPr="00B47DF0" w:rsidRDefault="006B1E0F" w:rsidP="00D97DB5">
      <w:pPr>
        <w:pStyle w:val="BodyCopy"/>
        <w:spacing w:after="120"/>
        <w:rPr>
          <w:noProof w:val="0"/>
        </w:rPr>
      </w:pPr>
      <w:r w:rsidRPr="00B47DF0">
        <w:rPr>
          <w:noProof w:val="0"/>
        </w:rPr>
        <w:t>Each blend tastes different by virtue of the different flavours contributed from the differen</w:t>
      </w:r>
      <w:r w:rsidR="007E5925" w:rsidRPr="00B47DF0">
        <w:rPr>
          <w:noProof w:val="0"/>
        </w:rPr>
        <w:t xml:space="preserve">t growing regions </w:t>
      </w:r>
      <w:r w:rsidRPr="00B47DF0">
        <w:rPr>
          <w:noProof w:val="0"/>
        </w:rPr>
        <w:t xml:space="preserve">in much the same way the one wine grape variety from different growing regions will also taste noticeably different. It is a fact </w:t>
      </w:r>
      <w:r w:rsidR="007E5925" w:rsidRPr="00B47DF0">
        <w:rPr>
          <w:noProof w:val="0"/>
        </w:rPr>
        <w:t xml:space="preserve">that </w:t>
      </w:r>
      <w:r w:rsidRPr="00B47DF0">
        <w:rPr>
          <w:noProof w:val="0"/>
        </w:rPr>
        <w:t>each particular coffee growing region produces beans with a distinctive flavour.</w:t>
      </w:r>
    </w:p>
    <w:p w:rsidR="006B1E0F" w:rsidRPr="00B47DF0" w:rsidRDefault="006B1E0F" w:rsidP="00D97DB5">
      <w:pPr>
        <w:pStyle w:val="BodyCopy"/>
        <w:spacing w:after="120"/>
        <w:rPr>
          <w:noProof w:val="0"/>
        </w:rPr>
      </w:pPr>
      <w:r w:rsidRPr="00B47DF0">
        <w:rPr>
          <w:noProof w:val="0"/>
        </w:rPr>
        <w:t>Very, very few blends are made from 100% Robusta beans because of the level of astringency produced.</w:t>
      </w:r>
    </w:p>
    <w:p w:rsidR="006B1E0F" w:rsidRPr="00B47DF0" w:rsidRDefault="006B1E0F" w:rsidP="00D97DB5">
      <w:pPr>
        <w:pStyle w:val="BodyCopy"/>
        <w:spacing w:after="120"/>
        <w:rPr>
          <w:b/>
          <w:noProof w:val="0"/>
        </w:rPr>
      </w:pPr>
      <w:r w:rsidRPr="00B47DF0">
        <w:rPr>
          <w:noProof w:val="0"/>
        </w:rPr>
        <w:t xml:space="preserve">Some blends are called ‘origin blends’ meaning 100% of the coffee </w:t>
      </w:r>
      <w:r w:rsidR="007E5925" w:rsidRPr="00B47DF0">
        <w:rPr>
          <w:noProof w:val="0"/>
        </w:rPr>
        <w:t xml:space="preserve">beans are sourced from the </w:t>
      </w:r>
      <w:r w:rsidRPr="00B47DF0">
        <w:rPr>
          <w:noProof w:val="0"/>
        </w:rPr>
        <w:t>region named. This enables drinkers to purchase a coffee they know will have certa</w:t>
      </w:r>
      <w:r w:rsidR="007E5925" w:rsidRPr="00B47DF0">
        <w:rPr>
          <w:noProof w:val="0"/>
        </w:rPr>
        <w:t>in characteristics. F</w:t>
      </w:r>
      <w:r w:rsidRPr="00B47DF0">
        <w:rPr>
          <w:noProof w:val="0"/>
        </w:rPr>
        <w:t>or example, Costa Rican Arabica beans are famed for their fragrance, flavour and full body.</w:t>
      </w:r>
      <w:r w:rsidRPr="00B47DF0">
        <w:rPr>
          <w:b/>
          <w:noProof w:val="0"/>
        </w:rPr>
        <w:br w:type="page"/>
      </w:r>
    </w:p>
    <w:p w:rsidR="006B1E0F" w:rsidRPr="00B47DF0" w:rsidRDefault="006B1E0F" w:rsidP="006B1E0F">
      <w:pPr>
        <w:pStyle w:val="BodyText1"/>
        <w:ind w:left="0"/>
        <w:rPr>
          <w:rFonts w:eastAsia="Calibri" w:cs="Calibri"/>
          <w:b/>
          <w:color w:val="auto"/>
          <w:szCs w:val="16"/>
          <w:lang w:eastAsia="ar-SA"/>
        </w:rPr>
      </w:pPr>
      <w:r w:rsidRPr="00B47DF0">
        <w:rPr>
          <w:rFonts w:eastAsia="Calibri" w:cs="Calibri"/>
          <w:b/>
          <w:color w:val="auto"/>
          <w:szCs w:val="16"/>
          <w:lang w:eastAsia="ar-SA"/>
        </w:rPr>
        <w:t>Coffee websites</w:t>
      </w:r>
    </w:p>
    <w:p w:rsidR="006B1E0F" w:rsidRPr="00B47DF0" w:rsidRDefault="00317199" w:rsidP="006B1E0F">
      <w:pPr>
        <w:pStyle w:val="BodyCopy"/>
        <w:rPr>
          <w:noProof w:val="0"/>
        </w:rPr>
      </w:pPr>
      <w:r w:rsidRPr="00B47DF0">
        <w:rPr>
          <w:lang w:val="en-US" w:eastAsia="en-US"/>
        </w:rPr>
        <w:drawing>
          <wp:anchor distT="0" distB="0" distL="114300" distR="114300" simplePos="0" relativeHeight="251737088" behindDoc="0" locked="0" layoutInCell="1" allowOverlap="1">
            <wp:simplePos x="0" y="0"/>
            <wp:positionH relativeFrom="column">
              <wp:posOffset>4144645</wp:posOffset>
            </wp:positionH>
            <wp:positionV relativeFrom="paragraph">
              <wp:posOffset>-635</wp:posOffset>
            </wp:positionV>
            <wp:extent cx="1561465" cy="1560830"/>
            <wp:effectExtent l="19050" t="0" r="635" b="0"/>
            <wp:wrapSquare wrapText="bothSides"/>
            <wp:docPr id="18" name="Picture 2" descr="I:\Overseas Projects\PHOTOS\2012\Office\Emai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Office\Email logo.jpg"/>
                    <pic:cNvPicPr>
                      <a:picLocks noChangeAspect="1" noChangeArrowheads="1"/>
                    </pic:cNvPicPr>
                  </pic:nvPicPr>
                  <pic:blipFill>
                    <a:blip r:embed="rId48" cstate="print"/>
                    <a:srcRect/>
                    <a:stretch>
                      <a:fillRect/>
                    </a:stretch>
                  </pic:blipFill>
                  <pic:spPr bwMode="auto">
                    <a:xfrm>
                      <a:off x="0" y="0"/>
                      <a:ext cx="1561465" cy="1560830"/>
                    </a:xfrm>
                    <a:prstGeom prst="rect">
                      <a:avLst/>
                    </a:prstGeom>
                    <a:noFill/>
                    <a:ln w="9525">
                      <a:noFill/>
                      <a:miter lim="800000"/>
                      <a:headEnd/>
                      <a:tailEnd/>
                    </a:ln>
                  </pic:spPr>
                </pic:pic>
              </a:graphicData>
            </a:graphic>
          </wp:anchor>
        </w:drawing>
      </w:r>
      <w:r w:rsidR="006B1E0F" w:rsidRPr="00B47DF0">
        <w:rPr>
          <w:noProof w:val="0"/>
        </w:rPr>
        <w:t xml:space="preserve">There are many coffee-related websites. </w:t>
      </w:r>
    </w:p>
    <w:p w:rsidR="006B1E0F" w:rsidRPr="00B47DF0" w:rsidRDefault="006B1E0F" w:rsidP="006B1E0F">
      <w:pPr>
        <w:pStyle w:val="BodyCopy"/>
        <w:rPr>
          <w:noProof w:val="0"/>
        </w:rPr>
      </w:pPr>
      <w:r w:rsidRPr="00B47DF0">
        <w:rPr>
          <w:noProof w:val="0"/>
        </w:rPr>
        <w:t>You should visit coffee manufacturers’</w:t>
      </w:r>
      <w:r w:rsidR="00317199" w:rsidRPr="00B47DF0">
        <w:rPr>
          <w:noProof w:val="0"/>
        </w:rPr>
        <w:t xml:space="preserve"> websites sites such as:</w:t>
      </w:r>
      <w:r w:rsidR="00317199" w:rsidRPr="00B47DF0">
        <w:rPr>
          <w:noProof w:val="0"/>
          <w:lang w:eastAsia="en-AU"/>
        </w:rPr>
        <w:t xml:space="preserve"> </w:t>
      </w:r>
    </w:p>
    <w:p w:rsidR="006B1E0F" w:rsidRPr="00B47DF0" w:rsidRDefault="005C4B3E" w:rsidP="00B830FF">
      <w:pPr>
        <w:pStyle w:val="Bullet1"/>
        <w:rPr>
          <w:rStyle w:val="Hyperlink"/>
          <w:color w:val="auto"/>
        </w:rPr>
      </w:pPr>
      <w:hyperlink r:id="rId49" w:history="1">
        <w:r w:rsidR="006B1E0F" w:rsidRPr="00B47DF0">
          <w:rPr>
            <w:rStyle w:val="Hyperlink"/>
          </w:rPr>
          <w:t>http://www.nestle.com.au/Default.htm</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0" w:history="1">
        <w:r w:rsidR="006B1E0F" w:rsidRPr="00B47DF0">
          <w:rPr>
            <w:rStyle w:val="Hyperlink"/>
          </w:rPr>
          <w:t>http://grinderscoffee.com.au/</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1" w:history="1">
        <w:r w:rsidR="006B1E0F" w:rsidRPr="00B47DF0">
          <w:rPr>
            <w:rStyle w:val="Hyperlink"/>
          </w:rPr>
          <w:t>http://www.lavazza.com.au/</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2" w:history="1">
        <w:r w:rsidR="006B1E0F" w:rsidRPr="00B47DF0">
          <w:rPr>
            <w:rStyle w:val="Hyperlink"/>
          </w:rPr>
          <w:t>http://www.roberttimms.com/</w:t>
        </w:r>
      </w:hyperlink>
    </w:p>
    <w:p w:rsidR="006B1E0F" w:rsidRPr="00B47DF0" w:rsidRDefault="005C4B3E" w:rsidP="00B830FF">
      <w:pPr>
        <w:pStyle w:val="Bullet1"/>
        <w:rPr>
          <w:rStyle w:val="Hyperlink"/>
          <w:color w:val="auto"/>
        </w:rPr>
      </w:pPr>
      <w:hyperlink r:id="rId53" w:history="1">
        <w:r w:rsidR="006B1E0F" w:rsidRPr="00B47DF0">
          <w:rPr>
            <w:rStyle w:val="Hyperlink"/>
          </w:rPr>
          <w:t>http://www.vittoriacoffee.com/index.php/1.html</w:t>
        </w:r>
      </w:hyperlink>
      <w:r w:rsidR="006B1E0F" w:rsidRPr="00B47DF0">
        <w:rPr>
          <w:rStyle w:val="Hyperlink"/>
        </w:rPr>
        <w:t xml:space="preserve"> </w:t>
      </w:r>
    </w:p>
    <w:p w:rsidR="006B1E0F" w:rsidRPr="00B47DF0" w:rsidRDefault="005C4B3E" w:rsidP="00D97DB5">
      <w:pPr>
        <w:pStyle w:val="Bullet1"/>
        <w:spacing w:after="160"/>
        <w:rPr>
          <w:rStyle w:val="Hyperlink"/>
          <w:color w:val="auto"/>
        </w:rPr>
      </w:pPr>
      <w:hyperlink r:id="rId54" w:history="1">
        <w:r w:rsidR="006B1E0F" w:rsidRPr="00B47DF0">
          <w:rPr>
            <w:rStyle w:val="Hyperlink"/>
          </w:rPr>
          <w:t>http://www.bushellscoffee.co.nz/</w:t>
        </w:r>
      </w:hyperlink>
      <w:r w:rsidR="00D97DB5" w:rsidRPr="00B47DF0">
        <w:rPr>
          <w:rStyle w:val="Hyperlink"/>
          <w:u w:val="none"/>
        </w:rPr>
        <w:t>.</w:t>
      </w:r>
    </w:p>
    <w:p w:rsidR="006B1E0F" w:rsidRPr="00B47DF0" w:rsidRDefault="006B1E0F" w:rsidP="006B1E0F">
      <w:pPr>
        <w:pStyle w:val="BodyCopy"/>
        <w:rPr>
          <w:noProof w:val="0"/>
        </w:rPr>
      </w:pPr>
      <w:r w:rsidRPr="00B47DF0">
        <w:rPr>
          <w:noProof w:val="0"/>
        </w:rPr>
        <w:t>Also visit the websites of:</w:t>
      </w:r>
    </w:p>
    <w:p w:rsidR="000D3AC8" w:rsidRPr="00B47DF0" w:rsidRDefault="000D3AC8" w:rsidP="00B830FF">
      <w:pPr>
        <w:pStyle w:val="Bullet1"/>
        <w:rPr>
          <w:rStyle w:val="Hyperlink"/>
          <w:color w:val="auto"/>
        </w:rPr>
      </w:pPr>
      <w:r w:rsidRPr="00B47DF0">
        <w:rPr>
          <w:rStyle w:val="Hyperlink"/>
        </w:rPr>
        <w:t>http://www.facebook.com/pages/Asean-Coffee-Federation/168413326607869</w:t>
      </w:r>
    </w:p>
    <w:p w:rsidR="006B1E0F" w:rsidRPr="00B47DF0" w:rsidRDefault="005C4B3E" w:rsidP="00B830FF">
      <w:pPr>
        <w:pStyle w:val="Bullet1"/>
        <w:rPr>
          <w:rStyle w:val="Hyperlink"/>
          <w:color w:val="auto"/>
        </w:rPr>
      </w:pPr>
      <w:hyperlink r:id="rId55" w:history="1">
        <w:r w:rsidR="006B1E0F" w:rsidRPr="00B47DF0">
          <w:rPr>
            <w:rStyle w:val="Hyperlink"/>
          </w:rPr>
          <w:t>http://www.gloriajeanscoffees.com.au/</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6" w:history="1">
        <w:r w:rsidR="006B1E0F" w:rsidRPr="00B47DF0">
          <w:rPr>
            <w:rStyle w:val="Hyperlink"/>
          </w:rPr>
          <w:t>http://www.starbucks.com/</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7" w:history="1">
        <w:r w:rsidR="006B1E0F" w:rsidRPr="00B47DF0">
          <w:rPr>
            <w:rStyle w:val="Hyperlink"/>
          </w:rPr>
          <w:t>http://www.acta.org.au/</w:t>
        </w:r>
      </w:hyperlink>
      <w:r w:rsidR="006B1E0F" w:rsidRPr="00B47DF0">
        <w:rPr>
          <w:rStyle w:val="Hyperlink"/>
        </w:rPr>
        <w:t xml:space="preserve"> </w:t>
      </w:r>
    </w:p>
    <w:p w:rsidR="006B1E0F" w:rsidRPr="00B47DF0" w:rsidRDefault="005C4B3E" w:rsidP="00B830FF">
      <w:pPr>
        <w:pStyle w:val="Bullet1"/>
        <w:rPr>
          <w:rStyle w:val="Hyperlink"/>
          <w:color w:val="auto"/>
        </w:rPr>
      </w:pPr>
      <w:hyperlink r:id="rId58" w:history="1">
        <w:r w:rsidR="006B1E0F" w:rsidRPr="00B47DF0">
          <w:rPr>
            <w:rStyle w:val="Hyperlink"/>
          </w:rPr>
          <w:t>http://www.coffeereview.com/</w:t>
        </w:r>
      </w:hyperlink>
      <w:r w:rsidR="00D97DB5" w:rsidRPr="00B47DF0">
        <w:t>.</w:t>
      </w:r>
    </w:p>
    <w:p w:rsidR="00244A2A" w:rsidRPr="00B47DF0" w:rsidRDefault="00317199" w:rsidP="00E445DE">
      <w:pPr>
        <w:pStyle w:val="Heading3"/>
      </w:pPr>
      <w:r w:rsidRPr="00B47DF0">
        <w:rPr>
          <w:noProof/>
          <w:lang w:val="en-US" w:eastAsia="en-US"/>
        </w:rPr>
        <w:drawing>
          <wp:anchor distT="0" distB="0" distL="114300" distR="114300" simplePos="0" relativeHeight="251738112" behindDoc="0" locked="0" layoutInCell="1" allowOverlap="1">
            <wp:simplePos x="0" y="0"/>
            <wp:positionH relativeFrom="column">
              <wp:posOffset>4010660</wp:posOffset>
            </wp:positionH>
            <wp:positionV relativeFrom="paragraph">
              <wp:posOffset>258445</wp:posOffset>
            </wp:positionV>
            <wp:extent cx="1697990" cy="1282065"/>
            <wp:effectExtent l="19050" t="0" r="0" b="0"/>
            <wp:wrapSquare wrapText="bothSides"/>
            <wp:docPr id="22" name="Picture 3" descr="C:\Documents and Settings\danielc\Desktop\Non-alcoholic beverages images\920808_cof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Non-alcoholic beverages images\920808_coffee.jpg"/>
                    <pic:cNvPicPr>
                      <a:picLocks noChangeAspect="1" noChangeArrowheads="1"/>
                    </pic:cNvPicPr>
                  </pic:nvPicPr>
                  <pic:blipFill>
                    <a:blip r:embed="rId59" cstate="print"/>
                    <a:srcRect/>
                    <a:stretch>
                      <a:fillRect/>
                    </a:stretch>
                  </pic:blipFill>
                  <pic:spPr bwMode="auto">
                    <a:xfrm>
                      <a:off x="0" y="0"/>
                      <a:ext cx="1697990" cy="1282065"/>
                    </a:xfrm>
                    <a:prstGeom prst="rect">
                      <a:avLst/>
                    </a:prstGeom>
                    <a:noFill/>
                    <a:ln w="9525">
                      <a:noFill/>
                      <a:miter lim="800000"/>
                      <a:headEnd/>
                      <a:tailEnd/>
                    </a:ln>
                  </pic:spPr>
                </pic:pic>
              </a:graphicData>
            </a:graphic>
          </wp:anchor>
        </w:drawing>
      </w:r>
      <w:r w:rsidR="00E445DE" w:rsidRPr="00B47DF0">
        <w:t xml:space="preserve">Selecting </w:t>
      </w:r>
      <w:r w:rsidR="00C236DB" w:rsidRPr="00B47DF0">
        <w:t xml:space="preserve">tea and coffee </w:t>
      </w:r>
      <w:r w:rsidR="00E445DE" w:rsidRPr="00B47DF0">
        <w:t>i</w:t>
      </w:r>
      <w:r w:rsidR="00244A2A" w:rsidRPr="00B47DF0">
        <w:t>ngredients</w:t>
      </w:r>
    </w:p>
    <w:p w:rsidR="002464FC" w:rsidRPr="00B47DF0" w:rsidRDefault="002464FC" w:rsidP="00244A2A">
      <w:pPr>
        <w:pStyle w:val="BodyCopy"/>
        <w:rPr>
          <w:noProof w:val="0"/>
        </w:rPr>
      </w:pPr>
      <w:r w:rsidRPr="00B47DF0">
        <w:rPr>
          <w:noProof w:val="0"/>
        </w:rPr>
        <w:t>The ingredients required will, as identified above, depend on the drink ordered by the customers and the house recipes for the property.</w:t>
      </w:r>
    </w:p>
    <w:p w:rsidR="00244A2A" w:rsidRPr="00B47DF0" w:rsidRDefault="00244A2A" w:rsidP="00244A2A">
      <w:pPr>
        <w:pStyle w:val="BodyCopy"/>
        <w:rPr>
          <w:noProof w:val="0"/>
        </w:rPr>
      </w:pPr>
      <w:r w:rsidRPr="00B47DF0">
        <w:rPr>
          <w:noProof w:val="0"/>
        </w:rPr>
        <w:t>A representative list of ingredients includes:</w:t>
      </w:r>
    </w:p>
    <w:p w:rsidR="00244A2A" w:rsidRPr="00B47DF0" w:rsidRDefault="00244A2A" w:rsidP="00D773E8">
      <w:pPr>
        <w:pStyle w:val="Bullet1"/>
      </w:pPr>
      <w:r w:rsidRPr="00B47DF0">
        <w:t>Coffee beans – premises offer</w:t>
      </w:r>
      <w:r w:rsidR="00AC254C" w:rsidRPr="00B47DF0">
        <w:t>ing</w:t>
      </w:r>
      <w:r w:rsidRPr="00B47DF0">
        <w:t xml:space="preserve"> espresso coffee will grind their own beans</w:t>
      </w:r>
      <w:r w:rsidR="00AC254C" w:rsidRPr="00B47DF0">
        <w:t xml:space="preserve"> and may offer a variety of blends</w:t>
      </w:r>
    </w:p>
    <w:p w:rsidR="00244A2A" w:rsidRPr="00B47DF0" w:rsidRDefault="00244A2A" w:rsidP="00D773E8">
      <w:pPr>
        <w:pStyle w:val="Bullet1"/>
      </w:pPr>
      <w:r w:rsidRPr="00B47DF0">
        <w:t xml:space="preserve">Sachets </w:t>
      </w:r>
      <w:r w:rsidR="000D3AC8" w:rsidRPr="00B47DF0">
        <w:t xml:space="preserve">(PC packs) </w:t>
      </w:r>
      <w:r w:rsidRPr="00B47DF0">
        <w:t>of ground coffee – for use in other coffee equipment such as plungers and dripolators</w:t>
      </w:r>
    </w:p>
    <w:p w:rsidR="00244A2A" w:rsidRPr="00B47DF0" w:rsidRDefault="00244A2A" w:rsidP="00D773E8">
      <w:pPr>
        <w:pStyle w:val="Bullet1"/>
      </w:pPr>
      <w:r w:rsidRPr="00B47DF0">
        <w:t>Instant cof</w:t>
      </w:r>
      <w:r w:rsidR="00DE1B96" w:rsidRPr="00B47DF0">
        <w:t>fee, including decaffeinated. D</w:t>
      </w:r>
      <w:r w:rsidRPr="00B47DF0">
        <w:t>espite the explosion in the use of espresso machines there still remains a role for instant coffee in nearly every venue</w:t>
      </w:r>
      <w:r w:rsidR="002307B9" w:rsidRPr="00B47DF0">
        <w:t>.</w:t>
      </w:r>
    </w:p>
    <w:p w:rsidR="002307B9" w:rsidRPr="00B47DF0" w:rsidRDefault="002307B9" w:rsidP="00B830FF">
      <w:pPr>
        <w:pStyle w:val="Bullet1"/>
        <w:numPr>
          <w:ilvl w:val="0"/>
          <w:numId w:val="0"/>
        </w:numPr>
        <w:ind w:left="357"/>
      </w:pPr>
      <w:r w:rsidRPr="00B47DF0">
        <w:t>Visit the following sites for product information and to gain an appreciation of what is available:</w:t>
      </w:r>
    </w:p>
    <w:p w:rsidR="002307B9" w:rsidRPr="00B47DF0" w:rsidRDefault="005C4B3E" w:rsidP="00B830FF">
      <w:pPr>
        <w:pStyle w:val="Bullet2"/>
        <w:rPr>
          <w:lang w:val="en-AU"/>
        </w:rPr>
      </w:pPr>
      <w:hyperlink r:id="rId60" w:history="1">
        <w:r w:rsidR="002307B9" w:rsidRPr="00B47DF0">
          <w:rPr>
            <w:rStyle w:val="Hyperlink"/>
            <w:lang w:val="en-AU"/>
          </w:rPr>
          <w:t>http://www1.lavazza.com/corporate/au/index.html</w:t>
        </w:r>
      </w:hyperlink>
      <w:r w:rsidR="002307B9" w:rsidRPr="00B47DF0">
        <w:rPr>
          <w:lang w:val="en-AU"/>
        </w:rPr>
        <w:t xml:space="preserve"> </w:t>
      </w:r>
    </w:p>
    <w:p w:rsidR="002307B9" w:rsidRPr="00B47DF0" w:rsidRDefault="005C4B3E" w:rsidP="00B830FF">
      <w:pPr>
        <w:pStyle w:val="Bullet2"/>
        <w:rPr>
          <w:lang w:val="en-AU"/>
        </w:rPr>
      </w:pPr>
      <w:hyperlink r:id="rId61" w:history="1">
        <w:r w:rsidR="002307B9" w:rsidRPr="00B47DF0">
          <w:rPr>
            <w:rStyle w:val="Hyperlink"/>
            <w:lang w:val="en-AU"/>
          </w:rPr>
          <w:t>http://www.coffeebean.com.ph/</w:t>
        </w:r>
      </w:hyperlink>
      <w:r w:rsidR="002307B9" w:rsidRPr="00B47DF0">
        <w:rPr>
          <w:lang w:val="en-AU"/>
        </w:rPr>
        <w:t xml:space="preserve"> </w:t>
      </w:r>
    </w:p>
    <w:p w:rsidR="002307B9" w:rsidRPr="00B47DF0" w:rsidRDefault="005C4B3E" w:rsidP="00B830FF">
      <w:pPr>
        <w:pStyle w:val="Bullet2"/>
        <w:rPr>
          <w:lang w:val="en-AU"/>
        </w:rPr>
      </w:pPr>
      <w:hyperlink r:id="rId62" w:history="1">
        <w:r w:rsidR="002307B9" w:rsidRPr="00B47DF0">
          <w:rPr>
            <w:rStyle w:val="Hyperlink"/>
            <w:lang w:val="en-AU"/>
          </w:rPr>
          <w:t>http://www.nestle.com.au/Products/Featured-Brands/Nescafe</w:t>
        </w:r>
      </w:hyperlink>
      <w:r w:rsidR="002307B9" w:rsidRPr="00B47DF0">
        <w:rPr>
          <w:lang w:val="en-AU"/>
        </w:rPr>
        <w:t xml:space="preserve"> </w:t>
      </w:r>
    </w:p>
    <w:p w:rsidR="00244A2A" w:rsidRPr="00B47DF0" w:rsidRDefault="00244A2A" w:rsidP="00D773E8">
      <w:pPr>
        <w:pStyle w:val="Bullet1"/>
      </w:pPr>
      <w:r w:rsidRPr="00B47DF0">
        <w:t xml:space="preserve">Proprietary brands of </w:t>
      </w:r>
      <w:r w:rsidRPr="00B47DF0">
        <w:rPr>
          <w:b/>
        </w:rPr>
        <w:t>flavoured</w:t>
      </w:r>
      <w:r w:rsidRPr="00B47DF0">
        <w:t xml:space="preserve"> coffee – check out </w:t>
      </w:r>
      <w:hyperlink r:id="rId63" w:history="1">
        <w:r w:rsidR="00D773E8" w:rsidRPr="00B47DF0">
          <w:rPr>
            <w:rStyle w:val="Hyperlink"/>
          </w:rPr>
          <w:t>http://www.javaberry.com/?module=429&amp;action=viewCategory&amp;idParent=12</w:t>
        </w:r>
      </w:hyperlink>
      <w:r w:rsidR="00D773E8" w:rsidRPr="00B47DF0">
        <w:t xml:space="preserve"> </w:t>
      </w:r>
      <w:r w:rsidRPr="00B47DF0">
        <w:t>for extra information</w:t>
      </w:r>
    </w:p>
    <w:p w:rsidR="00317199" w:rsidRPr="00B47DF0" w:rsidRDefault="002464FC" w:rsidP="00D773E8">
      <w:pPr>
        <w:pStyle w:val="Bullet1"/>
      </w:pPr>
      <w:r w:rsidRPr="00B47DF0">
        <w:t>Loose tea leaves – as appropriate for the types and styl</w:t>
      </w:r>
      <w:r w:rsidR="00B830FF" w:rsidRPr="00B47DF0">
        <w:t>es of teas offered by the venue</w:t>
      </w:r>
    </w:p>
    <w:p w:rsidR="00317199" w:rsidRPr="00B47DF0" w:rsidRDefault="00317199">
      <w:pPr>
        <w:rPr>
          <w:rFonts w:ascii="Helvetica" w:eastAsiaTheme="minorHAnsi" w:hAnsi="Helvetica"/>
          <w:lang w:eastAsia="en-US"/>
        </w:rPr>
      </w:pPr>
      <w:r w:rsidRPr="00B47DF0">
        <w:rPr>
          <w:rFonts w:ascii="Helvetica" w:hAnsi="Helvetica"/>
        </w:rPr>
        <w:br w:type="page"/>
      </w:r>
    </w:p>
    <w:p w:rsidR="002464FC" w:rsidRPr="00B47DF0" w:rsidRDefault="002464FC" w:rsidP="00D773E8">
      <w:pPr>
        <w:pStyle w:val="Bullet1"/>
      </w:pPr>
      <w:r w:rsidRPr="00B47DF0">
        <w:t>Tea bags – an option used in many venues for the provision of teas.</w:t>
      </w:r>
    </w:p>
    <w:p w:rsidR="002464FC" w:rsidRPr="00B47DF0" w:rsidRDefault="002464FC" w:rsidP="00B830FF">
      <w:pPr>
        <w:pStyle w:val="Bullet1"/>
        <w:numPr>
          <w:ilvl w:val="0"/>
          <w:numId w:val="0"/>
        </w:numPr>
        <w:ind w:left="357"/>
      </w:pPr>
      <w:r w:rsidRPr="00B47DF0">
        <w:t xml:space="preserve">All types and styles of tea </w:t>
      </w:r>
      <w:r w:rsidR="00F9431A" w:rsidRPr="00B47DF0">
        <w:t>are</w:t>
      </w:r>
      <w:r w:rsidRPr="00B47DF0">
        <w:t xml:space="preserve"> av</w:t>
      </w:r>
      <w:r w:rsidR="00D97DB5" w:rsidRPr="00B47DF0">
        <w:t>ailable in the form of tea bags</w:t>
      </w:r>
    </w:p>
    <w:p w:rsidR="00244A2A" w:rsidRPr="00B47DF0" w:rsidRDefault="00244A2A" w:rsidP="00D773E8">
      <w:pPr>
        <w:pStyle w:val="Bullet1"/>
      </w:pPr>
      <w:r w:rsidRPr="00B47DF0">
        <w:t xml:space="preserve">Sugar – bulk sugars including refined and raw as well as cubed and portion control </w:t>
      </w:r>
      <w:r w:rsidR="00AC254C" w:rsidRPr="00B47DF0">
        <w:t xml:space="preserve">(PC) </w:t>
      </w:r>
      <w:r w:rsidR="00DE1B96" w:rsidRPr="00B47DF0">
        <w:t>packs. S</w:t>
      </w:r>
      <w:r w:rsidRPr="00B47DF0">
        <w:t>ugar substitutes are now also mandatory inclusions when delivering non-alcoholic beverages</w:t>
      </w:r>
      <w:r w:rsidR="004B5C42" w:rsidRPr="00B47DF0">
        <w:t>.</w:t>
      </w:r>
    </w:p>
    <w:p w:rsidR="004B5C42" w:rsidRPr="00B47DF0" w:rsidRDefault="004B5C42" w:rsidP="00B830FF">
      <w:pPr>
        <w:pStyle w:val="Bullet1"/>
        <w:numPr>
          <w:ilvl w:val="0"/>
          <w:numId w:val="0"/>
        </w:numPr>
        <w:ind w:left="357"/>
      </w:pPr>
      <w:r w:rsidRPr="00B47DF0">
        <w:t>See the following for examples:</w:t>
      </w:r>
    </w:p>
    <w:p w:rsidR="004B5C42" w:rsidRPr="00B47DF0" w:rsidRDefault="005C4B3E" w:rsidP="00B830FF">
      <w:pPr>
        <w:pStyle w:val="Bullet2"/>
        <w:rPr>
          <w:lang w:val="en-AU"/>
        </w:rPr>
      </w:pPr>
      <w:hyperlink r:id="rId64" w:history="1">
        <w:r w:rsidR="004B5C42" w:rsidRPr="00B47DF0">
          <w:rPr>
            <w:rStyle w:val="Hyperlink"/>
            <w:lang w:val="en-AU"/>
          </w:rPr>
          <w:t>http://www.cw-usa.com/supplies-condiments-sweeteners-sugar-packets-case.html</w:t>
        </w:r>
      </w:hyperlink>
    </w:p>
    <w:p w:rsidR="004B5C42" w:rsidRPr="00B47DF0" w:rsidRDefault="005C4B3E" w:rsidP="00B830FF">
      <w:pPr>
        <w:pStyle w:val="Bullet2"/>
        <w:rPr>
          <w:lang w:val="en-AU"/>
        </w:rPr>
      </w:pPr>
      <w:hyperlink r:id="rId65" w:history="1">
        <w:r w:rsidR="004B5C42" w:rsidRPr="00B47DF0">
          <w:rPr>
            <w:rStyle w:val="Hyperlink"/>
            <w:lang w:val="en-AU"/>
          </w:rPr>
          <w:t>http://www.clubequal.com.au/</w:t>
        </w:r>
      </w:hyperlink>
    </w:p>
    <w:p w:rsidR="00244A2A" w:rsidRPr="00B47DF0" w:rsidRDefault="00244A2A" w:rsidP="00D773E8">
      <w:pPr>
        <w:pStyle w:val="Bullet1"/>
      </w:pPr>
      <w:r w:rsidRPr="00B47DF0">
        <w:t>Milk</w:t>
      </w:r>
      <w:r w:rsidR="000D3AC8" w:rsidRPr="00B47DF0">
        <w:t xml:space="preserve"> and</w:t>
      </w:r>
      <w:r w:rsidRPr="00B47DF0">
        <w:t xml:space="preserve"> cream</w:t>
      </w:r>
      <w:r w:rsidR="000D3AC8" w:rsidRPr="00B47DF0">
        <w:t xml:space="preserve"> </w:t>
      </w:r>
      <w:r w:rsidRPr="00B47DF0">
        <w:t xml:space="preserve">– </w:t>
      </w:r>
      <w:r w:rsidR="000D3AC8" w:rsidRPr="00B47DF0">
        <w:t xml:space="preserve">dairy products play a </w:t>
      </w:r>
      <w:r w:rsidRPr="00B47DF0">
        <w:t>central role in offering white teas, coffees</w:t>
      </w:r>
      <w:r w:rsidR="00AC254C" w:rsidRPr="00B47DF0">
        <w:t>/</w:t>
      </w:r>
      <w:r w:rsidRPr="00B47DF0">
        <w:t>espresso drinks</w:t>
      </w:r>
      <w:r w:rsidR="00DE1B96" w:rsidRPr="00B47DF0">
        <w:t>. M</w:t>
      </w:r>
      <w:r w:rsidR="000159B4" w:rsidRPr="00B47DF0">
        <w:t>ake sure dairy</w:t>
      </w:r>
      <w:r w:rsidR="00DE1B96" w:rsidRPr="00B47DF0">
        <w:t xml:space="preserve"> products are fresh and not out of </w:t>
      </w:r>
      <w:r w:rsidR="000159B4" w:rsidRPr="00B47DF0">
        <w:t>date</w:t>
      </w:r>
    </w:p>
    <w:p w:rsidR="002464FC" w:rsidRPr="00B47DF0" w:rsidRDefault="002464FC" w:rsidP="00B830FF">
      <w:pPr>
        <w:pStyle w:val="Bullet1"/>
        <w:numPr>
          <w:ilvl w:val="0"/>
          <w:numId w:val="0"/>
        </w:numPr>
        <w:ind w:left="357"/>
      </w:pPr>
      <w:r w:rsidRPr="00B47DF0">
        <w:t>PC packs which combine coffee and milk, and coffee+milk+sweetner are also available and popular for use in guest ro</w:t>
      </w:r>
      <w:r w:rsidR="00B830FF" w:rsidRPr="00B47DF0">
        <w:t>oms in accommodation facilities</w:t>
      </w:r>
    </w:p>
    <w:p w:rsidR="00244A2A" w:rsidRPr="00B47DF0" w:rsidRDefault="000D3AC8" w:rsidP="00D773E8">
      <w:pPr>
        <w:pStyle w:val="Bullet1"/>
      </w:pPr>
      <w:r w:rsidRPr="00B47DF0">
        <w:t>S</w:t>
      </w:r>
      <w:r w:rsidR="00244A2A" w:rsidRPr="00B47DF0">
        <w:t xml:space="preserve">yrups for </w:t>
      </w:r>
      <w:r w:rsidR="00DE1B96" w:rsidRPr="00B47DF0">
        <w:t>coffees. M</w:t>
      </w:r>
      <w:r w:rsidR="00AC254C" w:rsidRPr="00B47DF0">
        <w:t xml:space="preserve">any </w:t>
      </w:r>
      <w:r w:rsidRPr="00B47DF0">
        <w:t>venues offer flavoured coffees through the addition of syrups such as caramel, chocolat</w:t>
      </w:r>
      <w:r w:rsidR="00DE1B96" w:rsidRPr="00B47DF0">
        <w:t>e, white chocolate, Irish cream and</w:t>
      </w:r>
      <w:r w:rsidRPr="00B47DF0">
        <w:t xml:space="preserve"> hazelnut.</w:t>
      </w:r>
    </w:p>
    <w:p w:rsidR="000D3AC8" w:rsidRPr="00B47DF0" w:rsidRDefault="000D3AC8" w:rsidP="00B830FF">
      <w:pPr>
        <w:pStyle w:val="Bullet1"/>
        <w:numPr>
          <w:ilvl w:val="0"/>
          <w:numId w:val="0"/>
        </w:numPr>
        <w:ind w:left="357"/>
      </w:pPr>
      <w:r w:rsidRPr="00B47DF0">
        <w:t xml:space="preserve">See the range available at </w:t>
      </w:r>
      <w:hyperlink r:id="rId66" w:history="1">
        <w:r w:rsidR="00D773E8" w:rsidRPr="00B47DF0">
          <w:rPr>
            <w:rStyle w:val="Hyperlink"/>
          </w:rPr>
          <w:t>http://www.alchemycordial.com.au/shop/coffee-syrups/12</w:t>
        </w:r>
      </w:hyperlink>
      <w:r w:rsidR="00D773E8" w:rsidRPr="00B47DF0">
        <w:t xml:space="preserve"> </w:t>
      </w:r>
      <w:r w:rsidR="00B830FF" w:rsidRPr="00B47DF0">
        <w:t>and watch the two short videos</w:t>
      </w:r>
    </w:p>
    <w:p w:rsidR="00244A2A" w:rsidRPr="00B47DF0" w:rsidRDefault="00244A2A" w:rsidP="00D773E8">
      <w:pPr>
        <w:pStyle w:val="Bullet1"/>
      </w:pPr>
      <w:r w:rsidRPr="00B47DF0">
        <w:t xml:space="preserve">Water – </w:t>
      </w:r>
      <w:r w:rsidR="00996039" w:rsidRPr="00B47DF0">
        <w:t xml:space="preserve">there will always be a need for a good supply of fresh water, </w:t>
      </w:r>
      <w:r w:rsidRPr="00B47DF0">
        <w:t xml:space="preserve">iced </w:t>
      </w:r>
      <w:r w:rsidR="00996039" w:rsidRPr="00B47DF0">
        <w:t xml:space="preserve">water and </w:t>
      </w:r>
      <w:r w:rsidRPr="00B47DF0">
        <w:t>boiling</w:t>
      </w:r>
      <w:r w:rsidR="00996039" w:rsidRPr="00B47DF0">
        <w:t xml:space="preserve"> water</w:t>
      </w:r>
    </w:p>
    <w:p w:rsidR="00FE7292" w:rsidRPr="00B47DF0" w:rsidRDefault="002464FC" w:rsidP="00D773E8">
      <w:pPr>
        <w:pStyle w:val="Bullet1"/>
      </w:pPr>
      <w:r w:rsidRPr="00B47DF0">
        <w:t>Powders – some drinks may require chocolate powder, chocolate sprinkles, cinnamon, cocoa, nutmeg</w:t>
      </w:r>
      <w:r w:rsidR="00C236DB" w:rsidRPr="00B47DF0">
        <w:t>,</w:t>
      </w:r>
      <w:r w:rsidRPr="00B47DF0">
        <w:t xml:space="preserve"> chai spices</w:t>
      </w:r>
      <w:r w:rsidR="00C236DB" w:rsidRPr="00B47DF0">
        <w:t xml:space="preserve"> and flavours and frappe mixes</w:t>
      </w:r>
    </w:p>
    <w:p w:rsidR="002464FC" w:rsidRPr="00B47DF0" w:rsidRDefault="00FE7292" w:rsidP="00D773E8">
      <w:pPr>
        <w:pStyle w:val="Bullet1"/>
      </w:pPr>
      <w:r w:rsidRPr="00B47DF0">
        <w:t>Lemons – for use with black tea</w:t>
      </w:r>
      <w:r w:rsidR="00C236DB" w:rsidRPr="00B47DF0">
        <w:t>.</w:t>
      </w:r>
    </w:p>
    <w:p w:rsidR="00244A2A" w:rsidRPr="00B47DF0" w:rsidRDefault="00C236DB" w:rsidP="00335654">
      <w:pPr>
        <w:pStyle w:val="Heading3"/>
        <w:spacing w:before="160" w:after="160"/>
      </w:pPr>
      <w:r w:rsidRPr="00B47DF0">
        <w:t>Selecting tea and coffee e</w:t>
      </w:r>
      <w:r w:rsidR="00244A2A" w:rsidRPr="00B47DF0">
        <w:t>quipment</w:t>
      </w:r>
    </w:p>
    <w:p w:rsidR="00C236DB" w:rsidRPr="00B47DF0" w:rsidRDefault="00335654" w:rsidP="00244A2A">
      <w:pPr>
        <w:pStyle w:val="BodyCopy"/>
        <w:rPr>
          <w:noProof w:val="0"/>
        </w:rPr>
      </w:pPr>
      <w:r w:rsidRPr="00B47DF0">
        <w:rPr>
          <w:lang w:val="en-US" w:eastAsia="en-US"/>
        </w:rPr>
        <w:drawing>
          <wp:anchor distT="0" distB="0" distL="114300" distR="114300" simplePos="0" relativeHeight="251742208" behindDoc="0" locked="0" layoutInCell="1" allowOverlap="1">
            <wp:simplePos x="0" y="0"/>
            <wp:positionH relativeFrom="column">
              <wp:posOffset>4034790</wp:posOffset>
            </wp:positionH>
            <wp:positionV relativeFrom="paragraph">
              <wp:posOffset>561975</wp:posOffset>
            </wp:positionV>
            <wp:extent cx="1397000" cy="1805940"/>
            <wp:effectExtent l="19050" t="0" r="0" b="0"/>
            <wp:wrapSquare wrapText="bothSides"/>
            <wp:docPr id="36" name="Picture 9" descr="C:\Documents and Settings\danielc\Local Settings\Temporary Internet Files\Content.IE5\UMECW9PM\MP9004312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UMECW9PM\MP900431226[1].jpg"/>
                    <pic:cNvPicPr>
                      <a:picLocks noChangeAspect="1" noChangeArrowheads="1"/>
                    </pic:cNvPicPr>
                  </pic:nvPicPr>
                  <pic:blipFill>
                    <a:blip r:embed="rId67" cstate="print"/>
                    <a:srcRect t="7538"/>
                    <a:stretch>
                      <a:fillRect/>
                    </a:stretch>
                  </pic:blipFill>
                  <pic:spPr bwMode="auto">
                    <a:xfrm>
                      <a:off x="0" y="0"/>
                      <a:ext cx="1397000" cy="1805940"/>
                    </a:xfrm>
                    <a:prstGeom prst="rect">
                      <a:avLst/>
                    </a:prstGeom>
                    <a:noFill/>
                    <a:ln w="9525">
                      <a:noFill/>
                      <a:miter lim="800000"/>
                      <a:headEnd/>
                      <a:tailEnd/>
                    </a:ln>
                  </pic:spPr>
                </pic:pic>
              </a:graphicData>
            </a:graphic>
          </wp:anchor>
        </w:drawing>
      </w:r>
      <w:r w:rsidR="00C236DB" w:rsidRPr="00B47DF0">
        <w:rPr>
          <w:noProof w:val="0"/>
        </w:rPr>
        <w:t>The equipment you will need to select will depend on the drinks ordered and the equipment available in the venue.</w:t>
      </w:r>
      <w:r w:rsidR="00FE7292" w:rsidRPr="00B47DF0">
        <w:rPr>
          <w:noProof w:val="0"/>
        </w:rPr>
        <w:t xml:space="preserve"> </w:t>
      </w:r>
      <w:r w:rsidR="00C236DB" w:rsidRPr="00B47DF0">
        <w:rPr>
          <w:noProof w:val="0"/>
        </w:rPr>
        <w:t>For example, while espresso machines are common and popular, not every venue will have one.</w:t>
      </w:r>
    </w:p>
    <w:p w:rsidR="00C236DB" w:rsidRPr="00B47DF0" w:rsidRDefault="00C236DB" w:rsidP="00244A2A">
      <w:pPr>
        <w:pStyle w:val="BodyCopy"/>
        <w:rPr>
          <w:b/>
          <w:noProof w:val="0"/>
        </w:rPr>
      </w:pPr>
      <w:r w:rsidRPr="00B47DF0">
        <w:rPr>
          <w:b/>
          <w:noProof w:val="0"/>
        </w:rPr>
        <w:t>Tea</w:t>
      </w:r>
    </w:p>
    <w:p w:rsidR="00C236DB" w:rsidRPr="00B47DF0" w:rsidRDefault="00C236DB" w:rsidP="00244A2A">
      <w:pPr>
        <w:pStyle w:val="BodyCopy"/>
        <w:rPr>
          <w:noProof w:val="0"/>
        </w:rPr>
      </w:pPr>
      <w:r w:rsidRPr="00B47DF0">
        <w:rPr>
          <w:noProof w:val="0"/>
        </w:rPr>
        <w:t>Equipment for making tea may include</w:t>
      </w:r>
      <w:r w:rsidR="00417FEB" w:rsidRPr="00B47DF0">
        <w:rPr>
          <w:noProof w:val="0"/>
        </w:rPr>
        <w:t xml:space="preserve"> (depending on the style and ambience of the property and the </w:t>
      </w:r>
      <w:r w:rsidR="003A442D" w:rsidRPr="00B47DF0">
        <w:rPr>
          <w:noProof w:val="0"/>
        </w:rPr>
        <w:t>items on the menu)</w:t>
      </w:r>
      <w:r w:rsidRPr="00B47DF0">
        <w:rPr>
          <w:noProof w:val="0"/>
        </w:rPr>
        <w:t>:</w:t>
      </w:r>
    </w:p>
    <w:p w:rsidR="00C236DB" w:rsidRPr="00B47DF0" w:rsidRDefault="00C236DB" w:rsidP="00D773E8">
      <w:pPr>
        <w:pStyle w:val="Bullet1"/>
      </w:pPr>
      <w:r w:rsidRPr="00B47DF0">
        <w:t>Hot water source – this may be a kettle, urn or a static supply (wall-mounted) unit</w:t>
      </w:r>
    </w:p>
    <w:p w:rsidR="003A442D" w:rsidRPr="00B47DF0" w:rsidRDefault="00DE1B96" w:rsidP="00D773E8">
      <w:pPr>
        <w:pStyle w:val="Bullet1"/>
      </w:pPr>
      <w:r w:rsidRPr="00B47DF0">
        <w:t>Tea</w:t>
      </w:r>
      <w:r w:rsidR="00C236DB" w:rsidRPr="00B47DF0">
        <w:t>pots</w:t>
      </w:r>
      <w:r w:rsidR="003A442D" w:rsidRPr="00B47DF0">
        <w:t xml:space="preserve"> – used for the service of tea and available in various sizes ranging from single serve (2-cup), through two-serve (4-cup) up to 12-cup.</w:t>
      </w:r>
    </w:p>
    <w:p w:rsidR="003A442D" w:rsidRPr="00B47DF0" w:rsidRDefault="003A442D" w:rsidP="00B830FF">
      <w:pPr>
        <w:pStyle w:val="Bullet1"/>
        <w:numPr>
          <w:ilvl w:val="0"/>
          <w:numId w:val="0"/>
        </w:numPr>
        <w:ind w:left="357"/>
      </w:pPr>
      <w:r w:rsidRPr="00B47DF0">
        <w:t>Tea pots may be stainless steel or china.</w:t>
      </w:r>
    </w:p>
    <w:p w:rsidR="003A442D" w:rsidRPr="00B47DF0" w:rsidRDefault="003A442D" w:rsidP="00B830FF">
      <w:pPr>
        <w:pStyle w:val="Bullet1"/>
        <w:numPr>
          <w:ilvl w:val="0"/>
          <w:numId w:val="0"/>
        </w:numPr>
        <w:ind w:left="357"/>
      </w:pPr>
      <w:r w:rsidRPr="00B47DF0">
        <w:t>May be used with an infuser.</w:t>
      </w:r>
    </w:p>
    <w:p w:rsidR="00C236DB" w:rsidRPr="00B47DF0" w:rsidRDefault="003A442D" w:rsidP="00B830FF">
      <w:pPr>
        <w:pStyle w:val="Bullet1"/>
        <w:numPr>
          <w:ilvl w:val="0"/>
          <w:numId w:val="0"/>
        </w:numPr>
        <w:ind w:left="357"/>
      </w:pPr>
      <w:r w:rsidRPr="00B47DF0">
        <w:t xml:space="preserve">See </w:t>
      </w:r>
      <w:hyperlink r:id="rId68" w:history="1">
        <w:r w:rsidRPr="00B47DF0">
          <w:rPr>
            <w:rStyle w:val="Hyperlink"/>
          </w:rPr>
          <w:t>http://www.hospitalitywholesale.com.au/front-of-house/tea-and-coffee/tea-pots-and-infusers.html</w:t>
        </w:r>
      </w:hyperlink>
    </w:p>
    <w:p w:rsidR="00C236DB" w:rsidRPr="00B47DF0" w:rsidRDefault="00C236DB" w:rsidP="00D773E8">
      <w:pPr>
        <w:pStyle w:val="Bullet1"/>
      </w:pPr>
      <w:r w:rsidRPr="00B47DF0">
        <w:t>Hot water pots or jugs</w:t>
      </w:r>
    </w:p>
    <w:p w:rsidR="00C236DB" w:rsidRPr="00B47DF0" w:rsidRDefault="00C236DB" w:rsidP="00D773E8">
      <w:pPr>
        <w:pStyle w:val="Bullet1"/>
      </w:pPr>
      <w:r w:rsidRPr="00B47DF0">
        <w:t>Infuser – a wide variety is available</w:t>
      </w:r>
    </w:p>
    <w:p w:rsidR="00C236DB" w:rsidRPr="00B47DF0" w:rsidRDefault="00C236DB" w:rsidP="00D773E8">
      <w:pPr>
        <w:pStyle w:val="Bullet1"/>
      </w:pPr>
      <w:r w:rsidRPr="00B47DF0">
        <w:t>Strainers</w:t>
      </w:r>
      <w:r w:rsidR="00417FEB" w:rsidRPr="00B47DF0">
        <w:t xml:space="preserve"> – for straining out tea leaves</w:t>
      </w:r>
    </w:p>
    <w:p w:rsidR="002D658D" w:rsidRPr="00B47DF0" w:rsidRDefault="00C236DB" w:rsidP="00317199">
      <w:pPr>
        <w:pStyle w:val="BodyCopy"/>
        <w:ind w:left="360"/>
        <w:rPr>
          <w:b/>
          <w:noProof w:val="0"/>
        </w:rPr>
      </w:pPr>
      <w:r w:rsidRPr="00B47DF0">
        <w:rPr>
          <w:noProof w:val="0"/>
        </w:rPr>
        <w:t xml:space="preserve">See also </w:t>
      </w:r>
      <w:hyperlink r:id="rId69" w:history="1">
        <w:r w:rsidRPr="00B47DF0">
          <w:rPr>
            <w:rStyle w:val="Hyperlink"/>
            <w:noProof w:val="0"/>
          </w:rPr>
          <w:t>http://coffeetea.about.com/od/teaandtisanebasics/a/EasyTeaEquipment.htm</w:t>
        </w:r>
      </w:hyperlink>
      <w:r w:rsidRPr="00B47DF0">
        <w:rPr>
          <w:noProof w:val="0"/>
        </w:rPr>
        <w:t xml:space="preserve">. </w:t>
      </w:r>
      <w:r w:rsidR="002D658D" w:rsidRPr="00B47DF0">
        <w:rPr>
          <w:b/>
          <w:noProof w:val="0"/>
        </w:rPr>
        <w:br w:type="page"/>
      </w:r>
    </w:p>
    <w:p w:rsidR="00C236DB" w:rsidRPr="00B47DF0" w:rsidRDefault="00317199" w:rsidP="00244A2A">
      <w:pPr>
        <w:pStyle w:val="BodyCopy"/>
        <w:rPr>
          <w:b/>
          <w:noProof w:val="0"/>
        </w:rPr>
      </w:pPr>
      <w:r w:rsidRPr="00B47DF0">
        <w:rPr>
          <w:b/>
          <w:lang w:val="en-US" w:eastAsia="en-US"/>
        </w:rPr>
        <w:drawing>
          <wp:anchor distT="0" distB="0" distL="114300" distR="114300" simplePos="0" relativeHeight="251739136" behindDoc="0" locked="0" layoutInCell="1" allowOverlap="1">
            <wp:simplePos x="0" y="0"/>
            <wp:positionH relativeFrom="column">
              <wp:posOffset>4669155</wp:posOffset>
            </wp:positionH>
            <wp:positionV relativeFrom="paragraph">
              <wp:posOffset>46990</wp:posOffset>
            </wp:positionV>
            <wp:extent cx="1028700" cy="1538605"/>
            <wp:effectExtent l="19050" t="0" r="0" b="0"/>
            <wp:wrapSquare wrapText="bothSides"/>
            <wp:docPr id="24" name="Picture 5" descr="C:\Documents and Settings\danielc\Local Settings\Temporary Internet Files\Content.IE5\UMECW9PM\MP9004229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UMECW9PM\MP900422975[1].jpg"/>
                    <pic:cNvPicPr>
                      <a:picLocks noChangeAspect="1" noChangeArrowheads="1"/>
                    </pic:cNvPicPr>
                  </pic:nvPicPr>
                  <pic:blipFill>
                    <a:blip r:embed="rId70" cstate="print"/>
                    <a:srcRect/>
                    <a:stretch>
                      <a:fillRect/>
                    </a:stretch>
                  </pic:blipFill>
                  <pic:spPr bwMode="auto">
                    <a:xfrm>
                      <a:off x="0" y="0"/>
                      <a:ext cx="1028700" cy="1538605"/>
                    </a:xfrm>
                    <a:prstGeom prst="rect">
                      <a:avLst/>
                    </a:prstGeom>
                    <a:noFill/>
                    <a:ln w="9525">
                      <a:noFill/>
                      <a:miter lim="800000"/>
                      <a:headEnd/>
                      <a:tailEnd/>
                    </a:ln>
                  </pic:spPr>
                </pic:pic>
              </a:graphicData>
            </a:graphic>
          </wp:anchor>
        </w:drawing>
      </w:r>
      <w:r w:rsidR="00C236DB" w:rsidRPr="00B47DF0">
        <w:rPr>
          <w:b/>
          <w:noProof w:val="0"/>
        </w:rPr>
        <w:t>Coffee</w:t>
      </w:r>
    </w:p>
    <w:p w:rsidR="00244A2A" w:rsidRPr="00B47DF0" w:rsidRDefault="00ED1B0F" w:rsidP="00244A2A">
      <w:pPr>
        <w:pStyle w:val="BodyCopy"/>
        <w:rPr>
          <w:noProof w:val="0"/>
        </w:rPr>
      </w:pPr>
      <w:r w:rsidRPr="00B47DF0">
        <w:rPr>
          <w:noProof w:val="0"/>
        </w:rPr>
        <w:t xml:space="preserve">Equipment required for the preparation of </w:t>
      </w:r>
      <w:r w:rsidR="00C236DB" w:rsidRPr="00B47DF0">
        <w:rPr>
          <w:noProof w:val="0"/>
        </w:rPr>
        <w:t xml:space="preserve">coffees </w:t>
      </w:r>
      <w:r w:rsidRPr="00B47DF0">
        <w:rPr>
          <w:noProof w:val="0"/>
        </w:rPr>
        <w:t xml:space="preserve">can </w:t>
      </w:r>
      <w:r w:rsidR="00244A2A" w:rsidRPr="00B47DF0">
        <w:rPr>
          <w:noProof w:val="0"/>
        </w:rPr>
        <w:t>include:</w:t>
      </w:r>
    </w:p>
    <w:p w:rsidR="003A442D" w:rsidRPr="00B47DF0" w:rsidRDefault="00DE1B96" w:rsidP="00D773E8">
      <w:pPr>
        <w:pStyle w:val="Bullet1"/>
      </w:pPr>
      <w:r w:rsidRPr="00B47DF0">
        <w:t xml:space="preserve">Coffee machines – often </w:t>
      </w:r>
      <w:r w:rsidR="003A442D" w:rsidRPr="00B47DF0">
        <w:t>r</w:t>
      </w:r>
      <w:r w:rsidR="00317199" w:rsidRPr="00B47DF0">
        <w:t>eferred to as espresso machines.</w:t>
      </w:r>
    </w:p>
    <w:p w:rsidR="007C60EF" w:rsidRPr="00B47DF0" w:rsidRDefault="007C60EF" w:rsidP="00B830FF">
      <w:pPr>
        <w:pStyle w:val="Bullet1"/>
        <w:numPr>
          <w:ilvl w:val="0"/>
          <w:numId w:val="0"/>
        </w:numPr>
        <w:ind w:left="357"/>
      </w:pPr>
      <w:r w:rsidRPr="00B47DF0">
        <w:t>See examples at:</w:t>
      </w:r>
    </w:p>
    <w:p w:rsidR="007C60EF" w:rsidRPr="00B47DF0" w:rsidRDefault="005C4B3E" w:rsidP="00B830FF">
      <w:pPr>
        <w:pStyle w:val="Bullet2"/>
        <w:rPr>
          <w:rStyle w:val="Hyperlink"/>
          <w:color w:val="auto"/>
          <w:lang w:val="en-AU"/>
        </w:rPr>
      </w:pPr>
      <w:hyperlink r:id="rId71" w:history="1">
        <w:r w:rsidR="007C60EF" w:rsidRPr="00B47DF0">
          <w:rPr>
            <w:rStyle w:val="Hyperlink"/>
            <w:lang w:val="en-AU"/>
          </w:rPr>
          <w:t>http://www.espressocompany.com.au/</w:t>
        </w:r>
      </w:hyperlink>
    </w:p>
    <w:p w:rsidR="007C60EF" w:rsidRPr="00B47DF0" w:rsidRDefault="007C60EF" w:rsidP="00B830FF">
      <w:pPr>
        <w:pStyle w:val="Bullet2"/>
        <w:rPr>
          <w:rStyle w:val="Hyperlink"/>
          <w:color w:val="auto"/>
          <w:lang w:val="en-AU"/>
        </w:rPr>
      </w:pPr>
      <w:r w:rsidRPr="00B47DF0">
        <w:rPr>
          <w:rStyle w:val="Hyperlink"/>
          <w:lang w:val="en-AU"/>
        </w:rPr>
        <w:t xml:space="preserve">http://www.supremecoffeemachines.com.au/catalogue/commercial-coffee-machines </w:t>
      </w:r>
    </w:p>
    <w:p w:rsidR="007C60EF" w:rsidRPr="00B47DF0" w:rsidRDefault="005C4B3E" w:rsidP="00B830FF">
      <w:pPr>
        <w:pStyle w:val="Bullet2"/>
        <w:rPr>
          <w:rStyle w:val="Hyperlink"/>
          <w:color w:val="auto"/>
          <w:lang w:val="en-AU"/>
        </w:rPr>
      </w:pPr>
      <w:hyperlink r:id="rId72" w:history="1">
        <w:r w:rsidR="007C60EF" w:rsidRPr="00B47DF0">
          <w:rPr>
            <w:rStyle w:val="Hyperlink"/>
            <w:lang w:val="en-AU"/>
          </w:rPr>
          <w:t>http://www.fracino.com.au/</w:t>
        </w:r>
      </w:hyperlink>
    </w:p>
    <w:p w:rsidR="007C60EF" w:rsidRPr="00B47DF0" w:rsidRDefault="007C60EF" w:rsidP="00B830FF">
      <w:pPr>
        <w:pStyle w:val="Bullet2"/>
        <w:rPr>
          <w:rStyle w:val="Hyperlink"/>
          <w:color w:val="auto"/>
          <w:lang w:val="en-AU"/>
        </w:rPr>
      </w:pPr>
      <w:r w:rsidRPr="00B47DF0">
        <w:rPr>
          <w:rStyle w:val="Hyperlink"/>
          <w:lang w:val="en-AU"/>
        </w:rPr>
        <w:t>http://www.espressoitalia.com.au/coffee/MACHINES/35+Commercial</w:t>
      </w:r>
    </w:p>
    <w:p w:rsidR="003A442D" w:rsidRPr="00B47DF0" w:rsidRDefault="00317199" w:rsidP="00D773E8">
      <w:pPr>
        <w:pStyle w:val="Bullet1"/>
      </w:pPr>
      <w:r w:rsidRPr="00B47DF0">
        <w:rPr>
          <w:noProof/>
          <w:lang w:val="en-US"/>
        </w:rPr>
        <w:drawing>
          <wp:anchor distT="0" distB="0" distL="114300" distR="114300" simplePos="0" relativeHeight="251740160" behindDoc="0" locked="0" layoutInCell="1" allowOverlap="1">
            <wp:simplePos x="0" y="0"/>
            <wp:positionH relativeFrom="column">
              <wp:posOffset>4535170</wp:posOffset>
            </wp:positionH>
            <wp:positionV relativeFrom="paragraph">
              <wp:posOffset>149225</wp:posOffset>
            </wp:positionV>
            <wp:extent cx="1162685" cy="1215390"/>
            <wp:effectExtent l="19050" t="0" r="0" b="0"/>
            <wp:wrapSquare wrapText="bothSides"/>
            <wp:docPr id="33" name="Picture 6" descr="C:\Documents and Settings\danielc\Local Settings\Temporary Internet Files\Content.IE5\XGIII3N1\MC90008995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XGIII3N1\MC900089954[1].wmf"/>
                    <pic:cNvPicPr>
                      <a:picLocks noChangeAspect="1" noChangeArrowheads="1"/>
                    </pic:cNvPicPr>
                  </pic:nvPicPr>
                  <pic:blipFill>
                    <a:blip r:embed="rId73" cstate="print"/>
                    <a:srcRect/>
                    <a:stretch>
                      <a:fillRect/>
                    </a:stretch>
                  </pic:blipFill>
                  <pic:spPr bwMode="auto">
                    <a:xfrm>
                      <a:off x="0" y="0"/>
                      <a:ext cx="1162685" cy="1215390"/>
                    </a:xfrm>
                    <a:prstGeom prst="rect">
                      <a:avLst/>
                    </a:prstGeom>
                    <a:noFill/>
                    <a:ln w="9525">
                      <a:noFill/>
                      <a:miter lim="800000"/>
                      <a:headEnd/>
                      <a:tailEnd/>
                    </a:ln>
                  </pic:spPr>
                </pic:pic>
              </a:graphicData>
            </a:graphic>
          </wp:anchor>
        </w:drawing>
      </w:r>
      <w:r w:rsidR="003A442D" w:rsidRPr="00B47DF0">
        <w:t>Coffee grinders – these may be provided as part of the main espresso machine or as a separate and stand-alone unit.</w:t>
      </w:r>
    </w:p>
    <w:p w:rsidR="003A442D" w:rsidRPr="00B47DF0" w:rsidRDefault="003A442D" w:rsidP="00B830FF">
      <w:pPr>
        <w:pStyle w:val="Bullet1"/>
        <w:numPr>
          <w:ilvl w:val="0"/>
          <w:numId w:val="0"/>
        </w:numPr>
        <w:ind w:left="357"/>
      </w:pPr>
      <w:r w:rsidRPr="00B47DF0">
        <w:t>Most venues grind their beans several times a day. Some buy their coffee already ground meaning they will not need a grinder.</w:t>
      </w:r>
    </w:p>
    <w:p w:rsidR="003A442D" w:rsidRPr="00B47DF0" w:rsidRDefault="003A442D" w:rsidP="00B830FF">
      <w:pPr>
        <w:pStyle w:val="Bullet1"/>
        <w:numPr>
          <w:ilvl w:val="0"/>
          <w:numId w:val="0"/>
        </w:numPr>
        <w:ind w:left="357"/>
      </w:pPr>
      <w:r w:rsidRPr="00B47DF0">
        <w:t xml:space="preserve">See sample grinders at </w:t>
      </w:r>
      <w:hyperlink r:id="rId74" w:history="1">
        <w:r w:rsidR="00D773E8" w:rsidRPr="00B47DF0">
          <w:rPr>
            <w:rStyle w:val="Hyperlink"/>
          </w:rPr>
          <w:t>http://www.santos.fr/40m.html</w:t>
        </w:r>
      </w:hyperlink>
    </w:p>
    <w:p w:rsidR="00C236DB" w:rsidRPr="00B47DF0" w:rsidRDefault="00C236DB" w:rsidP="00D773E8">
      <w:pPr>
        <w:pStyle w:val="Bullet1"/>
      </w:pPr>
      <w:r w:rsidRPr="00B47DF0">
        <w:t>Weighing equipment – electronic scales</w:t>
      </w:r>
      <w:r w:rsidR="007C60EF" w:rsidRPr="00B47DF0">
        <w:t xml:space="preserve"> for checking the dosing of coffee dispensers</w:t>
      </w:r>
    </w:p>
    <w:p w:rsidR="00C236DB" w:rsidRPr="00B47DF0" w:rsidRDefault="00C236DB" w:rsidP="00D773E8">
      <w:pPr>
        <w:pStyle w:val="Bullet1"/>
      </w:pPr>
      <w:r w:rsidRPr="00B47DF0">
        <w:t>Tampers</w:t>
      </w:r>
      <w:r w:rsidR="007C60EF" w:rsidRPr="00B47DF0">
        <w:t xml:space="preserve"> – for tamping ground coffee into portafilters</w:t>
      </w:r>
    </w:p>
    <w:p w:rsidR="00C236DB" w:rsidRPr="00B47DF0" w:rsidRDefault="00C236DB" w:rsidP="00D773E8">
      <w:pPr>
        <w:pStyle w:val="Bullet1"/>
      </w:pPr>
      <w:r w:rsidRPr="00B47DF0">
        <w:t>Thermometer</w:t>
      </w:r>
      <w:r w:rsidR="007C60EF" w:rsidRPr="00B47DF0">
        <w:t xml:space="preserve"> –</w:t>
      </w:r>
      <w:r w:rsidR="00C2666D" w:rsidRPr="00B47DF0">
        <w:t xml:space="preserve"> </w:t>
      </w:r>
      <w:r w:rsidR="007C60EF" w:rsidRPr="00B47DF0">
        <w:t>for taking the temperature of milk when heatin</w:t>
      </w:r>
      <w:r w:rsidR="00DE1B96" w:rsidRPr="00B47DF0">
        <w:t xml:space="preserve">g it and texturing it for use in, for example, </w:t>
      </w:r>
      <w:r w:rsidR="007C60EF" w:rsidRPr="00B47DF0">
        <w:t>cappuccinos</w:t>
      </w:r>
    </w:p>
    <w:p w:rsidR="00C236DB" w:rsidRPr="00B47DF0" w:rsidRDefault="00C236DB" w:rsidP="00D773E8">
      <w:pPr>
        <w:pStyle w:val="Bullet1"/>
      </w:pPr>
      <w:r w:rsidRPr="00B47DF0">
        <w:t xml:space="preserve">Bins </w:t>
      </w:r>
      <w:r w:rsidR="007C60EF" w:rsidRPr="00B47DF0">
        <w:t xml:space="preserve">– for </w:t>
      </w:r>
      <w:r w:rsidRPr="00B47DF0">
        <w:t>discarded pucks</w:t>
      </w:r>
      <w:r w:rsidR="00DE1B96" w:rsidRPr="00B47DF0">
        <w:t xml:space="preserve">, </w:t>
      </w:r>
      <w:r w:rsidR="00C2666D" w:rsidRPr="00B47DF0">
        <w:t>called a ‘knock box</w:t>
      </w:r>
      <w:r w:rsidR="009778F6" w:rsidRPr="00B47DF0">
        <w:t>’</w:t>
      </w:r>
      <w:r w:rsidRPr="00B47DF0">
        <w:t>.</w:t>
      </w:r>
    </w:p>
    <w:p w:rsidR="00244A2A" w:rsidRPr="00B47DF0" w:rsidRDefault="00244A2A" w:rsidP="00D773E8">
      <w:pPr>
        <w:pStyle w:val="Bullet1"/>
      </w:pPr>
      <w:r w:rsidRPr="00B47DF0">
        <w:t>Urn</w:t>
      </w:r>
      <w:r w:rsidR="000A4586" w:rsidRPr="00B47DF0">
        <w:t xml:space="preserve"> or</w:t>
      </w:r>
      <w:r w:rsidRPr="00B47DF0">
        <w:t xml:space="preserve"> kettle </w:t>
      </w:r>
      <w:r w:rsidR="000A4586" w:rsidRPr="00B47DF0">
        <w:t xml:space="preserve">– or </w:t>
      </w:r>
      <w:r w:rsidRPr="00B47DF0">
        <w:t>some other hot/boiling water dispenser (other than the espresso machine)</w:t>
      </w:r>
      <w:r w:rsidR="000A4586" w:rsidRPr="00B47DF0">
        <w:t>.</w:t>
      </w:r>
    </w:p>
    <w:p w:rsidR="00244A2A" w:rsidRPr="00B47DF0" w:rsidRDefault="00317199" w:rsidP="00D773E8">
      <w:pPr>
        <w:pStyle w:val="Bullet1"/>
      </w:pPr>
      <w:r w:rsidRPr="00B47DF0">
        <w:rPr>
          <w:noProof/>
          <w:lang w:val="en-US"/>
        </w:rPr>
        <w:drawing>
          <wp:anchor distT="0" distB="0" distL="114300" distR="114300" simplePos="0" relativeHeight="251741184" behindDoc="0" locked="0" layoutInCell="1" allowOverlap="1">
            <wp:simplePos x="0" y="0"/>
            <wp:positionH relativeFrom="column">
              <wp:posOffset>4761230</wp:posOffset>
            </wp:positionH>
            <wp:positionV relativeFrom="paragraph">
              <wp:posOffset>98425</wp:posOffset>
            </wp:positionV>
            <wp:extent cx="1233805" cy="1237615"/>
            <wp:effectExtent l="0" t="0" r="4445" b="0"/>
            <wp:wrapSquare wrapText="bothSides"/>
            <wp:docPr id="34" name="Picture 7" descr="C:\Documents and Settings\danielc\Local Settings\Temporary Internet Files\Content.IE5\3DV3UKH9\MC9004339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3DV3UKH9\MC900433914[1].png"/>
                    <pic:cNvPicPr>
                      <a:picLocks noChangeAspect="1" noChangeArrowheads="1"/>
                    </pic:cNvPicPr>
                  </pic:nvPicPr>
                  <pic:blipFill>
                    <a:blip r:embed="rId75" cstate="print"/>
                    <a:srcRect/>
                    <a:stretch>
                      <a:fillRect/>
                    </a:stretch>
                  </pic:blipFill>
                  <pic:spPr bwMode="auto">
                    <a:xfrm>
                      <a:off x="0" y="0"/>
                      <a:ext cx="1233805" cy="1237615"/>
                    </a:xfrm>
                    <a:prstGeom prst="rect">
                      <a:avLst/>
                    </a:prstGeom>
                    <a:noFill/>
                    <a:ln w="9525">
                      <a:noFill/>
                      <a:miter lim="800000"/>
                      <a:headEnd/>
                      <a:tailEnd/>
                    </a:ln>
                  </pic:spPr>
                </pic:pic>
              </a:graphicData>
            </a:graphic>
          </wp:anchor>
        </w:drawing>
      </w:r>
      <w:r w:rsidR="00244A2A" w:rsidRPr="00B47DF0">
        <w:t>Percolators, drip filters and plungers – for coffee service, other than espresso</w:t>
      </w:r>
      <w:r w:rsidR="00382120" w:rsidRPr="00B47DF0">
        <w:t>.</w:t>
      </w:r>
    </w:p>
    <w:p w:rsidR="00382120" w:rsidRPr="00B47DF0" w:rsidRDefault="00382120" w:rsidP="00B830FF">
      <w:pPr>
        <w:pStyle w:val="Bullet1"/>
        <w:numPr>
          <w:ilvl w:val="0"/>
          <w:numId w:val="0"/>
        </w:numPr>
        <w:ind w:left="357"/>
      </w:pPr>
      <w:r w:rsidRPr="00B47DF0">
        <w:t>These may even be used by premises which have an espresso machine.</w:t>
      </w:r>
    </w:p>
    <w:p w:rsidR="00382120" w:rsidRPr="00B47DF0" w:rsidRDefault="00382120" w:rsidP="00B830FF">
      <w:pPr>
        <w:pStyle w:val="Bullet1"/>
        <w:numPr>
          <w:ilvl w:val="0"/>
          <w:numId w:val="0"/>
        </w:numPr>
        <w:ind w:left="357"/>
      </w:pPr>
      <w:r w:rsidRPr="00B47DF0">
        <w:t>Many of the items used are domestic products used in a commercial setting and some are distinctly commercial in size.</w:t>
      </w:r>
    </w:p>
    <w:p w:rsidR="00382120" w:rsidRPr="00B47DF0" w:rsidRDefault="00382120" w:rsidP="00B830FF">
      <w:pPr>
        <w:pStyle w:val="Bullet1"/>
        <w:numPr>
          <w:ilvl w:val="0"/>
          <w:numId w:val="0"/>
        </w:numPr>
        <w:ind w:left="357"/>
      </w:pPr>
      <w:r w:rsidRPr="00B47DF0">
        <w:t>See the following sites for examples:</w:t>
      </w:r>
    </w:p>
    <w:p w:rsidR="00382120" w:rsidRPr="00B47DF0" w:rsidRDefault="005C4B3E" w:rsidP="00B830FF">
      <w:pPr>
        <w:pStyle w:val="Bullet2"/>
        <w:rPr>
          <w:lang w:val="en-AU"/>
        </w:rPr>
      </w:pPr>
      <w:hyperlink r:id="rId76" w:history="1">
        <w:r w:rsidR="00382120" w:rsidRPr="00B47DF0">
          <w:rPr>
            <w:rStyle w:val="Hyperlink"/>
            <w:lang w:val="en-AU"/>
          </w:rPr>
          <w:t>http://www.hostdirect.com.au/listProduct/Equipment/Urns+and+Percolators/</w:t>
        </w:r>
      </w:hyperlink>
    </w:p>
    <w:p w:rsidR="00382120" w:rsidRPr="00B47DF0" w:rsidRDefault="005C4B3E" w:rsidP="00B830FF">
      <w:pPr>
        <w:pStyle w:val="Bullet2"/>
        <w:rPr>
          <w:lang w:val="en-AU"/>
        </w:rPr>
      </w:pPr>
      <w:hyperlink r:id="rId77" w:history="1">
        <w:r w:rsidR="00A6298A" w:rsidRPr="00B47DF0">
          <w:rPr>
            <w:rStyle w:val="Hyperlink"/>
            <w:lang w:val="en-AU"/>
          </w:rPr>
          <w:t>http://www.vittoriacoffee.com/products-plunger.html</w:t>
        </w:r>
      </w:hyperlink>
      <w:r w:rsidR="005371F8" w:rsidRPr="00B47DF0">
        <w:rPr>
          <w:lang w:val="en-AU"/>
        </w:rPr>
        <w:t>.</w:t>
      </w:r>
    </w:p>
    <w:p w:rsidR="0087469D" w:rsidRPr="00B47DF0" w:rsidRDefault="0087469D">
      <w:pPr>
        <w:rPr>
          <w:rFonts w:ascii="Helvetica" w:eastAsiaTheme="majorEastAsia" w:hAnsi="Helvetica" w:cstheme="majorBidi"/>
          <w:b/>
          <w:bCs/>
          <w:color w:val="0000FF"/>
          <w:sz w:val="28"/>
        </w:rPr>
      </w:pPr>
      <w:r w:rsidRPr="00B47DF0">
        <w:rPr>
          <w:rFonts w:ascii="Helvetica" w:hAnsi="Helvetica"/>
        </w:rPr>
        <w:br w:type="page"/>
      </w:r>
    </w:p>
    <w:p w:rsidR="00002BD4" w:rsidRPr="00B47DF0" w:rsidRDefault="0087469D" w:rsidP="00002BD4">
      <w:pPr>
        <w:pStyle w:val="Heading3"/>
      </w:pPr>
      <w:r w:rsidRPr="00B47DF0">
        <w:t>Selecting c</w:t>
      </w:r>
      <w:r w:rsidR="00002BD4" w:rsidRPr="00B47DF0">
        <w:t>rockery, cutlery and glassware</w:t>
      </w:r>
    </w:p>
    <w:p w:rsidR="00002BD4" w:rsidRPr="00B47DF0" w:rsidRDefault="00B73240" w:rsidP="00002BD4">
      <w:pPr>
        <w:pStyle w:val="Bullet1"/>
        <w:numPr>
          <w:ilvl w:val="0"/>
          <w:numId w:val="0"/>
        </w:numPr>
      </w:pPr>
      <w:r w:rsidRPr="00B47DF0">
        <w:t>Tea and coffee can require the following</w:t>
      </w:r>
      <w:r w:rsidR="00002BD4" w:rsidRPr="00B47DF0">
        <w:t>:</w:t>
      </w:r>
    </w:p>
    <w:p w:rsidR="00A6298A" w:rsidRPr="00B47DF0" w:rsidRDefault="00A6298A" w:rsidP="00D773E8">
      <w:pPr>
        <w:pStyle w:val="Bullet1"/>
      </w:pPr>
      <w:r w:rsidRPr="00B47DF0">
        <w:t>C</w:t>
      </w:r>
      <w:r w:rsidR="00244A2A" w:rsidRPr="00B47DF0">
        <w:t xml:space="preserve">rockery </w:t>
      </w:r>
      <w:r w:rsidRPr="00B47DF0">
        <w:t>–</w:t>
      </w:r>
      <w:r w:rsidR="00002BD4" w:rsidRPr="00B47DF0">
        <w:t xml:space="preserve"> t</w:t>
      </w:r>
      <w:r w:rsidRPr="00B47DF0">
        <w:t>he requirements can include</w:t>
      </w:r>
      <w:r w:rsidR="00002BD4" w:rsidRPr="00B47DF0">
        <w:t xml:space="preserve"> china/porcelain</w:t>
      </w:r>
      <w:r w:rsidR="00BC6C80" w:rsidRPr="00B47DF0">
        <w:t xml:space="preserve"> </w:t>
      </w:r>
      <w:r w:rsidR="00002BD4" w:rsidRPr="00B47DF0">
        <w:t>or stainless steel items</w:t>
      </w:r>
      <w:r w:rsidRPr="00B47DF0">
        <w:t>:</w:t>
      </w:r>
    </w:p>
    <w:p w:rsidR="00A6298A" w:rsidRPr="00B47DF0" w:rsidRDefault="00A6298A" w:rsidP="00B830FF">
      <w:pPr>
        <w:pStyle w:val="Bullet2"/>
        <w:rPr>
          <w:rFonts w:eastAsiaTheme="minorHAnsi"/>
          <w:lang w:val="en-AU"/>
        </w:rPr>
      </w:pPr>
      <w:r w:rsidRPr="00B47DF0">
        <w:rPr>
          <w:rFonts w:eastAsiaTheme="minorHAnsi"/>
          <w:lang w:val="en-AU"/>
        </w:rPr>
        <w:t>C</w:t>
      </w:r>
      <w:r w:rsidR="00244A2A" w:rsidRPr="00B47DF0">
        <w:rPr>
          <w:rFonts w:eastAsiaTheme="minorHAnsi"/>
          <w:lang w:val="en-AU"/>
        </w:rPr>
        <w:t xml:space="preserve">ups and saucers </w:t>
      </w:r>
      <w:r w:rsidRPr="00B47DF0">
        <w:rPr>
          <w:rFonts w:eastAsiaTheme="minorHAnsi"/>
          <w:lang w:val="en-AU"/>
        </w:rPr>
        <w:t xml:space="preserve">– variety of sizes in the range </w:t>
      </w:r>
      <w:r w:rsidR="00B73240" w:rsidRPr="00B47DF0">
        <w:rPr>
          <w:rFonts w:eastAsiaTheme="minorHAnsi"/>
          <w:lang w:val="en-AU"/>
        </w:rPr>
        <w:t>6</w:t>
      </w:r>
      <w:r w:rsidRPr="00B47DF0">
        <w:rPr>
          <w:rFonts w:eastAsiaTheme="minorHAnsi"/>
          <w:lang w:val="en-AU"/>
        </w:rPr>
        <w:t xml:space="preserve">0 mls </w:t>
      </w:r>
      <w:r w:rsidR="00B73240" w:rsidRPr="00B47DF0">
        <w:rPr>
          <w:rFonts w:eastAsiaTheme="minorHAnsi"/>
          <w:lang w:val="en-AU"/>
        </w:rPr>
        <w:t xml:space="preserve">(demi-tasse) </w:t>
      </w:r>
      <w:r w:rsidRPr="00B47DF0">
        <w:rPr>
          <w:rFonts w:eastAsiaTheme="minorHAnsi"/>
          <w:lang w:val="en-AU"/>
        </w:rPr>
        <w:t>through to 300 mls</w:t>
      </w:r>
    </w:p>
    <w:p w:rsidR="00A6298A" w:rsidRPr="00B47DF0" w:rsidRDefault="00732124" w:rsidP="00B830FF">
      <w:pPr>
        <w:pStyle w:val="Bullet2"/>
        <w:rPr>
          <w:rFonts w:eastAsiaTheme="minorHAnsi"/>
          <w:lang w:val="en-AU"/>
        </w:rPr>
      </w:pPr>
      <w:r w:rsidRPr="00B47DF0">
        <w:rPr>
          <w:rFonts w:eastAsiaTheme="minorHAnsi"/>
          <w:noProof/>
          <w:lang w:eastAsia="en-US"/>
        </w:rPr>
        <w:drawing>
          <wp:anchor distT="0" distB="0" distL="114300" distR="114300" simplePos="0" relativeHeight="251743232" behindDoc="0" locked="0" layoutInCell="1" allowOverlap="1">
            <wp:simplePos x="0" y="0"/>
            <wp:positionH relativeFrom="column">
              <wp:posOffset>3686810</wp:posOffset>
            </wp:positionH>
            <wp:positionV relativeFrom="paragraph">
              <wp:posOffset>140970</wp:posOffset>
            </wp:positionV>
            <wp:extent cx="1967865" cy="2107565"/>
            <wp:effectExtent l="19050" t="0" r="0" b="0"/>
            <wp:wrapSquare wrapText="bothSides"/>
            <wp:docPr id="37" name="Picture 10" descr="C:\Documents and Settings\danielc\Local Settings\Temporary Internet Files\Content.IE5\Y88G682L\MP900402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Y88G682L\MP900402019[1].jpg"/>
                    <pic:cNvPicPr>
                      <a:picLocks noChangeAspect="1" noChangeArrowheads="1"/>
                    </pic:cNvPicPr>
                  </pic:nvPicPr>
                  <pic:blipFill>
                    <a:blip r:embed="rId78" cstate="print"/>
                    <a:srcRect l="7264" t="20789"/>
                    <a:stretch>
                      <a:fillRect/>
                    </a:stretch>
                  </pic:blipFill>
                  <pic:spPr bwMode="auto">
                    <a:xfrm>
                      <a:off x="0" y="0"/>
                      <a:ext cx="1967865" cy="2107565"/>
                    </a:xfrm>
                    <a:prstGeom prst="rect">
                      <a:avLst/>
                    </a:prstGeom>
                    <a:noFill/>
                    <a:ln w="9525">
                      <a:noFill/>
                      <a:miter lim="800000"/>
                      <a:headEnd/>
                      <a:tailEnd/>
                    </a:ln>
                  </pic:spPr>
                </pic:pic>
              </a:graphicData>
            </a:graphic>
          </wp:anchor>
        </w:drawing>
      </w:r>
      <w:r w:rsidR="00A6298A" w:rsidRPr="00B47DF0">
        <w:rPr>
          <w:rFonts w:eastAsiaTheme="minorHAnsi"/>
          <w:lang w:val="en-AU"/>
        </w:rPr>
        <w:t>B</w:t>
      </w:r>
      <w:r w:rsidR="00244A2A" w:rsidRPr="00B47DF0">
        <w:rPr>
          <w:rFonts w:eastAsiaTheme="minorHAnsi"/>
          <w:lang w:val="en-AU"/>
        </w:rPr>
        <w:t>owls</w:t>
      </w:r>
      <w:r w:rsidR="00A6298A" w:rsidRPr="00B47DF0">
        <w:rPr>
          <w:rFonts w:eastAsiaTheme="minorHAnsi"/>
          <w:lang w:val="en-AU"/>
        </w:rPr>
        <w:t xml:space="preserve"> – for sugar and accompaniments</w:t>
      </w:r>
    </w:p>
    <w:p w:rsidR="00A6298A" w:rsidRPr="00B47DF0" w:rsidRDefault="00A6298A" w:rsidP="00B830FF">
      <w:pPr>
        <w:pStyle w:val="Bullet2"/>
        <w:rPr>
          <w:rFonts w:eastAsiaTheme="minorHAnsi"/>
          <w:lang w:val="en-AU"/>
        </w:rPr>
      </w:pPr>
      <w:r w:rsidRPr="00B47DF0">
        <w:rPr>
          <w:rFonts w:eastAsiaTheme="minorHAnsi"/>
          <w:lang w:val="en-AU"/>
        </w:rPr>
        <w:t>M</w:t>
      </w:r>
      <w:r w:rsidR="00244A2A" w:rsidRPr="00B47DF0">
        <w:rPr>
          <w:rFonts w:eastAsiaTheme="minorHAnsi"/>
          <w:lang w:val="en-AU"/>
        </w:rPr>
        <w:t>ugs</w:t>
      </w:r>
      <w:r w:rsidRPr="00B47DF0">
        <w:rPr>
          <w:rFonts w:eastAsiaTheme="minorHAnsi"/>
          <w:lang w:val="en-AU"/>
        </w:rPr>
        <w:t xml:space="preserve"> – for service of large hot and cold drinks: 300 mls plus</w:t>
      </w:r>
      <w:r w:rsidR="00244A2A" w:rsidRPr="00B47DF0">
        <w:rPr>
          <w:rFonts w:eastAsiaTheme="minorHAnsi"/>
          <w:lang w:val="en-AU"/>
        </w:rPr>
        <w:t xml:space="preserve"> </w:t>
      </w:r>
    </w:p>
    <w:p w:rsidR="00B73240" w:rsidRPr="00B47DF0" w:rsidRDefault="00A6298A" w:rsidP="00B830FF">
      <w:pPr>
        <w:pStyle w:val="Bullet2"/>
        <w:rPr>
          <w:rFonts w:eastAsiaTheme="minorHAnsi"/>
          <w:lang w:val="en-AU"/>
        </w:rPr>
      </w:pPr>
      <w:r w:rsidRPr="00B47DF0">
        <w:rPr>
          <w:rFonts w:eastAsiaTheme="minorHAnsi"/>
          <w:lang w:val="en-AU"/>
        </w:rPr>
        <w:t>J</w:t>
      </w:r>
      <w:r w:rsidR="00244A2A" w:rsidRPr="00B47DF0">
        <w:rPr>
          <w:rFonts w:eastAsiaTheme="minorHAnsi"/>
          <w:lang w:val="en-AU"/>
        </w:rPr>
        <w:t>ugs</w:t>
      </w:r>
      <w:r w:rsidRPr="00B47DF0">
        <w:rPr>
          <w:rFonts w:eastAsiaTheme="minorHAnsi"/>
          <w:lang w:val="en-AU"/>
        </w:rPr>
        <w:t xml:space="preserve"> – for milk, water and juices (150 mls upwards)</w:t>
      </w:r>
      <w:r w:rsidR="00BC6C80" w:rsidRPr="00B47DF0">
        <w:rPr>
          <w:rFonts w:eastAsiaTheme="minorHAnsi"/>
          <w:lang w:val="en-AU"/>
        </w:rPr>
        <w:t>. A s</w:t>
      </w:r>
      <w:r w:rsidR="00AF1BA9" w:rsidRPr="00B47DF0">
        <w:rPr>
          <w:rFonts w:eastAsiaTheme="minorHAnsi"/>
          <w:lang w:val="en-AU"/>
        </w:rPr>
        <w:t>mall jug may also be called a ‘creamer’</w:t>
      </w:r>
    </w:p>
    <w:p w:rsidR="00A6298A" w:rsidRPr="00B47DF0" w:rsidRDefault="00A6298A" w:rsidP="00B830FF">
      <w:pPr>
        <w:pStyle w:val="Bullet2"/>
        <w:rPr>
          <w:rFonts w:eastAsiaTheme="minorHAnsi"/>
          <w:lang w:val="en-AU"/>
        </w:rPr>
      </w:pPr>
      <w:r w:rsidRPr="00B47DF0">
        <w:rPr>
          <w:rFonts w:eastAsiaTheme="minorHAnsi"/>
          <w:lang w:val="en-AU"/>
        </w:rPr>
        <w:t>S</w:t>
      </w:r>
      <w:r w:rsidR="00244A2A" w:rsidRPr="00B47DF0">
        <w:rPr>
          <w:rFonts w:eastAsiaTheme="minorHAnsi"/>
          <w:lang w:val="en-AU"/>
        </w:rPr>
        <w:t xml:space="preserve">ide plates </w:t>
      </w:r>
      <w:r w:rsidR="00BC6C80" w:rsidRPr="00B47DF0">
        <w:rPr>
          <w:rFonts w:eastAsiaTheme="minorHAnsi"/>
          <w:lang w:val="en-AU"/>
        </w:rPr>
        <w:t xml:space="preserve">– for placement or </w:t>
      </w:r>
      <w:r w:rsidR="00B73240" w:rsidRPr="00B47DF0">
        <w:rPr>
          <w:rFonts w:eastAsiaTheme="minorHAnsi"/>
          <w:lang w:val="en-AU"/>
        </w:rPr>
        <w:t>service of biscuits, mints</w:t>
      </w:r>
      <w:r w:rsidR="00B6274C" w:rsidRPr="00B47DF0">
        <w:rPr>
          <w:rFonts w:eastAsiaTheme="minorHAnsi"/>
          <w:lang w:val="en-AU"/>
        </w:rPr>
        <w:t xml:space="preserve"> or other items</w:t>
      </w:r>
    </w:p>
    <w:p w:rsidR="00A6298A" w:rsidRPr="00B47DF0" w:rsidRDefault="00A6298A" w:rsidP="00B830FF">
      <w:pPr>
        <w:pStyle w:val="Bullet2"/>
        <w:rPr>
          <w:rFonts w:eastAsiaTheme="minorHAnsi"/>
          <w:lang w:val="en-AU"/>
        </w:rPr>
      </w:pPr>
      <w:r w:rsidRPr="00B47DF0">
        <w:rPr>
          <w:rFonts w:eastAsiaTheme="minorHAnsi"/>
          <w:lang w:val="en-AU"/>
        </w:rPr>
        <w:t>T</w:t>
      </w:r>
      <w:r w:rsidR="00244A2A" w:rsidRPr="00B47DF0">
        <w:rPr>
          <w:rFonts w:eastAsiaTheme="minorHAnsi"/>
          <w:lang w:val="en-AU"/>
        </w:rPr>
        <w:t xml:space="preserve">ea bag holders </w:t>
      </w:r>
      <w:r w:rsidR="00CE3E7A" w:rsidRPr="00B47DF0">
        <w:rPr>
          <w:rFonts w:eastAsiaTheme="minorHAnsi"/>
          <w:lang w:val="en-AU"/>
        </w:rPr>
        <w:t>– for holding used tea bag</w:t>
      </w:r>
      <w:r w:rsidR="00BC6C80" w:rsidRPr="00B47DF0">
        <w:rPr>
          <w:rFonts w:eastAsiaTheme="minorHAnsi"/>
          <w:lang w:val="en-AU"/>
        </w:rPr>
        <w:t>s</w:t>
      </w:r>
    </w:p>
    <w:p w:rsidR="00244A2A" w:rsidRPr="00B47DF0" w:rsidRDefault="00A6298A" w:rsidP="00B830FF">
      <w:pPr>
        <w:pStyle w:val="Bullet2"/>
        <w:rPr>
          <w:rFonts w:eastAsiaTheme="minorHAnsi"/>
          <w:lang w:val="en-AU"/>
        </w:rPr>
      </w:pPr>
      <w:r w:rsidRPr="00B47DF0">
        <w:rPr>
          <w:rFonts w:eastAsiaTheme="minorHAnsi"/>
          <w:lang w:val="en-AU"/>
        </w:rPr>
        <w:t>S</w:t>
      </w:r>
      <w:r w:rsidR="00244A2A" w:rsidRPr="00B47DF0">
        <w:rPr>
          <w:rFonts w:eastAsiaTheme="minorHAnsi"/>
          <w:lang w:val="en-AU"/>
        </w:rPr>
        <w:t xml:space="preserve">ilverware </w:t>
      </w:r>
      <w:r w:rsidR="00B73240" w:rsidRPr="00B47DF0">
        <w:rPr>
          <w:rFonts w:eastAsiaTheme="minorHAnsi"/>
          <w:lang w:val="en-AU"/>
        </w:rPr>
        <w:t xml:space="preserve">– for </w:t>
      </w:r>
      <w:r w:rsidR="00244A2A" w:rsidRPr="00B47DF0">
        <w:rPr>
          <w:rFonts w:eastAsiaTheme="minorHAnsi"/>
          <w:lang w:val="en-AU"/>
        </w:rPr>
        <w:t xml:space="preserve">certain service requirements where a higher standard is needed. </w:t>
      </w:r>
    </w:p>
    <w:p w:rsidR="00A6298A" w:rsidRPr="00B47DF0" w:rsidRDefault="00A6298A" w:rsidP="00B830FF">
      <w:pPr>
        <w:pStyle w:val="Bullet1"/>
        <w:numPr>
          <w:ilvl w:val="0"/>
          <w:numId w:val="0"/>
        </w:numPr>
        <w:ind w:left="357"/>
      </w:pPr>
      <w:r w:rsidRPr="00B47DF0">
        <w:t>Visit the following to view products available:</w:t>
      </w:r>
    </w:p>
    <w:p w:rsidR="00B73240" w:rsidRPr="00B47DF0" w:rsidRDefault="005C4B3E" w:rsidP="00B830FF">
      <w:pPr>
        <w:pStyle w:val="Bullet2"/>
        <w:rPr>
          <w:rStyle w:val="Hyperlink"/>
          <w:color w:val="auto"/>
          <w:lang w:val="en-AU"/>
        </w:rPr>
      </w:pPr>
      <w:hyperlink r:id="rId79" w:history="1">
        <w:r w:rsidR="00B73240" w:rsidRPr="00B47DF0">
          <w:rPr>
            <w:rStyle w:val="Hyperlink"/>
            <w:lang w:val="en-AU"/>
          </w:rPr>
          <w:t>http://www.cateringequipment.com.au/crockery/</w:t>
        </w:r>
      </w:hyperlink>
    </w:p>
    <w:p w:rsidR="00002BD4" w:rsidRPr="00B47DF0" w:rsidRDefault="00732124" w:rsidP="00D773E8">
      <w:pPr>
        <w:pStyle w:val="Bullet1"/>
      </w:pPr>
      <w:r w:rsidRPr="00B47DF0">
        <w:rPr>
          <w:noProof/>
          <w:lang w:val="en-US"/>
        </w:rPr>
        <w:drawing>
          <wp:anchor distT="0" distB="0" distL="114300" distR="114300" simplePos="0" relativeHeight="251744256" behindDoc="0" locked="0" layoutInCell="1" allowOverlap="1">
            <wp:simplePos x="0" y="0"/>
            <wp:positionH relativeFrom="column">
              <wp:posOffset>3822700</wp:posOffset>
            </wp:positionH>
            <wp:positionV relativeFrom="paragraph">
              <wp:posOffset>226695</wp:posOffset>
            </wp:positionV>
            <wp:extent cx="1776095" cy="981075"/>
            <wp:effectExtent l="19050" t="0" r="0" b="0"/>
            <wp:wrapSquare wrapText="bothSides"/>
            <wp:docPr id="38" name="Picture 11" descr="C:\Documents and Settings\danielc\Desktop\Non-alcoholic beverages images\teasqu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Non-alcoholic beverages images\teasqueezer.jpg"/>
                    <pic:cNvPicPr>
                      <a:picLocks noChangeAspect="1" noChangeArrowheads="1"/>
                    </pic:cNvPicPr>
                  </pic:nvPicPr>
                  <pic:blipFill>
                    <a:blip r:embed="rId80" cstate="print"/>
                    <a:srcRect/>
                    <a:stretch>
                      <a:fillRect/>
                    </a:stretch>
                  </pic:blipFill>
                  <pic:spPr bwMode="auto">
                    <a:xfrm flipH="1">
                      <a:off x="0" y="0"/>
                      <a:ext cx="1776095" cy="981075"/>
                    </a:xfrm>
                    <a:prstGeom prst="rect">
                      <a:avLst/>
                    </a:prstGeom>
                    <a:noFill/>
                    <a:ln w="9525">
                      <a:noFill/>
                      <a:miter lim="800000"/>
                      <a:headEnd/>
                      <a:tailEnd/>
                    </a:ln>
                  </pic:spPr>
                </pic:pic>
              </a:graphicData>
            </a:graphic>
          </wp:anchor>
        </w:drawing>
      </w:r>
      <w:r w:rsidR="00002BD4" w:rsidRPr="00B47DF0">
        <w:t>C</w:t>
      </w:r>
      <w:r w:rsidR="00244A2A" w:rsidRPr="00B47DF0">
        <w:t xml:space="preserve">utlery </w:t>
      </w:r>
      <w:r w:rsidR="00002BD4" w:rsidRPr="00B47DF0">
        <w:t>– you may require</w:t>
      </w:r>
      <w:r w:rsidR="0087469D" w:rsidRPr="00B47DF0">
        <w:t xml:space="preserve"> a variety of flatware items such as</w:t>
      </w:r>
      <w:r w:rsidR="00002BD4" w:rsidRPr="00B47DF0">
        <w:t>:</w:t>
      </w:r>
    </w:p>
    <w:p w:rsidR="00002BD4" w:rsidRPr="00B47DF0" w:rsidRDefault="00002BD4" w:rsidP="00B830FF">
      <w:pPr>
        <w:pStyle w:val="Bullet2"/>
        <w:rPr>
          <w:rFonts w:eastAsiaTheme="minorHAnsi"/>
          <w:lang w:val="en-AU"/>
        </w:rPr>
      </w:pPr>
      <w:r w:rsidRPr="00B47DF0">
        <w:rPr>
          <w:rFonts w:eastAsiaTheme="minorHAnsi"/>
          <w:lang w:val="en-AU"/>
        </w:rPr>
        <w:t>T</w:t>
      </w:r>
      <w:r w:rsidR="00244A2A" w:rsidRPr="00B47DF0">
        <w:rPr>
          <w:rFonts w:eastAsiaTheme="minorHAnsi"/>
          <w:lang w:val="en-AU"/>
        </w:rPr>
        <w:t>easpoons</w:t>
      </w:r>
    </w:p>
    <w:p w:rsidR="00002BD4" w:rsidRPr="00B47DF0" w:rsidRDefault="00002BD4" w:rsidP="00B830FF">
      <w:pPr>
        <w:pStyle w:val="Bullet2"/>
        <w:rPr>
          <w:rFonts w:eastAsiaTheme="minorHAnsi"/>
          <w:lang w:val="en-AU"/>
        </w:rPr>
      </w:pPr>
      <w:r w:rsidRPr="00B47DF0">
        <w:rPr>
          <w:rFonts w:eastAsiaTheme="minorHAnsi"/>
          <w:lang w:val="en-AU"/>
        </w:rPr>
        <w:t>Bar spoons/parfait spoons</w:t>
      </w:r>
    </w:p>
    <w:p w:rsidR="00002BD4" w:rsidRPr="00B47DF0" w:rsidRDefault="00002BD4" w:rsidP="00B830FF">
      <w:pPr>
        <w:pStyle w:val="Bullet2"/>
        <w:rPr>
          <w:rFonts w:eastAsiaTheme="minorHAnsi"/>
          <w:lang w:val="en-AU"/>
        </w:rPr>
      </w:pPr>
      <w:r w:rsidRPr="00B47DF0">
        <w:rPr>
          <w:rFonts w:eastAsiaTheme="minorHAnsi"/>
          <w:lang w:val="en-AU"/>
        </w:rPr>
        <w:t>Coffee spoons</w:t>
      </w:r>
    </w:p>
    <w:p w:rsidR="00244A2A" w:rsidRPr="00B47DF0" w:rsidRDefault="00002BD4" w:rsidP="00B830FF">
      <w:pPr>
        <w:pStyle w:val="Bullet2"/>
        <w:rPr>
          <w:rFonts w:eastAsiaTheme="minorHAnsi"/>
          <w:lang w:val="en-AU"/>
        </w:rPr>
      </w:pPr>
      <w:r w:rsidRPr="00B47DF0">
        <w:rPr>
          <w:rFonts w:eastAsiaTheme="minorHAnsi"/>
          <w:lang w:val="en-AU"/>
        </w:rPr>
        <w:t>T</w:t>
      </w:r>
      <w:r w:rsidR="00244A2A" w:rsidRPr="00B47DF0">
        <w:rPr>
          <w:rFonts w:eastAsiaTheme="minorHAnsi"/>
          <w:lang w:val="en-AU"/>
        </w:rPr>
        <w:t>ea bag squeezers</w:t>
      </w:r>
    </w:p>
    <w:p w:rsidR="00244A2A" w:rsidRPr="00B47DF0" w:rsidRDefault="00244A2A" w:rsidP="00D773E8">
      <w:pPr>
        <w:pStyle w:val="Bullet1"/>
      </w:pPr>
      <w:r w:rsidRPr="00B47DF0">
        <w:t xml:space="preserve">Glassware – a range of glasses to cater for </w:t>
      </w:r>
      <w:r w:rsidR="005F46FE" w:rsidRPr="00B47DF0">
        <w:t>iced te</w:t>
      </w:r>
      <w:r w:rsidR="00CE3E7A" w:rsidRPr="00B47DF0">
        <w:t>a</w:t>
      </w:r>
      <w:r w:rsidR="005F46FE" w:rsidRPr="00B47DF0">
        <w:t xml:space="preserve"> and iced coffees as well as latt</w:t>
      </w:r>
      <w:r w:rsidR="00ED5E52" w:rsidRPr="00B47DF0">
        <w:rPr>
          <w:rFonts w:cs="Helvetica"/>
        </w:rPr>
        <w:t>é</w:t>
      </w:r>
      <w:r w:rsidR="005F46FE" w:rsidRPr="00B47DF0">
        <w:t xml:space="preserve">s. </w:t>
      </w:r>
    </w:p>
    <w:p w:rsidR="00244A2A" w:rsidRPr="00B47DF0" w:rsidRDefault="00244A2A" w:rsidP="004E65F0">
      <w:pPr>
        <w:pStyle w:val="Bullet1"/>
        <w:numPr>
          <w:ilvl w:val="0"/>
          <w:numId w:val="0"/>
        </w:numPr>
        <w:ind w:left="357"/>
      </w:pPr>
      <w:r w:rsidRPr="00B47DF0">
        <w:t>Check out:</w:t>
      </w:r>
    </w:p>
    <w:p w:rsidR="00244A2A" w:rsidRPr="00B47DF0" w:rsidRDefault="005C4B3E" w:rsidP="00B830FF">
      <w:pPr>
        <w:pStyle w:val="Bullet2"/>
        <w:rPr>
          <w:rStyle w:val="Hyperlink"/>
          <w:color w:val="auto"/>
          <w:lang w:val="en-AU"/>
        </w:rPr>
      </w:pPr>
      <w:hyperlink r:id="rId81" w:history="1">
        <w:r w:rsidR="00244A2A" w:rsidRPr="00B47DF0">
          <w:rPr>
            <w:rStyle w:val="Hyperlink"/>
            <w:lang w:val="en-AU"/>
          </w:rPr>
          <w:t>http://www.crockerywares.com/</w:t>
        </w:r>
      </w:hyperlink>
      <w:r w:rsidR="004E65F0" w:rsidRPr="00B47DF0">
        <w:rPr>
          <w:rStyle w:val="Hyperlink"/>
          <w:lang w:val="en-AU"/>
        </w:rPr>
        <w:t xml:space="preserve"> </w:t>
      </w:r>
    </w:p>
    <w:p w:rsidR="00244A2A" w:rsidRPr="00B47DF0" w:rsidRDefault="005C4B3E" w:rsidP="00B830FF">
      <w:pPr>
        <w:pStyle w:val="Bullet2"/>
        <w:rPr>
          <w:rStyle w:val="Hyperlink"/>
          <w:color w:val="auto"/>
          <w:lang w:val="en-AU"/>
        </w:rPr>
      </w:pPr>
      <w:hyperlink r:id="rId82" w:history="1">
        <w:r w:rsidR="00244A2A" w:rsidRPr="00B47DF0">
          <w:rPr>
            <w:rStyle w:val="Hyperlink"/>
            <w:lang w:val="en-AU"/>
          </w:rPr>
          <w:t>http://www.hostdirect.com.au/</w:t>
        </w:r>
      </w:hyperlink>
      <w:r w:rsidR="005F46FE" w:rsidRPr="00B47DF0">
        <w:rPr>
          <w:rStyle w:val="Hyperlink"/>
          <w:u w:val="none"/>
          <w:lang w:val="en-AU"/>
        </w:rPr>
        <w:t>.</w:t>
      </w:r>
      <w:r w:rsidR="00244A2A" w:rsidRPr="00B47DF0">
        <w:rPr>
          <w:rStyle w:val="Hyperlink"/>
          <w:lang w:val="en-AU"/>
        </w:rPr>
        <w:t xml:space="preserve"> </w:t>
      </w:r>
    </w:p>
    <w:p w:rsidR="005F46FE" w:rsidRPr="00B47DF0" w:rsidRDefault="005F46FE">
      <w:pPr>
        <w:rPr>
          <w:rFonts w:ascii="Helvetica" w:eastAsiaTheme="majorEastAsia" w:hAnsi="Helvetica" w:cstheme="majorBidi"/>
          <w:b/>
          <w:bCs/>
          <w:color w:val="0000FF"/>
          <w:sz w:val="36"/>
          <w:szCs w:val="26"/>
        </w:rPr>
      </w:pPr>
      <w:r w:rsidRPr="00B47DF0">
        <w:rPr>
          <w:rFonts w:ascii="Helvetica" w:hAnsi="Helvetica"/>
        </w:rPr>
        <w:br w:type="page"/>
      </w:r>
    </w:p>
    <w:p w:rsidR="00292B74" w:rsidRPr="00B47DF0" w:rsidRDefault="00292B74" w:rsidP="00292B74">
      <w:pPr>
        <w:pStyle w:val="Heading2"/>
      </w:pPr>
      <w:r w:rsidRPr="00B47DF0">
        <w:t>1.2</w:t>
      </w:r>
      <w:r w:rsidRPr="00B47DF0">
        <w:tab/>
      </w:r>
      <w:r w:rsidR="005C4B3E">
        <w:fldChar w:fldCharType="begin"/>
      </w:r>
      <w:r w:rsidR="005C4B3E">
        <w:instrText xml:space="preserve"> REF  Criteria12  \* MERGEFORMAT </w:instrText>
      </w:r>
      <w:r w:rsidR="005C4B3E">
        <w:fldChar w:fldCharType="separate"/>
      </w:r>
      <w:sdt>
        <w:sdtPr>
          <w:alias w:val="Criteria 1.2"/>
          <w:tag w:val="Insert Criteria 1.2"/>
          <w:id w:val="10511153"/>
          <w:lock w:val="sdtLocked"/>
        </w:sdtPr>
        <w:sdtEndPr/>
        <w:sdtContent>
          <w:r w:rsidR="00A95F3B" w:rsidRPr="00B47DF0">
            <w:t xml:space="preserve">Prepare drinks using appropriate method in accordance with customer requests and required timeframe </w:t>
          </w:r>
        </w:sdtContent>
      </w:sdt>
      <w:r w:rsidR="005C4B3E">
        <w:fldChar w:fldCharType="end"/>
      </w:r>
    </w:p>
    <w:p w:rsidR="00292B74" w:rsidRPr="00B47DF0" w:rsidRDefault="00292B74" w:rsidP="00292B74">
      <w:pPr>
        <w:pStyle w:val="Heading3"/>
      </w:pPr>
      <w:r w:rsidRPr="00B47DF0">
        <w:t>Introduction</w:t>
      </w:r>
    </w:p>
    <w:p w:rsidR="00292B74" w:rsidRPr="00B47DF0" w:rsidRDefault="005F46FE" w:rsidP="00292B74">
      <w:pPr>
        <w:pStyle w:val="BodyCopy"/>
        <w:rPr>
          <w:noProof w:val="0"/>
          <w:szCs w:val="24"/>
        </w:rPr>
      </w:pPr>
      <w:r w:rsidRPr="00B47DF0">
        <w:rPr>
          <w:noProof w:val="0"/>
          <w:szCs w:val="24"/>
        </w:rPr>
        <w:t>It is important to prepare teas and coffees using the correct method for the drink ordered by the customer.</w:t>
      </w:r>
    </w:p>
    <w:p w:rsidR="00292B74" w:rsidRPr="00B47DF0" w:rsidRDefault="005F46FE" w:rsidP="00292B74">
      <w:pPr>
        <w:pStyle w:val="Heading3"/>
      </w:pPr>
      <w:r w:rsidRPr="00B47DF0">
        <w:t xml:space="preserve">Basic </w:t>
      </w:r>
      <w:r w:rsidR="00C17D60" w:rsidRPr="00B47DF0">
        <w:t xml:space="preserve">service </w:t>
      </w:r>
      <w:r w:rsidRPr="00B47DF0">
        <w:t>requirements</w:t>
      </w:r>
    </w:p>
    <w:p w:rsidR="00292B74" w:rsidRPr="00B47DF0" w:rsidRDefault="005F46FE" w:rsidP="00292B74">
      <w:pPr>
        <w:pStyle w:val="BodyCopy"/>
        <w:rPr>
          <w:noProof w:val="0"/>
          <w:szCs w:val="24"/>
        </w:rPr>
      </w:pPr>
      <w:r w:rsidRPr="00B47DF0">
        <w:rPr>
          <w:noProof w:val="0"/>
          <w:szCs w:val="24"/>
        </w:rPr>
        <w:t>When making teas and coffees you should strive to:</w:t>
      </w:r>
    </w:p>
    <w:p w:rsidR="005F46FE" w:rsidRPr="00B47DF0" w:rsidRDefault="008E65D9" w:rsidP="00D773E8">
      <w:pPr>
        <w:pStyle w:val="Bullet1"/>
      </w:pPr>
      <w:r w:rsidRPr="00B47DF0">
        <w:t xml:space="preserve">Follow house recipes </w:t>
      </w:r>
      <w:r w:rsidR="005F46FE" w:rsidRPr="00B47DF0">
        <w:t xml:space="preserve">unless </w:t>
      </w:r>
      <w:r w:rsidRPr="00B47DF0">
        <w:t xml:space="preserve">the </w:t>
      </w:r>
      <w:r w:rsidR="005F46FE" w:rsidRPr="00B47DF0">
        <w:t>customer orders something different</w:t>
      </w:r>
    </w:p>
    <w:p w:rsidR="005F46FE" w:rsidRPr="00B47DF0" w:rsidRDefault="005F46FE" w:rsidP="00D773E8">
      <w:pPr>
        <w:pStyle w:val="Bullet1"/>
      </w:pPr>
      <w:r w:rsidRPr="00B47DF0">
        <w:t>Pro</w:t>
      </w:r>
      <w:r w:rsidR="008E65D9" w:rsidRPr="00B47DF0">
        <w:t>vide what the customer wants. T</w:t>
      </w:r>
      <w:r w:rsidRPr="00B47DF0">
        <w:t>here may be a requirement to charge extra where the customer wants a beverage different to what is listed on the menu/drink list so beware of the potential for this</w:t>
      </w:r>
    </w:p>
    <w:p w:rsidR="005F46FE" w:rsidRPr="00B47DF0" w:rsidRDefault="008E65D9" w:rsidP="00D773E8">
      <w:pPr>
        <w:pStyle w:val="Bullet1"/>
      </w:pPr>
      <w:r w:rsidRPr="00B47DF0">
        <w:t>Deliver a consistent product. T</w:t>
      </w:r>
      <w:r w:rsidR="001E4198" w:rsidRPr="00B47DF0">
        <w:t xml:space="preserve">he same drink should look and taste the same for all customers, today and tomorrow </w:t>
      </w:r>
      <w:r w:rsidR="00B830FF" w:rsidRPr="00B47DF0">
        <w:t>and</w:t>
      </w:r>
      <w:r w:rsidR="001E4198" w:rsidRPr="00B47DF0">
        <w:t xml:space="preserve"> every time it is made</w:t>
      </w:r>
    </w:p>
    <w:p w:rsidR="001E4198" w:rsidRPr="00B47DF0" w:rsidRDefault="008E65D9" w:rsidP="00D773E8">
      <w:pPr>
        <w:pStyle w:val="Bullet1"/>
      </w:pPr>
      <w:r w:rsidRPr="00B47DF0">
        <w:t>Minimise wastage. This can be achieved b</w:t>
      </w:r>
      <w:r w:rsidR="001E4198" w:rsidRPr="00B47DF0">
        <w:t>y not spilling drinks and through taking care to not over-produce drinks</w:t>
      </w:r>
      <w:r w:rsidRPr="00B47DF0">
        <w:t>,</w:t>
      </w:r>
      <w:r w:rsidR="001E4198" w:rsidRPr="00B47DF0">
        <w:t xml:space="preserve"> causing </w:t>
      </w:r>
      <w:r w:rsidRPr="00B47DF0">
        <w:t xml:space="preserve">the </w:t>
      </w:r>
      <w:r w:rsidR="001E4198" w:rsidRPr="00B47DF0">
        <w:t>product to be thrown out</w:t>
      </w:r>
    </w:p>
    <w:p w:rsidR="001E4198" w:rsidRPr="00B47DF0" w:rsidRDefault="008E65D9" w:rsidP="00D773E8">
      <w:pPr>
        <w:pStyle w:val="Bullet1"/>
      </w:pPr>
      <w:r w:rsidRPr="00B47DF0">
        <w:t>Work quickly. A</w:t>
      </w:r>
      <w:r w:rsidR="001E4198" w:rsidRPr="00B47DF0">
        <w:t>n ongoing requirement is for all teas and coffees to be produced and served ‘as soon as possible’</w:t>
      </w:r>
    </w:p>
    <w:p w:rsidR="001E4198" w:rsidRPr="00B47DF0" w:rsidRDefault="001E4198" w:rsidP="00D773E8">
      <w:pPr>
        <w:pStyle w:val="Bullet1"/>
      </w:pPr>
      <w:r w:rsidRPr="00B47DF0">
        <w:t>Deliver appropriat</w:t>
      </w:r>
      <w:r w:rsidR="008E65D9" w:rsidRPr="00B47DF0">
        <w:t>e levels of customer service. W</w:t>
      </w:r>
      <w:r w:rsidRPr="00B47DF0">
        <w:t>hen the order is taken and the drink is served.</w:t>
      </w:r>
    </w:p>
    <w:p w:rsidR="005F46FE" w:rsidRPr="00B47DF0" w:rsidRDefault="00D62B08" w:rsidP="001E4198">
      <w:pPr>
        <w:pStyle w:val="Heading3"/>
      </w:pPr>
      <w:r w:rsidRPr="00B47DF0">
        <w:rPr>
          <w:noProof/>
          <w:lang w:val="en-US" w:eastAsia="en-US"/>
        </w:rPr>
        <w:drawing>
          <wp:anchor distT="0" distB="0" distL="114300" distR="114300" simplePos="0" relativeHeight="251746304" behindDoc="0" locked="0" layoutInCell="1" allowOverlap="1">
            <wp:simplePos x="0" y="0"/>
            <wp:positionH relativeFrom="column">
              <wp:posOffset>3520440</wp:posOffset>
            </wp:positionH>
            <wp:positionV relativeFrom="paragraph">
              <wp:posOffset>273685</wp:posOffset>
            </wp:positionV>
            <wp:extent cx="2043430" cy="1717040"/>
            <wp:effectExtent l="19050" t="0" r="0" b="0"/>
            <wp:wrapSquare wrapText="bothSides"/>
            <wp:docPr id="40" name="Picture 13" descr="C:\Documents and Settings\danielc\Desktop\Non-alcoholic beverages images\1167888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Non-alcoholic beverages images\1167888_tea.jpg"/>
                    <pic:cNvPicPr>
                      <a:picLocks noChangeAspect="1" noChangeArrowheads="1"/>
                    </pic:cNvPicPr>
                  </pic:nvPicPr>
                  <pic:blipFill>
                    <a:blip r:embed="rId83" cstate="print"/>
                    <a:srcRect l="10859"/>
                    <a:stretch>
                      <a:fillRect/>
                    </a:stretch>
                  </pic:blipFill>
                  <pic:spPr bwMode="auto">
                    <a:xfrm>
                      <a:off x="0" y="0"/>
                      <a:ext cx="2043430" cy="1717040"/>
                    </a:xfrm>
                    <a:prstGeom prst="rect">
                      <a:avLst/>
                    </a:prstGeom>
                    <a:noFill/>
                    <a:ln w="9525">
                      <a:noFill/>
                      <a:miter lim="800000"/>
                      <a:headEnd/>
                      <a:tailEnd/>
                    </a:ln>
                  </pic:spPr>
                </pic:pic>
              </a:graphicData>
            </a:graphic>
          </wp:anchor>
        </w:drawing>
      </w:r>
      <w:r w:rsidR="001E4198" w:rsidRPr="00B47DF0">
        <w:t>Making tea</w:t>
      </w:r>
    </w:p>
    <w:p w:rsidR="001F418F" w:rsidRPr="00B47DF0" w:rsidRDefault="001F418F" w:rsidP="00292B74">
      <w:pPr>
        <w:pStyle w:val="BodyCopyBold"/>
        <w:rPr>
          <w:noProof w:val="0"/>
        </w:rPr>
      </w:pPr>
      <w:r w:rsidRPr="00B47DF0">
        <w:rPr>
          <w:noProof w:val="0"/>
        </w:rPr>
        <w:t>Standard requirement</w:t>
      </w:r>
    </w:p>
    <w:p w:rsidR="002F7B39" w:rsidRPr="00B47DF0" w:rsidRDefault="002F7B39" w:rsidP="00292B74">
      <w:pPr>
        <w:pStyle w:val="BodyCopyBold"/>
        <w:rPr>
          <w:b w:val="0"/>
          <w:noProof w:val="0"/>
        </w:rPr>
      </w:pPr>
      <w:r w:rsidRPr="00B47DF0">
        <w:rPr>
          <w:b w:val="0"/>
          <w:noProof w:val="0"/>
        </w:rPr>
        <w:t>Two standard requirements apply:</w:t>
      </w:r>
    </w:p>
    <w:p w:rsidR="001F418F" w:rsidRPr="00B47DF0" w:rsidRDefault="001F418F" w:rsidP="00D773E8">
      <w:pPr>
        <w:pStyle w:val="Bullet1"/>
      </w:pPr>
      <w:r w:rsidRPr="00B47DF0">
        <w:t>Always follow your house recipes or house rules when making tea if they differ from what is pres</w:t>
      </w:r>
      <w:r w:rsidR="00B830FF" w:rsidRPr="00B47DF0">
        <w:t>ented below</w:t>
      </w:r>
    </w:p>
    <w:p w:rsidR="002F7B39" w:rsidRPr="00B47DF0" w:rsidRDefault="002F7B39" w:rsidP="00D773E8">
      <w:pPr>
        <w:pStyle w:val="Bullet1"/>
      </w:pPr>
      <w:r w:rsidRPr="00B47DF0">
        <w:t>Always factor in any spe</w:t>
      </w:r>
      <w:r w:rsidR="00B830FF" w:rsidRPr="00B47DF0">
        <w:t>cial requests made by customers</w:t>
      </w:r>
      <w:r w:rsidR="009623F4" w:rsidRPr="00B47DF0">
        <w:t>.</w:t>
      </w:r>
    </w:p>
    <w:p w:rsidR="002F7B39" w:rsidRPr="00B47DF0" w:rsidRDefault="002F7B39" w:rsidP="002F7B39">
      <w:pPr>
        <w:pStyle w:val="Bullet1"/>
        <w:numPr>
          <w:ilvl w:val="0"/>
          <w:numId w:val="0"/>
        </w:numPr>
      </w:pPr>
      <w:r w:rsidRPr="00B47DF0">
        <w:t>Tea is commonly made either:</w:t>
      </w:r>
    </w:p>
    <w:p w:rsidR="002F7B39" w:rsidRPr="00B47DF0" w:rsidRDefault="008E65D9" w:rsidP="00D773E8">
      <w:pPr>
        <w:pStyle w:val="Bullet1"/>
      </w:pPr>
      <w:r w:rsidRPr="00B47DF0">
        <w:t>Using a pot with tea leaves. S</w:t>
      </w:r>
      <w:r w:rsidR="002F7B39" w:rsidRPr="00B47DF0">
        <w:t xml:space="preserve">ome </w:t>
      </w:r>
      <w:r w:rsidR="00C17D60" w:rsidRPr="00B47DF0">
        <w:t xml:space="preserve">businesses </w:t>
      </w:r>
      <w:r w:rsidR="002F7B39" w:rsidRPr="00B47DF0">
        <w:t xml:space="preserve">use </w:t>
      </w:r>
      <w:r w:rsidRPr="00B47DF0">
        <w:t>a tea</w:t>
      </w:r>
      <w:r w:rsidR="002F7B39" w:rsidRPr="00B47DF0">
        <w:t>pot with tea bag</w:t>
      </w:r>
      <w:r w:rsidRPr="00B47DF0">
        <w:t xml:space="preserve"> while s</w:t>
      </w:r>
      <w:r w:rsidR="00C17D60" w:rsidRPr="00B47DF0">
        <w:t>ome premises place tea leaves into an infuser instead of placing tea leaves directly into the water in loose form</w:t>
      </w:r>
    </w:p>
    <w:p w:rsidR="002F7B39" w:rsidRPr="00B47DF0" w:rsidRDefault="002F7B39" w:rsidP="00D773E8">
      <w:pPr>
        <w:pStyle w:val="Bullet1"/>
      </w:pPr>
      <w:r w:rsidRPr="00B47DF0">
        <w:t>Using a tea bag.</w:t>
      </w:r>
    </w:p>
    <w:p w:rsidR="002F7B39" w:rsidRPr="00B47DF0" w:rsidRDefault="002F7B39">
      <w:pPr>
        <w:rPr>
          <w:rFonts w:ascii="Helvetica" w:eastAsia="Calibri" w:hAnsi="Helvetica" w:cs="Calibri"/>
          <w:b/>
          <w:szCs w:val="16"/>
          <w:lang w:eastAsia="ar-SA"/>
        </w:rPr>
      </w:pPr>
      <w:r w:rsidRPr="00B47DF0">
        <w:rPr>
          <w:rFonts w:ascii="Helvetica" w:hAnsi="Helvetica"/>
        </w:rPr>
        <w:br w:type="page"/>
      </w:r>
    </w:p>
    <w:p w:rsidR="001F418F" w:rsidRPr="00B47DF0" w:rsidRDefault="001F418F" w:rsidP="00292B74">
      <w:pPr>
        <w:pStyle w:val="BodyCopyBold"/>
        <w:rPr>
          <w:noProof w:val="0"/>
        </w:rPr>
      </w:pPr>
      <w:r w:rsidRPr="00B47DF0">
        <w:rPr>
          <w:noProof w:val="0"/>
        </w:rPr>
        <w:t xml:space="preserve">Making </w:t>
      </w:r>
      <w:r w:rsidR="00B22C62" w:rsidRPr="00B47DF0">
        <w:rPr>
          <w:noProof w:val="0"/>
        </w:rPr>
        <w:t xml:space="preserve">a </w:t>
      </w:r>
      <w:r w:rsidRPr="00B47DF0">
        <w:rPr>
          <w:noProof w:val="0"/>
        </w:rPr>
        <w:t>pot of tea</w:t>
      </w:r>
    </w:p>
    <w:p w:rsidR="001F418F" w:rsidRPr="00B47DF0" w:rsidRDefault="001F418F" w:rsidP="00292B74">
      <w:pPr>
        <w:pStyle w:val="BodyCopyBold"/>
        <w:rPr>
          <w:b w:val="0"/>
          <w:noProof w:val="0"/>
        </w:rPr>
      </w:pPr>
      <w:r w:rsidRPr="00B47DF0">
        <w:rPr>
          <w:b w:val="0"/>
          <w:noProof w:val="0"/>
        </w:rPr>
        <w:t>A pot of tea is usually made using tea leaves.</w:t>
      </w:r>
    </w:p>
    <w:p w:rsidR="00843513" w:rsidRPr="00B47DF0" w:rsidRDefault="00843513" w:rsidP="00292B74">
      <w:pPr>
        <w:pStyle w:val="BodyCopyBold"/>
        <w:rPr>
          <w:b w:val="0"/>
          <w:noProof w:val="0"/>
        </w:rPr>
      </w:pPr>
      <w:r w:rsidRPr="00B47DF0">
        <w:rPr>
          <w:b w:val="0"/>
          <w:noProof w:val="0"/>
        </w:rPr>
        <w:t>Where a pot of tea is served guests normally serve themselves from the pot.</w:t>
      </w:r>
    </w:p>
    <w:p w:rsidR="001F418F" w:rsidRPr="00B47DF0" w:rsidRDefault="00D62B08" w:rsidP="00292B74">
      <w:pPr>
        <w:pStyle w:val="BodyCopyBold"/>
        <w:rPr>
          <w:b w:val="0"/>
          <w:noProof w:val="0"/>
        </w:rPr>
      </w:pPr>
      <w:r w:rsidRPr="00B47DF0">
        <w:rPr>
          <w:b w:val="0"/>
          <w:lang w:val="en-US" w:eastAsia="en-US"/>
        </w:rPr>
        <w:drawing>
          <wp:anchor distT="0" distB="0" distL="114300" distR="114300" simplePos="0" relativeHeight="251748352" behindDoc="0" locked="0" layoutInCell="1" allowOverlap="1">
            <wp:simplePos x="0" y="0"/>
            <wp:positionH relativeFrom="column">
              <wp:posOffset>3878580</wp:posOffset>
            </wp:positionH>
            <wp:positionV relativeFrom="paragraph">
              <wp:posOffset>201295</wp:posOffset>
            </wp:positionV>
            <wp:extent cx="1720215" cy="2753995"/>
            <wp:effectExtent l="19050" t="0" r="0" b="0"/>
            <wp:wrapSquare wrapText="bothSides"/>
            <wp:docPr id="41" name="Picture 12" descr="C:\Documents and Settings\danielc\Desktop\Non-alcoholic beverages images\1397387_high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Non-alcoholic beverages images\1397387_high_tea.jpg"/>
                    <pic:cNvPicPr>
                      <a:picLocks noChangeAspect="1" noChangeArrowheads="1"/>
                    </pic:cNvPicPr>
                  </pic:nvPicPr>
                  <pic:blipFill>
                    <a:blip r:embed="rId84" cstate="print"/>
                    <a:srcRect/>
                    <a:stretch>
                      <a:fillRect/>
                    </a:stretch>
                  </pic:blipFill>
                  <pic:spPr bwMode="auto">
                    <a:xfrm>
                      <a:off x="0" y="0"/>
                      <a:ext cx="1720215" cy="2753995"/>
                    </a:xfrm>
                    <a:prstGeom prst="rect">
                      <a:avLst/>
                    </a:prstGeom>
                    <a:noFill/>
                    <a:ln w="9525">
                      <a:noFill/>
                      <a:miter lim="800000"/>
                      <a:headEnd/>
                      <a:tailEnd/>
                    </a:ln>
                  </pic:spPr>
                </pic:pic>
              </a:graphicData>
            </a:graphic>
          </wp:anchor>
        </w:drawing>
      </w:r>
      <w:r w:rsidR="001F418F" w:rsidRPr="00B47DF0">
        <w:rPr>
          <w:b w:val="0"/>
          <w:noProof w:val="0"/>
        </w:rPr>
        <w:t>The standard practice is:</w:t>
      </w:r>
    </w:p>
    <w:p w:rsidR="001F418F" w:rsidRPr="00B47DF0" w:rsidRDefault="00B22C62" w:rsidP="00D773E8">
      <w:pPr>
        <w:pStyle w:val="Bullet1"/>
      </w:pPr>
      <w:r w:rsidRPr="00B47DF0">
        <w:t xml:space="preserve">Warm the tea pot </w:t>
      </w:r>
      <w:r w:rsidR="001F418F" w:rsidRPr="00B47DF0">
        <w:t>by filling with hot water</w:t>
      </w:r>
    </w:p>
    <w:p w:rsidR="001F418F" w:rsidRPr="00B47DF0" w:rsidRDefault="001F418F" w:rsidP="00D773E8">
      <w:pPr>
        <w:pStyle w:val="Bullet1"/>
      </w:pPr>
      <w:r w:rsidRPr="00B47DF0">
        <w:t xml:space="preserve">Prepare the tray </w:t>
      </w:r>
      <w:r w:rsidR="00843513" w:rsidRPr="00B47DF0">
        <w:t xml:space="preserve">in accordance with house standards </w:t>
      </w:r>
      <w:r w:rsidR="00B22C62" w:rsidRPr="00B47DF0">
        <w:t xml:space="preserve">to serve the tea </w:t>
      </w:r>
      <w:r w:rsidR="00843513" w:rsidRPr="00B47DF0">
        <w:t xml:space="preserve">which may </w:t>
      </w:r>
      <w:r w:rsidRPr="00B47DF0">
        <w:t>mean:</w:t>
      </w:r>
    </w:p>
    <w:p w:rsidR="001F418F" w:rsidRPr="00B47DF0" w:rsidRDefault="001F418F" w:rsidP="00B830FF">
      <w:pPr>
        <w:pStyle w:val="Bullet2"/>
        <w:rPr>
          <w:lang w:val="en-AU"/>
        </w:rPr>
      </w:pPr>
      <w:r w:rsidRPr="00B47DF0">
        <w:rPr>
          <w:lang w:val="en-AU"/>
        </w:rPr>
        <w:t>Getting the milk ready – pouring milk into a jug</w:t>
      </w:r>
      <w:r w:rsidR="00D62B08" w:rsidRPr="00B47DF0">
        <w:rPr>
          <w:lang w:val="en-AU"/>
        </w:rPr>
        <w:t xml:space="preserve"> </w:t>
      </w:r>
    </w:p>
    <w:p w:rsidR="001F418F" w:rsidRPr="00B47DF0" w:rsidRDefault="001F418F" w:rsidP="00B830FF">
      <w:pPr>
        <w:pStyle w:val="Bullet2"/>
        <w:rPr>
          <w:lang w:val="en-AU"/>
        </w:rPr>
      </w:pPr>
      <w:r w:rsidRPr="00B47DF0">
        <w:rPr>
          <w:lang w:val="en-AU"/>
        </w:rPr>
        <w:t>Getting the sugar ready – obtaining a bowl of white sugar, or sugar PC packs</w:t>
      </w:r>
    </w:p>
    <w:p w:rsidR="001F418F" w:rsidRPr="00B47DF0" w:rsidRDefault="001F418F" w:rsidP="00B830FF">
      <w:pPr>
        <w:pStyle w:val="Bullet2"/>
        <w:rPr>
          <w:lang w:val="en-AU"/>
        </w:rPr>
      </w:pPr>
      <w:r w:rsidRPr="00B47DF0">
        <w:rPr>
          <w:lang w:val="en-AU"/>
        </w:rPr>
        <w:t>Preparing a jug</w:t>
      </w:r>
      <w:r w:rsidR="00B22C62" w:rsidRPr="00B47DF0">
        <w:rPr>
          <w:lang w:val="en-AU"/>
        </w:rPr>
        <w:t xml:space="preserve"> or pot of boiling water which is </w:t>
      </w:r>
      <w:r w:rsidRPr="00B47DF0">
        <w:rPr>
          <w:lang w:val="en-AU"/>
        </w:rPr>
        <w:t>used by guests to:</w:t>
      </w:r>
    </w:p>
    <w:p w:rsidR="001F418F" w:rsidRPr="00B47DF0" w:rsidRDefault="001F418F" w:rsidP="00B830FF">
      <w:pPr>
        <w:pStyle w:val="Bullet3"/>
        <w:rPr>
          <w:lang w:val="en-AU"/>
        </w:rPr>
      </w:pPr>
      <w:r w:rsidRPr="00B47DF0">
        <w:rPr>
          <w:lang w:val="en-AU"/>
        </w:rPr>
        <w:t>Weaken the tea, if required</w:t>
      </w:r>
    </w:p>
    <w:p w:rsidR="001F418F" w:rsidRPr="00B47DF0" w:rsidRDefault="001F418F" w:rsidP="00B830FF">
      <w:pPr>
        <w:pStyle w:val="Bullet3"/>
        <w:rPr>
          <w:lang w:val="en-AU"/>
        </w:rPr>
      </w:pPr>
      <w:r w:rsidRPr="00B47DF0">
        <w:rPr>
          <w:lang w:val="en-AU"/>
        </w:rPr>
        <w:t>Add to the pot to make more tea after they have served the fi</w:t>
      </w:r>
      <w:r w:rsidR="00843513" w:rsidRPr="00B47DF0">
        <w:rPr>
          <w:lang w:val="en-AU"/>
        </w:rPr>
        <w:t>r</w:t>
      </w:r>
      <w:r w:rsidRPr="00B47DF0">
        <w:rPr>
          <w:lang w:val="en-AU"/>
        </w:rPr>
        <w:t>st cup/s</w:t>
      </w:r>
    </w:p>
    <w:p w:rsidR="001F418F" w:rsidRPr="00B47DF0" w:rsidRDefault="001F418F" w:rsidP="00B830FF">
      <w:pPr>
        <w:pStyle w:val="Bullet2"/>
        <w:rPr>
          <w:lang w:val="en-AU"/>
        </w:rPr>
      </w:pPr>
      <w:r w:rsidRPr="00B47DF0">
        <w:rPr>
          <w:lang w:val="en-AU"/>
        </w:rPr>
        <w:t>Pr</w:t>
      </w:r>
      <w:r w:rsidR="00B22C62" w:rsidRPr="00B47DF0">
        <w:rPr>
          <w:lang w:val="en-AU"/>
        </w:rPr>
        <w:t>eparing and setting out the cups and saucer</w:t>
      </w:r>
      <w:r w:rsidRPr="00B47DF0">
        <w:rPr>
          <w:lang w:val="en-AU"/>
        </w:rPr>
        <w:t>s and spoons</w:t>
      </w:r>
      <w:r w:rsidR="00B22C62" w:rsidRPr="00B47DF0">
        <w:rPr>
          <w:lang w:val="en-AU"/>
        </w:rPr>
        <w:t xml:space="preserve"> </w:t>
      </w:r>
      <w:r w:rsidR="00843513" w:rsidRPr="00B47DF0">
        <w:rPr>
          <w:lang w:val="en-AU"/>
        </w:rPr>
        <w:t>and strainer (if infuser is not used)</w:t>
      </w:r>
    </w:p>
    <w:p w:rsidR="001F418F" w:rsidRPr="00B47DF0" w:rsidRDefault="001F418F" w:rsidP="00B830FF">
      <w:pPr>
        <w:pStyle w:val="Bullet2"/>
        <w:rPr>
          <w:lang w:val="en-AU"/>
        </w:rPr>
      </w:pPr>
      <w:r w:rsidRPr="00B47DF0">
        <w:rPr>
          <w:lang w:val="en-AU"/>
        </w:rPr>
        <w:t>Cutting slices of lemon – for black tea</w:t>
      </w:r>
    </w:p>
    <w:p w:rsidR="00843513" w:rsidRPr="00B47DF0" w:rsidRDefault="00843513" w:rsidP="00B830FF">
      <w:pPr>
        <w:pStyle w:val="Bullet2"/>
        <w:rPr>
          <w:lang w:val="en-AU"/>
        </w:rPr>
      </w:pPr>
      <w:r w:rsidRPr="00B47DF0">
        <w:rPr>
          <w:lang w:val="en-AU"/>
        </w:rPr>
        <w:t>Adding a tea leaf strainer to the tray</w:t>
      </w:r>
    </w:p>
    <w:p w:rsidR="001F418F" w:rsidRPr="00B47DF0" w:rsidRDefault="00096045" w:rsidP="001F418F">
      <w:pPr>
        <w:pStyle w:val="Bullet1"/>
        <w:numPr>
          <w:ilvl w:val="0"/>
          <w:numId w:val="0"/>
        </w:numPr>
        <w:ind w:left="357"/>
      </w:pPr>
      <w:r w:rsidRPr="00B47DF0">
        <w:t xml:space="preserve">Preparing the tray </w:t>
      </w:r>
      <w:r w:rsidR="001F418F" w:rsidRPr="00B47DF0">
        <w:t>is important so the tea can be served promptly once the boiling water has been added to the pot.</w:t>
      </w:r>
    </w:p>
    <w:p w:rsidR="001F418F" w:rsidRPr="00B47DF0" w:rsidRDefault="001F418F" w:rsidP="00D773E8">
      <w:pPr>
        <w:pStyle w:val="Bullet1"/>
      </w:pPr>
      <w:r w:rsidRPr="00B47DF0">
        <w:t>Empty the wat</w:t>
      </w:r>
      <w:r w:rsidR="00B22C62" w:rsidRPr="00B47DF0">
        <w:t xml:space="preserve">er from the tea pot </w:t>
      </w:r>
      <w:r w:rsidRPr="00B47DF0">
        <w:t>and discard the water</w:t>
      </w:r>
    </w:p>
    <w:p w:rsidR="001F418F" w:rsidRPr="00B47DF0" w:rsidRDefault="001F418F" w:rsidP="00D773E8">
      <w:pPr>
        <w:pStyle w:val="Bullet1"/>
      </w:pPr>
      <w:r w:rsidRPr="00B47DF0">
        <w:t>Place the required amount of the selected</w:t>
      </w:r>
      <w:r w:rsidR="00B22C62" w:rsidRPr="00B47DF0">
        <w:t xml:space="preserve"> tea into the pot or infuser. T</w:t>
      </w:r>
      <w:r w:rsidRPr="00B47DF0">
        <w:t>he amount of tea required will depend on:</w:t>
      </w:r>
    </w:p>
    <w:p w:rsidR="001F418F" w:rsidRPr="00B47DF0" w:rsidRDefault="00B22C62" w:rsidP="00B830FF">
      <w:pPr>
        <w:pStyle w:val="Bullet2"/>
        <w:rPr>
          <w:lang w:val="en-AU"/>
        </w:rPr>
      </w:pPr>
      <w:r w:rsidRPr="00B47DF0">
        <w:rPr>
          <w:lang w:val="en-AU"/>
        </w:rPr>
        <w:t xml:space="preserve">The size of the pot or </w:t>
      </w:r>
      <w:r w:rsidR="001F418F" w:rsidRPr="00B47DF0">
        <w:rPr>
          <w:lang w:val="en-AU"/>
        </w:rPr>
        <w:t>the number of cups the pot will serve</w:t>
      </w:r>
    </w:p>
    <w:p w:rsidR="001F418F" w:rsidRPr="00B47DF0" w:rsidRDefault="001F418F" w:rsidP="00B830FF">
      <w:pPr>
        <w:pStyle w:val="Bullet2"/>
        <w:rPr>
          <w:lang w:val="en-AU"/>
        </w:rPr>
      </w:pPr>
      <w:r w:rsidRPr="00B47DF0">
        <w:rPr>
          <w:lang w:val="en-AU"/>
        </w:rPr>
        <w:t>Customer preferences for strength of the tea</w:t>
      </w:r>
    </w:p>
    <w:p w:rsidR="001F418F" w:rsidRPr="00B47DF0" w:rsidRDefault="001F418F" w:rsidP="00B830FF">
      <w:pPr>
        <w:pStyle w:val="Bullet2"/>
        <w:rPr>
          <w:lang w:val="en-AU"/>
        </w:rPr>
      </w:pPr>
      <w:r w:rsidRPr="00B47DF0">
        <w:rPr>
          <w:lang w:val="en-AU"/>
        </w:rPr>
        <w:t>House recipes</w:t>
      </w:r>
      <w:r w:rsidR="002F7B39" w:rsidRPr="00B47DF0">
        <w:rPr>
          <w:lang w:val="en-AU"/>
        </w:rPr>
        <w:t>.</w:t>
      </w:r>
    </w:p>
    <w:p w:rsidR="002F7B39" w:rsidRPr="00B47DF0" w:rsidRDefault="002F7B39" w:rsidP="00B830FF">
      <w:pPr>
        <w:pStyle w:val="Bullet1"/>
        <w:numPr>
          <w:ilvl w:val="0"/>
          <w:numId w:val="0"/>
        </w:numPr>
        <w:ind w:left="357"/>
      </w:pPr>
      <w:r w:rsidRPr="00B47DF0">
        <w:t>A standard rule is one spoonful per person plus one for the pot.</w:t>
      </w:r>
    </w:p>
    <w:p w:rsidR="001F418F" w:rsidRPr="00B47DF0" w:rsidRDefault="001F418F" w:rsidP="00D773E8">
      <w:pPr>
        <w:pStyle w:val="Bullet1"/>
      </w:pPr>
      <w:r w:rsidRPr="00B47DF0">
        <w:t>Add boiling water</w:t>
      </w:r>
    </w:p>
    <w:p w:rsidR="001F418F" w:rsidRPr="00B47DF0" w:rsidRDefault="001F418F" w:rsidP="00D773E8">
      <w:pPr>
        <w:pStyle w:val="Bullet1"/>
      </w:pPr>
      <w:r w:rsidRPr="00B47DF0">
        <w:t>Serve</w:t>
      </w:r>
      <w:r w:rsidR="00843513" w:rsidRPr="00B47DF0">
        <w:t xml:space="preserve"> immediately</w:t>
      </w:r>
      <w:r w:rsidRPr="00B47DF0">
        <w:t>.</w:t>
      </w:r>
    </w:p>
    <w:p w:rsidR="00843513" w:rsidRPr="00B47DF0" w:rsidRDefault="00843513" w:rsidP="00843513">
      <w:pPr>
        <w:pStyle w:val="Bullet1"/>
        <w:numPr>
          <w:ilvl w:val="0"/>
          <w:numId w:val="0"/>
        </w:numPr>
      </w:pPr>
      <w:r w:rsidRPr="00B47DF0">
        <w:t>Note: in some cases sugar is not required in the service tray as the sugar will be a standard part of the table setting.</w:t>
      </w:r>
    </w:p>
    <w:p w:rsidR="002F7B39" w:rsidRPr="00B47DF0" w:rsidRDefault="002F7B39">
      <w:pPr>
        <w:rPr>
          <w:rFonts w:ascii="Helvetica" w:eastAsia="Calibri" w:hAnsi="Helvetica" w:cs="Calibri"/>
          <w:b/>
          <w:szCs w:val="16"/>
          <w:lang w:eastAsia="ar-SA"/>
        </w:rPr>
      </w:pPr>
      <w:r w:rsidRPr="00B47DF0">
        <w:rPr>
          <w:rFonts w:ascii="Helvetica" w:hAnsi="Helvetica"/>
        </w:rPr>
        <w:br w:type="page"/>
      </w:r>
    </w:p>
    <w:p w:rsidR="001F418F" w:rsidRPr="00B47DF0" w:rsidRDefault="001F418F" w:rsidP="00D27CFD">
      <w:pPr>
        <w:pStyle w:val="BodyCopyBold"/>
        <w:rPr>
          <w:noProof w:val="0"/>
        </w:rPr>
      </w:pPr>
      <w:r w:rsidRPr="00B47DF0">
        <w:rPr>
          <w:noProof w:val="0"/>
        </w:rPr>
        <w:t>Making tea</w:t>
      </w:r>
      <w:r w:rsidR="00D27CFD" w:rsidRPr="00B47DF0">
        <w:rPr>
          <w:noProof w:val="0"/>
        </w:rPr>
        <w:t xml:space="preserve"> using tea bags</w:t>
      </w:r>
    </w:p>
    <w:p w:rsidR="001F418F" w:rsidRPr="00B47DF0" w:rsidRDefault="00D27CFD" w:rsidP="00292B74">
      <w:pPr>
        <w:pStyle w:val="BodyCopyBold"/>
        <w:rPr>
          <w:b w:val="0"/>
          <w:noProof w:val="0"/>
        </w:rPr>
      </w:pPr>
      <w:r w:rsidRPr="00B47DF0">
        <w:rPr>
          <w:b w:val="0"/>
          <w:noProof w:val="0"/>
        </w:rPr>
        <w:t>The use of tea bags is common for making tea</w:t>
      </w:r>
      <w:r w:rsidR="00843513" w:rsidRPr="00B47DF0">
        <w:rPr>
          <w:b w:val="0"/>
          <w:noProof w:val="0"/>
        </w:rPr>
        <w:t>.</w:t>
      </w:r>
    </w:p>
    <w:p w:rsidR="00843513" w:rsidRPr="00B47DF0" w:rsidRDefault="00843513" w:rsidP="00292B74">
      <w:pPr>
        <w:pStyle w:val="BodyCopyBold"/>
        <w:rPr>
          <w:b w:val="0"/>
          <w:noProof w:val="0"/>
        </w:rPr>
      </w:pPr>
      <w:r w:rsidRPr="00B47DF0">
        <w:rPr>
          <w:b w:val="0"/>
          <w:noProof w:val="0"/>
        </w:rPr>
        <w:t>A standard procedure is:</w:t>
      </w:r>
    </w:p>
    <w:p w:rsidR="00120321" w:rsidRPr="00B47DF0" w:rsidRDefault="00120321" w:rsidP="00D773E8">
      <w:pPr>
        <w:pStyle w:val="Bullet1"/>
      </w:pPr>
      <w:r w:rsidRPr="00B47DF0">
        <w:t>Warm a hot water pot</w:t>
      </w:r>
      <w:r w:rsidR="00B22C62" w:rsidRPr="00B47DF0">
        <w:t xml:space="preserve"> or jug </w:t>
      </w:r>
      <w:r w:rsidRPr="00B47DF0">
        <w:t>by filling with hot water</w:t>
      </w:r>
    </w:p>
    <w:p w:rsidR="00843513" w:rsidRPr="00B47DF0" w:rsidRDefault="00B22C62" w:rsidP="00D773E8">
      <w:pPr>
        <w:pStyle w:val="Bullet1"/>
      </w:pPr>
      <w:r w:rsidRPr="00B47DF0">
        <w:t xml:space="preserve">Prepare the service tray </w:t>
      </w:r>
      <w:r w:rsidR="00843513" w:rsidRPr="00B47DF0">
        <w:t>according to house standards with (as appropriate):</w:t>
      </w:r>
    </w:p>
    <w:p w:rsidR="00843513" w:rsidRPr="00B47DF0" w:rsidRDefault="00D62B08" w:rsidP="00691576">
      <w:pPr>
        <w:pStyle w:val="Bullet2"/>
        <w:rPr>
          <w:lang w:val="en-AU"/>
        </w:rPr>
      </w:pPr>
      <w:r w:rsidRPr="00B47DF0">
        <w:rPr>
          <w:noProof/>
          <w:lang w:eastAsia="en-US"/>
        </w:rPr>
        <w:drawing>
          <wp:anchor distT="0" distB="0" distL="114300" distR="114300" simplePos="0" relativeHeight="251749376" behindDoc="0" locked="0" layoutInCell="1" allowOverlap="1">
            <wp:simplePos x="0" y="0"/>
            <wp:positionH relativeFrom="column">
              <wp:posOffset>3188970</wp:posOffset>
            </wp:positionH>
            <wp:positionV relativeFrom="paragraph">
              <wp:posOffset>95250</wp:posOffset>
            </wp:positionV>
            <wp:extent cx="2444750" cy="1828800"/>
            <wp:effectExtent l="19050" t="0" r="0" b="0"/>
            <wp:wrapSquare wrapText="bothSides"/>
            <wp:docPr id="42" name="Picture 14" descr="C:\Documents and Settings\danielc\Desktop\Non-alcoholic beverages images\1214621_cup_of_tea_with_le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Non-alcoholic beverages images\1214621_cup_of_tea_with_lemon.jpg"/>
                    <pic:cNvPicPr>
                      <a:picLocks noChangeAspect="1" noChangeArrowheads="1"/>
                    </pic:cNvPicPr>
                  </pic:nvPicPr>
                  <pic:blipFill>
                    <a:blip r:embed="rId85" cstate="print">
                      <a:lum bright="10000"/>
                    </a:blip>
                    <a:srcRect/>
                    <a:stretch>
                      <a:fillRect/>
                    </a:stretch>
                  </pic:blipFill>
                  <pic:spPr bwMode="auto">
                    <a:xfrm>
                      <a:off x="0" y="0"/>
                      <a:ext cx="2444750" cy="1828800"/>
                    </a:xfrm>
                    <a:prstGeom prst="rect">
                      <a:avLst/>
                    </a:prstGeom>
                    <a:noFill/>
                    <a:ln w="9525">
                      <a:noFill/>
                      <a:miter lim="800000"/>
                      <a:headEnd/>
                      <a:tailEnd/>
                    </a:ln>
                  </pic:spPr>
                </pic:pic>
              </a:graphicData>
            </a:graphic>
          </wp:anchor>
        </w:drawing>
      </w:r>
      <w:r w:rsidR="00843513" w:rsidRPr="00B47DF0">
        <w:rPr>
          <w:lang w:val="en-AU"/>
        </w:rPr>
        <w:t xml:space="preserve">Sugar </w:t>
      </w:r>
    </w:p>
    <w:p w:rsidR="00843513" w:rsidRPr="00B47DF0" w:rsidRDefault="00843513" w:rsidP="00691576">
      <w:pPr>
        <w:pStyle w:val="Bullet2"/>
        <w:rPr>
          <w:lang w:val="en-AU"/>
        </w:rPr>
      </w:pPr>
      <w:r w:rsidRPr="00B47DF0">
        <w:rPr>
          <w:lang w:val="en-AU"/>
        </w:rPr>
        <w:t xml:space="preserve">Milk </w:t>
      </w:r>
    </w:p>
    <w:p w:rsidR="00843513" w:rsidRPr="00B47DF0" w:rsidRDefault="00843513" w:rsidP="00691576">
      <w:pPr>
        <w:pStyle w:val="Bullet2"/>
        <w:rPr>
          <w:lang w:val="en-AU"/>
        </w:rPr>
      </w:pPr>
      <w:r w:rsidRPr="00B47DF0">
        <w:rPr>
          <w:lang w:val="en-AU"/>
        </w:rPr>
        <w:t xml:space="preserve">Lemon </w:t>
      </w:r>
    </w:p>
    <w:p w:rsidR="00843513" w:rsidRPr="00B47DF0" w:rsidRDefault="00843513" w:rsidP="00691576">
      <w:pPr>
        <w:pStyle w:val="Bullet2"/>
        <w:rPr>
          <w:lang w:val="en-AU"/>
        </w:rPr>
      </w:pPr>
      <w:r w:rsidRPr="00B47DF0">
        <w:rPr>
          <w:lang w:val="en-AU"/>
        </w:rPr>
        <w:t>Hot water jug/pot</w:t>
      </w:r>
    </w:p>
    <w:p w:rsidR="00843513" w:rsidRPr="00B47DF0" w:rsidRDefault="00B22C62" w:rsidP="00691576">
      <w:pPr>
        <w:pStyle w:val="Bullet2"/>
        <w:rPr>
          <w:lang w:val="en-AU"/>
        </w:rPr>
      </w:pPr>
      <w:r w:rsidRPr="00B47DF0">
        <w:rPr>
          <w:lang w:val="en-AU"/>
        </w:rPr>
        <w:t>Cups and saucer</w:t>
      </w:r>
      <w:r w:rsidR="00843513" w:rsidRPr="00B47DF0">
        <w:rPr>
          <w:lang w:val="en-AU"/>
        </w:rPr>
        <w:t>s</w:t>
      </w:r>
    </w:p>
    <w:p w:rsidR="00843513" w:rsidRPr="00B47DF0" w:rsidRDefault="00B22C62" w:rsidP="00691576">
      <w:pPr>
        <w:pStyle w:val="Bullet2"/>
        <w:rPr>
          <w:lang w:val="en-AU"/>
        </w:rPr>
      </w:pPr>
      <w:r w:rsidRPr="00B47DF0">
        <w:rPr>
          <w:lang w:val="en-AU"/>
        </w:rPr>
        <w:t>Tea spoon</w:t>
      </w:r>
      <w:r w:rsidR="00843513" w:rsidRPr="00B47DF0">
        <w:rPr>
          <w:lang w:val="en-AU"/>
        </w:rPr>
        <w:t>s</w:t>
      </w:r>
    </w:p>
    <w:p w:rsidR="00843513" w:rsidRPr="00B47DF0" w:rsidRDefault="00843513" w:rsidP="00691576">
      <w:pPr>
        <w:pStyle w:val="Bullet2"/>
        <w:rPr>
          <w:lang w:val="en-AU"/>
        </w:rPr>
      </w:pPr>
      <w:r w:rsidRPr="00B47DF0">
        <w:rPr>
          <w:lang w:val="en-AU"/>
        </w:rPr>
        <w:t>Tea bag strainer – a squeezer used to squeeze tea from the bag</w:t>
      </w:r>
    </w:p>
    <w:p w:rsidR="00843513" w:rsidRPr="00B47DF0" w:rsidRDefault="00843513" w:rsidP="00691576">
      <w:pPr>
        <w:pStyle w:val="Bullet2"/>
        <w:rPr>
          <w:lang w:val="en-AU"/>
        </w:rPr>
      </w:pPr>
      <w:r w:rsidRPr="00B47DF0">
        <w:rPr>
          <w:lang w:val="en-AU"/>
        </w:rPr>
        <w:t>Rest for used tea bag</w:t>
      </w:r>
    </w:p>
    <w:p w:rsidR="00843513" w:rsidRPr="00B47DF0" w:rsidRDefault="00843513" w:rsidP="00D773E8">
      <w:pPr>
        <w:pStyle w:val="Bullet1"/>
      </w:pPr>
      <w:r w:rsidRPr="00B47DF0">
        <w:t>Select the required tea type as identified by the guest</w:t>
      </w:r>
    </w:p>
    <w:p w:rsidR="00843513" w:rsidRPr="00B47DF0" w:rsidRDefault="00B22C62" w:rsidP="00D773E8">
      <w:pPr>
        <w:pStyle w:val="Bullet1"/>
      </w:pPr>
      <w:r w:rsidRPr="00B47DF0">
        <w:t xml:space="preserve">Place the tea bag in the cup or on a side plate </w:t>
      </w:r>
      <w:r w:rsidR="00843513" w:rsidRPr="00B47DF0">
        <w:t>according to house standards</w:t>
      </w:r>
    </w:p>
    <w:p w:rsidR="00120321" w:rsidRPr="00B47DF0" w:rsidRDefault="00120321" w:rsidP="00D773E8">
      <w:pPr>
        <w:pStyle w:val="Bullet1"/>
      </w:pPr>
      <w:r w:rsidRPr="00B47DF0">
        <w:t>Empty the wate</w:t>
      </w:r>
      <w:r w:rsidR="00B22C62" w:rsidRPr="00B47DF0">
        <w:t xml:space="preserve">r from the hot water pot/jug </w:t>
      </w:r>
      <w:r w:rsidRPr="00B47DF0">
        <w:t>and discard the water</w:t>
      </w:r>
    </w:p>
    <w:p w:rsidR="00843513" w:rsidRPr="00B47DF0" w:rsidRDefault="00843513" w:rsidP="00D773E8">
      <w:pPr>
        <w:pStyle w:val="Bullet1"/>
      </w:pPr>
      <w:r w:rsidRPr="00B47DF0">
        <w:t xml:space="preserve">Fill </w:t>
      </w:r>
      <w:r w:rsidR="00B22C62" w:rsidRPr="00B47DF0">
        <w:t xml:space="preserve">or refill the hot water jug or </w:t>
      </w:r>
      <w:r w:rsidRPr="00B47DF0">
        <w:t>pot</w:t>
      </w:r>
    </w:p>
    <w:p w:rsidR="00843513" w:rsidRPr="00B47DF0" w:rsidRDefault="00843513" w:rsidP="00D773E8">
      <w:pPr>
        <w:pStyle w:val="Bullet1"/>
      </w:pPr>
      <w:r w:rsidRPr="00B47DF0">
        <w:t>Serve immediately.</w:t>
      </w:r>
    </w:p>
    <w:p w:rsidR="00843513" w:rsidRPr="00B47DF0" w:rsidRDefault="00843513" w:rsidP="00843513">
      <w:pPr>
        <w:pStyle w:val="Bullet1"/>
        <w:numPr>
          <w:ilvl w:val="0"/>
          <w:numId w:val="0"/>
        </w:numPr>
      </w:pPr>
      <w:r w:rsidRPr="00B47DF0">
        <w:t xml:space="preserve">Note: </w:t>
      </w:r>
    </w:p>
    <w:p w:rsidR="00843513" w:rsidRPr="00B47DF0" w:rsidRDefault="00843513" w:rsidP="00D773E8">
      <w:pPr>
        <w:pStyle w:val="Bullet1"/>
      </w:pPr>
      <w:r w:rsidRPr="00B47DF0">
        <w:t>The guest adds the water to the tea bag allowing them to make the tea to</w:t>
      </w:r>
      <w:r w:rsidR="00032549" w:rsidRPr="00B47DF0">
        <w:t xml:space="preserve"> their individual preference. T</w:t>
      </w:r>
      <w:r w:rsidRPr="00B47DF0">
        <w:t>he water is not added to the cup and tea bag prior to or as part of service of tea using a tea bag</w:t>
      </w:r>
    </w:p>
    <w:p w:rsidR="00843513" w:rsidRPr="00B47DF0" w:rsidRDefault="00843513" w:rsidP="00D773E8">
      <w:pPr>
        <w:pStyle w:val="Bullet1"/>
      </w:pPr>
      <w:r w:rsidRPr="00B47DF0">
        <w:t>In some cases sugar is not required in the service tray as the sugar will be a standard part of the table setting.</w:t>
      </w:r>
    </w:p>
    <w:p w:rsidR="002F7B39" w:rsidRPr="00B47DF0" w:rsidRDefault="002F7B39">
      <w:pPr>
        <w:rPr>
          <w:rFonts w:ascii="Helvetica" w:eastAsia="Calibri" w:hAnsi="Helvetica" w:cs="Calibri"/>
          <w:b/>
          <w:szCs w:val="16"/>
          <w:lang w:eastAsia="ar-SA"/>
        </w:rPr>
      </w:pPr>
      <w:r w:rsidRPr="00B47DF0">
        <w:rPr>
          <w:rFonts w:ascii="Helvetica" w:hAnsi="Helvetica"/>
        </w:rPr>
        <w:br w:type="page"/>
      </w:r>
    </w:p>
    <w:p w:rsidR="00D27CFD" w:rsidRPr="00B47DF0" w:rsidRDefault="00D27CFD" w:rsidP="00292B74">
      <w:pPr>
        <w:pStyle w:val="BodyCopyBold"/>
        <w:rPr>
          <w:noProof w:val="0"/>
        </w:rPr>
      </w:pPr>
      <w:r w:rsidRPr="00B47DF0">
        <w:rPr>
          <w:noProof w:val="0"/>
        </w:rPr>
        <w:t>Making herbal tea</w:t>
      </w:r>
    </w:p>
    <w:p w:rsidR="001F418F" w:rsidRPr="00B47DF0" w:rsidRDefault="00096045" w:rsidP="00292B74">
      <w:pPr>
        <w:pStyle w:val="BodyCopyBold"/>
        <w:rPr>
          <w:b w:val="0"/>
          <w:noProof w:val="0"/>
        </w:rPr>
      </w:pPr>
      <w:r w:rsidRPr="00B47DF0">
        <w:rPr>
          <w:b w:val="0"/>
          <w:noProof w:val="0"/>
        </w:rPr>
        <w:t>Tea bags are used for serving herbal tea in most commercial settings but a pot may also be used.</w:t>
      </w:r>
    </w:p>
    <w:p w:rsidR="00096045" w:rsidRPr="00B47DF0" w:rsidRDefault="00096045" w:rsidP="00292B74">
      <w:pPr>
        <w:pStyle w:val="BodyCopyBold"/>
        <w:rPr>
          <w:b w:val="0"/>
          <w:noProof w:val="0"/>
        </w:rPr>
      </w:pPr>
      <w:r w:rsidRPr="00B47DF0">
        <w:rPr>
          <w:b w:val="0"/>
          <w:noProof w:val="0"/>
        </w:rPr>
        <w:t>Standard procedure for service of herbal tea is:</w:t>
      </w:r>
    </w:p>
    <w:p w:rsidR="00120321" w:rsidRPr="00B47DF0" w:rsidRDefault="00DF25A9" w:rsidP="00D773E8">
      <w:pPr>
        <w:pStyle w:val="Bullet1"/>
      </w:pPr>
      <w:r w:rsidRPr="00B47DF0">
        <w:t>Warm a hot water pot or jug</w:t>
      </w:r>
      <w:r w:rsidR="00120321" w:rsidRPr="00B47DF0">
        <w:t xml:space="preserve"> by filling with hot water</w:t>
      </w:r>
      <w:r w:rsidR="00FB29AD" w:rsidRPr="00B47DF0">
        <w:t xml:space="preserve"> </w:t>
      </w:r>
    </w:p>
    <w:p w:rsidR="00096045" w:rsidRPr="00B47DF0" w:rsidRDefault="00096045" w:rsidP="00D773E8">
      <w:pPr>
        <w:pStyle w:val="Bullet1"/>
      </w:pPr>
      <w:r w:rsidRPr="00B47DF0">
        <w:t>Prepare tray for service according to house requiremen</w:t>
      </w:r>
      <w:r w:rsidR="00DF25A9" w:rsidRPr="00B47DF0">
        <w:t>ts and customer requirements. N</w:t>
      </w:r>
      <w:r w:rsidRPr="00B47DF0">
        <w:t xml:space="preserve">ote </w:t>
      </w:r>
      <w:r w:rsidR="00DF25A9" w:rsidRPr="00B47DF0">
        <w:t xml:space="preserve">that </w:t>
      </w:r>
      <w:r w:rsidRPr="00B47DF0">
        <w:t>common practice with herbal teas is:</w:t>
      </w:r>
    </w:p>
    <w:p w:rsidR="00096045" w:rsidRPr="00B47DF0" w:rsidRDefault="00FB29AD" w:rsidP="00691576">
      <w:pPr>
        <w:pStyle w:val="Bullet2"/>
        <w:rPr>
          <w:lang w:val="en-AU"/>
        </w:rPr>
      </w:pPr>
      <w:r w:rsidRPr="00B47DF0">
        <w:rPr>
          <w:noProof/>
          <w:lang w:eastAsia="en-US"/>
        </w:rPr>
        <w:drawing>
          <wp:anchor distT="0" distB="0" distL="114300" distR="114300" simplePos="0" relativeHeight="251750400" behindDoc="0" locked="0" layoutInCell="1" allowOverlap="1">
            <wp:simplePos x="0" y="0"/>
            <wp:positionH relativeFrom="column">
              <wp:posOffset>3342005</wp:posOffset>
            </wp:positionH>
            <wp:positionV relativeFrom="paragraph">
              <wp:posOffset>6985</wp:posOffset>
            </wp:positionV>
            <wp:extent cx="2257425" cy="1683385"/>
            <wp:effectExtent l="19050" t="0" r="9525" b="0"/>
            <wp:wrapSquare wrapText="bothSides"/>
            <wp:docPr id="43" name="Picture 15" descr="Lime 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me flower..."/>
                    <pic:cNvPicPr>
                      <a:picLocks noChangeAspect="1" noChangeArrowheads="1"/>
                    </pic:cNvPicPr>
                  </pic:nvPicPr>
                  <pic:blipFill>
                    <a:blip r:embed="rId86" cstate="print"/>
                    <a:srcRect/>
                    <a:stretch>
                      <a:fillRect/>
                    </a:stretch>
                  </pic:blipFill>
                  <pic:spPr bwMode="auto">
                    <a:xfrm>
                      <a:off x="0" y="0"/>
                      <a:ext cx="2257425" cy="1683385"/>
                    </a:xfrm>
                    <a:prstGeom prst="rect">
                      <a:avLst/>
                    </a:prstGeom>
                    <a:noFill/>
                    <a:ln w="9525">
                      <a:noFill/>
                      <a:miter lim="800000"/>
                      <a:headEnd/>
                      <a:tailEnd/>
                    </a:ln>
                  </pic:spPr>
                </pic:pic>
              </a:graphicData>
            </a:graphic>
          </wp:anchor>
        </w:drawing>
      </w:r>
      <w:r w:rsidR="00096045" w:rsidRPr="00B47DF0">
        <w:rPr>
          <w:lang w:val="en-AU"/>
        </w:rPr>
        <w:t>Not to serve milk – unless requested</w:t>
      </w:r>
    </w:p>
    <w:p w:rsidR="00096045" w:rsidRPr="00B47DF0" w:rsidRDefault="00096045" w:rsidP="00691576">
      <w:pPr>
        <w:pStyle w:val="Bullet2"/>
        <w:rPr>
          <w:lang w:val="en-AU"/>
        </w:rPr>
      </w:pPr>
      <w:r w:rsidRPr="00B47DF0">
        <w:rPr>
          <w:lang w:val="en-AU"/>
        </w:rPr>
        <w:t>Not to</w:t>
      </w:r>
      <w:r w:rsidR="00DF25A9" w:rsidRPr="00B47DF0">
        <w:rPr>
          <w:lang w:val="en-AU"/>
        </w:rPr>
        <w:t xml:space="preserve"> serve sugar – unless requested. S</w:t>
      </w:r>
      <w:r w:rsidRPr="00B47DF0">
        <w:rPr>
          <w:lang w:val="en-AU"/>
        </w:rPr>
        <w:t>ome venues may provide honey</w:t>
      </w:r>
    </w:p>
    <w:p w:rsidR="00096045" w:rsidRPr="00B47DF0" w:rsidRDefault="00096045" w:rsidP="00691576">
      <w:pPr>
        <w:pStyle w:val="Bullet2"/>
        <w:rPr>
          <w:lang w:val="en-AU"/>
        </w:rPr>
      </w:pPr>
      <w:r w:rsidRPr="00B47DF0">
        <w:rPr>
          <w:lang w:val="en-AU"/>
        </w:rPr>
        <w:t>Place one cup</w:t>
      </w:r>
      <w:r w:rsidR="00DF25A9" w:rsidRPr="00B47DF0">
        <w:rPr>
          <w:lang w:val="en-AU"/>
        </w:rPr>
        <w:t xml:space="preserve"> and saucer for each customer. M</w:t>
      </w:r>
      <w:r w:rsidRPr="00B47DF0">
        <w:rPr>
          <w:lang w:val="en-AU"/>
        </w:rPr>
        <w:t xml:space="preserve">any venues use a different style of cup and saucer for herbal teas often </w:t>
      </w:r>
    </w:p>
    <w:p w:rsidR="00096045" w:rsidRPr="00B47DF0" w:rsidRDefault="00096045" w:rsidP="00691576">
      <w:pPr>
        <w:pStyle w:val="Bullet2"/>
        <w:rPr>
          <w:lang w:val="en-AU"/>
        </w:rPr>
      </w:pPr>
      <w:r w:rsidRPr="00B47DF0">
        <w:rPr>
          <w:lang w:val="en-AU"/>
        </w:rPr>
        <w:t xml:space="preserve">Add one tea bag per person either loaded into </w:t>
      </w:r>
      <w:r w:rsidR="00DF25A9" w:rsidRPr="00B47DF0">
        <w:rPr>
          <w:lang w:val="en-AU"/>
        </w:rPr>
        <w:t>a cup or</w:t>
      </w:r>
      <w:r w:rsidRPr="00B47DF0">
        <w:rPr>
          <w:lang w:val="en-AU"/>
        </w:rPr>
        <w:t xml:space="preserve"> placed on side plate</w:t>
      </w:r>
    </w:p>
    <w:p w:rsidR="00096045" w:rsidRPr="00B47DF0" w:rsidRDefault="00096045" w:rsidP="00691576">
      <w:pPr>
        <w:pStyle w:val="Bullet2"/>
        <w:rPr>
          <w:lang w:val="en-AU"/>
        </w:rPr>
      </w:pPr>
      <w:r w:rsidRPr="00B47DF0">
        <w:rPr>
          <w:lang w:val="en-AU"/>
        </w:rPr>
        <w:t>Add spoon</w:t>
      </w:r>
      <w:r w:rsidR="002F7B39" w:rsidRPr="00B47DF0">
        <w:rPr>
          <w:lang w:val="en-AU"/>
        </w:rPr>
        <w:t xml:space="preserve"> and </w:t>
      </w:r>
      <w:r w:rsidR="00DF25A9" w:rsidRPr="00B47DF0">
        <w:rPr>
          <w:lang w:val="en-AU"/>
        </w:rPr>
        <w:t xml:space="preserve">tea strainer or </w:t>
      </w:r>
      <w:r w:rsidRPr="00B47DF0">
        <w:rPr>
          <w:lang w:val="en-AU"/>
        </w:rPr>
        <w:t>squeezer</w:t>
      </w:r>
    </w:p>
    <w:p w:rsidR="00120321" w:rsidRPr="00B47DF0" w:rsidRDefault="00120321" w:rsidP="00D773E8">
      <w:pPr>
        <w:pStyle w:val="Bullet1"/>
      </w:pPr>
      <w:r w:rsidRPr="00B47DF0">
        <w:t>Empty t</w:t>
      </w:r>
      <w:r w:rsidR="00DF25A9" w:rsidRPr="00B47DF0">
        <w:t xml:space="preserve">he water from the hot water pot or jug </w:t>
      </w:r>
      <w:r w:rsidRPr="00B47DF0">
        <w:t>and discard the water</w:t>
      </w:r>
    </w:p>
    <w:p w:rsidR="00120321" w:rsidRPr="00B47DF0" w:rsidRDefault="00691576" w:rsidP="00D773E8">
      <w:pPr>
        <w:pStyle w:val="Bullet1"/>
      </w:pPr>
      <w:r w:rsidRPr="00B47DF0">
        <w:t>Fill</w:t>
      </w:r>
      <w:r w:rsidR="00DF25A9" w:rsidRPr="00B47DF0">
        <w:t xml:space="preserve"> or refill the hot water jug or </w:t>
      </w:r>
      <w:r w:rsidRPr="00B47DF0">
        <w:t>pot</w:t>
      </w:r>
    </w:p>
    <w:p w:rsidR="002F7B39" w:rsidRPr="00B47DF0" w:rsidRDefault="002F7B39" w:rsidP="00D62B08">
      <w:pPr>
        <w:pStyle w:val="Bullet1"/>
        <w:spacing w:after="240"/>
      </w:pPr>
      <w:r w:rsidRPr="00B47DF0">
        <w:t>Serve immediately.</w:t>
      </w:r>
    </w:p>
    <w:p w:rsidR="00D27CFD" w:rsidRPr="00B47DF0" w:rsidRDefault="00D27CFD" w:rsidP="00292B74">
      <w:pPr>
        <w:pStyle w:val="BodyCopyBold"/>
        <w:rPr>
          <w:noProof w:val="0"/>
        </w:rPr>
      </w:pPr>
      <w:r w:rsidRPr="00B47DF0">
        <w:rPr>
          <w:noProof w:val="0"/>
        </w:rPr>
        <w:t>Making iced tea</w:t>
      </w:r>
    </w:p>
    <w:p w:rsidR="00120321" w:rsidRPr="00B47DF0" w:rsidRDefault="00120321" w:rsidP="00120321">
      <w:pPr>
        <w:pStyle w:val="BodyCopy"/>
        <w:rPr>
          <w:noProof w:val="0"/>
        </w:rPr>
      </w:pPr>
      <w:r w:rsidRPr="00B47DF0">
        <w:rPr>
          <w:noProof w:val="0"/>
        </w:rPr>
        <w:t>Where a standard recipe does not exist, a method is:</w:t>
      </w:r>
    </w:p>
    <w:p w:rsidR="00120321" w:rsidRPr="00B47DF0" w:rsidRDefault="00FB29AD" w:rsidP="00D773E8">
      <w:pPr>
        <w:pStyle w:val="Bullet1"/>
      </w:pPr>
      <w:r w:rsidRPr="00B47DF0">
        <w:rPr>
          <w:noProof/>
          <w:lang w:val="en-US"/>
        </w:rPr>
        <w:drawing>
          <wp:anchor distT="0" distB="0" distL="114300" distR="114300" simplePos="0" relativeHeight="251752448" behindDoc="0" locked="0" layoutInCell="1" allowOverlap="1">
            <wp:simplePos x="0" y="0"/>
            <wp:positionH relativeFrom="column">
              <wp:posOffset>4302125</wp:posOffset>
            </wp:positionH>
            <wp:positionV relativeFrom="paragraph">
              <wp:posOffset>288925</wp:posOffset>
            </wp:positionV>
            <wp:extent cx="1240790" cy="1873250"/>
            <wp:effectExtent l="19050" t="0" r="0" b="0"/>
            <wp:wrapSquare wrapText="bothSides"/>
            <wp:docPr id="46" name="Picture 19" descr="C:\Documents and Settings\danielc\Desktop\Non-alcoholic beverages images\1032413_iced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Non-alcoholic beverages images\1032413_iced_tea.jpg"/>
                    <pic:cNvPicPr>
                      <a:picLocks noChangeAspect="1" noChangeArrowheads="1"/>
                    </pic:cNvPicPr>
                  </pic:nvPicPr>
                  <pic:blipFill>
                    <a:blip r:embed="rId87" cstate="print"/>
                    <a:srcRect/>
                    <a:stretch>
                      <a:fillRect/>
                    </a:stretch>
                  </pic:blipFill>
                  <pic:spPr bwMode="auto">
                    <a:xfrm>
                      <a:off x="0" y="0"/>
                      <a:ext cx="1240790" cy="1873250"/>
                    </a:xfrm>
                    <a:prstGeom prst="rect">
                      <a:avLst/>
                    </a:prstGeom>
                    <a:noFill/>
                    <a:ln w="9525">
                      <a:noFill/>
                      <a:miter lim="800000"/>
                      <a:headEnd/>
                      <a:tailEnd/>
                    </a:ln>
                  </pic:spPr>
                </pic:pic>
              </a:graphicData>
            </a:graphic>
          </wp:anchor>
        </w:drawing>
      </w:r>
      <w:r w:rsidR="00120321" w:rsidRPr="00B47DF0">
        <w:t>Select the appropriate glassware – iced tea is trad</w:t>
      </w:r>
      <w:r w:rsidR="00DF25A9" w:rsidRPr="00B47DF0">
        <w:t xml:space="preserve">itionally served in a glass cup or </w:t>
      </w:r>
      <w:r w:rsidR="00120321" w:rsidRPr="00B47DF0">
        <w:t xml:space="preserve">mug as opposed to </w:t>
      </w:r>
      <w:r w:rsidR="00DF25A9" w:rsidRPr="00B47DF0">
        <w:t>a tea</w:t>
      </w:r>
      <w:r w:rsidR="00120321" w:rsidRPr="00B47DF0">
        <w:t>cup</w:t>
      </w:r>
    </w:p>
    <w:p w:rsidR="00120321" w:rsidRPr="00B47DF0" w:rsidRDefault="00120321" w:rsidP="00D773E8">
      <w:pPr>
        <w:pStyle w:val="Bullet1"/>
      </w:pPr>
      <w:r w:rsidRPr="00B47DF0">
        <w:t xml:space="preserve">Make </w:t>
      </w:r>
      <w:r w:rsidR="00DF25A9" w:rsidRPr="00B47DF0">
        <w:t xml:space="preserve">a quarter </w:t>
      </w:r>
      <w:r w:rsidRPr="00B47DF0">
        <w:t>of a cup of strong tea using black tea</w:t>
      </w:r>
    </w:p>
    <w:p w:rsidR="00120321" w:rsidRPr="00B47DF0" w:rsidRDefault="00691576" w:rsidP="00D773E8">
      <w:pPr>
        <w:pStyle w:val="Bullet1"/>
      </w:pPr>
      <w:r w:rsidRPr="00B47DF0">
        <w:t>Place tea in shaker full of ice</w:t>
      </w:r>
    </w:p>
    <w:p w:rsidR="00120321" w:rsidRPr="00B47DF0" w:rsidRDefault="00120321" w:rsidP="00D773E8">
      <w:pPr>
        <w:pStyle w:val="Bullet1"/>
      </w:pPr>
      <w:r w:rsidRPr="00B47DF0">
        <w:t>Shake and strain into a glass full of fresh ice</w:t>
      </w:r>
    </w:p>
    <w:p w:rsidR="00120321" w:rsidRPr="00B47DF0" w:rsidRDefault="00120321" w:rsidP="00D773E8">
      <w:pPr>
        <w:pStyle w:val="Bullet1"/>
      </w:pPr>
      <w:r w:rsidRPr="00B47DF0">
        <w:t>Garnish with a slice of lemon</w:t>
      </w:r>
      <w:r w:rsidR="00FB29AD" w:rsidRPr="00B47DF0">
        <w:t xml:space="preserve"> </w:t>
      </w:r>
    </w:p>
    <w:p w:rsidR="00120321" w:rsidRPr="00B47DF0" w:rsidRDefault="00120321" w:rsidP="00D62B08">
      <w:pPr>
        <w:pStyle w:val="Bullet1"/>
        <w:spacing w:after="240"/>
      </w:pPr>
      <w:r w:rsidRPr="00B47DF0">
        <w:t>Sugar syrup served to customer if requested, in preference to serving granulated sugar.</w:t>
      </w:r>
    </w:p>
    <w:p w:rsidR="00501099" w:rsidRPr="00B47DF0" w:rsidRDefault="00501099" w:rsidP="00501099">
      <w:pPr>
        <w:pStyle w:val="BodyCopy"/>
        <w:rPr>
          <w:b/>
          <w:i/>
          <w:noProof w:val="0"/>
        </w:rPr>
      </w:pPr>
      <w:r w:rsidRPr="00B47DF0">
        <w:rPr>
          <w:b/>
          <w:i/>
          <w:noProof w:val="0"/>
        </w:rPr>
        <w:t>Sugar syrup</w:t>
      </w:r>
    </w:p>
    <w:p w:rsidR="00501099" w:rsidRPr="00B47DF0" w:rsidRDefault="00501099" w:rsidP="00501099">
      <w:pPr>
        <w:pStyle w:val="BodyCopy"/>
        <w:rPr>
          <w:noProof w:val="0"/>
        </w:rPr>
      </w:pPr>
      <w:r w:rsidRPr="00B47DF0">
        <w:rPr>
          <w:noProof w:val="0"/>
        </w:rPr>
        <w:t>Sugar syrup is also known as gomme syrup.</w:t>
      </w:r>
    </w:p>
    <w:p w:rsidR="00501099" w:rsidRPr="00B47DF0" w:rsidRDefault="00501099" w:rsidP="00501099">
      <w:pPr>
        <w:pStyle w:val="BodyCopy"/>
        <w:rPr>
          <w:noProof w:val="0"/>
        </w:rPr>
      </w:pPr>
      <w:r w:rsidRPr="00B47DF0">
        <w:rPr>
          <w:noProof w:val="0"/>
        </w:rPr>
        <w:t>The recipe for sugar syrup can vary so find out what applies where you work. The following are two options.</w:t>
      </w:r>
    </w:p>
    <w:p w:rsidR="00501099" w:rsidRPr="00B47DF0" w:rsidRDefault="00501099" w:rsidP="00501099">
      <w:pPr>
        <w:pStyle w:val="BodyCopy"/>
        <w:numPr>
          <w:ilvl w:val="0"/>
          <w:numId w:val="11"/>
        </w:numPr>
        <w:suppressAutoHyphens w:val="0"/>
        <w:spacing w:before="0" w:after="220" w:line="240" w:lineRule="exact"/>
        <w:rPr>
          <w:noProof w:val="0"/>
        </w:rPr>
      </w:pPr>
      <w:r w:rsidRPr="00B47DF0">
        <w:rPr>
          <w:noProof w:val="0"/>
        </w:rPr>
        <w:t xml:space="preserve">500 mls of water and 500 gms of sugar – heat together in a pot, stirring to assist the dissolving of the sugar. Allow to reach the boil. Remove and allow </w:t>
      </w:r>
      <w:r w:rsidR="005C01B4" w:rsidRPr="00B47DF0">
        <w:rPr>
          <w:noProof w:val="0"/>
        </w:rPr>
        <w:t>cooling</w:t>
      </w:r>
      <w:r w:rsidRPr="00B47DF0">
        <w:rPr>
          <w:noProof w:val="0"/>
        </w:rPr>
        <w:t xml:space="preserve">. Refrigerate, cover </w:t>
      </w:r>
      <w:r w:rsidR="00691576" w:rsidRPr="00B47DF0">
        <w:rPr>
          <w:noProof w:val="0"/>
        </w:rPr>
        <w:t>and store for later use</w:t>
      </w:r>
    </w:p>
    <w:p w:rsidR="002F7B39" w:rsidRPr="00B47DF0" w:rsidRDefault="00501099" w:rsidP="00FB29AD">
      <w:pPr>
        <w:pStyle w:val="BodyCopy"/>
        <w:numPr>
          <w:ilvl w:val="0"/>
          <w:numId w:val="11"/>
        </w:numPr>
        <w:suppressAutoHyphens w:val="0"/>
        <w:spacing w:before="0" w:after="220" w:line="240" w:lineRule="exact"/>
        <w:rPr>
          <w:noProof w:val="0"/>
        </w:rPr>
      </w:pPr>
      <w:r w:rsidRPr="00B47DF0">
        <w:rPr>
          <w:noProof w:val="0"/>
        </w:rPr>
        <w:t>Add boiling water (</w:t>
      </w:r>
      <w:r w:rsidRPr="00B47DF0">
        <w:rPr>
          <w:noProof w:val="0"/>
          <w:vertAlign w:val="superscript"/>
        </w:rPr>
        <w:t>1</w:t>
      </w:r>
      <w:r w:rsidRPr="00B47DF0">
        <w:rPr>
          <w:noProof w:val="0"/>
        </w:rPr>
        <w:t>/</w:t>
      </w:r>
      <w:r w:rsidRPr="00B47DF0">
        <w:rPr>
          <w:noProof w:val="0"/>
          <w:vertAlign w:val="subscript"/>
        </w:rPr>
        <w:t>3</w:t>
      </w:r>
      <w:r w:rsidRPr="00B47DF0">
        <w:rPr>
          <w:noProof w:val="0"/>
        </w:rPr>
        <w:t xml:space="preserve"> by volume) to sugar (</w:t>
      </w:r>
      <w:r w:rsidRPr="00B47DF0">
        <w:rPr>
          <w:noProof w:val="0"/>
          <w:vertAlign w:val="superscript"/>
        </w:rPr>
        <w:t>2</w:t>
      </w:r>
      <w:r w:rsidRPr="00B47DF0">
        <w:rPr>
          <w:noProof w:val="0"/>
        </w:rPr>
        <w:t>/</w:t>
      </w:r>
      <w:r w:rsidRPr="00B47DF0">
        <w:rPr>
          <w:noProof w:val="0"/>
          <w:vertAlign w:val="subscript"/>
        </w:rPr>
        <w:t>3</w:t>
      </w:r>
      <w:r w:rsidRPr="00B47DF0">
        <w:rPr>
          <w:noProof w:val="0"/>
        </w:rPr>
        <w:t xml:space="preserve"> by volume) – stir to dissolve sugar. Allow to cool. Refrigerate</w:t>
      </w:r>
      <w:r w:rsidR="00691576" w:rsidRPr="00B47DF0">
        <w:rPr>
          <w:noProof w:val="0"/>
        </w:rPr>
        <w:t>, cover and store for later use</w:t>
      </w:r>
      <w:r w:rsidR="00FB29AD" w:rsidRPr="00B47DF0">
        <w:rPr>
          <w:noProof w:val="0"/>
        </w:rPr>
        <w:t>.</w:t>
      </w:r>
      <w:r w:rsidR="00FB29AD" w:rsidRPr="00B47DF0">
        <w:rPr>
          <w:lang w:val="en-US" w:eastAsia="en-US"/>
        </w:rPr>
        <w:drawing>
          <wp:inline distT="0" distB="0" distL="0" distR="0">
            <wp:extent cx="1895475" cy="2854960"/>
            <wp:effectExtent l="19050" t="0" r="9525" b="0"/>
            <wp:docPr id="44" name="Picture 18" descr="C:\Documents and Settings\danielc\Desktop\Non-alcoholic beverages images\1032413_iced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Non-alcoholic beverages images\1032413_iced_tea.jpg"/>
                    <pic:cNvPicPr>
                      <a:picLocks noChangeAspect="1" noChangeArrowheads="1"/>
                    </pic:cNvPicPr>
                  </pic:nvPicPr>
                  <pic:blipFill>
                    <a:blip r:embed="rId87" cstate="print"/>
                    <a:srcRect/>
                    <a:stretch>
                      <a:fillRect/>
                    </a:stretch>
                  </pic:blipFill>
                  <pic:spPr bwMode="auto">
                    <a:xfrm>
                      <a:off x="0" y="0"/>
                      <a:ext cx="1895475" cy="2854960"/>
                    </a:xfrm>
                    <a:prstGeom prst="rect">
                      <a:avLst/>
                    </a:prstGeom>
                    <a:noFill/>
                    <a:ln w="9525">
                      <a:noFill/>
                      <a:miter lim="800000"/>
                      <a:headEnd/>
                      <a:tailEnd/>
                    </a:ln>
                  </pic:spPr>
                </pic:pic>
              </a:graphicData>
            </a:graphic>
          </wp:inline>
        </w:drawing>
      </w:r>
      <w:r w:rsidR="002F7B39" w:rsidRPr="00B47DF0">
        <w:rPr>
          <w:noProof w:val="0"/>
        </w:rPr>
        <w:br w:type="page"/>
      </w:r>
    </w:p>
    <w:p w:rsidR="005F46FE" w:rsidRPr="00B47DF0" w:rsidRDefault="002F7B39" w:rsidP="00292B74">
      <w:pPr>
        <w:pStyle w:val="BodyCopyBold"/>
        <w:rPr>
          <w:noProof w:val="0"/>
        </w:rPr>
      </w:pPr>
      <w:r w:rsidRPr="00B47DF0">
        <w:rPr>
          <w:noProof w:val="0"/>
        </w:rPr>
        <w:t>Tea making v</w:t>
      </w:r>
      <w:r w:rsidR="001E4198" w:rsidRPr="00B47DF0">
        <w:rPr>
          <w:noProof w:val="0"/>
        </w:rPr>
        <w:t>ideos</w:t>
      </w:r>
    </w:p>
    <w:p w:rsidR="001E4198" w:rsidRPr="00B47DF0" w:rsidRDefault="001E4198" w:rsidP="00292B74">
      <w:pPr>
        <w:pStyle w:val="BodyCopyBold"/>
        <w:rPr>
          <w:b w:val="0"/>
          <w:noProof w:val="0"/>
        </w:rPr>
      </w:pPr>
      <w:r w:rsidRPr="00B47DF0">
        <w:rPr>
          <w:b w:val="0"/>
          <w:noProof w:val="0"/>
        </w:rPr>
        <w:t>Watch the following to gain further insight into the making of teas:</w:t>
      </w:r>
    </w:p>
    <w:p w:rsidR="001E4198" w:rsidRPr="00B47DF0" w:rsidRDefault="005C4B3E" w:rsidP="00691576">
      <w:pPr>
        <w:pStyle w:val="Bullet1"/>
        <w:rPr>
          <w:rStyle w:val="Hyperlink"/>
          <w:color w:val="auto"/>
        </w:rPr>
      </w:pPr>
      <w:hyperlink r:id="rId88" w:history="1">
        <w:r w:rsidR="00120321" w:rsidRPr="00B47DF0">
          <w:rPr>
            <w:rStyle w:val="Hyperlink"/>
          </w:rPr>
          <w:t>http://www.metacafe.com/watch/4620328/how_to_make_the_perfect_pot_of_tea/</w:t>
        </w:r>
      </w:hyperlink>
    </w:p>
    <w:p w:rsidR="00120321" w:rsidRPr="00B47DF0" w:rsidRDefault="005C4B3E" w:rsidP="00691576">
      <w:pPr>
        <w:pStyle w:val="Bullet1"/>
        <w:rPr>
          <w:rStyle w:val="Hyperlink"/>
          <w:color w:val="auto"/>
        </w:rPr>
      </w:pPr>
      <w:hyperlink r:id="rId89" w:history="1">
        <w:r w:rsidR="00120321" w:rsidRPr="00B47DF0">
          <w:rPr>
            <w:rStyle w:val="Hyperlink"/>
          </w:rPr>
          <w:t>http://www.youtube.com/watch?v=OTrIwzRYRB0</w:t>
        </w:r>
      </w:hyperlink>
    </w:p>
    <w:p w:rsidR="00120321" w:rsidRPr="00B47DF0" w:rsidRDefault="005C4B3E" w:rsidP="00691576">
      <w:pPr>
        <w:pStyle w:val="Bullet1"/>
        <w:rPr>
          <w:rStyle w:val="Hyperlink"/>
          <w:color w:val="auto"/>
        </w:rPr>
      </w:pPr>
      <w:hyperlink r:id="rId90" w:history="1">
        <w:r w:rsidR="00120321" w:rsidRPr="00B47DF0">
          <w:rPr>
            <w:rStyle w:val="Hyperlink"/>
          </w:rPr>
          <w:t>http://www.youtube.com/watch?v=1-8LbiVjmXc</w:t>
        </w:r>
      </w:hyperlink>
    </w:p>
    <w:p w:rsidR="00120321" w:rsidRPr="00B47DF0" w:rsidRDefault="005C4B3E" w:rsidP="00691576">
      <w:pPr>
        <w:pStyle w:val="Bullet1"/>
        <w:rPr>
          <w:rStyle w:val="Hyperlink"/>
          <w:color w:val="auto"/>
        </w:rPr>
      </w:pPr>
      <w:hyperlink r:id="rId91" w:history="1">
        <w:r w:rsidR="002F7B39" w:rsidRPr="00B47DF0">
          <w:rPr>
            <w:rStyle w:val="Hyperlink"/>
          </w:rPr>
          <w:t>http://www.youtube.com/watch?v=v8y46pdaDMI</w:t>
        </w:r>
      </w:hyperlink>
    </w:p>
    <w:p w:rsidR="002F7B39" w:rsidRPr="00B47DF0" w:rsidRDefault="005C4B3E" w:rsidP="00691576">
      <w:pPr>
        <w:pStyle w:val="Bullet1"/>
        <w:rPr>
          <w:rStyle w:val="Hyperlink"/>
          <w:color w:val="auto"/>
        </w:rPr>
      </w:pPr>
      <w:hyperlink r:id="rId92" w:history="1">
        <w:r w:rsidR="002F7B39" w:rsidRPr="00B47DF0">
          <w:rPr>
            <w:rStyle w:val="Hyperlink"/>
          </w:rPr>
          <w:t>http://www.youtube.com/watch?v=2ENUZxDx6SU</w:t>
        </w:r>
      </w:hyperlink>
      <w:r w:rsidR="00691576" w:rsidRPr="00B47DF0">
        <w:t>.</w:t>
      </w:r>
    </w:p>
    <w:p w:rsidR="002F7B39" w:rsidRPr="00B47DF0" w:rsidRDefault="002F7B39" w:rsidP="002F7B39">
      <w:pPr>
        <w:pStyle w:val="Heading3"/>
      </w:pPr>
      <w:r w:rsidRPr="00B47DF0">
        <w:t>Making coffee</w:t>
      </w:r>
    </w:p>
    <w:p w:rsidR="002F7B39" w:rsidRPr="00B47DF0" w:rsidRDefault="002F7B39" w:rsidP="002F7B39">
      <w:pPr>
        <w:pStyle w:val="BodyCopyBold"/>
        <w:rPr>
          <w:noProof w:val="0"/>
        </w:rPr>
      </w:pPr>
      <w:r w:rsidRPr="00B47DF0">
        <w:rPr>
          <w:noProof w:val="0"/>
        </w:rPr>
        <w:t>Standard requirements</w:t>
      </w:r>
    </w:p>
    <w:p w:rsidR="002F7B39" w:rsidRPr="00B47DF0" w:rsidRDefault="002F7B39" w:rsidP="002F7B39">
      <w:pPr>
        <w:pStyle w:val="BodyCopyBold"/>
        <w:rPr>
          <w:b w:val="0"/>
          <w:noProof w:val="0"/>
        </w:rPr>
      </w:pPr>
      <w:r w:rsidRPr="00B47DF0">
        <w:rPr>
          <w:b w:val="0"/>
          <w:noProof w:val="0"/>
        </w:rPr>
        <w:t>Always:</w:t>
      </w:r>
    </w:p>
    <w:p w:rsidR="002F7B39" w:rsidRPr="00B47DF0" w:rsidRDefault="00A34BDD" w:rsidP="00D773E8">
      <w:pPr>
        <w:pStyle w:val="Bullet1"/>
      </w:pPr>
      <w:r w:rsidRPr="00B47DF0">
        <w:rPr>
          <w:noProof/>
          <w:lang w:val="en-US"/>
        </w:rPr>
        <w:drawing>
          <wp:anchor distT="0" distB="0" distL="114300" distR="114300" simplePos="0" relativeHeight="251754496" behindDoc="0" locked="0" layoutInCell="1" allowOverlap="1">
            <wp:simplePos x="0" y="0"/>
            <wp:positionH relativeFrom="column">
              <wp:posOffset>4601845</wp:posOffset>
            </wp:positionH>
            <wp:positionV relativeFrom="paragraph">
              <wp:posOffset>248920</wp:posOffset>
            </wp:positionV>
            <wp:extent cx="1075690" cy="1861820"/>
            <wp:effectExtent l="19050" t="0" r="0" b="0"/>
            <wp:wrapSquare wrapText="bothSides"/>
            <wp:docPr id="54" name="Picture 21" descr="C:\Documents and Settings\Godaishu\Desktop\977851_espresso_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977851_espresso_machine.jpg"/>
                    <pic:cNvPicPr>
                      <a:picLocks noChangeAspect="1" noChangeArrowheads="1"/>
                    </pic:cNvPicPr>
                  </pic:nvPicPr>
                  <pic:blipFill>
                    <a:blip r:embed="rId93" cstate="print"/>
                    <a:srcRect/>
                    <a:stretch>
                      <a:fillRect/>
                    </a:stretch>
                  </pic:blipFill>
                  <pic:spPr bwMode="auto">
                    <a:xfrm>
                      <a:off x="0" y="0"/>
                      <a:ext cx="1075690" cy="1861820"/>
                    </a:xfrm>
                    <a:prstGeom prst="rect">
                      <a:avLst/>
                    </a:prstGeom>
                    <a:noFill/>
                    <a:ln w="9525">
                      <a:noFill/>
                      <a:miter lim="800000"/>
                      <a:headEnd/>
                      <a:tailEnd/>
                    </a:ln>
                  </pic:spPr>
                </pic:pic>
              </a:graphicData>
            </a:graphic>
          </wp:anchor>
        </w:drawing>
      </w:r>
      <w:r w:rsidR="002F7B39" w:rsidRPr="00B47DF0">
        <w:t>Follow your house recipes or house rules when making tea if they diff</w:t>
      </w:r>
      <w:r w:rsidR="00691576" w:rsidRPr="00B47DF0">
        <w:t>er from what is presented below</w:t>
      </w:r>
    </w:p>
    <w:p w:rsidR="002F7B39" w:rsidRPr="00B47DF0" w:rsidRDefault="002F7B39" w:rsidP="00D773E8">
      <w:pPr>
        <w:pStyle w:val="Bullet1"/>
      </w:pPr>
      <w:r w:rsidRPr="00B47DF0">
        <w:t>Take into account any special requests made by customers.</w:t>
      </w:r>
    </w:p>
    <w:p w:rsidR="002F7B39" w:rsidRPr="00B47DF0" w:rsidRDefault="00F46559" w:rsidP="00F46559">
      <w:pPr>
        <w:pStyle w:val="BodyCopyBold"/>
        <w:rPr>
          <w:noProof w:val="0"/>
        </w:rPr>
      </w:pPr>
      <w:r w:rsidRPr="00B47DF0">
        <w:rPr>
          <w:noProof w:val="0"/>
        </w:rPr>
        <w:t>Common coffee making methods</w:t>
      </w:r>
    </w:p>
    <w:p w:rsidR="00F46559" w:rsidRPr="00B47DF0" w:rsidRDefault="00F46559" w:rsidP="00F46559">
      <w:pPr>
        <w:pStyle w:val="BodyCopyBold"/>
        <w:rPr>
          <w:b w:val="0"/>
          <w:noProof w:val="0"/>
        </w:rPr>
      </w:pPr>
      <w:r w:rsidRPr="00B47DF0">
        <w:rPr>
          <w:b w:val="0"/>
          <w:noProof w:val="0"/>
        </w:rPr>
        <w:t>Coffee is commonly made:</w:t>
      </w:r>
    </w:p>
    <w:p w:rsidR="00F46559" w:rsidRPr="00B47DF0" w:rsidRDefault="00F46559" w:rsidP="00D773E8">
      <w:pPr>
        <w:pStyle w:val="Bullet1"/>
      </w:pPr>
      <w:r w:rsidRPr="00B47DF0">
        <w:t>Using an espresso machine</w:t>
      </w:r>
    </w:p>
    <w:p w:rsidR="00F46559" w:rsidRPr="00B47DF0" w:rsidRDefault="00F46559" w:rsidP="00D773E8">
      <w:pPr>
        <w:pStyle w:val="Bullet1"/>
      </w:pPr>
      <w:r w:rsidRPr="00B47DF0">
        <w:t>Using a plunger</w:t>
      </w:r>
    </w:p>
    <w:p w:rsidR="00F46559" w:rsidRPr="00B47DF0" w:rsidRDefault="00F46559" w:rsidP="00D773E8">
      <w:pPr>
        <w:pStyle w:val="Bullet1"/>
      </w:pPr>
      <w:r w:rsidRPr="00B47DF0">
        <w:t>Using a dripolato</w:t>
      </w:r>
      <w:r w:rsidR="00691576" w:rsidRPr="00B47DF0">
        <w:t>r.</w:t>
      </w:r>
    </w:p>
    <w:p w:rsidR="00F46559" w:rsidRPr="00B47DF0" w:rsidRDefault="00F46559" w:rsidP="00F46559">
      <w:pPr>
        <w:pStyle w:val="BodyCopyBold"/>
        <w:rPr>
          <w:noProof w:val="0"/>
        </w:rPr>
      </w:pPr>
      <w:r w:rsidRPr="00B47DF0">
        <w:rPr>
          <w:noProof w:val="0"/>
        </w:rPr>
        <w:t>Making espresso</w:t>
      </w:r>
      <w:r w:rsidR="00DF25A9" w:rsidRPr="00B47DF0">
        <w:rPr>
          <w:noProof w:val="0"/>
        </w:rPr>
        <w:t xml:space="preserve"> </w:t>
      </w:r>
      <w:r w:rsidR="00464050" w:rsidRPr="00B47DF0">
        <w:rPr>
          <w:noProof w:val="0"/>
        </w:rPr>
        <w:t>using espresso machine</w:t>
      </w:r>
    </w:p>
    <w:p w:rsidR="00F46559" w:rsidRPr="00B47DF0" w:rsidRDefault="00F46559" w:rsidP="00F46559">
      <w:pPr>
        <w:pStyle w:val="BodyCopy"/>
        <w:rPr>
          <w:noProof w:val="0"/>
        </w:rPr>
      </w:pPr>
      <w:r w:rsidRPr="00B47DF0">
        <w:rPr>
          <w:noProof w:val="0"/>
        </w:rPr>
        <w:t>The following steps are commonly applicable but can vary depending on the machine used.</w:t>
      </w:r>
    </w:p>
    <w:p w:rsidR="00464050" w:rsidRPr="00B47DF0" w:rsidRDefault="00464050" w:rsidP="00F46559">
      <w:pPr>
        <w:pStyle w:val="BodyCopy"/>
        <w:rPr>
          <w:noProof w:val="0"/>
        </w:rPr>
      </w:pPr>
      <w:r w:rsidRPr="00B47DF0">
        <w:rPr>
          <w:noProof w:val="0"/>
        </w:rPr>
        <w:t>Always:</w:t>
      </w:r>
    </w:p>
    <w:p w:rsidR="00464050" w:rsidRPr="00B47DF0" w:rsidRDefault="00464050" w:rsidP="00D773E8">
      <w:pPr>
        <w:pStyle w:val="Bullet1"/>
      </w:pPr>
      <w:r w:rsidRPr="00B47DF0">
        <w:t>Read the instructions for the machine your are using</w:t>
      </w:r>
    </w:p>
    <w:p w:rsidR="00464050" w:rsidRPr="00B47DF0" w:rsidRDefault="00464050" w:rsidP="00D773E8">
      <w:pPr>
        <w:pStyle w:val="Bullet1"/>
      </w:pPr>
      <w:r w:rsidRPr="00B47DF0">
        <w:t>Get an experienced person to demonstrate how to:</w:t>
      </w:r>
    </w:p>
    <w:p w:rsidR="00464050" w:rsidRPr="00B47DF0" w:rsidRDefault="00464050" w:rsidP="00691576">
      <w:pPr>
        <w:pStyle w:val="Bullet2"/>
        <w:rPr>
          <w:lang w:val="en-AU"/>
        </w:rPr>
      </w:pPr>
      <w:r w:rsidRPr="00B47DF0">
        <w:rPr>
          <w:lang w:val="en-AU"/>
        </w:rPr>
        <w:t>Grind the coffee beans</w:t>
      </w:r>
    </w:p>
    <w:p w:rsidR="00464050" w:rsidRPr="00B47DF0" w:rsidRDefault="00464050" w:rsidP="00691576">
      <w:pPr>
        <w:pStyle w:val="Bullet2"/>
        <w:rPr>
          <w:lang w:val="en-AU"/>
        </w:rPr>
      </w:pPr>
      <w:r w:rsidRPr="00B47DF0">
        <w:rPr>
          <w:lang w:val="en-AU"/>
        </w:rPr>
        <w:t>Use the machine</w:t>
      </w:r>
    </w:p>
    <w:p w:rsidR="00464050" w:rsidRPr="00B47DF0" w:rsidRDefault="00464050" w:rsidP="00691576">
      <w:pPr>
        <w:pStyle w:val="Bullet2"/>
        <w:rPr>
          <w:lang w:val="en-AU"/>
        </w:rPr>
      </w:pPr>
      <w:r w:rsidRPr="00B47DF0">
        <w:rPr>
          <w:lang w:val="en-AU"/>
        </w:rPr>
        <w:t>Adjust the dosage</w:t>
      </w:r>
    </w:p>
    <w:p w:rsidR="00464050" w:rsidRPr="00B47DF0" w:rsidRDefault="00464050" w:rsidP="00691576">
      <w:pPr>
        <w:pStyle w:val="Bullet2"/>
        <w:rPr>
          <w:lang w:val="en-AU"/>
        </w:rPr>
      </w:pPr>
      <w:r w:rsidRPr="00B47DF0">
        <w:rPr>
          <w:lang w:val="en-AU"/>
        </w:rPr>
        <w:t>Clean the machine</w:t>
      </w:r>
      <w:r w:rsidR="00745A70" w:rsidRPr="00B47DF0">
        <w:rPr>
          <w:lang w:val="en-AU"/>
        </w:rPr>
        <w:t>.</w:t>
      </w:r>
    </w:p>
    <w:p w:rsidR="00F46559" w:rsidRPr="00B47DF0" w:rsidRDefault="00F46559" w:rsidP="00F46559">
      <w:pPr>
        <w:pStyle w:val="BodyCopy"/>
        <w:rPr>
          <w:noProof w:val="0"/>
        </w:rPr>
      </w:pPr>
      <w:r w:rsidRPr="00B47DF0">
        <w:rPr>
          <w:noProof w:val="0"/>
        </w:rPr>
        <w:t>It is important to master th</w:t>
      </w:r>
      <w:r w:rsidR="00464050" w:rsidRPr="00B47DF0">
        <w:rPr>
          <w:noProof w:val="0"/>
        </w:rPr>
        <w:t>e</w:t>
      </w:r>
      <w:r w:rsidRPr="00B47DF0">
        <w:rPr>
          <w:noProof w:val="0"/>
        </w:rPr>
        <w:t xml:space="preserve"> process </w:t>
      </w:r>
      <w:r w:rsidR="00DF25A9" w:rsidRPr="00B47DF0">
        <w:rPr>
          <w:noProof w:val="0"/>
        </w:rPr>
        <w:t>of producing a shot</w:t>
      </w:r>
      <w:r w:rsidR="00464050" w:rsidRPr="00B47DF0">
        <w:rPr>
          <w:noProof w:val="0"/>
        </w:rPr>
        <w:t xml:space="preserve"> of espresso as this </w:t>
      </w:r>
      <w:r w:rsidRPr="00B47DF0">
        <w:rPr>
          <w:noProof w:val="0"/>
        </w:rPr>
        <w:t xml:space="preserve">is the basis for many coffee-based </w:t>
      </w:r>
      <w:r w:rsidR="00DF25A9" w:rsidRPr="00B47DF0">
        <w:rPr>
          <w:noProof w:val="0"/>
        </w:rPr>
        <w:t>drinks. S</w:t>
      </w:r>
      <w:r w:rsidRPr="00B47DF0">
        <w:rPr>
          <w:noProof w:val="0"/>
        </w:rPr>
        <w:t xml:space="preserve">ee </w:t>
      </w:r>
      <w:r w:rsidR="00DF25A9" w:rsidRPr="00B47DF0">
        <w:rPr>
          <w:noProof w:val="0"/>
        </w:rPr>
        <w:t xml:space="preserve">the </w:t>
      </w:r>
      <w:r w:rsidRPr="00B47DF0">
        <w:rPr>
          <w:noProof w:val="0"/>
        </w:rPr>
        <w:t>recipes below:</w:t>
      </w:r>
    </w:p>
    <w:p w:rsidR="00F46559" w:rsidRPr="00B47DF0" w:rsidRDefault="00F46559" w:rsidP="00F46559">
      <w:pPr>
        <w:pStyle w:val="BodyCopy"/>
        <w:ind w:left="426" w:hanging="426"/>
        <w:rPr>
          <w:noProof w:val="0"/>
        </w:rPr>
      </w:pPr>
      <w:r w:rsidRPr="00B47DF0">
        <w:rPr>
          <w:noProof w:val="0"/>
        </w:rPr>
        <w:t>1)</w:t>
      </w:r>
      <w:r w:rsidRPr="00B47DF0">
        <w:rPr>
          <w:noProof w:val="0"/>
        </w:rPr>
        <w:tab/>
        <w:t xml:space="preserve">Remove the group handle from the group head and knock out spent grounds from the previous coffee into knock box/tube. </w:t>
      </w:r>
    </w:p>
    <w:p w:rsidR="00F46559" w:rsidRPr="00B47DF0" w:rsidRDefault="00F46559" w:rsidP="00F46559">
      <w:pPr>
        <w:pStyle w:val="BodyCopy"/>
        <w:ind w:left="426"/>
        <w:rPr>
          <w:noProof w:val="0"/>
        </w:rPr>
      </w:pPr>
      <w:r w:rsidRPr="00B47DF0">
        <w:rPr>
          <w:noProof w:val="0"/>
        </w:rPr>
        <w:t xml:space="preserve">Some coffee makers believe the spent coffee grounds should remain in the group filter basket locked in the group head until the next coffee is made in the belief the cake keeps the group at a consistent temperature and prevents metallic tastes from building up in the group head and handle. </w:t>
      </w:r>
    </w:p>
    <w:p w:rsidR="00464050" w:rsidRPr="00B47DF0" w:rsidRDefault="00F46559" w:rsidP="00F46559">
      <w:pPr>
        <w:pStyle w:val="BodyCopy"/>
        <w:ind w:left="426"/>
        <w:rPr>
          <w:noProof w:val="0"/>
        </w:rPr>
      </w:pPr>
      <w:r w:rsidRPr="00B47DF0">
        <w:rPr>
          <w:noProof w:val="0"/>
        </w:rPr>
        <w:t xml:space="preserve">Other coffee makers feel 10 minutes is </w:t>
      </w:r>
      <w:r w:rsidR="00DF25A9" w:rsidRPr="00B47DF0">
        <w:rPr>
          <w:noProof w:val="0"/>
        </w:rPr>
        <w:t xml:space="preserve">the </w:t>
      </w:r>
      <w:r w:rsidRPr="00B47DF0">
        <w:rPr>
          <w:noProof w:val="0"/>
        </w:rPr>
        <w:t>maximum time for spent coffee to rem</w:t>
      </w:r>
      <w:r w:rsidR="00A34BDD" w:rsidRPr="00B47DF0">
        <w:rPr>
          <w:noProof w:val="0"/>
        </w:rPr>
        <w:t>ain locked in the group handle.</w:t>
      </w:r>
    </w:p>
    <w:p w:rsidR="00F46559" w:rsidRPr="00B47DF0" w:rsidRDefault="00F46559" w:rsidP="00F46559">
      <w:pPr>
        <w:pStyle w:val="BodyCopy"/>
        <w:ind w:left="426"/>
        <w:rPr>
          <w:noProof w:val="0"/>
        </w:rPr>
      </w:pPr>
      <w:r w:rsidRPr="00B47DF0">
        <w:rPr>
          <w:noProof w:val="0"/>
        </w:rPr>
        <w:t>You need to know wh</w:t>
      </w:r>
      <w:r w:rsidR="00DF25A9" w:rsidRPr="00B47DF0">
        <w:rPr>
          <w:noProof w:val="0"/>
        </w:rPr>
        <w:t>at applies in your workplace. W</w:t>
      </w:r>
      <w:r w:rsidRPr="00B47DF0">
        <w:rPr>
          <w:noProof w:val="0"/>
        </w:rPr>
        <w:t xml:space="preserve">hatever option is followed, it is well recognised </w:t>
      </w:r>
      <w:r w:rsidR="00DF25A9" w:rsidRPr="00B47DF0">
        <w:rPr>
          <w:noProof w:val="0"/>
        </w:rPr>
        <w:t xml:space="preserve">that </w:t>
      </w:r>
      <w:r w:rsidRPr="00B47DF0">
        <w:rPr>
          <w:noProof w:val="0"/>
        </w:rPr>
        <w:t>a coffee machine in consta</w:t>
      </w:r>
      <w:r w:rsidR="00691576" w:rsidRPr="00B47DF0">
        <w:rPr>
          <w:noProof w:val="0"/>
        </w:rPr>
        <w:t>nt use produces the best coffee</w:t>
      </w:r>
    </w:p>
    <w:p w:rsidR="00F46559" w:rsidRPr="00B47DF0" w:rsidRDefault="00F46559" w:rsidP="00464050">
      <w:pPr>
        <w:pStyle w:val="BodyCopy"/>
        <w:ind w:left="426" w:hanging="426"/>
        <w:rPr>
          <w:noProof w:val="0"/>
        </w:rPr>
      </w:pPr>
      <w:r w:rsidRPr="00B47DF0">
        <w:rPr>
          <w:noProof w:val="0"/>
        </w:rPr>
        <w:t>2)</w:t>
      </w:r>
      <w:r w:rsidRPr="00B47DF0">
        <w:rPr>
          <w:noProof w:val="0"/>
        </w:rPr>
        <w:tab/>
        <w:t xml:space="preserve">Wipe out the basket with a cloth attached to the machine or to your apron and </w:t>
      </w:r>
      <w:r w:rsidR="00DF25A9" w:rsidRPr="00B47DF0">
        <w:rPr>
          <w:noProof w:val="0"/>
        </w:rPr>
        <w:t xml:space="preserve">which is </w:t>
      </w:r>
      <w:r w:rsidRPr="00B47DF0">
        <w:rPr>
          <w:noProof w:val="0"/>
        </w:rPr>
        <w:t xml:space="preserve">to be used for this purpose only. </w:t>
      </w:r>
    </w:p>
    <w:p w:rsidR="00464050" w:rsidRPr="00B47DF0" w:rsidRDefault="00F46559" w:rsidP="00464050">
      <w:pPr>
        <w:pStyle w:val="BodyCopy"/>
        <w:ind w:left="426"/>
        <w:rPr>
          <w:noProof w:val="0"/>
        </w:rPr>
      </w:pPr>
      <w:r w:rsidRPr="00B47DF0">
        <w:rPr>
          <w:noProof w:val="0"/>
        </w:rPr>
        <w:t xml:space="preserve">Ground coffee sits better in a dry basket and clings to the sides. </w:t>
      </w:r>
    </w:p>
    <w:p w:rsidR="00F46559" w:rsidRPr="00B47DF0" w:rsidRDefault="00F779AA" w:rsidP="00464050">
      <w:pPr>
        <w:pStyle w:val="BodyCopy"/>
        <w:ind w:left="426"/>
        <w:rPr>
          <w:noProof w:val="0"/>
        </w:rPr>
      </w:pPr>
      <w:r w:rsidRPr="00B47DF0">
        <w:rPr>
          <w:lang w:val="en-US" w:eastAsia="en-US"/>
        </w:rPr>
        <w:drawing>
          <wp:anchor distT="0" distB="0" distL="114300" distR="114300" simplePos="0" relativeHeight="251812864" behindDoc="0" locked="0" layoutInCell="1" allowOverlap="1">
            <wp:simplePos x="0" y="0"/>
            <wp:positionH relativeFrom="column">
              <wp:posOffset>3740150</wp:posOffset>
            </wp:positionH>
            <wp:positionV relativeFrom="paragraph">
              <wp:posOffset>695960</wp:posOffset>
            </wp:positionV>
            <wp:extent cx="1803400" cy="1203960"/>
            <wp:effectExtent l="19050" t="0" r="6350" b="0"/>
            <wp:wrapSquare wrapText="bothSides"/>
            <wp:docPr id="17" name="Picture 1" descr="C:\Documents and Settings\danielc\Desktop\Non-alcoholic beverages images\1219755_making_espresso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Non-alcoholic beverages images\1219755_making_espresso_4.jpg"/>
                    <pic:cNvPicPr>
                      <a:picLocks noChangeAspect="1" noChangeArrowheads="1"/>
                    </pic:cNvPicPr>
                  </pic:nvPicPr>
                  <pic:blipFill>
                    <a:blip r:embed="rId94" cstate="print"/>
                    <a:srcRect/>
                    <a:stretch>
                      <a:fillRect/>
                    </a:stretch>
                  </pic:blipFill>
                  <pic:spPr bwMode="auto">
                    <a:xfrm>
                      <a:off x="0" y="0"/>
                      <a:ext cx="1803400" cy="1203960"/>
                    </a:xfrm>
                    <a:prstGeom prst="rect">
                      <a:avLst/>
                    </a:prstGeom>
                    <a:noFill/>
                    <a:ln w="9525">
                      <a:noFill/>
                      <a:miter lim="800000"/>
                      <a:headEnd/>
                      <a:tailEnd/>
                    </a:ln>
                  </pic:spPr>
                </pic:pic>
              </a:graphicData>
            </a:graphic>
          </wp:anchor>
        </w:drawing>
      </w:r>
      <w:r w:rsidR="00F46559" w:rsidRPr="00B47DF0">
        <w:rPr>
          <w:noProof w:val="0"/>
        </w:rPr>
        <w:t>If the basket is rinsed and not dried, water under pressure will flow towards the water on the sides of the basket and not through the coffee, as it should</w:t>
      </w:r>
      <w:r w:rsidR="00464050" w:rsidRPr="00B47DF0">
        <w:rPr>
          <w:noProof w:val="0"/>
        </w:rPr>
        <w:t xml:space="preserve"> and your </w:t>
      </w:r>
      <w:r w:rsidR="00F46559" w:rsidRPr="00B47DF0">
        <w:rPr>
          <w:noProof w:val="0"/>
        </w:rPr>
        <w:t>coffee will be compromised. Also, rinsing may create a hazard of water on the floor</w:t>
      </w:r>
      <w:r w:rsidR="00691576" w:rsidRPr="00B47DF0">
        <w:rPr>
          <w:noProof w:val="0"/>
        </w:rPr>
        <w:t xml:space="preserve"> and around the coffee machine</w:t>
      </w:r>
    </w:p>
    <w:p w:rsidR="00464050" w:rsidRPr="00B47DF0" w:rsidRDefault="00F46559" w:rsidP="00464050">
      <w:pPr>
        <w:pStyle w:val="BodyCopy"/>
        <w:ind w:left="426" w:hanging="426"/>
        <w:rPr>
          <w:noProof w:val="0"/>
        </w:rPr>
      </w:pPr>
      <w:r w:rsidRPr="00B47DF0">
        <w:rPr>
          <w:noProof w:val="0"/>
        </w:rPr>
        <w:t>3)</w:t>
      </w:r>
      <w:r w:rsidRPr="00B47DF0">
        <w:rPr>
          <w:noProof w:val="0"/>
        </w:rPr>
        <w:tab/>
        <w:t xml:space="preserve">Place the group handle under the dispensing opening and dose one flick for a single shot and two for a double. </w:t>
      </w:r>
    </w:p>
    <w:p w:rsidR="00F46559" w:rsidRPr="00B47DF0" w:rsidRDefault="00F46559" w:rsidP="00464050">
      <w:pPr>
        <w:pStyle w:val="BodyCopy"/>
        <w:ind w:left="426"/>
        <w:rPr>
          <w:noProof w:val="0"/>
        </w:rPr>
      </w:pPr>
      <w:r w:rsidRPr="00B47DF0">
        <w:rPr>
          <w:noProof w:val="0"/>
        </w:rPr>
        <w:t>Make sure you use the correct group handle for the number of coffees you a</w:t>
      </w:r>
      <w:r w:rsidR="00691576" w:rsidRPr="00B47DF0">
        <w:rPr>
          <w:noProof w:val="0"/>
        </w:rPr>
        <w:t>re making</w:t>
      </w:r>
    </w:p>
    <w:p w:rsidR="00464050" w:rsidRPr="00B47DF0" w:rsidRDefault="00F46559" w:rsidP="00464050">
      <w:pPr>
        <w:pStyle w:val="BodyCopy"/>
        <w:ind w:left="426" w:hanging="426"/>
        <w:rPr>
          <w:noProof w:val="0"/>
        </w:rPr>
      </w:pPr>
      <w:r w:rsidRPr="00B47DF0">
        <w:rPr>
          <w:noProof w:val="0"/>
        </w:rPr>
        <w:t>4)</w:t>
      </w:r>
      <w:r w:rsidRPr="00B47DF0">
        <w:rPr>
          <w:noProof w:val="0"/>
        </w:rPr>
        <w:tab/>
      </w:r>
      <w:r w:rsidR="003C127F" w:rsidRPr="00B47DF0">
        <w:rPr>
          <w:noProof w:val="0"/>
        </w:rPr>
        <w:t>L</w:t>
      </w:r>
      <w:r w:rsidRPr="00B47DF0">
        <w:rPr>
          <w:noProof w:val="0"/>
        </w:rPr>
        <w:t xml:space="preserve">evel the coffee by gently tapping </w:t>
      </w:r>
      <w:r w:rsidR="00DF25A9" w:rsidRPr="00B47DF0">
        <w:rPr>
          <w:noProof w:val="0"/>
        </w:rPr>
        <w:t xml:space="preserve">on </w:t>
      </w:r>
      <w:r w:rsidRPr="00B47DF0">
        <w:rPr>
          <w:noProof w:val="0"/>
        </w:rPr>
        <w:t xml:space="preserve">the sides of the basket. </w:t>
      </w:r>
    </w:p>
    <w:p w:rsidR="00F46559" w:rsidRPr="00B47DF0" w:rsidRDefault="00F46559" w:rsidP="00464050">
      <w:pPr>
        <w:pStyle w:val="BodyCopy"/>
        <w:ind w:left="426"/>
        <w:rPr>
          <w:noProof w:val="0"/>
        </w:rPr>
      </w:pPr>
      <w:r w:rsidRPr="00B47DF0">
        <w:rPr>
          <w:noProof w:val="0"/>
        </w:rPr>
        <w:t xml:space="preserve">The coffee will flow towards the point where you are tapping. </w:t>
      </w:r>
    </w:p>
    <w:p w:rsidR="00F46559" w:rsidRPr="00B47DF0" w:rsidRDefault="00F46559" w:rsidP="003C127F">
      <w:pPr>
        <w:pStyle w:val="BodyCopy"/>
        <w:ind w:left="852" w:hanging="426"/>
        <w:rPr>
          <w:noProof w:val="0"/>
        </w:rPr>
      </w:pPr>
      <w:r w:rsidRPr="00B47DF0">
        <w:rPr>
          <w:noProof w:val="0"/>
        </w:rPr>
        <w:t>Once the coffee is level check en</w:t>
      </w:r>
      <w:r w:rsidR="00691576" w:rsidRPr="00B47DF0">
        <w:rPr>
          <w:noProof w:val="0"/>
        </w:rPr>
        <w:t>ough coffee has been dispensed</w:t>
      </w:r>
    </w:p>
    <w:p w:rsidR="00F46559" w:rsidRPr="00B47DF0" w:rsidRDefault="003C127F" w:rsidP="00464050">
      <w:pPr>
        <w:pStyle w:val="BodyCopy"/>
        <w:ind w:left="426" w:hanging="426"/>
        <w:rPr>
          <w:noProof w:val="0"/>
        </w:rPr>
      </w:pPr>
      <w:r w:rsidRPr="00B47DF0">
        <w:rPr>
          <w:noProof w:val="0"/>
        </w:rPr>
        <w:t>5</w:t>
      </w:r>
      <w:r w:rsidR="00691576" w:rsidRPr="00B47DF0">
        <w:rPr>
          <w:noProof w:val="0"/>
        </w:rPr>
        <w:t>)</w:t>
      </w:r>
      <w:r w:rsidR="00691576" w:rsidRPr="00B47DF0">
        <w:rPr>
          <w:noProof w:val="0"/>
        </w:rPr>
        <w:tab/>
        <w:t>Tamp the dosage</w:t>
      </w:r>
    </w:p>
    <w:p w:rsidR="00F46559" w:rsidRPr="00B47DF0" w:rsidRDefault="003C127F" w:rsidP="00464050">
      <w:pPr>
        <w:pStyle w:val="BodyCopy"/>
        <w:ind w:left="426" w:hanging="426"/>
        <w:rPr>
          <w:noProof w:val="0"/>
        </w:rPr>
      </w:pPr>
      <w:r w:rsidRPr="00B47DF0">
        <w:rPr>
          <w:noProof w:val="0"/>
        </w:rPr>
        <w:t>6</w:t>
      </w:r>
      <w:r w:rsidR="00F46559" w:rsidRPr="00B47DF0">
        <w:rPr>
          <w:noProof w:val="0"/>
        </w:rPr>
        <w:t>)</w:t>
      </w:r>
      <w:r w:rsidR="00F46559" w:rsidRPr="00B47DF0">
        <w:rPr>
          <w:noProof w:val="0"/>
        </w:rPr>
        <w:tab/>
        <w:t>Wipe any coffee grounds off the top of the group handle</w:t>
      </w:r>
    </w:p>
    <w:p w:rsidR="00F46559" w:rsidRPr="00B47DF0" w:rsidRDefault="003C127F" w:rsidP="00464050">
      <w:pPr>
        <w:pStyle w:val="BodyCopy"/>
        <w:ind w:left="426" w:hanging="426"/>
        <w:rPr>
          <w:noProof w:val="0"/>
        </w:rPr>
      </w:pPr>
      <w:r w:rsidRPr="00B47DF0">
        <w:rPr>
          <w:noProof w:val="0"/>
        </w:rPr>
        <w:t>7</w:t>
      </w:r>
      <w:r w:rsidR="00F46559" w:rsidRPr="00B47DF0">
        <w:rPr>
          <w:noProof w:val="0"/>
        </w:rPr>
        <w:t>)</w:t>
      </w:r>
      <w:r w:rsidR="00F46559" w:rsidRPr="00B47DF0">
        <w:rPr>
          <w:noProof w:val="0"/>
        </w:rPr>
        <w:tab/>
        <w:t>Before locking the group handle into the group run 30- 60 millilitres of water through the group head to flush out any coffee gro</w:t>
      </w:r>
      <w:r w:rsidR="00691576" w:rsidRPr="00B47DF0">
        <w:rPr>
          <w:noProof w:val="0"/>
        </w:rPr>
        <w:t>unds and heat up the group head</w:t>
      </w:r>
    </w:p>
    <w:p w:rsidR="00F46559" w:rsidRPr="00B47DF0" w:rsidRDefault="003C127F" w:rsidP="00464050">
      <w:pPr>
        <w:pStyle w:val="BodyCopy"/>
        <w:ind w:left="426" w:hanging="426"/>
        <w:rPr>
          <w:noProof w:val="0"/>
        </w:rPr>
      </w:pPr>
      <w:r w:rsidRPr="00B47DF0">
        <w:rPr>
          <w:noProof w:val="0"/>
        </w:rPr>
        <w:t>8</w:t>
      </w:r>
      <w:r w:rsidR="00F46559" w:rsidRPr="00B47DF0">
        <w:rPr>
          <w:noProof w:val="0"/>
        </w:rPr>
        <w:t>)</w:t>
      </w:r>
      <w:r w:rsidR="00F46559" w:rsidRPr="00B47DF0">
        <w:rPr>
          <w:noProof w:val="0"/>
        </w:rPr>
        <w:tab/>
        <w:t>Lock the group handle into the group head and press the butto</w:t>
      </w:r>
      <w:r w:rsidR="00691576" w:rsidRPr="00B47DF0">
        <w:rPr>
          <w:noProof w:val="0"/>
        </w:rPr>
        <w:t>n to start the extraction</w:t>
      </w:r>
    </w:p>
    <w:p w:rsidR="00F46559" w:rsidRPr="00B47DF0" w:rsidRDefault="003C127F" w:rsidP="00464050">
      <w:pPr>
        <w:pStyle w:val="BodyCopy"/>
        <w:ind w:left="426" w:hanging="426"/>
        <w:rPr>
          <w:noProof w:val="0"/>
        </w:rPr>
      </w:pPr>
      <w:r w:rsidRPr="00B47DF0">
        <w:rPr>
          <w:noProof w:val="0"/>
        </w:rPr>
        <w:t>9</w:t>
      </w:r>
      <w:r w:rsidR="00F46559" w:rsidRPr="00B47DF0">
        <w:rPr>
          <w:noProof w:val="0"/>
        </w:rPr>
        <w:t>)</w:t>
      </w:r>
      <w:r w:rsidR="00F46559" w:rsidRPr="00B47DF0">
        <w:rPr>
          <w:noProof w:val="0"/>
        </w:rPr>
        <w:tab/>
        <w:t xml:space="preserve">The espresso should start to flow </w:t>
      </w:r>
      <w:r w:rsidR="00833953" w:rsidRPr="00B47DF0">
        <w:rPr>
          <w:noProof w:val="0"/>
        </w:rPr>
        <w:t xml:space="preserve">in around </w:t>
      </w:r>
      <w:r w:rsidR="00F46559" w:rsidRPr="00B47DF0">
        <w:rPr>
          <w:noProof w:val="0"/>
        </w:rPr>
        <w:t xml:space="preserve">5 seconds and it should take 25 – 30 seconds to extract </w:t>
      </w:r>
      <w:r w:rsidR="00833953" w:rsidRPr="00B47DF0">
        <w:rPr>
          <w:noProof w:val="0"/>
        </w:rPr>
        <w:t xml:space="preserve">a shot of </w:t>
      </w:r>
      <w:r w:rsidR="00F46559" w:rsidRPr="00B47DF0">
        <w:rPr>
          <w:noProof w:val="0"/>
        </w:rPr>
        <w:t>30 – 35 mls.</w:t>
      </w:r>
    </w:p>
    <w:p w:rsidR="00F46559" w:rsidRPr="00B47DF0" w:rsidRDefault="00F46559" w:rsidP="00F46559">
      <w:pPr>
        <w:pStyle w:val="BodyCopyBold"/>
        <w:rPr>
          <w:noProof w:val="0"/>
          <w:sz w:val="24"/>
          <w:szCs w:val="24"/>
        </w:rPr>
      </w:pPr>
      <w:r w:rsidRPr="00B47DF0">
        <w:rPr>
          <w:noProof w:val="0"/>
          <w:sz w:val="24"/>
          <w:szCs w:val="24"/>
        </w:rPr>
        <w:t>Espresso coffee terminology</w:t>
      </w:r>
    </w:p>
    <w:p w:rsidR="00F46559" w:rsidRPr="00B47DF0" w:rsidRDefault="00F46559" w:rsidP="00F46559">
      <w:pPr>
        <w:pStyle w:val="BodyCopy"/>
        <w:rPr>
          <w:b/>
          <w:i/>
          <w:noProof w:val="0"/>
        </w:rPr>
      </w:pPr>
      <w:r w:rsidRPr="00B47DF0">
        <w:rPr>
          <w:b/>
          <w:i/>
          <w:noProof w:val="0"/>
        </w:rPr>
        <w:t>Acidity</w:t>
      </w:r>
    </w:p>
    <w:p w:rsidR="00F46559" w:rsidRPr="00B47DF0" w:rsidRDefault="00F46559" w:rsidP="00F46559">
      <w:pPr>
        <w:pStyle w:val="BodyCopy"/>
        <w:rPr>
          <w:noProof w:val="0"/>
        </w:rPr>
      </w:pPr>
      <w:r w:rsidRPr="00B47DF0">
        <w:rPr>
          <w:noProof w:val="0"/>
        </w:rPr>
        <w:t xml:space="preserve">Acidity should not be confused with bitterness. 100% </w:t>
      </w:r>
      <w:r w:rsidR="005E6BF3" w:rsidRPr="00B47DF0">
        <w:rPr>
          <w:noProof w:val="0"/>
        </w:rPr>
        <w:t>Arabica</w:t>
      </w:r>
      <w:r w:rsidRPr="00B47DF0">
        <w:rPr>
          <w:noProof w:val="0"/>
        </w:rPr>
        <w:t xml:space="preserve"> blends are characterised by a lively or fresh taste. </w:t>
      </w:r>
    </w:p>
    <w:p w:rsidR="00F46559" w:rsidRPr="00B47DF0" w:rsidRDefault="00F46559" w:rsidP="00F46559">
      <w:pPr>
        <w:pStyle w:val="BodyCopy"/>
        <w:rPr>
          <w:noProof w:val="0"/>
        </w:rPr>
      </w:pPr>
      <w:r w:rsidRPr="00B47DF0">
        <w:rPr>
          <w:noProof w:val="0"/>
        </w:rPr>
        <w:t>Acidity is picked up on the sides of the tongue when tasting coffee. Acidity decreases with darker roasting.</w:t>
      </w:r>
    </w:p>
    <w:p w:rsidR="00F46559" w:rsidRPr="00B47DF0" w:rsidRDefault="00F46559" w:rsidP="00F46559">
      <w:pPr>
        <w:pStyle w:val="BodyCopy"/>
        <w:rPr>
          <w:b/>
          <w:i/>
          <w:noProof w:val="0"/>
        </w:rPr>
      </w:pPr>
      <w:r w:rsidRPr="00B47DF0">
        <w:rPr>
          <w:b/>
          <w:i/>
          <w:noProof w:val="0"/>
        </w:rPr>
        <w:t>Back flush</w:t>
      </w:r>
    </w:p>
    <w:p w:rsidR="00F46559" w:rsidRPr="00B47DF0" w:rsidRDefault="00F46559" w:rsidP="00F46559">
      <w:pPr>
        <w:pStyle w:val="BodyCopy"/>
        <w:rPr>
          <w:noProof w:val="0"/>
        </w:rPr>
      </w:pPr>
      <w:r w:rsidRPr="00B47DF0">
        <w:rPr>
          <w:noProof w:val="0"/>
        </w:rPr>
        <w:t xml:space="preserve">Cleaning process using a blind filter and ‘flushing’ spent coffee grounds from the shower screen and around the rubber gasket in the group head. </w:t>
      </w:r>
    </w:p>
    <w:p w:rsidR="00F46559" w:rsidRPr="00B47DF0" w:rsidRDefault="00F46559" w:rsidP="00F46559">
      <w:pPr>
        <w:pStyle w:val="BodyCopy"/>
        <w:rPr>
          <w:b/>
          <w:i/>
          <w:noProof w:val="0"/>
        </w:rPr>
      </w:pPr>
      <w:r w:rsidRPr="00B47DF0">
        <w:rPr>
          <w:b/>
          <w:i/>
          <w:noProof w:val="0"/>
        </w:rPr>
        <w:t>Bitter</w:t>
      </w:r>
    </w:p>
    <w:p w:rsidR="00F46559" w:rsidRPr="00B47DF0" w:rsidRDefault="00F46559" w:rsidP="00F46559">
      <w:pPr>
        <w:pStyle w:val="BodyCopy"/>
        <w:rPr>
          <w:noProof w:val="0"/>
        </w:rPr>
      </w:pPr>
      <w:r w:rsidRPr="00B47DF0">
        <w:rPr>
          <w:noProof w:val="0"/>
        </w:rPr>
        <w:t>Bitter coffee is felt at the back of the tongue and is the result of badly brewed coffee.</w:t>
      </w:r>
    </w:p>
    <w:p w:rsidR="00D773E8" w:rsidRPr="00B47DF0" w:rsidRDefault="00D773E8">
      <w:pPr>
        <w:rPr>
          <w:rFonts w:ascii="Helvetica" w:eastAsia="Calibri" w:hAnsi="Helvetica" w:cs="Calibri"/>
          <w:b/>
          <w:i/>
          <w:szCs w:val="16"/>
          <w:lang w:eastAsia="ar-SA"/>
        </w:rPr>
      </w:pPr>
      <w:r w:rsidRPr="00B47DF0">
        <w:rPr>
          <w:rFonts w:ascii="Helvetica" w:hAnsi="Helvetica"/>
          <w:b/>
          <w:i/>
        </w:rPr>
        <w:br w:type="page"/>
      </w:r>
    </w:p>
    <w:p w:rsidR="00F46559" w:rsidRPr="00B47DF0" w:rsidRDefault="00F46559" w:rsidP="00F46559">
      <w:pPr>
        <w:pStyle w:val="BodyCopy"/>
        <w:rPr>
          <w:b/>
          <w:i/>
          <w:noProof w:val="0"/>
        </w:rPr>
      </w:pPr>
      <w:r w:rsidRPr="00B47DF0">
        <w:rPr>
          <w:b/>
          <w:i/>
          <w:noProof w:val="0"/>
        </w:rPr>
        <w:t>Blind filter</w:t>
      </w:r>
    </w:p>
    <w:p w:rsidR="00F46559" w:rsidRPr="00B47DF0" w:rsidRDefault="00F46559" w:rsidP="00F46559">
      <w:pPr>
        <w:pStyle w:val="BodyCopy"/>
        <w:rPr>
          <w:noProof w:val="0"/>
        </w:rPr>
      </w:pPr>
      <w:r w:rsidRPr="00B47DF0">
        <w:rPr>
          <w:noProof w:val="0"/>
        </w:rPr>
        <w:t>A filter basket with no holes for cleaning the shower screen.</w:t>
      </w:r>
    </w:p>
    <w:p w:rsidR="00F46559" w:rsidRPr="00B47DF0" w:rsidRDefault="00F46559" w:rsidP="00F46559">
      <w:pPr>
        <w:pStyle w:val="BodyCopy"/>
        <w:rPr>
          <w:b/>
          <w:i/>
          <w:noProof w:val="0"/>
        </w:rPr>
      </w:pPr>
      <w:r w:rsidRPr="00B47DF0">
        <w:rPr>
          <w:b/>
          <w:i/>
          <w:noProof w:val="0"/>
        </w:rPr>
        <w:t>Body</w:t>
      </w:r>
    </w:p>
    <w:p w:rsidR="00F46559" w:rsidRPr="00B47DF0" w:rsidRDefault="00F46559" w:rsidP="00F46559">
      <w:pPr>
        <w:pStyle w:val="BodyCopy"/>
        <w:rPr>
          <w:noProof w:val="0"/>
        </w:rPr>
      </w:pPr>
      <w:r w:rsidRPr="00B47DF0">
        <w:rPr>
          <w:noProof w:val="0"/>
        </w:rPr>
        <w:t xml:space="preserve">Is the feel of the coffee in the mouth. Darker roasts have more body than lighter roasts. </w:t>
      </w:r>
    </w:p>
    <w:p w:rsidR="00F46559" w:rsidRPr="00B47DF0" w:rsidRDefault="00F46559" w:rsidP="00F46559">
      <w:pPr>
        <w:pStyle w:val="BodyCopy"/>
        <w:rPr>
          <w:noProof w:val="0"/>
        </w:rPr>
      </w:pPr>
      <w:r w:rsidRPr="00B47DF0">
        <w:rPr>
          <w:noProof w:val="0"/>
        </w:rPr>
        <w:t>Robusta has more body than Arabica and the ‘espresso’ method gives more body.</w:t>
      </w:r>
    </w:p>
    <w:p w:rsidR="00F46559" w:rsidRPr="00B47DF0" w:rsidRDefault="00F46559" w:rsidP="00F46559">
      <w:pPr>
        <w:pStyle w:val="BodyCopy"/>
        <w:rPr>
          <w:b/>
          <w:i/>
          <w:noProof w:val="0"/>
        </w:rPr>
      </w:pPr>
      <w:r w:rsidRPr="00B47DF0">
        <w:rPr>
          <w:b/>
          <w:i/>
          <w:noProof w:val="0"/>
        </w:rPr>
        <w:t>Crema</w:t>
      </w:r>
    </w:p>
    <w:p w:rsidR="00F46559" w:rsidRPr="00B47DF0" w:rsidRDefault="00F46559" w:rsidP="00F46559">
      <w:pPr>
        <w:pStyle w:val="BodyCopy"/>
        <w:rPr>
          <w:noProof w:val="0"/>
        </w:rPr>
      </w:pPr>
      <w:r w:rsidRPr="00B47DF0">
        <w:rPr>
          <w:noProof w:val="0"/>
        </w:rPr>
        <w:t>A well-made espresso should have this golden layer to about ½ centimetre on its surface. It is tiny bubbles of coffee oils and CO</w:t>
      </w:r>
      <w:r w:rsidRPr="00B47DF0">
        <w:rPr>
          <w:noProof w:val="0"/>
          <w:vertAlign w:val="subscript"/>
        </w:rPr>
        <w:t>2</w:t>
      </w:r>
      <w:r w:rsidRPr="00B47DF0">
        <w:rPr>
          <w:noProof w:val="0"/>
        </w:rPr>
        <w:t xml:space="preserve"> trapped as the water is forced through the finely ground tightly packed coffee.</w:t>
      </w:r>
    </w:p>
    <w:p w:rsidR="00F46559" w:rsidRPr="00B47DF0" w:rsidRDefault="00F46559" w:rsidP="00F46559">
      <w:pPr>
        <w:pStyle w:val="BodyCopy"/>
        <w:rPr>
          <w:noProof w:val="0"/>
        </w:rPr>
      </w:pPr>
      <w:r w:rsidRPr="00B47DF0">
        <w:rPr>
          <w:noProof w:val="0"/>
        </w:rPr>
        <w:t>Crema can be used to diagnose a range of problems with coffee, grinder settings and the settings on the espresso machine.</w:t>
      </w:r>
    </w:p>
    <w:p w:rsidR="00F46559" w:rsidRPr="00B47DF0" w:rsidRDefault="00F46559" w:rsidP="00F46559">
      <w:pPr>
        <w:pStyle w:val="BodyCopy"/>
        <w:rPr>
          <w:b/>
          <w:i/>
          <w:noProof w:val="0"/>
        </w:rPr>
      </w:pPr>
      <w:r w:rsidRPr="00B47DF0">
        <w:rPr>
          <w:b/>
          <w:i/>
          <w:noProof w:val="0"/>
        </w:rPr>
        <w:t>Dose</w:t>
      </w:r>
    </w:p>
    <w:p w:rsidR="00F46559" w:rsidRPr="00B47DF0" w:rsidRDefault="00F46559" w:rsidP="00F46559">
      <w:pPr>
        <w:pStyle w:val="BodyCopy"/>
        <w:rPr>
          <w:noProof w:val="0"/>
        </w:rPr>
      </w:pPr>
      <w:r w:rsidRPr="00B47DF0">
        <w:rPr>
          <w:noProof w:val="0"/>
        </w:rPr>
        <w:t xml:space="preserve">This is the amount of ground coffee dispensed into the filter basket. </w:t>
      </w:r>
    </w:p>
    <w:p w:rsidR="00F46559" w:rsidRPr="00B47DF0" w:rsidRDefault="00F46559" w:rsidP="00F46559">
      <w:pPr>
        <w:pStyle w:val="BodyCopy"/>
        <w:rPr>
          <w:noProof w:val="0"/>
        </w:rPr>
      </w:pPr>
      <w:r w:rsidRPr="00B47DF0">
        <w:rPr>
          <w:noProof w:val="0"/>
        </w:rPr>
        <w:t>Should be 7 – 9 grams for a single shot and 14 – 18</w:t>
      </w:r>
      <w:r w:rsidR="00586AF2" w:rsidRPr="00B47DF0">
        <w:rPr>
          <w:noProof w:val="0"/>
        </w:rPr>
        <w:t xml:space="preserve"> </w:t>
      </w:r>
      <w:r w:rsidRPr="00B47DF0">
        <w:rPr>
          <w:noProof w:val="0"/>
        </w:rPr>
        <w:t>grams for a double shot</w:t>
      </w:r>
    </w:p>
    <w:p w:rsidR="00F46559" w:rsidRPr="00B47DF0" w:rsidRDefault="00F46559" w:rsidP="00F46559">
      <w:pPr>
        <w:pStyle w:val="BodyCopy"/>
        <w:rPr>
          <w:b/>
          <w:i/>
          <w:noProof w:val="0"/>
        </w:rPr>
      </w:pPr>
      <w:r w:rsidRPr="00B47DF0">
        <w:rPr>
          <w:b/>
          <w:i/>
          <w:noProof w:val="0"/>
        </w:rPr>
        <w:t>Filter, basket or filter basket</w:t>
      </w:r>
    </w:p>
    <w:p w:rsidR="00F46559" w:rsidRPr="00B47DF0" w:rsidRDefault="00F46559" w:rsidP="00F46559">
      <w:pPr>
        <w:pStyle w:val="BodyCopy"/>
        <w:rPr>
          <w:noProof w:val="0"/>
        </w:rPr>
      </w:pPr>
      <w:r w:rsidRPr="00B47DF0">
        <w:rPr>
          <w:noProof w:val="0"/>
        </w:rPr>
        <w:t xml:space="preserve">This is a metal basket with tiny holes on the bottom which holds a specific dose of coffee. Filter baskets come in varying sizes. </w:t>
      </w:r>
    </w:p>
    <w:p w:rsidR="00F46559" w:rsidRPr="00B47DF0" w:rsidRDefault="00F46559" w:rsidP="00F46559">
      <w:pPr>
        <w:pStyle w:val="BodyCopy"/>
        <w:rPr>
          <w:noProof w:val="0"/>
        </w:rPr>
      </w:pPr>
      <w:r w:rsidRPr="00B47DF0">
        <w:rPr>
          <w:noProof w:val="0"/>
        </w:rPr>
        <w:t>7, 8 or 9</w:t>
      </w:r>
      <w:r w:rsidR="00586AF2" w:rsidRPr="00B47DF0">
        <w:rPr>
          <w:noProof w:val="0"/>
        </w:rPr>
        <w:t xml:space="preserve"> </w:t>
      </w:r>
      <w:r w:rsidRPr="00B47DF0">
        <w:rPr>
          <w:noProof w:val="0"/>
        </w:rPr>
        <w:t>gm for the single filter holder or 14, 16 or 18 for the double.</w:t>
      </w:r>
    </w:p>
    <w:p w:rsidR="00F46559" w:rsidRPr="00B47DF0" w:rsidRDefault="00F46559" w:rsidP="00F46559">
      <w:pPr>
        <w:pStyle w:val="BodyCopy"/>
        <w:rPr>
          <w:b/>
          <w:i/>
          <w:noProof w:val="0"/>
        </w:rPr>
      </w:pPr>
      <w:r w:rsidRPr="00B47DF0">
        <w:rPr>
          <w:b/>
          <w:i/>
          <w:noProof w:val="0"/>
        </w:rPr>
        <w:t>Grind setting</w:t>
      </w:r>
    </w:p>
    <w:p w:rsidR="00F46559" w:rsidRPr="00B47DF0" w:rsidRDefault="00F46559" w:rsidP="00F46559">
      <w:pPr>
        <w:pStyle w:val="BodyCopy"/>
        <w:rPr>
          <w:noProof w:val="0"/>
        </w:rPr>
      </w:pPr>
      <w:r w:rsidRPr="00B47DF0">
        <w:rPr>
          <w:noProof w:val="0"/>
        </w:rPr>
        <w:t xml:space="preserve">Is the distance the grinding blades are apart to produce the required grind. </w:t>
      </w:r>
    </w:p>
    <w:p w:rsidR="00F46559" w:rsidRPr="00B47DF0" w:rsidRDefault="00A675B8" w:rsidP="00F46559">
      <w:pPr>
        <w:pStyle w:val="BodyCopy"/>
        <w:rPr>
          <w:noProof w:val="0"/>
        </w:rPr>
      </w:pPr>
      <w:r w:rsidRPr="00B47DF0">
        <w:rPr>
          <w:noProof w:val="0"/>
        </w:rPr>
        <w:t xml:space="preserve">Grind setting can </w:t>
      </w:r>
      <w:r w:rsidR="00F46559" w:rsidRPr="00B47DF0">
        <w:rPr>
          <w:noProof w:val="0"/>
        </w:rPr>
        <w:t>vary due to atmospheric conditions or blade wear.</w:t>
      </w:r>
    </w:p>
    <w:p w:rsidR="00F46559" w:rsidRPr="00B47DF0" w:rsidRDefault="00F46559" w:rsidP="00F46559">
      <w:pPr>
        <w:pStyle w:val="BodyCopy"/>
        <w:rPr>
          <w:b/>
          <w:i/>
          <w:noProof w:val="0"/>
        </w:rPr>
      </w:pPr>
      <w:r w:rsidRPr="00B47DF0">
        <w:rPr>
          <w:b/>
          <w:i/>
          <w:noProof w:val="0"/>
        </w:rPr>
        <w:t>Group handle</w:t>
      </w:r>
    </w:p>
    <w:p w:rsidR="00F46559" w:rsidRPr="00B47DF0" w:rsidRDefault="00F46559" w:rsidP="00F46559">
      <w:pPr>
        <w:pStyle w:val="BodyCopy"/>
        <w:rPr>
          <w:noProof w:val="0"/>
        </w:rPr>
      </w:pPr>
      <w:r w:rsidRPr="00B47DF0">
        <w:rPr>
          <w:noProof w:val="0"/>
        </w:rPr>
        <w:t xml:space="preserve">Also called filter holder or portafilter. Can be double-spouted or single spout. </w:t>
      </w:r>
    </w:p>
    <w:p w:rsidR="00F46559" w:rsidRPr="00B47DF0" w:rsidRDefault="00F46559" w:rsidP="00F46559">
      <w:pPr>
        <w:pStyle w:val="BodyCopy"/>
        <w:rPr>
          <w:noProof w:val="0"/>
        </w:rPr>
      </w:pPr>
      <w:r w:rsidRPr="00B47DF0">
        <w:rPr>
          <w:noProof w:val="0"/>
        </w:rPr>
        <w:t>It holds the filter basket and is inserted into the group head to make coffee</w:t>
      </w:r>
    </w:p>
    <w:p w:rsidR="00F46559" w:rsidRPr="00B47DF0" w:rsidRDefault="00F46559" w:rsidP="00F46559">
      <w:pPr>
        <w:pStyle w:val="BodyCopy"/>
        <w:rPr>
          <w:b/>
          <w:i/>
          <w:noProof w:val="0"/>
        </w:rPr>
      </w:pPr>
      <w:r w:rsidRPr="00B47DF0">
        <w:rPr>
          <w:b/>
          <w:i/>
          <w:noProof w:val="0"/>
        </w:rPr>
        <w:t>Group head</w:t>
      </w:r>
    </w:p>
    <w:p w:rsidR="00F46559" w:rsidRPr="00B47DF0" w:rsidRDefault="00F46559" w:rsidP="00F46559">
      <w:pPr>
        <w:pStyle w:val="BodyCopy"/>
        <w:rPr>
          <w:noProof w:val="0"/>
        </w:rPr>
      </w:pPr>
      <w:r w:rsidRPr="00B47DF0">
        <w:rPr>
          <w:noProof w:val="0"/>
        </w:rPr>
        <w:t>This is the part where the group handle is inserted. It contains the shower screen and a rubber gasket/seal.</w:t>
      </w:r>
    </w:p>
    <w:p w:rsidR="00F46559" w:rsidRPr="00B47DF0" w:rsidRDefault="00F46559" w:rsidP="00F46559">
      <w:pPr>
        <w:pStyle w:val="BodyCopy"/>
        <w:rPr>
          <w:b/>
          <w:i/>
          <w:noProof w:val="0"/>
        </w:rPr>
      </w:pPr>
      <w:r w:rsidRPr="00B47DF0">
        <w:rPr>
          <w:b/>
          <w:i/>
          <w:noProof w:val="0"/>
        </w:rPr>
        <w:t>Knock box or tube</w:t>
      </w:r>
    </w:p>
    <w:p w:rsidR="00F46559" w:rsidRPr="00B47DF0" w:rsidRDefault="00F46559" w:rsidP="00F46559">
      <w:pPr>
        <w:pStyle w:val="BodyCopy"/>
        <w:rPr>
          <w:noProof w:val="0"/>
        </w:rPr>
      </w:pPr>
      <w:r w:rsidRPr="00B47DF0">
        <w:rPr>
          <w:noProof w:val="0"/>
        </w:rPr>
        <w:t>A tube or a box wher</w:t>
      </w:r>
      <w:r w:rsidR="00A675B8" w:rsidRPr="00B47DF0">
        <w:rPr>
          <w:noProof w:val="0"/>
        </w:rPr>
        <w:t xml:space="preserve">e the spent grounds are </w:t>
      </w:r>
      <w:r w:rsidRPr="00B47DF0">
        <w:rPr>
          <w:noProof w:val="0"/>
        </w:rPr>
        <w:t>knocked out into.</w:t>
      </w:r>
    </w:p>
    <w:p w:rsidR="00F46559" w:rsidRPr="00B47DF0" w:rsidRDefault="00F46559" w:rsidP="00F46559">
      <w:pPr>
        <w:pStyle w:val="BodyCopy"/>
        <w:rPr>
          <w:b/>
          <w:i/>
          <w:noProof w:val="0"/>
        </w:rPr>
      </w:pPr>
      <w:r w:rsidRPr="00B47DF0">
        <w:rPr>
          <w:b/>
          <w:i/>
          <w:noProof w:val="0"/>
        </w:rPr>
        <w:t>Rate of extraction</w:t>
      </w:r>
    </w:p>
    <w:p w:rsidR="00F46559" w:rsidRPr="00B47DF0" w:rsidRDefault="00F46559" w:rsidP="00F46559">
      <w:pPr>
        <w:pStyle w:val="BodyCopy"/>
        <w:rPr>
          <w:noProof w:val="0"/>
        </w:rPr>
      </w:pPr>
      <w:r w:rsidRPr="00B47DF0">
        <w:rPr>
          <w:noProof w:val="0"/>
        </w:rPr>
        <w:t>This is the rate at which the coffee flows from the group handle. The rate should be 30 – 35</w:t>
      </w:r>
      <w:r w:rsidR="00586AF2" w:rsidRPr="00B47DF0">
        <w:rPr>
          <w:noProof w:val="0"/>
        </w:rPr>
        <w:t xml:space="preserve"> </w:t>
      </w:r>
      <w:r w:rsidRPr="00B47DF0">
        <w:rPr>
          <w:noProof w:val="0"/>
        </w:rPr>
        <w:t xml:space="preserve">mls in 25 to 30 seconds. </w:t>
      </w:r>
    </w:p>
    <w:p w:rsidR="00F46559" w:rsidRPr="00B47DF0" w:rsidRDefault="00F46559" w:rsidP="00F46559">
      <w:pPr>
        <w:pStyle w:val="BodyCopy"/>
        <w:rPr>
          <w:noProof w:val="0"/>
        </w:rPr>
      </w:pPr>
      <w:r w:rsidRPr="00B47DF0">
        <w:rPr>
          <w:noProof w:val="0"/>
        </w:rPr>
        <w:t>Correct rate of extraction depends on grind, dose and tamp.</w:t>
      </w:r>
    </w:p>
    <w:p w:rsidR="00691576" w:rsidRPr="00B47DF0" w:rsidRDefault="00691576">
      <w:pPr>
        <w:rPr>
          <w:rFonts w:ascii="Helvetica" w:eastAsia="Calibri" w:hAnsi="Helvetica" w:cs="Calibri"/>
          <w:b/>
          <w:i/>
          <w:szCs w:val="16"/>
          <w:lang w:eastAsia="ar-SA"/>
        </w:rPr>
      </w:pPr>
      <w:r w:rsidRPr="00B47DF0">
        <w:rPr>
          <w:rFonts w:ascii="Helvetica" w:hAnsi="Helvetica"/>
          <w:b/>
          <w:i/>
        </w:rPr>
        <w:br w:type="page"/>
      </w:r>
    </w:p>
    <w:p w:rsidR="00F46559" w:rsidRPr="00B47DF0" w:rsidRDefault="00F46559" w:rsidP="00691576">
      <w:pPr>
        <w:pStyle w:val="BodyCopy"/>
        <w:spacing w:after="140"/>
        <w:rPr>
          <w:b/>
          <w:i/>
          <w:noProof w:val="0"/>
        </w:rPr>
      </w:pPr>
      <w:r w:rsidRPr="00B47DF0">
        <w:rPr>
          <w:b/>
          <w:i/>
          <w:noProof w:val="0"/>
        </w:rPr>
        <w:t>Shower screen</w:t>
      </w:r>
    </w:p>
    <w:p w:rsidR="00F46559" w:rsidRPr="00B47DF0" w:rsidRDefault="00F46559" w:rsidP="00691576">
      <w:pPr>
        <w:pStyle w:val="BodyCopy"/>
        <w:spacing w:after="140"/>
        <w:rPr>
          <w:noProof w:val="0"/>
        </w:rPr>
      </w:pPr>
      <w:r w:rsidRPr="00B47DF0">
        <w:rPr>
          <w:noProof w:val="0"/>
        </w:rPr>
        <w:t xml:space="preserve">This is a flat metal disk attached to the group head. The top side has fewer larger holes and the </w:t>
      </w:r>
      <w:r w:rsidR="005E6BF3" w:rsidRPr="00B47DF0">
        <w:rPr>
          <w:noProof w:val="0"/>
        </w:rPr>
        <w:t>underside</w:t>
      </w:r>
      <w:r w:rsidRPr="00B47DF0">
        <w:rPr>
          <w:noProof w:val="0"/>
        </w:rPr>
        <w:t xml:space="preserve"> has many mesh sized holes – this disperses the pressurised water over the coffee in the filter basket.</w:t>
      </w:r>
    </w:p>
    <w:p w:rsidR="00F46559" w:rsidRPr="00B47DF0" w:rsidRDefault="00F46559" w:rsidP="00691576">
      <w:pPr>
        <w:pStyle w:val="BodyCopy"/>
        <w:spacing w:after="140"/>
        <w:rPr>
          <w:b/>
          <w:i/>
          <w:noProof w:val="0"/>
        </w:rPr>
      </w:pPr>
      <w:r w:rsidRPr="00B47DF0">
        <w:rPr>
          <w:b/>
          <w:i/>
          <w:noProof w:val="0"/>
        </w:rPr>
        <w:t>Tamp</w:t>
      </w:r>
    </w:p>
    <w:p w:rsidR="00F46559" w:rsidRPr="00B47DF0" w:rsidRDefault="00F46559" w:rsidP="00691576">
      <w:pPr>
        <w:pStyle w:val="BodyCopy"/>
        <w:spacing w:after="140"/>
        <w:rPr>
          <w:noProof w:val="0"/>
        </w:rPr>
      </w:pPr>
      <w:r w:rsidRPr="00B47DF0">
        <w:rPr>
          <w:noProof w:val="0"/>
        </w:rPr>
        <w:t xml:space="preserve">A tool used to compact and polish the coffee grounds in the group handle. </w:t>
      </w:r>
    </w:p>
    <w:p w:rsidR="00F46559" w:rsidRPr="00B47DF0" w:rsidRDefault="00F46559" w:rsidP="00691576">
      <w:pPr>
        <w:pStyle w:val="BodyCopy"/>
        <w:spacing w:after="140"/>
        <w:rPr>
          <w:noProof w:val="0"/>
        </w:rPr>
      </w:pPr>
      <w:r w:rsidRPr="00B47DF0">
        <w:rPr>
          <w:noProof w:val="0"/>
        </w:rPr>
        <w:t xml:space="preserve">Can be attached to the grinder or be a metal tool – 15 </w:t>
      </w:r>
      <w:r w:rsidR="00912326" w:rsidRPr="00B47DF0">
        <w:rPr>
          <w:noProof w:val="0"/>
        </w:rPr>
        <w:t>kg</w:t>
      </w:r>
      <w:r w:rsidRPr="00B47DF0">
        <w:rPr>
          <w:noProof w:val="0"/>
        </w:rPr>
        <w:t xml:space="preserve"> of pressure is applied when tamping.</w:t>
      </w:r>
    </w:p>
    <w:p w:rsidR="00F46559" w:rsidRPr="00B47DF0" w:rsidRDefault="00F46559" w:rsidP="00691576">
      <w:pPr>
        <w:pStyle w:val="BodyCopyBold"/>
        <w:spacing w:after="140"/>
        <w:rPr>
          <w:noProof w:val="0"/>
          <w:sz w:val="24"/>
          <w:szCs w:val="24"/>
        </w:rPr>
      </w:pPr>
      <w:r w:rsidRPr="00B47DF0">
        <w:rPr>
          <w:noProof w:val="0"/>
          <w:sz w:val="24"/>
          <w:szCs w:val="24"/>
        </w:rPr>
        <w:t>Espresso recipes</w:t>
      </w:r>
    </w:p>
    <w:p w:rsidR="00F46559" w:rsidRPr="00B47DF0" w:rsidRDefault="00F46559" w:rsidP="005E6BF3">
      <w:pPr>
        <w:pStyle w:val="BodyCopy"/>
        <w:spacing w:after="120"/>
        <w:rPr>
          <w:b/>
          <w:i/>
          <w:noProof w:val="0"/>
        </w:rPr>
      </w:pPr>
      <w:r w:rsidRPr="00B47DF0">
        <w:rPr>
          <w:b/>
          <w:i/>
          <w:noProof w:val="0"/>
        </w:rPr>
        <w:t>Espresso, shot or short black</w:t>
      </w:r>
    </w:p>
    <w:p w:rsidR="00F46559" w:rsidRPr="00B47DF0" w:rsidRDefault="00F46559" w:rsidP="005E6BF3">
      <w:pPr>
        <w:pStyle w:val="BodyCopy"/>
        <w:spacing w:after="120"/>
        <w:rPr>
          <w:noProof w:val="0"/>
        </w:rPr>
      </w:pPr>
      <w:r w:rsidRPr="00B47DF0">
        <w:rPr>
          <w:noProof w:val="0"/>
        </w:rPr>
        <w:t>A short (30 – 35 ml</w:t>
      </w:r>
      <w:r w:rsidR="009778F6" w:rsidRPr="00B47DF0">
        <w:rPr>
          <w:noProof w:val="0"/>
        </w:rPr>
        <w:t>s</w:t>
      </w:r>
      <w:r w:rsidRPr="00B47DF0">
        <w:rPr>
          <w:noProof w:val="0"/>
        </w:rPr>
        <w:t xml:space="preserve">) intense coffee with a thick layer of caramel coloured crema on top results. Usually served in a small-preheated glass or espresso cup. </w:t>
      </w:r>
    </w:p>
    <w:p w:rsidR="00F46559" w:rsidRPr="00B47DF0" w:rsidRDefault="005E6BF3" w:rsidP="005E6BF3">
      <w:pPr>
        <w:pStyle w:val="BodyCopy"/>
        <w:spacing w:after="120"/>
        <w:rPr>
          <w:noProof w:val="0"/>
        </w:rPr>
      </w:pPr>
      <w:r w:rsidRPr="00B47DF0">
        <w:rPr>
          <w:lang w:val="en-US" w:eastAsia="en-US"/>
        </w:rPr>
        <w:drawing>
          <wp:anchor distT="0" distB="0" distL="114300" distR="114300" simplePos="0" relativeHeight="251755520" behindDoc="0" locked="0" layoutInCell="1" allowOverlap="1">
            <wp:simplePos x="0" y="0"/>
            <wp:positionH relativeFrom="column">
              <wp:posOffset>4770755</wp:posOffset>
            </wp:positionH>
            <wp:positionV relativeFrom="paragraph">
              <wp:posOffset>121920</wp:posOffset>
            </wp:positionV>
            <wp:extent cx="783590" cy="824865"/>
            <wp:effectExtent l="19050" t="0" r="0" b="0"/>
            <wp:wrapSquare wrapText="bothSides"/>
            <wp:docPr id="47" name="Picture 9" descr="C:\Documents and Settings\Godaishu\Desktop\Ristret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Ristretto.jpg"/>
                    <pic:cNvPicPr>
                      <a:picLocks noChangeAspect="1" noChangeArrowheads="1"/>
                    </pic:cNvPicPr>
                  </pic:nvPicPr>
                  <pic:blipFill>
                    <a:blip r:embed="rId95" cstate="print">
                      <a:lum contrast="20000"/>
                    </a:blip>
                    <a:srcRect/>
                    <a:stretch>
                      <a:fillRect/>
                    </a:stretch>
                  </pic:blipFill>
                  <pic:spPr bwMode="auto">
                    <a:xfrm>
                      <a:off x="0" y="0"/>
                      <a:ext cx="783590" cy="824865"/>
                    </a:xfrm>
                    <a:prstGeom prst="rect">
                      <a:avLst/>
                    </a:prstGeom>
                    <a:noFill/>
                    <a:ln w="9525">
                      <a:noFill/>
                      <a:miter lim="800000"/>
                      <a:headEnd/>
                      <a:tailEnd/>
                    </a:ln>
                  </pic:spPr>
                </pic:pic>
              </a:graphicData>
            </a:graphic>
          </wp:anchor>
        </w:drawing>
      </w:r>
      <w:r w:rsidR="00F46559" w:rsidRPr="00B47DF0">
        <w:rPr>
          <w:noProof w:val="0"/>
        </w:rPr>
        <w:t>An espresso is the base of all drinks on the espresso menu.</w:t>
      </w:r>
    </w:p>
    <w:p w:rsidR="00F46559" w:rsidRPr="00B47DF0" w:rsidRDefault="00F46559" w:rsidP="005E6BF3">
      <w:pPr>
        <w:pStyle w:val="BodyCopy"/>
        <w:spacing w:after="120"/>
        <w:rPr>
          <w:b/>
          <w:i/>
          <w:noProof w:val="0"/>
        </w:rPr>
      </w:pPr>
      <w:r w:rsidRPr="00B47DF0">
        <w:rPr>
          <w:b/>
          <w:i/>
          <w:noProof w:val="0"/>
        </w:rPr>
        <w:t>Ristretto</w:t>
      </w:r>
    </w:p>
    <w:p w:rsidR="00F46559" w:rsidRPr="00B47DF0" w:rsidRDefault="00F46559" w:rsidP="005E6BF3">
      <w:pPr>
        <w:pStyle w:val="BodyCopy"/>
        <w:spacing w:after="120"/>
        <w:rPr>
          <w:noProof w:val="0"/>
        </w:rPr>
      </w:pPr>
      <w:r w:rsidRPr="00B47DF0">
        <w:rPr>
          <w:noProof w:val="0"/>
        </w:rPr>
        <w:t xml:space="preserve">In Italy this is the most popular drink on the espresso menu. It is usually called ‘un caffe’. </w:t>
      </w:r>
    </w:p>
    <w:p w:rsidR="00F46559" w:rsidRPr="00B47DF0" w:rsidRDefault="00F46559" w:rsidP="005E6BF3">
      <w:pPr>
        <w:pStyle w:val="BodyCopy"/>
        <w:spacing w:after="120"/>
        <w:rPr>
          <w:noProof w:val="0"/>
        </w:rPr>
      </w:pPr>
      <w:r w:rsidRPr="00B47DF0">
        <w:rPr>
          <w:noProof w:val="0"/>
        </w:rPr>
        <w:t>Only the first 15</w:t>
      </w:r>
      <w:r w:rsidR="00586AF2" w:rsidRPr="00B47DF0">
        <w:rPr>
          <w:noProof w:val="0"/>
        </w:rPr>
        <w:t xml:space="preserve"> </w:t>
      </w:r>
      <w:r w:rsidRPr="00B47DF0">
        <w:rPr>
          <w:noProof w:val="0"/>
        </w:rPr>
        <w:t xml:space="preserve">mls is extracted from the coffee resulting in a very short, intense drink. The Italians refer to ristretto as ‘the poison of the coffee’. </w:t>
      </w:r>
    </w:p>
    <w:p w:rsidR="00F46559" w:rsidRPr="00B47DF0" w:rsidRDefault="005E6BF3" w:rsidP="005E6BF3">
      <w:pPr>
        <w:pStyle w:val="BodyCopy"/>
        <w:spacing w:after="120"/>
        <w:rPr>
          <w:b/>
          <w:i/>
          <w:noProof w:val="0"/>
        </w:rPr>
      </w:pPr>
      <w:r w:rsidRPr="00B47DF0">
        <w:rPr>
          <w:b/>
          <w:i/>
          <w:lang w:val="en-US" w:eastAsia="en-US"/>
        </w:rPr>
        <w:drawing>
          <wp:anchor distT="0" distB="0" distL="114300" distR="114300" simplePos="0" relativeHeight="251756544" behindDoc="0" locked="0" layoutInCell="1" allowOverlap="1">
            <wp:simplePos x="0" y="0"/>
            <wp:positionH relativeFrom="column">
              <wp:posOffset>4770755</wp:posOffset>
            </wp:positionH>
            <wp:positionV relativeFrom="paragraph">
              <wp:posOffset>13970</wp:posOffset>
            </wp:positionV>
            <wp:extent cx="783590" cy="824865"/>
            <wp:effectExtent l="19050" t="0" r="0" b="0"/>
            <wp:wrapSquare wrapText="bothSides"/>
            <wp:docPr id="63" name="Picture 10" descr="C:\Documents and Settings\Godaishu\Desktop\Dopp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Desktop\Doppio.jpg"/>
                    <pic:cNvPicPr>
                      <a:picLocks noChangeAspect="1" noChangeArrowheads="1"/>
                    </pic:cNvPicPr>
                  </pic:nvPicPr>
                  <pic:blipFill>
                    <a:blip r:embed="rId96" cstate="print"/>
                    <a:srcRect l="18075" r="18439"/>
                    <a:stretch>
                      <a:fillRect/>
                    </a:stretch>
                  </pic:blipFill>
                  <pic:spPr bwMode="auto">
                    <a:xfrm>
                      <a:off x="0" y="0"/>
                      <a:ext cx="783590" cy="824865"/>
                    </a:xfrm>
                    <a:prstGeom prst="rect">
                      <a:avLst/>
                    </a:prstGeom>
                    <a:noFill/>
                    <a:ln w="9525">
                      <a:noFill/>
                      <a:miter lim="800000"/>
                      <a:headEnd/>
                      <a:tailEnd/>
                    </a:ln>
                  </pic:spPr>
                </pic:pic>
              </a:graphicData>
            </a:graphic>
          </wp:anchor>
        </w:drawing>
      </w:r>
      <w:r w:rsidR="00F46559" w:rsidRPr="00B47DF0">
        <w:rPr>
          <w:b/>
          <w:i/>
          <w:noProof w:val="0"/>
        </w:rPr>
        <w:t>Doppio</w:t>
      </w:r>
    </w:p>
    <w:p w:rsidR="00F46559" w:rsidRPr="00B47DF0" w:rsidRDefault="00F46559" w:rsidP="005E6BF3">
      <w:pPr>
        <w:pStyle w:val="BodyCopy"/>
        <w:spacing w:after="120"/>
        <w:rPr>
          <w:noProof w:val="0"/>
        </w:rPr>
      </w:pPr>
      <w:r w:rsidRPr="00B47DF0">
        <w:rPr>
          <w:noProof w:val="0"/>
        </w:rPr>
        <w:t>A double shot served in the one glass or cup. This may be a doppio espresso (60</w:t>
      </w:r>
      <w:r w:rsidR="009778F6" w:rsidRPr="00B47DF0">
        <w:rPr>
          <w:noProof w:val="0"/>
        </w:rPr>
        <w:t xml:space="preserve"> </w:t>
      </w:r>
      <w:r w:rsidRPr="00B47DF0">
        <w:rPr>
          <w:noProof w:val="0"/>
        </w:rPr>
        <w:t>mls), or a doppio ristretto (30</w:t>
      </w:r>
      <w:r w:rsidR="00586AF2" w:rsidRPr="00B47DF0">
        <w:rPr>
          <w:noProof w:val="0"/>
        </w:rPr>
        <w:t xml:space="preserve"> </w:t>
      </w:r>
      <w:r w:rsidRPr="00B47DF0">
        <w:rPr>
          <w:noProof w:val="0"/>
        </w:rPr>
        <w:t xml:space="preserve">mls). </w:t>
      </w:r>
    </w:p>
    <w:p w:rsidR="00F46559" w:rsidRPr="00B47DF0" w:rsidRDefault="00F46559" w:rsidP="005E6BF3">
      <w:pPr>
        <w:pStyle w:val="BodyCopy"/>
        <w:spacing w:after="120"/>
        <w:rPr>
          <w:noProof w:val="0"/>
        </w:rPr>
      </w:pPr>
      <w:r w:rsidRPr="00B47DF0">
        <w:rPr>
          <w:noProof w:val="0"/>
        </w:rPr>
        <w:t>A doppio espresso is used for longer drinks and a doppio ristretto is used as the base of any strong drinks.</w:t>
      </w:r>
      <w:r w:rsidR="005E6BF3" w:rsidRPr="00B47DF0">
        <w:rPr>
          <w:noProof w:val="0"/>
          <w:lang w:eastAsia="en-AU"/>
        </w:rPr>
        <w:t xml:space="preserve"> </w:t>
      </w:r>
    </w:p>
    <w:p w:rsidR="00F46559" w:rsidRPr="00B47DF0" w:rsidRDefault="00F46559" w:rsidP="005E6BF3">
      <w:pPr>
        <w:pStyle w:val="BodyCopy"/>
        <w:spacing w:after="120"/>
        <w:rPr>
          <w:b/>
          <w:i/>
          <w:noProof w:val="0"/>
        </w:rPr>
      </w:pPr>
      <w:r w:rsidRPr="00B47DF0">
        <w:rPr>
          <w:b/>
          <w:i/>
          <w:noProof w:val="0"/>
        </w:rPr>
        <w:t>Long black Americano or lungo</w:t>
      </w:r>
    </w:p>
    <w:p w:rsidR="00F46559" w:rsidRPr="00B47DF0" w:rsidRDefault="005E6BF3" w:rsidP="005E6BF3">
      <w:pPr>
        <w:pStyle w:val="BodyCopy"/>
        <w:spacing w:after="120"/>
        <w:rPr>
          <w:noProof w:val="0"/>
        </w:rPr>
      </w:pPr>
      <w:r w:rsidRPr="00B47DF0">
        <w:rPr>
          <w:lang w:val="en-US" w:eastAsia="en-US"/>
        </w:rPr>
        <w:drawing>
          <wp:anchor distT="0" distB="0" distL="114300" distR="114300" simplePos="0" relativeHeight="251757568" behindDoc="0" locked="0" layoutInCell="1" allowOverlap="1">
            <wp:simplePos x="0" y="0"/>
            <wp:positionH relativeFrom="column">
              <wp:posOffset>4770755</wp:posOffset>
            </wp:positionH>
            <wp:positionV relativeFrom="paragraph">
              <wp:posOffset>153670</wp:posOffset>
            </wp:positionV>
            <wp:extent cx="783590" cy="824865"/>
            <wp:effectExtent l="19050" t="0" r="0" b="0"/>
            <wp:wrapSquare wrapText="bothSides"/>
            <wp:docPr id="66" name="Picture 11" descr="C:\Documents and Settings\Godaishu\Desktop\latte_macchi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latte_macchiato.jpg"/>
                    <pic:cNvPicPr>
                      <a:picLocks noChangeAspect="1" noChangeArrowheads="1"/>
                    </pic:cNvPicPr>
                  </pic:nvPicPr>
                  <pic:blipFill>
                    <a:blip r:embed="rId97" cstate="print"/>
                    <a:srcRect l="18685" t="12405" r="5735" b="16089"/>
                    <a:stretch>
                      <a:fillRect/>
                    </a:stretch>
                  </pic:blipFill>
                  <pic:spPr bwMode="auto">
                    <a:xfrm>
                      <a:off x="0" y="0"/>
                      <a:ext cx="783590" cy="824865"/>
                    </a:xfrm>
                    <a:prstGeom prst="rect">
                      <a:avLst/>
                    </a:prstGeom>
                    <a:noFill/>
                    <a:ln w="9525">
                      <a:noFill/>
                      <a:miter lim="800000"/>
                      <a:headEnd/>
                      <a:tailEnd/>
                    </a:ln>
                  </pic:spPr>
                </pic:pic>
              </a:graphicData>
            </a:graphic>
          </wp:anchor>
        </w:drawing>
      </w:r>
      <w:r w:rsidR="00F46559" w:rsidRPr="00B47DF0">
        <w:rPr>
          <w:noProof w:val="0"/>
        </w:rPr>
        <w:t>An espresso or a doppio espresso diluted with hot water from the boiler.</w:t>
      </w:r>
    </w:p>
    <w:p w:rsidR="00F46559" w:rsidRPr="00B47DF0" w:rsidRDefault="00F46559" w:rsidP="005E6BF3">
      <w:pPr>
        <w:pStyle w:val="BodyCopy"/>
        <w:spacing w:after="120"/>
        <w:rPr>
          <w:b/>
          <w:i/>
          <w:noProof w:val="0"/>
        </w:rPr>
      </w:pPr>
      <w:r w:rsidRPr="00B47DF0">
        <w:rPr>
          <w:b/>
          <w:i/>
          <w:noProof w:val="0"/>
        </w:rPr>
        <w:t>Macchiato</w:t>
      </w:r>
    </w:p>
    <w:p w:rsidR="00F46559" w:rsidRPr="00B47DF0" w:rsidRDefault="00F46559" w:rsidP="005E6BF3">
      <w:pPr>
        <w:pStyle w:val="BodyCopy"/>
        <w:spacing w:after="120"/>
        <w:rPr>
          <w:noProof w:val="0"/>
        </w:rPr>
      </w:pPr>
      <w:r w:rsidRPr="00B47DF0">
        <w:rPr>
          <w:noProof w:val="0"/>
        </w:rPr>
        <w:t xml:space="preserve">An espresso stained with a drop of cold or hot milk and served with a dollop of foam. Macchiato may be served short (an espresso) or long (a doppio and hot water in a glass). </w:t>
      </w:r>
    </w:p>
    <w:p w:rsidR="00F46559" w:rsidRPr="00B47DF0" w:rsidRDefault="005E6BF3" w:rsidP="005E6BF3">
      <w:pPr>
        <w:pStyle w:val="BodyCopy"/>
        <w:spacing w:after="120"/>
        <w:rPr>
          <w:noProof w:val="0"/>
        </w:rPr>
      </w:pPr>
      <w:r w:rsidRPr="00B47DF0">
        <w:rPr>
          <w:lang w:val="en-US" w:eastAsia="en-US"/>
        </w:rPr>
        <w:drawing>
          <wp:anchor distT="0" distB="0" distL="114300" distR="114300" simplePos="0" relativeHeight="251758592" behindDoc="0" locked="0" layoutInCell="1" allowOverlap="1">
            <wp:simplePos x="0" y="0"/>
            <wp:positionH relativeFrom="column">
              <wp:posOffset>4770755</wp:posOffset>
            </wp:positionH>
            <wp:positionV relativeFrom="paragraph">
              <wp:posOffset>254635</wp:posOffset>
            </wp:positionV>
            <wp:extent cx="783590" cy="824865"/>
            <wp:effectExtent l="19050" t="0" r="0" b="0"/>
            <wp:wrapSquare wrapText="bothSides"/>
            <wp:docPr id="69" name="Picture 12" descr="C:\Documents and Settings\Godaishu\Desktop\170195_cappucc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170195_cappuccino.jpg"/>
                    <pic:cNvPicPr>
                      <a:picLocks noChangeAspect="1" noChangeArrowheads="1"/>
                    </pic:cNvPicPr>
                  </pic:nvPicPr>
                  <pic:blipFill>
                    <a:blip r:embed="rId98" cstate="print"/>
                    <a:srcRect r="23133"/>
                    <a:stretch>
                      <a:fillRect/>
                    </a:stretch>
                  </pic:blipFill>
                  <pic:spPr bwMode="auto">
                    <a:xfrm>
                      <a:off x="0" y="0"/>
                      <a:ext cx="783590" cy="824865"/>
                    </a:xfrm>
                    <a:prstGeom prst="rect">
                      <a:avLst/>
                    </a:prstGeom>
                    <a:noFill/>
                    <a:ln w="9525">
                      <a:noFill/>
                      <a:miter lim="800000"/>
                      <a:headEnd/>
                      <a:tailEnd/>
                    </a:ln>
                  </pic:spPr>
                </pic:pic>
              </a:graphicData>
            </a:graphic>
          </wp:anchor>
        </w:drawing>
      </w:r>
      <w:r w:rsidR="00F46559" w:rsidRPr="00B47DF0">
        <w:rPr>
          <w:noProof w:val="0"/>
        </w:rPr>
        <w:t>The long Macchiato is a Melbourne invention. Order macchiato in Italy and you will be served hot milk with a stain of coffee.</w:t>
      </w:r>
    </w:p>
    <w:p w:rsidR="00F46559" w:rsidRPr="00B47DF0" w:rsidRDefault="00F46559" w:rsidP="005E6BF3">
      <w:pPr>
        <w:pStyle w:val="BodyCopy"/>
        <w:spacing w:after="120"/>
        <w:rPr>
          <w:b/>
          <w:i/>
          <w:noProof w:val="0"/>
        </w:rPr>
      </w:pPr>
      <w:r w:rsidRPr="00B47DF0">
        <w:rPr>
          <w:b/>
          <w:i/>
          <w:noProof w:val="0"/>
        </w:rPr>
        <w:t>Cappuccino</w:t>
      </w:r>
    </w:p>
    <w:p w:rsidR="00F46559" w:rsidRPr="00B47DF0" w:rsidRDefault="00F46559" w:rsidP="005E6BF3">
      <w:pPr>
        <w:pStyle w:val="BodyCopy"/>
        <w:spacing w:after="120"/>
        <w:rPr>
          <w:noProof w:val="0"/>
        </w:rPr>
      </w:pPr>
      <w:r w:rsidRPr="00B47DF0">
        <w:rPr>
          <w:noProof w:val="0"/>
        </w:rPr>
        <w:t xml:space="preserve">Equal volume of espresso, hot milk and foam/milk crema. </w:t>
      </w:r>
    </w:p>
    <w:p w:rsidR="00F46559" w:rsidRPr="00B47DF0" w:rsidRDefault="00F46559" w:rsidP="005E6BF3">
      <w:pPr>
        <w:pStyle w:val="BodyCopy"/>
        <w:spacing w:after="120"/>
        <w:rPr>
          <w:noProof w:val="0"/>
        </w:rPr>
      </w:pPr>
      <w:r w:rsidRPr="00B47DF0">
        <w:rPr>
          <w:noProof w:val="0"/>
        </w:rPr>
        <w:t xml:space="preserve">Cappuccino is the ‘strongest’ milk drink as it is less diluted with milk. </w:t>
      </w:r>
    </w:p>
    <w:p w:rsidR="00F46559" w:rsidRPr="00B47DF0" w:rsidRDefault="005E6BF3" w:rsidP="005E6BF3">
      <w:pPr>
        <w:pStyle w:val="BodyCopy"/>
        <w:spacing w:after="120"/>
        <w:rPr>
          <w:b/>
          <w:i/>
          <w:noProof w:val="0"/>
        </w:rPr>
      </w:pPr>
      <w:r w:rsidRPr="00B47DF0">
        <w:rPr>
          <w:b/>
          <w:i/>
          <w:lang w:val="en-US" w:eastAsia="en-US"/>
        </w:rPr>
        <w:drawing>
          <wp:anchor distT="0" distB="0" distL="114300" distR="114300" simplePos="0" relativeHeight="251759616" behindDoc="0" locked="0" layoutInCell="1" allowOverlap="1">
            <wp:simplePos x="0" y="0"/>
            <wp:positionH relativeFrom="column">
              <wp:posOffset>4759325</wp:posOffset>
            </wp:positionH>
            <wp:positionV relativeFrom="paragraph">
              <wp:posOffset>208280</wp:posOffset>
            </wp:positionV>
            <wp:extent cx="783590" cy="824865"/>
            <wp:effectExtent l="19050" t="0" r="0" b="0"/>
            <wp:wrapSquare wrapText="bothSides"/>
            <wp:docPr id="48" name="Picture 1" descr="C:\Documents and Settings\Godaishu\Desktop\775760_lat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775760_latt_1.jpg"/>
                    <pic:cNvPicPr>
                      <a:picLocks noChangeAspect="1" noChangeArrowheads="1"/>
                    </pic:cNvPicPr>
                  </pic:nvPicPr>
                  <pic:blipFill>
                    <a:blip r:embed="rId99" cstate="print"/>
                    <a:srcRect l="6791" t="40828"/>
                    <a:stretch>
                      <a:fillRect/>
                    </a:stretch>
                  </pic:blipFill>
                  <pic:spPr bwMode="auto">
                    <a:xfrm>
                      <a:off x="0" y="0"/>
                      <a:ext cx="783590" cy="824865"/>
                    </a:xfrm>
                    <a:prstGeom prst="rect">
                      <a:avLst/>
                    </a:prstGeom>
                    <a:noFill/>
                    <a:ln w="9525">
                      <a:noFill/>
                      <a:miter lim="800000"/>
                      <a:headEnd/>
                      <a:tailEnd/>
                    </a:ln>
                  </pic:spPr>
                </pic:pic>
              </a:graphicData>
            </a:graphic>
          </wp:anchor>
        </w:drawing>
      </w:r>
      <w:r w:rsidR="00F46559" w:rsidRPr="00B47DF0">
        <w:rPr>
          <w:b/>
          <w:i/>
          <w:noProof w:val="0"/>
        </w:rPr>
        <w:t>Latté</w:t>
      </w:r>
    </w:p>
    <w:p w:rsidR="00F46559" w:rsidRPr="00B47DF0" w:rsidRDefault="00F46559" w:rsidP="005E6BF3">
      <w:pPr>
        <w:pStyle w:val="BodyCopy"/>
        <w:spacing w:after="120"/>
        <w:rPr>
          <w:noProof w:val="0"/>
        </w:rPr>
      </w:pPr>
      <w:r w:rsidRPr="00B47DF0">
        <w:rPr>
          <w:noProof w:val="0"/>
        </w:rPr>
        <w:t>It is an espresso with hot milk and 1 centimetre of dense foam/milk crema on top.</w:t>
      </w:r>
    </w:p>
    <w:p w:rsidR="005E6BF3" w:rsidRPr="00B47DF0" w:rsidRDefault="005E6BF3">
      <w:pPr>
        <w:rPr>
          <w:rFonts w:ascii="Helvetica" w:eastAsia="Calibri" w:hAnsi="Helvetica" w:cs="Calibri"/>
          <w:b/>
          <w:i/>
          <w:szCs w:val="16"/>
          <w:lang w:eastAsia="ar-SA"/>
        </w:rPr>
      </w:pPr>
      <w:r w:rsidRPr="00B47DF0">
        <w:rPr>
          <w:rFonts w:ascii="Helvetica" w:hAnsi="Helvetica"/>
          <w:b/>
          <w:i/>
        </w:rPr>
        <w:br w:type="page"/>
      </w:r>
    </w:p>
    <w:p w:rsidR="00F46559" w:rsidRPr="00B47DF0" w:rsidRDefault="005E6BF3" w:rsidP="005E6BF3">
      <w:pPr>
        <w:pStyle w:val="BodyCopy"/>
        <w:spacing w:after="120"/>
        <w:rPr>
          <w:b/>
          <w:i/>
          <w:noProof w:val="0"/>
        </w:rPr>
      </w:pPr>
      <w:r w:rsidRPr="00B47DF0">
        <w:rPr>
          <w:b/>
          <w:i/>
          <w:lang w:val="en-US" w:eastAsia="en-US"/>
        </w:rPr>
        <w:drawing>
          <wp:anchor distT="0" distB="0" distL="114300" distR="114300" simplePos="0" relativeHeight="251760640" behindDoc="0" locked="0" layoutInCell="1" allowOverlap="1">
            <wp:simplePos x="0" y="0"/>
            <wp:positionH relativeFrom="column">
              <wp:posOffset>5017770</wp:posOffset>
            </wp:positionH>
            <wp:positionV relativeFrom="paragraph">
              <wp:posOffset>-41910</wp:posOffset>
            </wp:positionV>
            <wp:extent cx="668020" cy="694055"/>
            <wp:effectExtent l="19050" t="0" r="0" b="0"/>
            <wp:wrapSquare wrapText="bothSides"/>
            <wp:docPr id="49" name="Picture 3" descr="C:\Documents and Settings\Godaishu\Desktop\Flat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Flat White.jpg"/>
                    <pic:cNvPicPr>
                      <a:picLocks noChangeAspect="1" noChangeArrowheads="1"/>
                    </pic:cNvPicPr>
                  </pic:nvPicPr>
                  <pic:blipFill>
                    <a:blip r:embed="rId100" cstate="print"/>
                    <a:srcRect l="8791" t="15425" r="5250" b="20756"/>
                    <a:stretch>
                      <a:fillRect/>
                    </a:stretch>
                  </pic:blipFill>
                  <pic:spPr bwMode="auto">
                    <a:xfrm>
                      <a:off x="0" y="0"/>
                      <a:ext cx="668020" cy="694055"/>
                    </a:xfrm>
                    <a:prstGeom prst="rect">
                      <a:avLst/>
                    </a:prstGeom>
                    <a:noFill/>
                    <a:ln w="9525">
                      <a:noFill/>
                      <a:miter lim="800000"/>
                      <a:headEnd/>
                      <a:tailEnd/>
                    </a:ln>
                  </pic:spPr>
                </pic:pic>
              </a:graphicData>
            </a:graphic>
          </wp:anchor>
        </w:drawing>
      </w:r>
      <w:r w:rsidR="00F46559" w:rsidRPr="00B47DF0">
        <w:rPr>
          <w:b/>
          <w:i/>
          <w:noProof w:val="0"/>
        </w:rPr>
        <w:t>Flat white</w:t>
      </w:r>
    </w:p>
    <w:p w:rsidR="00F46559" w:rsidRPr="00B47DF0" w:rsidRDefault="00F46559" w:rsidP="005E6BF3">
      <w:pPr>
        <w:pStyle w:val="BodyCopy"/>
        <w:spacing w:after="120"/>
        <w:rPr>
          <w:noProof w:val="0"/>
        </w:rPr>
      </w:pPr>
      <w:r w:rsidRPr="00B47DF0">
        <w:rPr>
          <w:noProof w:val="0"/>
        </w:rPr>
        <w:t xml:space="preserve">Simply espresso and hot milk. </w:t>
      </w:r>
    </w:p>
    <w:p w:rsidR="00F46559" w:rsidRPr="00B47DF0" w:rsidRDefault="00F46559" w:rsidP="005E6BF3">
      <w:pPr>
        <w:pStyle w:val="BodyCopy"/>
        <w:spacing w:after="120"/>
        <w:rPr>
          <w:b/>
          <w:i/>
          <w:noProof w:val="0"/>
        </w:rPr>
      </w:pPr>
      <w:r w:rsidRPr="00B47DF0">
        <w:rPr>
          <w:b/>
          <w:i/>
          <w:noProof w:val="0"/>
        </w:rPr>
        <w:t>Mocha</w:t>
      </w:r>
    </w:p>
    <w:p w:rsidR="0023260F" w:rsidRPr="00B47DF0" w:rsidRDefault="00F46559" w:rsidP="005E6BF3">
      <w:pPr>
        <w:pStyle w:val="BodyCopy"/>
        <w:spacing w:after="120"/>
        <w:rPr>
          <w:b/>
          <w:i/>
          <w:noProof w:val="0"/>
        </w:rPr>
      </w:pPr>
      <w:r w:rsidRPr="00B47DF0">
        <w:rPr>
          <w:noProof w:val="0"/>
        </w:rPr>
        <w:t>Foamed chocolate milk is added to the espresso. Can be a mocha latté or a mochaccino.</w:t>
      </w:r>
    </w:p>
    <w:p w:rsidR="00F46559" w:rsidRPr="00B47DF0" w:rsidRDefault="005E6BF3" w:rsidP="00F46559">
      <w:pPr>
        <w:pStyle w:val="BodyCopy"/>
        <w:rPr>
          <w:b/>
          <w:i/>
          <w:noProof w:val="0"/>
        </w:rPr>
      </w:pPr>
      <w:r w:rsidRPr="00B47DF0">
        <w:rPr>
          <w:b/>
          <w:i/>
          <w:lang w:val="en-US" w:eastAsia="en-US"/>
        </w:rPr>
        <w:drawing>
          <wp:anchor distT="0" distB="0" distL="114300" distR="114300" simplePos="0" relativeHeight="251761664" behindDoc="0" locked="0" layoutInCell="1" allowOverlap="1">
            <wp:simplePos x="0" y="0"/>
            <wp:positionH relativeFrom="column">
              <wp:posOffset>5026025</wp:posOffset>
            </wp:positionH>
            <wp:positionV relativeFrom="paragraph">
              <wp:posOffset>146685</wp:posOffset>
            </wp:positionV>
            <wp:extent cx="694055" cy="724535"/>
            <wp:effectExtent l="19050" t="0" r="0" b="0"/>
            <wp:wrapSquare wrapText="bothSides"/>
            <wp:docPr id="70" name="Picture 7" descr="C:\Documents and Settings\Godaishu\Desktop\Corret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Corretto.jpeg"/>
                    <pic:cNvPicPr>
                      <a:picLocks noChangeAspect="1" noChangeArrowheads="1"/>
                    </pic:cNvPicPr>
                  </pic:nvPicPr>
                  <pic:blipFill>
                    <a:blip r:embed="rId101" cstate="print"/>
                    <a:srcRect l="21839" r="19985"/>
                    <a:stretch>
                      <a:fillRect/>
                    </a:stretch>
                  </pic:blipFill>
                  <pic:spPr bwMode="auto">
                    <a:xfrm>
                      <a:off x="0" y="0"/>
                      <a:ext cx="694055" cy="724535"/>
                    </a:xfrm>
                    <a:prstGeom prst="rect">
                      <a:avLst/>
                    </a:prstGeom>
                    <a:noFill/>
                    <a:ln w="9525">
                      <a:noFill/>
                      <a:miter lim="800000"/>
                      <a:headEnd/>
                      <a:tailEnd/>
                    </a:ln>
                  </pic:spPr>
                </pic:pic>
              </a:graphicData>
            </a:graphic>
          </wp:anchor>
        </w:drawing>
      </w:r>
      <w:r w:rsidR="00F46559" w:rsidRPr="00B47DF0">
        <w:rPr>
          <w:b/>
          <w:i/>
          <w:noProof w:val="0"/>
        </w:rPr>
        <w:t>Vienna coffee</w:t>
      </w:r>
    </w:p>
    <w:p w:rsidR="00F46559" w:rsidRPr="00B47DF0" w:rsidRDefault="00F46559" w:rsidP="00F46559">
      <w:pPr>
        <w:pStyle w:val="BodyCopy"/>
        <w:rPr>
          <w:noProof w:val="0"/>
        </w:rPr>
      </w:pPr>
      <w:r w:rsidRPr="00B47DF0">
        <w:rPr>
          <w:noProof w:val="0"/>
        </w:rPr>
        <w:t>A long black topped with thickened cream.</w:t>
      </w:r>
    </w:p>
    <w:p w:rsidR="00F46559" w:rsidRPr="00B47DF0" w:rsidRDefault="00F46559" w:rsidP="00F46559">
      <w:pPr>
        <w:pStyle w:val="BodyCopy"/>
        <w:rPr>
          <w:b/>
          <w:i/>
          <w:noProof w:val="0"/>
        </w:rPr>
      </w:pPr>
      <w:r w:rsidRPr="00B47DF0">
        <w:rPr>
          <w:b/>
          <w:i/>
          <w:noProof w:val="0"/>
        </w:rPr>
        <w:t>Coretto</w:t>
      </w:r>
    </w:p>
    <w:p w:rsidR="00F46559" w:rsidRPr="00B47DF0" w:rsidRDefault="005E6BF3" w:rsidP="00F46559">
      <w:pPr>
        <w:pStyle w:val="BodyCopy"/>
        <w:rPr>
          <w:noProof w:val="0"/>
        </w:rPr>
      </w:pPr>
      <w:r w:rsidRPr="00B47DF0">
        <w:rPr>
          <w:lang w:val="en-US" w:eastAsia="en-US"/>
        </w:rPr>
        <w:drawing>
          <wp:anchor distT="0" distB="0" distL="114300" distR="114300" simplePos="0" relativeHeight="251762688" behindDoc="0" locked="0" layoutInCell="1" allowOverlap="1">
            <wp:simplePos x="0" y="0"/>
            <wp:positionH relativeFrom="column">
              <wp:posOffset>5014595</wp:posOffset>
            </wp:positionH>
            <wp:positionV relativeFrom="paragraph">
              <wp:posOffset>240030</wp:posOffset>
            </wp:positionV>
            <wp:extent cx="680720" cy="724535"/>
            <wp:effectExtent l="19050" t="0" r="5080" b="0"/>
            <wp:wrapSquare wrapText="bothSides"/>
            <wp:docPr id="64" name="Picture 6" descr="C:\Documents and Settings\Godaishu\Desktop\affog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affogato.jpg"/>
                    <pic:cNvPicPr>
                      <a:picLocks noChangeAspect="1" noChangeArrowheads="1"/>
                    </pic:cNvPicPr>
                  </pic:nvPicPr>
                  <pic:blipFill>
                    <a:blip r:embed="rId102" cstate="print">
                      <a:lum contrast="20000"/>
                    </a:blip>
                    <a:srcRect/>
                    <a:stretch>
                      <a:fillRect/>
                    </a:stretch>
                  </pic:blipFill>
                  <pic:spPr bwMode="auto">
                    <a:xfrm>
                      <a:off x="0" y="0"/>
                      <a:ext cx="680720" cy="724535"/>
                    </a:xfrm>
                    <a:prstGeom prst="rect">
                      <a:avLst/>
                    </a:prstGeom>
                    <a:noFill/>
                    <a:ln w="9525">
                      <a:noFill/>
                      <a:miter lim="800000"/>
                      <a:headEnd/>
                      <a:tailEnd/>
                    </a:ln>
                  </pic:spPr>
                </pic:pic>
              </a:graphicData>
            </a:graphic>
          </wp:anchor>
        </w:drawing>
      </w:r>
      <w:r w:rsidR="00F46559" w:rsidRPr="00B47DF0">
        <w:rPr>
          <w:noProof w:val="0"/>
        </w:rPr>
        <w:t xml:space="preserve">An espresso with a measure of flavoured liqueur or grappa. </w:t>
      </w:r>
    </w:p>
    <w:p w:rsidR="00F46559" w:rsidRPr="00B47DF0" w:rsidRDefault="00F46559" w:rsidP="00F46559">
      <w:pPr>
        <w:pStyle w:val="BodyCopy"/>
        <w:rPr>
          <w:b/>
          <w:i/>
          <w:noProof w:val="0"/>
        </w:rPr>
      </w:pPr>
      <w:r w:rsidRPr="00B47DF0">
        <w:rPr>
          <w:b/>
          <w:i/>
          <w:noProof w:val="0"/>
        </w:rPr>
        <w:t>Affogatto</w:t>
      </w:r>
    </w:p>
    <w:p w:rsidR="00F46559" w:rsidRPr="00B47DF0" w:rsidRDefault="00F46559" w:rsidP="00F46559">
      <w:pPr>
        <w:pStyle w:val="BodyCopy"/>
        <w:rPr>
          <w:noProof w:val="0"/>
        </w:rPr>
      </w:pPr>
      <w:r w:rsidRPr="00B47DF0">
        <w:rPr>
          <w:noProof w:val="0"/>
        </w:rPr>
        <w:t>Vanilla ice cream or gelato served with an espresso and can be served with a measure of flavoured liqueur</w:t>
      </w:r>
    </w:p>
    <w:p w:rsidR="00F46559" w:rsidRPr="00B47DF0" w:rsidRDefault="00F46559" w:rsidP="00F46559">
      <w:pPr>
        <w:pStyle w:val="BodyCopy"/>
        <w:rPr>
          <w:b/>
          <w:i/>
          <w:noProof w:val="0"/>
        </w:rPr>
      </w:pPr>
      <w:r w:rsidRPr="00B47DF0">
        <w:rPr>
          <w:b/>
          <w:i/>
          <w:noProof w:val="0"/>
        </w:rPr>
        <w:t>Flavoured coffee</w:t>
      </w:r>
    </w:p>
    <w:p w:rsidR="00F46559" w:rsidRPr="00B47DF0" w:rsidRDefault="005E6BF3" w:rsidP="00F46559">
      <w:pPr>
        <w:pStyle w:val="BodyCopy"/>
        <w:rPr>
          <w:noProof w:val="0"/>
        </w:rPr>
      </w:pPr>
      <w:r w:rsidRPr="00B47DF0">
        <w:rPr>
          <w:lang w:val="en-US" w:eastAsia="en-US"/>
        </w:rPr>
        <w:drawing>
          <wp:anchor distT="0" distB="0" distL="114300" distR="114300" simplePos="0" relativeHeight="251763712" behindDoc="0" locked="0" layoutInCell="1" allowOverlap="1">
            <wp:simplePos x="0" y="0"/>
            <wp:positionH relativeFrom="column">
              <wp:posOffset>4936490</wp:posOffset>
            </wp:positionH>
            <wp:positionV relativeFrom="paragraph">
              <wp:posOffset>304165</wp:posOffset>
            </wp:positionV>
            <wp:extent cx="828040" cy="869315"/>
            <wp:effectExtent l="19050" t="0" r="0" b="0"/>
            <wp:wrapSquare wrapText="bothSides"/>
            <wp:docPr id="72" name="Picture 9" descr="C:\Documents and Settings\Godaishu\Desktop\decaffein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decaffeinated.jpg"/>
                    <pic:cNvPicPr>
                      <a:picLocks noChangeAspect="1" noChangeArrowheads="1"/>
                    </pic:cNvPicPr>
                  </pic:nvPicPr>
                  <pic:blipFill>
                    <a:blip r:embed="rId103" cstate="print"/>
                    <a:srcRect l="10576" t="4255" r="21593"/>
                    <a:stretch>
                      <a:fillRect/>
                    </a:stretch>
                  </pic:blipFill>
                  <pic:spPr bwMode="auto">
                    <a:xfrm>
                      <a:off x="0" y="0"/>
                      <a:ext cx="828040" cy="869315"/>
                    </a:xfrm>
                    <a:prstGeom prst="rect">
                      <a:avLst/>
                    </a:prstGeom>
                    <a:noFill/>
                    <a:ln w="9525">
                      <a:noFill/>
                      <a:miter lim="800000"/>
                      <a:headEnd/>
                      <a:tailEnd/>
                    </a:ln>
                  </pic:spPr>
                </pic:pic>
              </a:graphicData>
            </a:graphic>
          </wp:anchor>
        </w:drawing>
      </w:r>
      <w:r w:rsidR="00F46559" w:rsidRPr="00B47DF0">
        <w:rPr>
          <w:noProof w:val="0"/>
        </w:rPr>
        <w:t xml:space="preserve">Flavoured sugar syrups have become a feature of many coffee outlets. Syrup is added to the espresso or foamed with the milk. </w:t>
      </w:r>
    </w:p>
    <w:p w:rsidR="00F46559" w:rsidRPr="00B47DF0" w:rsidRDefault="00F46559" w:rsidP="00F46559">
      <w:pPr>
        <w:pStyle w:val="BodyCopy"/>
        <w:rPr>
          <w:b/>
          <w:i/>
          <w:noProof w:val="0"/>
        </w:rPr>
      </w:pPr>
      <w:r w:rsidRPr="00B47DF0">
        <w:rPr>
          <w:b/>
          <w:i/>
          <w:noProof w:val="0"/>
        </w:rPr>
        <w:t>Decaffeinated coffee</w:t>
      </w:r>
    </w:p>
    <w:p w:rsidR="00F46559" w:rsidRPr="00B47DF0" w:rsidRDefault="00F46559" w:rsidP="00F46559">
      <w:pPr>
        <w:pStyle w:val="BodyCopy"/>
        <w:rPr>
          <w:noProof w:val="0"/>
        </w:rPr>
      </w:pPr>
      <w:r w:rsidRPr="00B47DF0">
        <w:rPr>
          <w:noProof w:val="0"/>
        </w:rPr>
        <w:t xml:space="preserve">This is coffee where the caffeine has been removed by a water soaking method or by neutralising the caffeine with chemicals at green bean stage. </w:t>
      </w:r>
    </w:p>
    <w:p w:rsidR="00F46559" w:rsidRPr="00B47DF0" w:rsidRDefault="00F46559" w:rsidP="00F46559">
      <w:pPr>
        <w:pStyle w:val="BodyCopy"/>
        <w:rPr>
          <w:noProof w:val="0"/>
        </w:rPr>
      </w:pPr>
      <w:r w:rsidRPr="00B47DF0">
        <w:rPr>
          <w:noProof w:val="0"/>
        </w:rPr>
        <w:t>Prepared the same way as other coffees but using decaffeinated coffee.</w:t>
      </w:r>
    </w:p>
    <w:p w:rsidR="00F46559" w:rsidRPr="00B47DF0" w:rsidRDefault="00464050" w:rsidP="00F46559">
      <w:pPr>
        <w:pStyle w:val="BodyCopyBold"/>
        <w:rPr>
          <w:noProof w:val="0"/>
        </w:rPr>
      </w:pPr>
      <w:r w:rsidRPr="00B47DF0">
        <w:rPr>
          <w:noProof w:val="0"/>
        </w:rPr>
        <w:t>Using a plunger</w:t>
      </w:r>
    </w:p>
    <w:p w:rsidR="00464050" w:rsidRPr="00B47DF0" w:rsidRDefault="00464050" w:rsidP="00464050">
      <w:pPr>
        <w:pStyle w:val="BodyCopy"/>
        <w:rPr>
          <w:noProof w:val="0"/>
        </w:rPr>
      </w:pPr>
      <w:r w:rsidRPr="00B47DF0">
        <w:rPr>
          <w:noProof w:val="0"/>
        </w:rPr>
        <w:t xml:space="preserve">Plunger coffee is popular as it combines good </w:t>
      </w:r>
      <w:r w:rsidR="005E6BF3" w:rsidRPr="00B47DF0">
        <w:rPr>
          <w:noProof w:val="0"/>
        </w:rPr>
        <w:t>quality</w:t>
      </w:r>
      <w:r w:rsidRPr="00B47DF0">
        <w:rPr>
          <w:noProof w:val="0"/>
        </w:rPr>
        <w:t xml:space="preserve"> coffee with an attractive service method.</w:t>
      </w:r>
    </w:p>
    <w:p w:rsidR="00464050" w:rsidRPr="00B47DF0" w:rsidRDefault="00464050" w:rsidP="00464050">
      <w:pPr>
        <w:pStyle w:val="BodyCopy"/>
        <w:rPr>
          <w:noProof w:val="0"/>
        </w:rPr>
      </w:pPr>
      <w:r w:rsidRPr="00B47DF0">
        <w:rPr>
          <w:noProof w:val="0"/>
        </w:rPr>
        <w:t xml:space="preserve">Subject to individual house protocols the following can be used to serve </w:t>
      </w:r>
      <w:r w:rsidR="005E6BF3" w:rsidRPr="00B47DF0">
        <w:rPr>
          <w:noProof w:val="0"/>
        </w:rPr>
        <w:t>plunger</w:t>
      </w:r>
      <w:r w:rsidRPr="00B47DF0">
        <w:rPr>
          <w:noProof w:val="0"/>
        </w:rPr>
        <w:t xml:space="preserve"> coffee:</w:t>
      </w:r>
    </w:p>
    <w:p w:rsidR="00464050" w:rsidRPr="00B47DF0" w:rsidRDefault="00A675B8" w:rsidP="00D773E8">
      <w:pPr>
        <w:pStyle w:val="Bullet1"/>
      </w:pPr>
      <w:r w:rsidRPr="00B47DF0">
        <w:t>Obtain correct size plunger. T</w:t>
      </w:r>
      <w:r w:rsidR="00464050" w:rsidRPr="00B47DF0">
        <w:t>hey are available in single, double and larger sizes</w:t>
      </w:r>
    </w:p>
    <w:p w:rsidR="00464050" w:rsidRPr="00B47DF0" w:rsidRDefault="00501AB7" w:rsidP="00D773E8">
      <w:pPr>
        <w:pStyle w:val="Bullet1"/>
      </w:pPr>
      <w:r w:rsidRPr="00B47DF0">
        <w:rPr>
          <w:noProof/>
          <w:lang w:val="en-US"/>
        </w:rPr>
        <w:drawing>
          <wp:anchor distT="0" distB="0" distL="114300" distR="114300" simplePos="0" relativeHeight="251764736" behindDoc="0" locked="0" layoutInCell="1" allowOverlap="1">
            <wp:simplePos x="0" y="0"/>
            <wp:positionH relativeFrom="column">
              <wp:posOffset>4858385</wp:posOffset>
            </wp:positionH>
            <wp:positionV relativeFrom="paragraph">
              <wp:posOffset>40640</wp:posOffset>
            </wp:positionV>
            <wp:extent cx="1207135" cy="1661160"/>
            <wp:effectExtent l="19050" t="0" r="0" b="0"/>
            <wp:wrapSquare wrapText="bothSides"/>
            <wp:docPr id="50" name="Picture 20" descr="C:\Documents and Settings\danielc\Desktop\Non-alcoholic beverages images\1058490_press_p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Desktop\Non-alcoholic beverages images\1058490_press_pot.jpg"/>
                    <pic:cNvPicPr>
                      <a:picLocks noChangeAspect="1" noChangeArrowheads="1"/>
                    </pic:cNvPicPr>
                  </pic:nvPicPr>
                  <pic:blipFill>
                    <a:blip r:embed="rId104" cstate="print"/>
                    <a:srcRect/>
                    <a:stretch>
                      <a:fillRect/>
                    </a:stretch>
                  </pic:blipFill>
                  <pic:spPr bwMode="auto">
                    <a:xfrm>
                      <a:off x="0" y="0"/>
                      <a:ext cx="1207135" cy="1661160"/>
                    </a:xfrm>
                    <a:prstGeom prst="rect">
                      <a:avLst/>
                    </a:prstGeom>
                    <a:noFill/>
                    <a:ln w="9525">
                      <a:noFill/>
                      <a:miter lim="800000"/>
                      <a:headEnd/>
                      <a:tailEnd/>
                    </a:ln>
                  </pic:spPr>
                </pic:pic>
              </a:graphicData>
            </a:graphic>
          </wp:anchor>
        </w:drawing>
      </w:r>
      <w:r w:rsidR="00A675B8" w:rsidRPr="00B47DF0">
        <w:t xml:space="preserve">Remove plunger </w:t>
      </w:r>
      <w:r w:rsidR="00464050" w:rsidRPr="00B47DF0">
        <w:t xml:space="preserve">and half-fill jug </w:t>
      </w:r>
      <w:r w:rsidRPr="00B47DF0">
        <w:t>without</w:t>
      </w:r>
      <w:r w:rsidR="00464050" w:rsidRPr="00B47DF0">
        <w:t xml:space="preserve"> water to warm the glass</w:t>
      </w:r>
    </w:p>
    <w:p w:rsidR="00464050" w:rsidRPr="00B47DF0" w:rsidRDefault="00A675B8" w:rsidP="00D773E8">
      <w:pPr>
        <w:pStyle w:val="Bullet1"/>
      </w:pPr>
      <w:r w:rsidRPr="00B47DF0">
        <w:t xml:space="preserve">Prepare the service tray </w:t>
      </w:r>
      <w:r w:rsidR="00464050" w:rsidRPr="00B47DF0">
        <w:t>with sugar, milk or cream, cups, saucers, tea spoons</w:t>
      </w:r>
      <w:r w:rsidR="00822A12" w:rsidRPr="00B47DF0">
        <w:t>,</w:t>
      </w:r>
      <w:r w:rsidR="00464050" w:rsidRPr="00B47DF0">
        <w:t xml:space="preserve"> napkin</w:t>
      </w:r>
      <w:r w:rsidR="00822A12" w:rsidRPr="00B47DF0">
        <w:t>, after dinner mint and/or other as required</w:t>
      </w:r>
    </w:p>
    <w:p w:rsidR="00464050" w:rsidRPr="00B47DF0" w:rsidRDefault="00822A12" w:rsidP="00D773E8">
      <w:pPr>
        <w:pStyle w:val="Bullet1"/>
      </w:pPr>
      <w:r w:rsidRPr="00B47DF0">
        <w:t>Discard hot water from glass jug</w:t>
      </w:r>
    </w:p>
    <w:p w:rsidR="00822A12" w:rsidRPr="00B47DF0" w:rsidRDefault="00822A12" w:rsidP="00D773E8">
      <w:pPr>
        <w:pStyle w:val="Bullet1"/>
      </w:pPr>
      <w:r w:rsidRPr="00B47DF0">
        <w:t>Shake jug to remove excess water – do not dry with cloth</w:t>
      </w:r>
    </w:p>
    <w:p w:rsidR="00822A12" w:rsidRPr="00B47DF0" w:rsidRDefault="00A675B8" w:rsidP="00D773E8">
      <w:pPr>
        <w:pStyle w:val="Bullet1"/>
      </w:pPr>
      <w:r w:rsidRPr="00B47DF0">
        <w:t xml:space="preserve">Add required ground coffee </w:t>
      </w:r>
      <w:r w:rsidR="00822A12" w:rsidRPr="00B47DF0">
        <w:t>according to house recipe and number of cups the plunger will hold</w:t>
      </w:r>
    </w:p>
    <w:p w:rsidR="00464050" w:rsidRPr="00B47DF0" w:rsidRDefault="00822A12" w:rsidP="00D773E8">
      <w:pPr>
        <w:pStyle w:val="Bullet1"/>
      </w:pPr>
      <w:r w:rsidRPr="00B47DF0">
        <w:t>Add b</w:t>
      </w:r>
      <w:r w:rsidR="00464050" w:rsidRPr="00B47DF0">
        <w:t>oiling water over the coffee unti</w:t>
      </w:r>
      <w:r w:rsidR="00691576" w:rsidRPr="00B47DF0">
        <w:t>l the glass jug is nearly full</w:t>
      </w:r>
    </w:p>
    <w:p w:rsidR="00464050" w:rsidRPr="00B47DF0" w:rsidRDefault="00A675B8" w:rsidP="00D773E8">
      <w:pPr>
        <w:pStyle w:val="Bullet1"/>
      </w:pPr>
      <w:r w:rsidRPr="00B47DF0">
        <w:t>I</w:t>
      </w:r>
      <w:r w:rsidR="00822A12" w:rsidRPr="00B47DF0">
        <w:t xml:space="preserve">nsert </w:t>
      </w:r>
      <w:r w:rsidR="00464050" w:rsidRPr="00B47DF0">
        <w:t>plunger into the jug, on top of the water and le</w:t>
      </w:r>
      <w:r w:rsidR="00822A12" w:rsidRPr="00B47DF0">
        <w:t>ave</w:t>
      </w:r>
      <w:r w:rsidR="00464050" w:rsidRPr="00B47DF0">
        <w:t xml:space="preserve"> in this position until all the coffee granules have risen to the top (this could take </w:t>
      </w:r>
      <w:r w:rsidRPr="00B47DF0">
        <w:t xml:space="preserve">two to </w:t>
      </w:r>
      <w:r w:rsidR="00822A12" w:rsidRPr="00B47DF0">
        <w:t>t</w:t>
      </w:r>
      <w:r w:rsidR="00464050" w:rsidRPr="00B47DF0">
        <w:t>hree m</w:t>
      </w:r>
      <w:r w:rsidR="00691576" w:rsidRPr="00B47DF0">
        <w:t>inutes)</w:t>
      </w:r>
    </w:p>
    <w:p w:rsidR="00464050" w:rsidRPr="00B47DF0" w:rsidRDefault="00A675B8" w:rsidP="00D773E8">
      <w:pPr>
        <w:pStyle w:val="Bullet1"/>
      </w:pPr>
      <w:r w:rsidRPr="00B47DF0">
        <w:t xml:space="preserve">Press plunger down </w:t>
      </w:r>
      <w:r w:rsidR="00464050" w:rsidRPr="00B47DF0">
        <w:t xml:space="preserve">carefully and </w:t>
      </w:r>
      <w:r w:rsidR="00464050" w:rsidRPr="00B47DF0">
        <w:rPr>
          <w:b/>
        </w:rPr>
        <w:t>slowly</w:t>
      </w:r>
      <w:r w:rsidRPr="00B47DF0">
        <w:t xml:space="preserve"> to avoid spilling the coffee in order to </w:t>
      </w:r>
      <w:r w:rsidR="00464050" w:rsidRPr="00B47DF0">
        <w:t>filter the coffee and press all the granu</w:t>
      </w:r>
      <w:r w:rsidR="00691576" w:rsidRPr="00B47DF0">
        <w:t>les against the base of the jug</w:t>
      </w:r>
    </w:p>
    <w:p w:rsidR="00464050" w:rsidRPr="00B47DF0" w:rsidRDefault="00464050" w:rsidP="00D773E8">
      <w:pPr>
        <w:pStyle w:val="Bullet1"/>
      </w:pPr>
      <w:r w:rsidRPr="00B47DF0">
        <w:t>Plunger coffee is now ready to serve.</w:t>
      </w:r>
    </w:p>
    <w:p w:rsidR="00822A12" w:rsidRPr="00B47DF0" w:rsidRDefault="00822A12">
      <w:pPr>
        <w:rPr>
          <w:rFonts w:ascii="Helvetica" w:eastAsia="Calibri" w:hAnsi="Helvetica" w:cs="Calibri"/>
          <w:b/>
          <w:szCs w:val="16"/>
          <w:lang w:eastAsia="ar-SA"/>
        </w:rPr>
      </w:pPr>
      <w:r w:rsidRPr="00B47DF0">
        <w:rPr>
          <w:rFonts w:ascii="Helvetica" w:hAnsi="Helvetica"/>
        </w:rPr>
        <w:br w:type="page"/>
      </w:r>
    </w:p>
    <w:p w:rsidR="00464050" w:rsidRPr="00B47DF0" w:rsidRDefault="00464050" w:rsidP="00822A12">
      <w:pPr>
        <w:pStyle w:val="BodyCopyBold"/>
        <w:rPr>
          <w:noProof w:val="0"/>
        </w:rPr>
      </w:pPr>
      <w:r w:rsidRPr="00B47DF0">
        <w:rPr>
          <w:noProof w:val="0"/>
        </w:rPr>
        <w:t>Using a dripolator</w:t>
      </w:r>
    </w:p>
    <w:p w:rsidR="00822A12" w:rsidRPr="00B47DF0" w:rsidRDefault="00822A12" w:rsidP="00822A12">
      <w:pPr>
        <w:pStyle w:val="BodyCopy"/>
        <w:rPr>
          <w:noProof w:val="0"/>
        </w:rPr>
      </w:pPr>
      <w:r w:rsidRPr="00B47DF0">
        <w:rPr>
          <w:noProof w:val="0"/>
        </w:rPr>
        <w:t>Filter coffee is made by using a dripolator.</w:t>
      </w:r>
    </w:p>
    <w:p w:rsidR="00822A12" w:rsidRPr="00B47DF0" w:rsidRDefault="00822A12" w:rsidP="00822A12">
      <w:pPr>
        <w:pStyle w:val="BodyCopy"/>
        <w:rPr>
          <w:noProof w:val="0"/>
        </w:rPr>
      </w:pPr>
      <w:r w:rsidRPr="00B47DF0">
        <w:rPr>
          <w:noProof w:val="0"/>
        </w:rPr>
        <w:t xml:space="preserve">Once the dripolator has been </w:t>
      </w:r>
      <w:r w:rsidR="00501AB7" w:rsidRPr="00B47DF0">
        <w:rPr>
          <w:noProof w:val="0"/>
        </w:rPr>
        <w:t>turned</w:t>
      </w:r>
      <w:r w:rsidRPr="00B47DF0">
        <w:rPr>
          <w:noProof w:val="0"/>
        </w:rPr>
        <w:t xml:space="preserve"> on and gas achieved the required heat, cold water is poured over the top element of the unit, and the water filters through the coffee and into an empty pot placed onto the lower warming plate. </w:t>
      </w:r>
    </w:p>
    <w:p w:rsidR="00822A12" w:rsidRPr="00B47DF0" w:rsidRDefault="00822A12" w:rsidP="00822A12">
      <w:pPr>
        <w:pStyle w:val="BodyCopy"/>
        <w:rPr>
          <w:noProof w:val="0"/>
        </w:rPr>
      </w:pPr>
      <w:r w:rsidRPr="00B47DF0">
        <w:rPr>
          <w:noProof w:val="0"/>
        </w:rPr>
        <w:t xml:space="preserve">Filter coffee is best served fresh – if it is allowed to sit for too long it ‘stews’ and </w:t>
      </w:r>
      <w:r w:rsidR="00501AB7" w:rsidRPr="00B47DF0">
        <w:rPr>
          <w:noProof w:val="0"/>
        </w:rPr>
        <w:t>becomes</w:t>
      </w:r>
      <w:r w:rsidR="00A675B8" w:rsidRPr="00B47DF0">
        <w:rPr>
          <w:noProof w:val="0"/>
        </w:rPr>
        <w:t xml:space="preserve"> a very </w:t>
      </w:r>
      <w:r w:rsidRPr="00B47DF0">
        <w:rPr>
          <w:noProof w:val="0"/>
        </w:rPr>
        <w:t>bitter tasting.</w:t>
      </w:r>
    </w:p>
    <w:p w:rsidR="00822A12" w:rsidRPr="00B47DF0" w:rsidRDefault="00822A12" w:rsidP="00822A12">
      <w:pPr>
        <w:pStyle w:val="BodyCopy"/>
        <w:rPr>
          <w:noProof w:val="0"/>
        </w:rPr>
      </w:pPr>
      <w:r w:rsidRPr="00B47DF0">
        <w:rPr>
          <w:noProof w:val="0"/>
        </w:rPr>
        <w:t xml:space="preserve">Although still popular in some restaurants, filter coffee is also served at functions, where it can be served by service staff or self-served by the guests. </w:t>
      </w:r>
    </w:p>
    <w:p w:rsidR="00822A12" w:rsidRPr="00B47DF0" w:rsidRDefault="00501AB7" w:rsidP="00822A12">
      <w:pPr>
        <w:pStyle w:val="BodyCopyBold"/>
        <w:rPr>
          <w:noProof w:val="0"/>
        </w:rPr>
      </w:pPr>
      <w:r w:rsidRPr="00B47DF0">
        <w:rPr>
          <w:lang w:val="en-US" w:eastAsia="en-US"/>
        </w:rPr>
        <w:drawing>
          <wp:anchor distT="0" distB="0" distL="114300" distR="114300" simplePos="0" relativeHeight="251765760" behindDoc="0" locked="0" layoutInCell="1" allowOverlap="1">
            <wp:simplePos x="0" y="0"/>
            <wp:positionH relativeFrom="column">
              <wp:posOffset>4201795</wp:posOffset>
            </wp:positionH>
            <wp:positionV relativeFrom="paragraph">
              <wp:posOffset>33020</wp:posOffset>
            </wp:positionV>
            <wp:extent cx="1397000" cy="1382395"/>
            <wp:effectExtent l="19050" t="0" r="0" b="0"/>
            <wp:wrapSquare wrapText="bothSides"/>
            <wp:docPr id="51" name="Picture 21" descr="C:\Documents and Settings\danielc\Desktop\Non-alcoholic beverages images\547786_turkish_cof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Desktop\Non-alcoholic beverages images\547786_turkish_coffee.jpg"/>
                    <pic:cNvPicPr>
                      <a:picLocks noChangeAspect="1" noChangeArrowheads="1"/>
                    </pic:cNvPicPr>
                  </pic:nvPicPr>
                  <pic:blipFill>
                    <a:blip r:embed="rId105" cstate="print"/>
                    <a:srcRect/>
                    <a:stretch>
                      <a:fillRect/>
                    </a:stretch>
                  </pic:blipFill>
                  <pic:spPr bwMode="auto">
                    <a:xfrm>
                      <a:off x="0" y="0"/>
                      <a:ext cx="1397000" cy="1382395"/>
                    </a:xfrm>
                    <a:prstGeom prst="rect">
                      <a:avLst/>
                    </a:prstGeom>
                    <a:noFill/>
                    <a:ln w="9525">
                      <a:noFill/>
                      <a:miter lim="800000"/>
                      <a:headEnd/>
                      <a:tailEnd/>
                    </a:ln>
                  </pic:spPr>
                </pic:pic>
              </a:graphicData>
            </a:graphic>
          </wp:anchor>
        </w:drawing>
      </w:r>
      <w:r w:rsidR="00822A12" w:rsidRPr="00B47DF0">
        <w:rPr>
          <w:noProof w:val="0"/>
        </w:rPr>
        <w:t>Turkish coffee</w:t>
      </w:r>
    </w:p>
    <w:p w:rsidR="00822A12" w:rsidRPr="00B47DF0" w:rsidRDefault="00822A12" w:rsidP="00822A12">
      <w:pPr>
        <w:pStyle w:val="BodyCopy"/>
        <w:rPr>
          <w:noProof w:val="0"/>
        </w:rPr>
      </w:pPr>
      <w:r w:rsidRPr="00B47DF0">
        <w:rPr>
          <w:noProof w:val="0"/>
        </w:rPr>
        <w:t xml:space="preserve">This is very strong, sweet, black coffee. </w:t>
      </w:r>
    </w:p>
    <w:p w:rsidR="00822A12" w:rsidRPr="00B47DF0" w:rsidRDefault="00822A12" w:rsidP="00822A12">
      <w:pPr>
        <w:pStyle w:val="BodyCopy"/>
        <w:rPr>
          <w:noProof w:val="0"/>
        </w:rPr>
      </w:pPr>
      <w:r w:rsidRPr="00B47DF0">
        <w:rPr>
          <w:noProof w:val="0"/>
        </w:rPr>
        <w:t>It is also known as Greek coffee.</w:t>
      </w:r>
    </w:p>
    <w:p w:rsidR="00822A12" w:rsidRPr="00B47DF0" w:rsidRDefault="00822A12" w:rsidP="00822A12">
      <w:pPr>
        <w:pStyle w:val="BodyCopy"/>
        <w:rPr>
          <w:noProof w:val="0"/>
        </w:rPr>
      </w:pPr>
      <w:r w:rsidRPr="00B47DF0">
        <w:rPr>
          <w:noProof w:val="0"/>
        </w:rPr>
        <w:t xml:space="preserve">Traditionally it is served in small cups and leaves </w:t>
      </w:r>
      <w:r w:rsidR="00A675B8" w:rsidRPr="00B47DF0">
        <w:rPr>
          <w:noProof w:val="0"/>
        </w:rPr>
        <w:t>a thick</w:t>
      </w:r>
      <w:r w:rsidRPr="00B47DF0">
        <w:rPr>
          <w:noProof w:val="0"/>
        </w:rPr>
        <w:t xml:space="preserve"> sediment in the bottom of the cup due to the very </w:t>
      </w:r>
      <w:r w:rsidR="00A675B8" w:rsidRPr="00B47DF0">
        <w:rPr>
          <w:noProof w:val="0"/>
        </w:rPr>
        <w:t>fine grind used on the beans. T</w:t>
      </w:r>
      <w:r w:rsidRPr="00B47DF0">
        <w:rPr>
          <w:noProof w:val="0"/>
        </w:rPr>
        <w:t>he grind is so fine this sediment cannot be filtered out.</w:t>
      </w:r>
    </w:p>
    <w:p w:rsidR="008946CE" w:rsidRPr="00B47DF0" w:rsidRDefault="008946CE" w:rsidP="00822A12">
      <w:pPr>
        <w:pStyle w:val="BodyCopy"/>
        <w:rPr>
          <w:noProof w:val="0"/>
        </w:rPr>
      </w:pPr>
      <w:r w:rsidRPr="00B47DF0">
        <w:rPr>
          <w:b/>
          <w:noProof w:val="0"/>
        </w:rPr>
        <w:t>Making iced coffee</w:t>
      </w:r>
    </w:p>
    <w:p w:rsidR="008946CE" w:rsidRPr="00B47DF0" w:rsidRDefault="008946CE" w:rsidP="008946CE">
      <w:pPr>
        <w:pStyle w:val="BodyCopy"/>
        <w:rPr>
          <w:noProof w:val="0"/>
        </w:rPr>
      </w:pPr>
      <w:r w:rsidRPr="00B47DF0">
        <w:rPr>
          <w:noProof w:val="0"/>
        </w:rPr>
        <w:t>Where a standard recipe does not exist, a possible method is:</w:t>
      </w:r>
    </w:p>
    <w:p w:rsidR="008946CE" w:rsidRPr="00B47DF0" w:rsidRDefault="008946CE" w:rsidP="00D773E8">
      <w:pPr>
        <w:pStyle w:val="Bullet1"/>
      </w:pPr>
      <w:r w:rsidRPr="00B47DF0">
        <w:t>Sel</w:t>
      </w:r>
      <w:r w:rsidR="00A675B8" w:rsidRPr="00B47DF0">
        <w:t xml:space="preserve">ect the appropriate glassware </w:t>
      </w:r>
      <w:r w:rsidRPr="00B47DF0">
        <w:t xml:space="preserve">as determined by house recipe </w:t>
      </w:r>
    </w:p>
    <w:p w:rsidR="008946CE" w:rsidRPr="00B47DF0" w:rsidRDefault="008946CE" w:rsidP="00D773E8">
      <w:pPr>
        <w:pStyle w:val="Bullet1"/>
      </w:pPr>
      <w:r w:rsidRPr="00B47DF0">
        <w:t xml:space="preserve">Fill </w:t>
      </w:r>
      <w:r w:rsidRPr="00B47DF0">
        <w:rPr>
          <w:vertAlign w:val="superscript"/>
        </w:rPr>
        <w:t>1</w:t>
      </w:r>
      <w:r w:rsidRPr="00B47DF0">
        <w:t>/</w:t>
      </w:r>
      <w:r w:rsidRPr="00B47DF0">
        <w:rPr>
          <w:vertAlign w:val="subscript"/>
        </w:rPr>
        <w:t>3</w:t>
      </w:r>
      <w:r w:rsidRPr="00B47DF0">
        <w:t xml:space="preserve"> with cold espresso coffee</w:t>
      </w:r>
    </w:p>
    <w:p w:rsidR="008946CE" w:rsidRPr="00B47DF0" w:rsidRDefault="008946CE" w:rsidP="00D773E8">
      <w:pPr>
        <w:pStyle w:val="Bullet1"/>
      </w:pPr>
      <w:r w:rsidRPr="00B47DF0">
        <w:t xml:space="preserve">Fill </w:t>
      </w:r>
      <w:r w:rsidRPr="00B47DF0">
        <w:rPr>
          <w:vertAlign w:val="superscript"/>
        </w:rPr>
        <w:t>2</w:t>
      </w:r>
      <w:r w:rsidRPr="00B47DF0">
        <w:t>/</w:t>
      </w:r>
      <w:r w:rsidRPr="00B47DF0">
        <w:rPr>
          <w:vertAlign w:val="subscript"/>
        </w:rPr>
        <w:t>3</w:t>
      </w:r>
      <w:r w:rsidRPr="00B47DF0">
        <w:t xml:space="preserve"> with cold milk</w:t>
      </w:r>
    </w:p>
    <w:p w:rsidR="008946CE" w:rsidRPr="00B47DF0" w:rsidRDefault="008946CE" w:rsidP="00D773E8">
      <w:pPr>
        <w:pStyle w:val="Bullet1"/>
      </w:pPr>
      <w:r w:rsidRPr="00B47DF0">
        <w:t>Add ice cream and/or whipped cream</w:t>
      </w:r>
    </w:p>
    <w:p w:rsidR="00F435B2" w:rsidRPr="00B47DF0" w:rsidRDefault="008946CE" w:rsidP="00D773E8">
      <w:pPr>
        <w:pStyle w:val="Bullet1"/>
      </w:pPr>
      <w:r w:rsidRPr="00B47DF0">
        <w:t>Sprinkle with chocolate powder</w:t>
      </w:r>
    </w:p>
    <w:p w:rsidR="008946CE" w:rsidRPr="00B47DF0" w:rsidRDefault="00A675B8" w:rsidP="00D773E8">
      <w:pPr>
        <w:pStyle w:val="Bullet1"/>
      </w:pPr>
      <w:r w:rsidRPr="00B47DF0">
        <w:t xml:space="preserve">Serve immediately </w:t>
      </w:r>
      <w:r w:rsidR="00F435B2" w:rsidRPr="00B47DF0">
        <w:t>before cream and/or ice cream melts and starts running down side of glass</w:t>
      </w:r>
      <w:r w:rsidR="008946CE" w:rsidRPr="00B47DF0">
        <w:t>.</w:t>
      </w:r>
    </w:p>
    <w:p w:rsidR="00822A12" w:rsidRPr="00B47DF0" w:rsidRDefault="00822A12" w:rsidP="00822A12">
      <w:pPr>
        <w:pStyle w:val="BodyCopy"/>
        <w:rPr>
          <w:b/>
          <w:noProof w:val="0"/>
        </w:rPr>
      </w:pPr>
      <w:r w:rsidRPr="00B47DF0">
        <w:rPr>
          <w:b/>
          <w:noProof w:val="0"/>
        </w:rPr>
        <w:t>Coffee making videos</w:t>
      </w:r>
    </w:p>
    <w:p w:rsidR="00822A12" w:rsidRPr="00B47DF0" w:rsidRDefault="00822A12" w:rsidP="00F46559">
      <w:pPr>
        <w:pStyle w:val="BodyCopyBold"/>
        <w:rPr>
          <w:b w:val="0"/>
          <w:noProof w:val="0"/>
        </w:rPr>
      </w:pPr>
      <w:r w:rsidRPr="00B47DF0">
        <w:rPr>
          <w:b w:val="0"/>
          <w:noProof w:val="0"/>
        </w:rPr>
        <w:t>View the following to learn more about coffee making:</w:t>
      </w:r>
    </w:p>
    <w:p w:rsidR="00D773E8" w:rsidRPr="00B47DF0" w:rsidRDefault="005C4B3E" w:rsidP="00691576">
      <w:pPr>
        <w:pStyle w:val="Bullet1"/>
      </w:pPr>
      <w:hyperlink r:id="rId106" w:history="1">
        <w:r w:rsidR="00D773E8" w:rsidRPr="00B47DF0">
          <w:rPr>
            <w:rStyle w:val="Hyperlink"/>
          </w:rPr>
          <w:t>http://www.youtube.com/watch?v=rFOAW3aplPo</w:t>
        </w:r>
      </w:hyperlink>
      <w:r w:rsidR="00D773E8" w:rsidRPr="00B47DF0">
        <w:t xml:space="preserve"> </w:t>
      </w:r>
    </w:p>
    <w:p w:rsidR="00822A12" w:rsidRPr="00B47DF0" w:rsidRDefault="005C4B3E" w:rsidP="00691576">
      <w:pPr>
        <w:pStyle w:val="Bullet1"/>
      </w:pPr>
      <w:hyperlink r:id="rId107" w:history="1">
        <w:r w:rsidR="008946CE" w:rsidRPr="00B47DF0">
          <w:rPr>
            <w:rStyle w:val="Hyperlink"/>
          </w:rPr>
          <w:t>http://www.youtube.com/watch?v=gc-sloCajV0</w:t>
        </w:r>
      </w:hyperlink>
    </w:p>
    <w:p w:rsidR="008946CE" w:rsidRPr="00B47DF0" w:rsidRDefault="005C4B3E" w:rsidP="00691576">
      <w:pPr>
        <w:pStyle w:val="Bullet1"/>
      </w:pPr>
      <w:hyperlink r:id="rId108" w:history="1">
        <w:r w:rsidR="00D773E8" w:rsidRPr="00B47DF0">
          <w:rPr>
            <w:rStyle w:val="Hyperlink"/>
          </w:rPr>
          <w:t>http://www.youtube.com/watch?v=dDvpCyeKXS8</w:t>
        </w:r>
      </w:hyperlink>
      <w:r w:rsidR="00691576" w:rsidRPr="00B47DF0">
        <w:t>.</w:t>
      </w:r>
    </w:p>
    <w:p w:rsidR="001E4198" w:rsidRPr="00B47DF0" w:rsidRDefault="001E4198" w:rsidP="001E4198">
      <w:pPr>
        <w:pStyle w:val="BodyCopy"/>
        <w:rPr>
          <w:rStyle w:val="Hyperlink"/>
          <w:rFonts w:eastAsia="Times New Roman" w:cs="Times New Roman"/>
          <w:noProof w:val="0"/>
          <w:szCs w:val="20"/>
          <w:lang w:eastAsia="en-US"/>
        </w:rPr>
      </w:pPr>
      <w:r w:rsidRPr="00B47DF0">
        <w:rPr>
          <w:rStyle w:val="Hyperlink"/>
          <w:rFonts w:eastAsia="Times New Roman" w:cs="Times New Roman"/>
          <w:b/>
          <w:bCs/>
          <w:noProof w:val="0"/>
          <w:szCs w:val="20"/>
          <w:lang w:eastAsia="en-US"/>
        </w:rPr>
        <w:br w:type="page"/>
      </w:r>
    </w:p>
    <w:p w:rsidR="00292B74" w:rsidRPr="00B47DF0" w:rsidRDefault="00292B74" w:rsidP="00292B74">
      <w:pPr>
        <w:pStyle w:val="Heading2"/>
      </w:pPr>
      <w:r w:rsidRPr="00B47DF0">
        <w:t>1.3</w:t>
      </w:r>
      <w:r w:rsidRPr="00B47DF0">
        <w:tab/>
      </w:r>
      <w:r w:rsidR="005C4B3E">
        <w:fldChar w:fldCharType="begin"/>
      </w:r>
      <w:r w:rsidR="005C4B3E">
        <w:instrText xml:space="preserve"> REF  Criteria13  \* MERGEFORMAT </w:instrText>
      </w:r>
      <w:r w:rsidR="005C4B3E">
        <w:fldChar w:fldCharType="separate"/>
      </w:r>
      <w:sdt>
        <w:sdtPr>
          <w:alias w:val="Criteria 1.3"/>
          <w:tag w:val="Insert Criteria 1.3"/>
          <w:id w:val="10511154"/>
          <w:lock w:val="sdtLocked"/>
        </w:sdtPr>
        <w:sdtEndPr/>
        <w:sdtContent>
          <w:r w:rsidR="00A95F3B" w:rsidRPr="00B47DF0">
            <w:t>Evaluate drink before presenting to customer</w:t>
          </w:r>
        </w:sdtContent>
      </w:sdt>
      <w:r w:rsidR="005C4B3E">
        <w:fldChar w:fldCharType="end"/>
      </w:r>
    </w:p>
    <w:p w:rsidR="00292B74" w:rsidRPr="00B47DF0" w:rsidRDefault="00316DC0" w:rsidP="00292B74">
      <w:pPr>
        <w:pStyle w:val="Heading3"/>
      </w:pPr>
      <w:r w:rsidRPr="00B47DF0">
        <w:rPr>
          <w:noProof/>
          <w:lang w:val="en-US" w:eastAsia="en-US"/>
        </w:rPr>
        <w:drawing>
          <wp:anchor distT="0" distB="0" distL="114300" distR="114300" simplePos="0" relativeHeight="251766784" behindDoc="0" locked="0" layoutInCell="1" allowOverlap="1">
            <wp:simplePos x="0" y="0"/>
            <wp:positionH relativeFrom="column">
              <wp:posOffset>3665220</wp:posOffset>
            </wp:positionH>
            <wp:positionV relativeFrom="paragraph">
              <wp:posOffset>46990</wp:posOffset>
            </wp:positionV>
            <wp:extent cx="2021205" cy="1873250"/>
            <wp:effectExtent l="19050" t="0" r="0" b="0"/>
            <wp:wrapSquare wrapText="bothSides"/>
            <wp:docPr id="52" name="Picture 22" descr="C:\Documents and Settings\danielc\Desktop\Non-alcoholic beverages images\933580_tea_for_tw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Desktop\Non-alcoholic beverages images\933580_tea_for_two_2.jpg"/>
                    <pic:cNvPicPr>
                      <a:picLocks noChangeAspect="1" noChangeArrowheads="1"/>
                    </pic:cNvPicPr>
                  </pic:nvPicPr>
                  <pic:blipFill>
                    <a:blip r:embed="rId109" cstate="print"/>
                    <a:srcRect/>
                    <a:stretch>
                      <a:fillRect/>
                    </a:stretch>
                  </pic:blipFill>
                  <pic:spPr bwMode="auto">
                    <a:xfrm>
                      <a:off x="0" y="0"/>
                      <a:ext cx="2021205" cy="1873250"/>
                    </a:xfrm>
                    <a:prstGeom prst="rect">
                      <a:avLst/>
                    </a:prstGeom>
                    <a:noFill/>
                    <a:ln w="9525">
                      <a:noFill/>
                      <a:miter lim="800000"/>
                      <a:headEnd/>
                      <a:tailEnd/>
                    </a:ln>
                  </pic:spPr>
                </pic:pic>
              </a:graphicData>
            </a:graphic>
          </wp:anchor>
        </w:drawing>
      </w:r>
      <w:r w:rsidR="00292B74" w:rsidRPr="00B47DF0">
        <w:t>Introduction</w:t>
      </w:r>
    </w:p>
    <w:p w:rsidR="00292B74" w:rsidRPr="00B47DF0" w:rsidRDefault="00D773E8" w:rsidP="00292B74">
      <w:pPr>
        <w:pStyle w:val="BodyCopy"/>
        <w:rPr>
          <w:noProof w:val="0"/>
          <w:szCs w:val="24"/>
        </w:rPr>
      </w:pPr>
      <w:r w:rsidRPr="00B47DF0">
        <w:rPr>
          <w:noProof w:val="0"/>
          <w:szCs w:val="24"/>
        </w:rPr>
        <w:t>It must be standard practice to check all teas and coffees before they are served to customers to optimise the service of the ‘perfect’ cup of tea or coffee.</w:t>
      </w:r>
    </w:p>
    <w:p w:rsidR="00112BEC" w:rsidRPr="00B47DF0" w:rsidRDefault="00112BEC" w:rsidP="00292B74">
      <w:pPr>
        <w:pStyle w:val="BodyCopy"/>
        <w:rPr>
          <w:noProof w:val="0"/>
          <w:szCs w:val="24"/>
        </w:rPr>
      </w:pPr>
      <w:r w:rsidRPr="00B47DF0">
        <w:rPr>
          <w:noProof w:val="0"/>
          <w:szCs w:val="24"/>
        </w:rPr>
        <w:t>It is important to understand ‘eye appeal’ is ‘buy appeal’.</w:t>
      </w:r>
    </w:p>
    <w:p w:rsidR="00112BEC" w:rsidRPr="00B47DF0" w:rsidRDefault="00112BEC" w:rsidP="00292B74">
      <w:pPr>
        <w:pStyle w:val="BodyCopy"/>
        <w:rPr>
          <w:noProof w:val="0"/>
          <w:szCs w:val="24"/>
        </w:rPr>
      </w:pPr>
      <w:r w:rsidRPr="00B47DF0">
        <w:rPr>
          <w:noProof w:val="0"/>
          <w:szCs w:val="24"/>
        </w:rPr>
        <w:t xml:space="preserve">Customers will see their drink before they taste it and they will start forming opinions about what it will </w:t>
      </w:r>
      <w:r w:rsidRPr="00B47DF0">
        <w:rPr>
          <w:i/>
          <w:noProof w:val="0"/>
          <w:szCs w:val="24"/>
        </w:rPr>
        <w:t>taste</w:t>
      </w:r>
      <w:r w:rsidRPr="00B47DF0">
        <w:rPr>
          <w:noProof w:val="0"/>
          <w:szCs w:val="24"/>
        </w:rPr>
        <w:t xml:space="preserve"> like based on what it (or its presentation) </w:t>
      </w:r>
      <w:r w:rsidRPr="00B47DF0">
        <w:rPr>
          <w:i/>
          <w:noProof w:val="0"/>
          <w:szCs w:val="24"/>
        </w:rPr>
        <w:t>looks</w:t>
      </w:r>
      <w:r w:rsidRPr="00B47DF0">
        <w:rPr>
          <w:noProof w:val="0"/>
          <w:szCs w:val="24"/>
        </w:rPr>
        <w:t xml:space="preserve"> like.</w:t>
      </w:r>
    </w:p>
    <w:p w:rsidR="00292B74" w:rsidRPr="00B47DF0" w:rsidRDefault="00D773E8" w:rsidP="00292B74">
      <w:pPr>
        <w:pStyle w:val="Heading3"/>
      </w:pPr>
      <w:r w:rsidRPr="00B47DF0">
        <w:t>Checking the serviceware</w:t>
      </w:r>
    </w:p>
    <w:p w:rsidR="00292B74" w:rsidRPr="00B47DF0" w:rsidRDefault="00D773E8" w:rsidP="00292B74">
      <w:pPr>
        <w:pStyle w:val="BodyCopy"/>
        <w:rPr>
          <w:noProof w:val="0"/>
          <w:szCs w:val="24"/>
        </w:rPr>
      </w:pPr>
      <w:r w:rsidRPr="00B47DF0">
        <w:rPr>
          <w:noProof w:val="0"/>
          <w:szCs w:val="24"/>
        </w:rPr>
        <w:t>You need to visually inspect all items to make sure:</w:t>
      </w:r>
    </w:p>
    <w:p w:rsidR="008051E0" w:rsidRPr="00B47DF0" w:rsidRDefault="008051E0" w:rsidP="008051E0">
      <w:pPr>
        <w:pStyle w:val="Bullet1"/>
        <w:rPr>
          <w:szCs w:val="24"/>
        </w:rPr>
      </w:pPr>
      <w:r w:rsidRPr="00B47DF0">
        <w:rPr>
          <w:szCs w:val="24"/>
        </w:rPr>
        <w:t>All serviceware is clean</w:t>
      </w:r>
      <w:r w:rsidR="00A675B8" w:rsidRPr="00B47DF0">
        <w:rPr>
          <w:szCs w:val="24"/>
        </w:rPr>
        <w:t xml:space="preserve"> </w:t>
      </w:r>
      <w:r w:rsidR="00F56A78" w:rsidRPr="00B47DF0">
        <w:rPr>
          <w:szCs w:val="24"/>
        </w:rPr>
        <w:t>and not cracked or chipped</w:t>
      </w:r>
    </w:p>
    <w:p w:rsidR="008051E0" w:rsidRPr="00B47DF0" w:rsidRDefault="008051E0" w:rsidP="008051E0">
      <w:pPr>
        <w:pStyle w:val="Bullet1"/>
        <w:rPr>
          <w:szCs w:val="24"/>
        </w:rPr>
      </w:pPr>
      <w:r w:rsidRPr="00B47DF0">
        <w:rPr>
          <w:szCs w:val="24"/>
        </w:rPr>
        <w:t>The correct items have been provided</w:t>
      </w:r>
      <w:r w:rsidR="00A675B8" w:rsidRPr="00B47DF0">
        <w:rPr>
          <w:szCs w:val="24"/>
        </w:rPr>
        <w:t xml:space="preserve"> </w:t>
      </w:r>
      <w:r w:rsidR="00C83299" w:rsidRPr="00B47DF0">
        <w:rPr>
          <w:szCs w:val="24"/>
        </w:rPr>
        <w:t>to match the drink</w:t>
      </w:r>
    </w:p>
    <w:p w:rsidR="008051E0" w:rsidRPr="00B47DF0" w:rsidRDefault="008051E0" w:rsidP="008051E0">
      <w:pPr>
        <w:pStyle w:val="Bullet1"/>
        <w:rPr>
          <w:szCs w:val="24"/>
        </w:rPr>
      </w:pPr>
      <w:r w:rsidRPr="00B47DF0">
        <w:rPr>
          <w:szCs w:val="24"/>
        </w:rPr>
        <w:t>Sufficient quantity of items have been supplied</w:t>
      </w:r>
      <w:r w:rsidR="00A675B8" w:rsidRPr="00B47DF0">
        <w:rPr>
          <w:szCs w:val="24"/>
        </w:rPr>
        <w:t xml:space="preserve"> </w:t>
      </w:r>
      <w:r w:rsidR="00C83299" w:rsidRPr="00B47DF0">
        <w:rPr>
          <w:szCs w:val="24"/>
        </w:rPr>
        <w:t>to cater for the number of beverages to be served</w:t>
      </w:r>
    </w:p>
    <w:p w:rsidR="008051E0" w:rsidRPr="00B47DF0" w:rsidRDefault="008051E0" w:rsidP="008051E0">
      <w:pPr>
        <w:pStyle w:val="Bullet1"/>
        <w:rPr>
          <w:szCs w:val="24"/>
        </w:rPr>
      </w:pPr>
      <w:r w:rsidRPr="00B47DF0">
        <w:rPr>
          <w:szCs w:val="24"/>
        </w:rPr>
        <w:t xml:space="preserve">Layout of items on service trays is uniform </w:t>
      </w:r>
      <w:r w:rsidR="00C83299" w:rsidRPr="00B47DF0">
        <w:rPr>
          <w:szCs w:val="24"/>
        </w:rPr>
        <w:t xml:space="preserve">and </w:t>
      </w:r>
      <w:r w:rsidRPr="00B47DF0">
        <w:rPr>
          <w:szCs w:val="24"/>
        </w:rPr>
        <w:t xml:space="preserve">conforms </w:t>
      </w:r>
      <w:r w:rsidR="00316DC0" w:rsidRPr="00B47DF0">
        <w:rPr>
          <w:szCs w:val="24"/>
        </w:rPr>
        <w:t>to</w:t>
      </w:r>
      <w:r w:rsidRPr="00B47DF0">
        <w:rPr>
          <w:szCs w:val="24"/>
        </w:rPr>
        <w:t xml:space="preserve"> house standards.</w:t>
      </w:r>
    </w:p>
    <w:p w:rsidR="008051E0" w:rsidRPr="00B47DF0" w:rsidRDefault="008051E0" w:rsidP="008051E0">
      <w:pPr>
        <w:pStyle w:val="Heading3"/>
        <w:rPr>
          <w:szCs w:val="24"/>
        </w:rPr>
      </w:pPr>
      <w:r w:rsidRPr="00B47DF0">
        <w:rPr>
          <w:szCs w:val="24"/>
        </w:rPr>
        <w:t>Checking the accompaniments</w:t>
      </w:r>
    </w:p>
    <w:p w:rsidR="00D773E8" w:rsidRPr="00B47DF0" w:rsidRDefault="008051E0" w:rsidP="00292B74">
      <w:pPr>
        <w:pStyle w:val="BodyCopy"/>
        <w:rPr>
          <w:noProof w:val="0"/>
          <w:szCs w:val="24"/>
        </w:rPr>
      </w:pPr>
      <w:r w:rsidRPr="00B47DF0">
        <w:rPr>
          <w:noProof w:val="0"/>
          <w:szCs w:val="24"/>
        </w:rPr>
        <w:t>You need to ensure:</w:t>
      </w:r>
    </w:p>
    <w:p w:rsidR="008051E0" w:rsidRPr="00B47DF0" w:rsidRDefault="008051E0" w:rsidP="008051E0">
      <w:pPr>
        <w:pStyle w:val="Bullet1"/>
        <w:rPr>
          <w:szCs w:val="24"/>
        </w:rPr>
      </w:pPr>
      <w:r w:rsidRPr="00B47DF0">
        <w:rPr>
          <w:szCs w:val="24"/>
        </w:rPr>
        <w:t>All advertised items have been provide</w:t>
      </w:r>
      <w:r w:rsidR="00A675B8" w:rsidRPr="00B47DF0">
        <w:rPr>
          <w:szCs w:val="24"/>
        </w:rPr>
        <w:t xml:space="preserve">d </w:t>
      </w:r>
      <w:r w:rsidRPr="00B47DF0">
        <w:rPr>
          <w:szCs w:val="24"/>
        </w:rPr>
        <w:t>as indicated:</w:t>
      </w:r>
    </w:p>
    <w:p w:rsidR="008051E0" w:rsidRPr="00B47DF0" w:rsidRDefault="008051E0" w:rsidP="00691576">
      <w:pPr>
        <w:pStyle w:val="Bullet2"/>
        <w:rPr>
          <w:lang w:val="en-AU"/>
        </w:rPr>
      </w:pPr>
      <w:r w:rsidRPr="00B47DF0">
        <w:rPr>
          <w:lang w:val="en-AU"/>
        </w:rPr>
        <w:t>On the menus/drink lists</w:t>
      </w:r>
    </w:p>
    <w:p w:rsidR="008051E0" w:rsidRPr="00B47DF0" w:rsidRDefault="008051E0" w:rsidP="00691576">
      <w:pPr>
        <w:pStyle w:val="Bullet2"/>
        <w:rPr>
          <w:lang w:val="en-AU"/>
        </w:rPr>
      </w:pPr>
      <w:r w:rsidRPr="00B47DF0">
        <w:rPr>
          <w:lang w:val="en-AU"/>
        </w:rPr>
        <w:t>By house recipes</w:t>
      </w:r>
    </w:p>
    <w:p w:rsidR="008051E0" w:rsidRPr="00B47DF0" w:rsidRDefault="008051E0" w:rsidP="008051E0">
      <w:pPr>
        <w:pStyle w:val="Bullet1"/>
        <w:rPr>
          <w:szCs w:val="24"/>
        </w:rPr>
      </w:pPr>
      <w:r w:rsidRPr="00B47DF0">
        <w:rPr>
          <w:szCs w:val="24"/>
        </w:rPr>
        <w:t>Special requests made by customers have been provided</w:t>
      </w:r>
    </w:p>
    <w:p w:rsidR="008051E0" w:rsidRPr="00B47DF0" w:rsidRDefault="00912326" w:rsidP="008051E0">
      <w:pPr>
        <w:pStyle w:val="Bullet1"/>
        <w:rPr>
          <w:szCs w:val="24"/>
        </w:rPr>
      </w:pPr>
      <w:r w:rsidRPr="00B47DF0">
        <w:rPr>
          <w:szCs w:val="24"/>
        </w:rPr>
        <w:t xml:space="preserve">Accompaniments have </w:t>
      </w:r>
      <w:r w:rsidR="00A675B8" w:rsidRPr="00B47DF0">
        <w:rPr>
          <w:szCs w:val="24"/>
        </w:rPr>
        <w:t xml:space="preserve">been located or </w:t>
      </w:r>
      <w:r w:rsidRPr="00B47DF0">
        <w:rPr>
          <w:szCs w:val="24"/>
        </w:rPr>
        <w:t>positioned uniformly and conform to house standards.</w:t>
      </w:r>
    </w:p>
    <w:p w:rsidR="00F56A78" w:rsidRPr="00B47DF0" w:rsidRDefault="00F56A78">
      <w:pPr>
        <w:rPr>
          <w:rFonts w:ascii="Helvetica" w:eastAsiaTheme="majorEastAsia" w:hAnsi="Helvetica" w:cstheme="majorBidi"/>
          <w:b/>
          <w:bCs/>
          <w:color w:val="0000FF"/>
          <w:sz w:val="28"/>
          <w:szCs w:val="24"/>
        </w:rPr>
      </w:pPr>
      <w:r w:rsidRPr="00B47DF0">
        <w:rPr>
          <w:rFonts w:ascii="Helvetica" w:hAnsi="Helvetica"/>
          <w:szCs w:val="24"/>
        </w:rPr>
        <w:br w:type="page"/>
      </w:r>
    </w:p>
    <w:p w:rsidR="008051E0" w:rsidRPr="00B47DF0" w:rsidRDefault="00112BEC" w:rsidP="00112BEC">
      <w:pPr>
        <w:pStyle w:val="Heading3"/>
        <w:rPr>
          <w:szCs w:val="24"/>
        </w:rPr>
      </w:pPr>
      <w:r w:rsidRPr="00B47DF0">
        <w:rPr>
          <w:szCs w:val="24"/>
        </w:rPr>
        <w:t>Checks for every drink made</w:t>
      </w:r>
    </w:p>
    <w:p w:rsidR="008051E0" w:rsidRPr="00B47DF0" w:rsidRDefault="008051E0" w:rsidP="008051E0">
      <w:pPr>
        <w:pStyle w:val="BodyCopy"/>
        <w:rPr>
          <w:noProof w:val="0"/>
          <w:szCs w:val="24"/>
        </w:rPr>
      </w:pPr>
      <w:r w:rsidRPr="00B47DF0">
        <w:rPr>
          <w:noProof w:val="0"/>
          <w:szCs w:val="24"/>
        </w:rPr>
        <w:t xml:space="preserve">There is a need for you to use your senses of sight, smell and touch to check and evaluate every drink you make. </w:t>
      </w:r>
    </w:p>
    <w:p w:rsidR="008051E0" w:rsidRPr="00B47DF0" w:rsidRDefault="008051E0" w:rsidP="008051E0">
      <w:pPr>
        <w:pStyle w:val="BodyCopy"/>
        <w:rPr>
          <w:noProof w:val="0"/>
          <w:szCs w:val="24"/>
        </w:rPr>
      </w:pPr>
      <w:r w:rsidRPr="00B47DF0">
        <w:rPr>
          <w:noProof w:val="0"/>
          <w:szCs w:val="24"/>
        </w:rPr>
        <w:t>In practice this means:</w:t>
      </w:r>
    </w:p>
    <w:p w:rsidR="008051E0" w:rsidRPr="00B47DF0" w:rsidRDefault="00DA3E7A" w:rsidP="008051E0">
      <w:pPr>
        <w:pStyle w:val="Bullet1"/>
        <w:rPr>
          <w:szCs w:val="24"/>
        </w:rPr>
      </w:pPr>
      <w:r w:rsidRPr="00B47DF0">
        <w:rPr>
          <w:noProof/>
          <w:szCs w:val="24"/>
          <w:lang w:val="en-US"/>
        </w:rPr>
        <w:drawing>
          <wp:anchor distT="0" distB="0" distL="114300" distR="114300" simplePos="0" relativeHeight="251767808" behindDoc="0" locked="0" layoutInCell="1" allowOverlap="1">
            <wp:simplePos x="0" y="0"/>
            <wp:positionH relativeFrom="column">
              <wp:posOffset>3934460</wp:posOffset>
            </wp:positionH>
            <wp:positionV relativeFrom="paragraph">
              <wp:posOffset>322580</wp:posOffset>
            </wp:positionV>
            <wp:extent cx="1720215" cy="2541905"/>
            <wp:effectExtent l="19050" t="0" r="0" b="0"/>
            <wp:wrapSquare wrapText="bothSides"/>
            <wp:docPr id="53" name="Picture 23" descr="C:\Documents and Settings\danielc\Desktop\Non-alcoholic beverages images\741868_sm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danielc\Desktop\Non-alcoholic beverages images\741868_smell.jpg"/>
                    <pic:cNvPicPr>
                      <a:picLocks noChangeAspect="1" noChangeArrowheads="1"/>
                    </pic:cNvPicPr>
                  </pic:nvPicPr>
                  <pic:blipFill>
                    <a:blip r:embed="rId110" cstate="print"/>
                    <a:srcRect/>
                    <a:stretch>
                      <a:fillRect/>
                    </a:stretch>
                  </pic:blipFill>
                  <pic:spPr bwMode="auto">
                    <a:xfrm>
                      <a:off x="0" y="0"/>
                      <a:ext cx="1720215" cy="2541905"/>
                    </a:xfrm>
                    <a:prstGeom prst="rect">
                      <a:avLst/>
                    </a:prstGeom>
                    <a:noFill/>
                    <a:ln w="9525">
                      <a:noFill/>
                      <a:miter lim="800000"/>
                      <a:headEnd/>
                      <a:tailEnd/>
                    </a:ln>
                  </pic:spPr>
                </pic:pic>
              </a:graphicData>
            </a:graphic>
          </wp:anchor>
        </w:drawing>
      </w:r>
      <w:r w:rsidR="008051E0" w:rsidRPr="00B47DF0">
        <w:rPr>
          <w:szCs w:val="24"/>
        </w:rPr>
        <w:t>Looking at the finished product to m</w:t>
      </w:r>
      <w:r w:rsidR="00AF4586" w:rsidRPr="00B47DF0">
        <w:rPr>
          <w:szCs w:val="24"/>
        </w:rPr>
        <w:t xml:space="preserve">ake sure it looks acceptable. Things to check </w:t>
      </w:r>
      <w:r w:rsidR="008051E0" w:rsidRPr="00B47DF0">
        <w:rPr>
          <w:szCs w:val="24"/>
        </w:rPr>
        <w:t>are:</w:t>
      </w:r>
    </w:p>
    <w:p w:rsidR="008051E0" w:rsidRPr="00B47DF0" w:rsidRDefault="008051E0" w:rsidP="00627438">
      <w:pPr>
        <w:pStyle w:val="Bullet2"/>
        <w:rPr>
          <w:lang w:val="en-AU"/>
        </w:rPr>
      </w:pPr>
      <w:r w:rsidRPr="00B47DF0">
        <w:rPr>
          <w:lang w:val="en-AU"/>
        </w:rPr>
        <w:t>All products of the same type, look the same</w:t>
      </w:r>
      <w:r w:rsidR="00112BEC" w:rsidRPr="00B47DF0">
        <w:rPr>
          <w:lang w:val="en-AU"/>
        </w:rPr>
        <w:t>:</w:t>
      </w:r>
    </w:p>
    <w:p w:rsidR="00112BEC" w:rsidRPr="00B47DF0" w:rsidRDefault="00112BEC" w:rsidP="00627438">
      <w:pPr>
        <w:pStyle w:val="Bullet3"/>
        <w:rPr>
          <w:lang w:val="en-AU"/>
        </w:rPr>
      </w:pPr>
      <w:r w:rsidRPr="00B47DF0">
        <w:rPr>
          <w:lang w:val="en-AU"/>
        </w:rPr>
        <w:t>Filled to same level</w:t>
      </w:r>
    </w:p>
    <w:p w:rsidR="00112BEC" w:rsidRPr="00B47DF0" w:rsidRDefault="00112BEC" w:rsidP="00627438">
      <w:pPr>
        <w:pStyle w:val="Bullet3"/>
        <w:rPr>
          <w:lang w:val="en-AU"/>
        </w:rPr>
      </w:pPr>
      <w:r w:rsidRPr="00B47DF0">
        <w:rPr>
          <w:lang w:val="en-AU"/>
        </w:rPr>
        <w:t>Dusted as appropriate</w:t>
      </w:r>
    </w:p>
    <w:p w:rsidR="00112BEC" w:rsidRPr="00B47DF0" w:rsidRDefault="00112BEC" w:rsidP="00627438">
      <w:pPr>
        <w:pStyle w:val="Bullet3"/>
        <w:rPr>
          <w:lang w:val="en-AU"/>
        </w:rPr>
      </w:pPr>
      <w:r w:rsidRPr="00B47DF0">
        <w:rPr>
          <w:lang w:val="en-AU"/>
        </w:rPr>
        <w:t>In the same style glass/cup/mug</w:t>
      </w:r>
    </w:p>
    <w:p w:rsidR="00112BEC" w:rsidRPr="00B47DF0" w:rsidRDefault="00112BEC" w:rsidP="00627438">
      <w:pPr>
        <w:pStyle w:val="Bullet3"/>
        <w:rPr>
          <w:lang w:val="en-AU"/>
        </w:rPr>
      </w:pPr>
      <w:r w:rsidRPr="00B47DF0">
        <w:rPr>
          <w:lang w:val="en-AU"/>
        </w:rPr>
        <w:t>W</w:t>
      </w:r>
      <w:r w:rsidR="00AF4586" w:rsidRPr="00B47DF0">
        <w:rPr>
          <w:lang w:val="en-AU"/>
        </w:rPr>
        <w:t>ith the required topping (cream,</w:t>
      </w:r>
      <w:r w:rsidRPr="00B47DF0">
        <w:rPr>
          <w:lang w:val="en-AU"/>
        </w:rPr>
        <w:t xml:space="preserve"> </w:t>
      </w:r>
      <w:r w:rsidR="00DF7A9A" w:rsidRPr="00B47DF0">
        <w:rPr>
          <w:lang w:val="en-AU"/>
        </w:rPr>
        <w:t>sprinkles</w:t>
      </w:r>
      <w:r w:rsidR="00AF4586" w:rsidRPr="00B47DF0">
        <w:rPr>
          <w:lang w:val="en-AU"/>
        </w:rPr>
        <w:t>,</w:t>
      </w:r>
      <w:r w:rsidRPr="00B47DF0">
        <w:rPr>
          <w:lang w:val="en-AU"/>
        </w:rPr>
        <w:t xml:space="preserve"> marshmallows)</w:t>
      </w:r>
    </w:p>
    <w:p w:rsidR="008051E0" w:rsidRPr="00B47DF0" w:rsidRDefault="008051E0" w:rsidP="00627438">
      <w:pPr>
        <w:pStyle w:val="Bullet2"/>
        <w:rPr>
          <w:lang w:val="en-AU"/>
        </w:rPr>
      </w:pPr>
      <w:r w:rsidRPr="00B47DF0">
        <w:rPr>
          <w:lang w:val="en-AU"/>
        </w:rPr>
        <w:t>The correct number of drinks have been served to match the order placed</w:t>
      </w:r>
    </w:p>
    <w:p w:rsidR="00112BEC" w:rsidRPr="00B47DF0" w:rsidRDefault="00112BEC" w:rsidP="00627438">
      <w:pPr>
        <w:pStyle w:val="Bullet2"/>
        <w:rPr>
          <w:lang w:val="en-AU"/>
        </w:rPr>
      </w:pPr>
      <w:r w:rsidRPr="00B47DF0">
        <w:rPr>
          <w:lang w:val="en-AU"/>
        </w:rPr>
        <w:t>Milk and cream used has nor exceeded its ‘Use By’ date</w:t>
      </w:r>
    </w:p>
    <w:p w:rsidR="008051E0" w:rsidRPr="00B47DF0" w:rsidRDefault="008051E0" w:rsidP="00627438">
      <w:pPr>
        <w:pStyle w:val="Bullet2"/>
        <w:rPr>
          <w:lang w:val="en-AU"/>
        </w:rPr>
      </w:pPr>
      <w:r w:rsidRPr="00B47DF0">
        <w:rPr>
          <w:lang w:val="en-AU"/>
        </w:rPr>
        <w:t>Sufficient cups and saucers are provided for the number of people who are partaking in a pot of tea or coffee</w:t>
      </w:r>
    </w:p>
    <w:p w:rsidR="008051E0" w:rsidRPr="00B47DF0" w:rsidRDefault="00AF4586" w:rsidP="00627438">
      <w:pPr>
        <w:pStyle w:val="Bullet2"/>
        <w:rPr>
          <w:lang w:val="en-AU"/>
        </w:rPr>
      </w:pPr>
      <w:r w:rsidRPr="00B47DF0">
        <w:rPr>
          <w:lang w:val="en-AU"/>
        </w:rPr>
        <w:t xml:space="preserve">The </w:t>
      </w:r>
      <w:r w:rsidR="00112BEC" w:rsidRPr="00B47DF0">
        <w:rPr>
          <w:lang w:val="en-AU"/>
        </w:rPr>
        <w:t xml:space="preserve">product </w:t>
      </w:r>
      <w:r w:rsidRPr="00B47DF0">
        <w:rPr>
          <w:lang w:val="en-AU"/>
        </w:rPr>
        <w:t xml:space="preserve">in the glass or cup looks as it should look, </w:t>
      </w:r>
      <w:r w:rsidR="00112BEC" w:rsidRPr="00B47DF0">
        <w:rPr>
          <w:lang w:val="en-AU"/>
        </w:rPr>
        <w:t>that is:</w:t>
      </w:r>
    </w:p>
    <w:p w:rsidR="00112BEC" w:rsidRPr="00B47DF0" w:rsidRDefault="00112BEC" w:rsidP="00627438">
      <w:pPr>
        <w:pStyle w:val="Bullet3"/>
        <w:rPr>
          <w:lang w:val="en-AU"/>
        </w:rPr>
      </w:pPr>
      <w:r w:rsidRPr="00B47DF0">
        <w:rPr>
          <w:lang w:val="en-AU"/>
        </w:rPr>
        <w:t>Nothing floating in solution which should not be there</w:t>
      </w:r>
    </w:p>
    <w:p w:rsidR="00112BEC" w:rsidRPr="00B47DF0" w:rsidRDefault="00112BEC" w:rsidP="00627438">
      <w:pPr>
        <w:pStyle w:val="Bullet3"/>
        <w:rPr>
          <w:lang w:val="en-AU"/>
        </w:rPr>
      </w:pPr>
      <w:r w:rsidRPr="00B47DF0">
        <w:rPr>
          <w:lang w:val="en-AU"/>
        </w:rPr>
        <w:t>No ingredients used which should not have been used</w:t>
      </w:r>
    </w:p>
    <w:p w:rsidR="00112BEC" w:rsidRPr="00B47DF0" w:rsidRDefault="00112BEC" w:rsidP="00627438">
      <w:pPr>
        <w:pStyle w:val="Bullet2"/>
        <w:rPr>
          <w:lang w:val="en-AU"/>
        </w:rPr>
      </w:pPr>
      <w:r w:rsidRPr="00B47DF0">
        <w:rPr>
          <w:lang w:val="en-AU"/>
        </w:rPr>
        <w:t>Specific customer requests have been accommodated</w:t>
      </w:r>
      <w:r w:rsidR="00AF4586" w:rsidRPr="00B47DF0">
        <w:rPr>
          <w:lang w:val="en-AU"/>
        </w:rPr>
        <w:t xml:space="preserve"> </w:t>
      </w:r>
      <w:r w:rsidR="001B07A1" w:rsidRPr="00B47DF0">
        <w:rPr>
          <w:lang w:val="en-AU"/>
        </w:rPr>
        <w:t>in relation to:</w:t>
      </w:r>
    </w:p>
    <w:p w:rsidR="001B07A1" w:rsidRPr="00B47DF0" w:rsidRDefault="001B07A1" w:rsidP="00627438">
      <w:pPr>
        <w:pStyle w:val="Bullet3"/>
        <w:rPr>
          <w:lang w:val="en-AU"/>
        </w:rPr>
      </w:pPr>
      <w:r w:rsidRPr="00B47DF0">
        <w:rPr>
          <w:lang w:val="en-AU"/>
        </w:rPr>
        <w:t>Strength</w:t>
      </w:r>
    </w:p>
    <w:p w:rsidR="001B07A1" w:rsidRPr="00B47DF0" w:rsidRDefault="001B07A1" w:rsidP="00627438">
      <w:pPr>
        <w:pStyle w:val="Bullet3"/>
        <w:rPr>
          <w:lang w:val="en-AU"/>
        </w:rPr>
      </w:pPr>
      <w:r w:rsidRPr="00B47DF0">
        <w:rPr>
          <w:lang w:val="en-AU"/>
        </w:rPr>
        <w:t>Size of cup/glass</w:t>
      </w:r>
    </w:p>
    <w:p w:rsidR="001B07A1" w:rsidRPr="00B47DF0" w:rsidRDefault="001B07A1" w:rsidP="00627438">
      <w:pPr>
        <w:pStyle w:val="Bullet3"/>
        <w:rPr>
          <w:lang w:val="en-AU"/>
        </w:rPr>
      </w:pPr>
      <w:r w:rsidRPr="00B47DF0">
        <w:rPr>
          <w:lang w:val="en-AU"/>
        </w:rPr>
        <w:t>Additions</w:t>
      </w:r>
    </w:p>
    <w:p w:rsidR="001B07A1" w:rsidRPr="00B47DF0" w:rsidRDefault="001B07A1" w:rsidP="00627438">
      <w:pPr>
        <w:pStyle w:val="Bullet3"/>
        <w:rPr>
          <w:lang w:val="en-AU"/>
        </w:rPr>
      </w:pPr>
      <w:r w:rsidRPr="00B47DF0">
        <w:rPr>
          <w:lang w:val="en-AU"/>
        </w:rPr>
        <w:t>Reductions</w:t>
      </w:r>
    </w:p>
    <w:p w:rsidR="00112BEC" w:rsidRPr="00B47DF0" w:rsidRDefault="00112BEC" w:rsidP="00627438">
      <w:pPr>
        <w:pStyle w:val="Bullet2"/>
        <w:rPr>
          <w:lang w:val="en-AU"/>
        </w:rPr>
      </w:pPr>
      <w:r w:rsidRPr="00B47DF0">
        <w:rPr>
          <w:lang w:val="en-AU"/>
        </w:rPr>
        <w:t xml:space="preserve">There </w:t>
      </w:r>
      <w:r w:rsidR="00AF4586" w:rsidRPr="00B47DF0">
        <w:rPr>
          <w:lang w:val="en-AU"/>
        </w:rPr>
        <w:t xml:space="preserve">are no spills into the saucer </w:t>
      </w:r>
      <w:r w:rsidRPr="00B47DF0">
        <w:rPr>
          <w:lang w:val="en-AU"/>
        </w:rPr>
        <w:t>or drips running down the s</w:t>
      </w:r>
      <w:r w:rsidR="00AF4586" w:rsidRPr="00B47DF0">
        <w:rPr>
          <w:lang w:val="en-AU"/>
        </w:rPr>
        <w:t>ide of a cup or mug or glass. I</w:t>
      </w:r>
      <w:r w:rsidRPr="00B47DF0">
        <w:rPr>
          <w:lang w:val="en-AU"/>
        </w:rPr>
        <w:t>f service o</w:t>
      </w:r>
      <w:r w:rsidR="00AF4586" w:rsidRPr="00B47DF0">
        <w:rPr>
          <w:lang w:val="en-AU"/>
        </w:rPr>
        <w:t xml:space="preserve">f drink results in the drink </w:t>
      </w:r>
      <w:r w:rsidRPr="00B47DF0">
        <w:rPr>
          <w:lang w:val="en-AU"/>
        </w:rPr>
        <w:t>being spilled into a saucer</w:t>
      </w:r>
      <w:r w:rsidR="00AF4586" w:rsidRPr="00B47DF0">
        <w:rPr>
          <w:lang w:val="en-AU"/>
        </w:rPr>
        <w:t>,</w:t>
      </w:r>
      <w:r w:rsidRPr="00B47DF0">
        <w:rPr>
          <w:lang w:val="en-AU"/>
        </w:rPr>
        <w:t xml:space="preserve"> or </w:t>
      </w:r>
      <w:r w:rsidR="00AF4586" w:rsidRPr="00B47DF0">
        <w:rPr>
          <w:lang w:val="en-AU"/>
        </w:rPr>
        <w:t xml:space="preserve">onto a </w:t>
      </w:r>
      <w:r w:rsidRPr="00B47DF0">
        <w:rPr>
          <w:lang w:val="en-AU"/>
        </w:rPr>
        <w:t>napkin placed under a drink</w:t>
      </w:r>
      <w:r w:rsidR="00AF4586" w:rsidRPr="00B47DF0">
        <w:rPr>
          <w:lang w:val="en-AU"/>
        </w:rPr>
        <w:t>,</w:t>
      </w:r>
      <w:r w:rsidRPr="00B47DF0">
        <w:rPr>
          <w:lang w:val="en-AU"/>
        </w:rPr>
        <w:t xml:space="preserve"> then you should replace the saucer and/</w:t>
      </w:r>
      <w:r w:rsidR="00AF4586" w:rsidRPr="00B47DF0">
        <w:rPr>
          <w:lang w:val="en-AU"/>
        </w:rPr>
        <w:t>or napkin. I</w:t>
      </w:r>
      <w:r w:rsidRPr="00B47DF0">
        <w:rPr>
          <w:lang w:val="en-AU"/>
        </w:rPr>
        <w:t xml:space="preserve">n some </w:t>
      </w:r>
      <w:r w:rsidR="00AF4586" w:rsidRPr="00B47DF0">
        <w:rPr>
          <w:lang w:val="en-AU"/>
        </w:rPr>
        <w:t xml:space="preserve">cases it may be necessary to </w:t>
      </w:r>
      <w:r w:rsidRPr="00B47DF0">
        <w:rPr>
          <w:lang w:val="en-AU"/>
        </w:rPr>
        <w:t>make the drink</w:t>
      </w:r>
      <w:r w:rsidR="00AF4586" w:rsidRPr="00B47DF0">
        <w:rPr>
          <w:lang w:val="en-AU"/>
        </w:rPr>
        <w:t xml:space="preserve"> again.</w:t>
      </w:r>
    </w:p>
    <w:p w:rsidR="00112BEC" w:rsidRPr="00B47DF0" w:rsidRDefault="00112BEC" w:rsidP="00112BEC">
      <w:pPr>
        <w:pStyle w:val="Bullet1"/>
        <w:rPr>
          <w:szCs w:val="24"/>
        </w:rPr>
      </w:pPr>
      <w:r w:rsidRPr="00B47DF0">
        <w:rPr>
          <w:szCs w:val="24"/>
        </w:rPr>
        <w:t>Using you</w:t>
      </w:r>
      <w:r w:rsidR="00207E0B" w:rsidRPr="00B47DF0">
        <w:rPr>
          <w:szCs w:val="24"/>
        </w:rPr>
        <w:t>r</w:t>
      </w:r>
      <w:r w:rsidR="00AF4586" w:rsidRPr="00B47DF0">
        <w:rPr>
          <w:szCs w:val="24"/>
        </w:rPr>
        <w:t xml:space="preserve"> sense of smell </w:t>
      </w:r>
      <w:r w:rsidRPr="00B47DF0">
        <w:rPr>
          <w:szCs w:val="24"/>
        </w:rPr>
        <w:t>to detect if there are any ‘o</w:t>
      </w:r>
      <w:r w:rsidR="00AF4586" w:rsidRPr="00B47DF0">
        <w:rPr>
          <w:szCs w:val="24"/>
        </w:rPr>
        <w:t xml:space="preserve">ff’ smells from things such as, for example, </w:t>
      </w:r>
      <w:r w:rsidRPr="00B47DF0">
        <w:rPr>
          <w:szCs w:val="24"/>
        </w:rPr>
        <w:t xml:space="preserve">sour milk or cream which </w:t>
      </w:r>
      <w:r w:rsidR="00AF4586" w:rsidRPr="00B47DF0">
        <w:rPr>
          <w:szCs w:val="24"/>
        </w:rPr>
        <w:t xml:space="preserve">are out of </w:t>
      </w:r>
      <w:r w:rsidRPr="00B47DF0">
        <w:rPr>
          <w:szCs w:val="24"/>
        </w:rPr>
        <w:t>date, or brewed coffee which has become stewed and/or burnt</w:t>
      </w:r>
    </w:p>
    <w:p w:rsidR="00112BEC" w:rsidRPr="00B47DF0" w:rsidRDefault="00112BEC" w:rsidP="00112BEC">
      <w:pPr>
        <w:pStyle w:val="Bullet1"/>
        <w:rPr>
          <w:szCs w:val="24"/>
        </w:rPr>
      </w:pPr>
      <w:r w:rsidRPr="00B47DF0">
        <w:rPr>
          <w:szCs w:val="24"/>
        </w:rPr>
        <w:t>Using your sense of touch to ensure:</w:t>
      </w:r>
    </w:p>
    <w:p w:rsidR="00112BEC" w:rsidRPr="00B47DF0" w:rsidRDefault="00112BEC" w:rsidP="00627438">
      <w:pPr>
        <w:pStyle w:val="Bullet2"/>
        <w:rPr>
          <w:lang w:val="en-AU"/>
        </w:rPr>
      </w:pPr>
      <w:r w:rsidRPr="00B47DF0">
        <w:rPr>
          <w:lang w:val="en-AU"/>
        </w:rPr>
        <w:t>Hot drinks are served hot</w:t>
      </w:r>
    </w:p>
    <w:p w:rsidR="00112BEC" w:rsidRPr="00B47DF0" w:rsidRDefault="00112BEC" w:rsidP="00627438">
      <w:pPr>
        <w:pStyle w:val="Bullet2"/>
        <w:rPr>
          <w:lang w:val="en-AU"/>
        </w:rPr>
      </w:pPr>
      <w:r w:rsidRPr="00B47DF0">
        <w:rPr>
          <w:lang w:val="en-AU"/>
        </w:rPr>
        <w:t>Cold drinks are served cold.</w:t>
      </w:r>
    </w:p>
    <w:p w:rsidR="00112BEC" w:rsidRPr="00B47DF0" w:rsidRDefault="00AF4586" w:rsidP="00627438">
      <w:pPr>
        <w:pStyle w:val="Bullet1"/>
        <w:numPr>
          <w:ilvl w:val="0"/>
          <w:numId w:val="0"/>
        </w:numPr>
        <w:ind w:left="357"/>
        <w:rPr>
          <w:szCs w:val="24"/>
        </w:rPr>
      </w:pPr>
      <w:r w:rsidRPr="00B47DF0">
        <w:rPr>
          <w:szCs w:val="24"/>
        </w:rPr>
        <w:t>A key to</w:t>
      </w:r>
      <w:r w:rsidR="00112BEC" w:rsidRPr="00B47DF0">
        <w:rPr>
          <w:szCs w:val="24"/>
        </w:rPr>
        <w:t xml:space="preserve"> ensuring this occurs is to ensure items are served immediately they have been made.</w:t>
      </w:r>
    </w:p>
    <w:p w:rsidR="002C4DE5" w:rsidRPr="00B47DF0" w:rsidRDefault="002C4DE5">
      <w:pPr>
        <w:rPr>
          <w:rFonts w:ascii="Helvetica" w:eastAsia="Calibri" w:hAnsi="Helvetica" w:cs="Calibri"/>
          <w:b/>
          <w:color w:val="FFFFFF" w:themeColor="background1"/>
          <w:sz w:val="32"/>
          <w:szCs w:val="28"/>
          <w:lang w:eastAsia="ar-SA"/>
        </w:rPr>
      </w:pPr>
      <w:r w:rsidRPr="00B47DF0">
        <w:rPr>
          <w:rFonts w:ascii="Helvetica" w:hAnsi="Helvetica"/>
          <w:color w:val="FFFFFF" w:themeColor="background1"/>
        </w:rPr>
        <w:br w:type="page"/>
      </w:r>
    </w:p>
    <w:p w:rsidR="00B23814" w:rsidRPr="00B47DF0" w:rsidRDefault="000F53B0" w:rsidP="008A7C19">
      <w:pPr>
        <w:pStyle w:val="ActivityHead"/>
        <w:shd w:val="clear" w:color="auto" w:fill="E36C0A" w:themeFill="accent6" w:themeFillShade="BF"/>
        <w:rPr>
          <w:noProof w:val="0"/>
          <w:color w:val="FFFFFF" w:themeColor="background1"/>
        </w:rPr>
      </w:pPr>
      <w:r w:rsidRPr="00B47DF0">
        <w:rPr>
          <w:noProof w:val="0"/>
          <w:color w:val="FFFFFF" w:themeColor="background1"/>
        </w:rPr>
        <w:t>Work Projects</w:t>
      </w:r>
    </w:p>
    <w:p w:rsidR="000F53B0" w:rsidRPr="00B47DF0" w:rsidRDefault="000F53B0" w:rsidP="008A7C19">
      <w:pPr>
        <w:pStyle w:val="BodyCopy"/>
        <w:rPr>
          <w:noProof w:val="0"/>
        </w:rPr>
      </w:pPr>
      <w:r w:rsidRPr="00B47DF0">
        <w:rPr>
          <w:noProof w:val="0"/>
        </w:rPr>
        <w:t xml:space="preserve">It is a requirement of this Unit </w:t>
      </w:r>
      <w:r w:rsidR="00AF4586" w:rsidRPr="00B47DF0">
        <w:rPr>
          <w:noProof w:val="0"/>
        </w:rPr>
        <w:t xml:space="preserve">that </w:t>
      </w:r>
      <w:r w:rsidRPr="00B47DF0">
        <w:rPr>
          <w:noProof w:val="0"/>
        </w:rPr>
        <w:t xml:space="preserve">you complete Work Projects as advised by your Trainer. You must submit documentation, suitable evidence or other relevant proof of completion of the project to your Trainer by the agreed </w:t>
      </w:r>
      <w:r w:rsidR="00771003" w:rsidRPr="00B47DF0">
        <w:rPr>
          <w:noProof w:val="0"/>
        </w:rPr>
        <w:t>date</w:t>
      </w:r>
      <w:r w:rsidRPr="00B47DF0">
        <w:rPr>
          <w:noProof w:val="0"/>
        </w:rPr>
        <w:t>.</w:t>
      </w:r>
    </w:p>
    <w:p w:rsidR="000F53B0" w:rsidRPr="00B47DF0" w:rsidRDefault="001B07A1" w:rsidP="00C035BC">
      <w:pPr>
        <w:pStyle w:val="ActivityNumbered"/>
        <w:numPr>
          <w:ilvl w:val="1"/>
          <w:numId w:val="8"/>
        </w:numPr>
      </w:pPr>
      <w:r w:rsidRPr="00B47DF0">
        <w:t>Demonstrate or provide other evidence you have selected the ingredients, equipment and correct crockery/glassware and/or other serviceware to:</w:t>
      </w:r>
    </w:p>
    <w:p w:rsidR="00EF0356" w:rsidRPr="00B47DF0" w:rsidRDefault="001B07A1" w:rsidP="00DF64A9">
      <w:pPr>
        <w:pStyle w:val="ActivityBullet1"/>
      </w:pPr>
      <w:r w:rsidRPr="00B47DF0">
        <w:t>Prepare and serve a pot of tea</w:t>
      </w:r>
    </w:p>
    <w:p w:rsidR="001B07A1" w:rsidRPr="00B47DF0" w:rsidRDefault="001B07A1" w:rsidP="00DF64A9">
      <w:pPr>
        <w:pStyle w:val="ActivityBullet1"/>
      </w:pPr>
      <w:r w:rsidRPr="00B47DF0">
        <w:t>Prepare and serve a cup of tea using a tea bag</w:t>
      </w:r>
    </w:p>
    <w:p w:rsidR="001B07A1" w:rsidRPr="00B47DF0" w:rsidRDefault="001B07A1" w:rsidP="00DF64A9">
      <w:pPr>
        <w:pStyle w:val="ActivityBullet1"/>
      </w:pPr>
      <w:r w:rsidRPr="00B47DF0">
        <w:t>Prepare and serve an iced tea</w:t>
      </w:r>
    </w:p>
    <w:p w:rsidR="001B07A1" w:rsidRPr="00B47DF0" w:rsidRDefault="001B07A1" w:rsidP="00DF64A9">
      <w:pPr>
        <w:pStyle w:val="ActivityBullet1"/>
      </w:pPr>
      <w:r w:rsidRPr="00B47DF0">
        <w:t>Prepare and serve flat white coffee</w:t>
      </w:r>
    </w:p>
    <w:p w:rsidR="001B07A1" w:rsidRPr="00B47DF0" w:rsidRDefault="001B07A1" w:rsidP="00DF64A9">
      <w:pPr>
        <w:pStyle w:val="ActivityBullet1"/>
      </w:pPr>
      <w:r w:rsidRPr="00B47DF0">
        <w:t>Prepare and serve two espresso coffee variations of your choice.</w:t>
      </w:r>
    </w:p>
    <w:p w:rsidR="00B23814" w:rsidRPr="00B47DF0" w:rsidRDefault="00B23814" w:rsidP="00B23814">
      <w:pPr>
        <w:pStyle w:val="ActivityBottom"/>
        <w:rPr>
          <w:noProof w:val="0"/>
        </w:rPr>
      </w:pPr>
    </w:p>
    <w:p w:rsidR="00FE7B57" w:rsidRPr="00B47DF0" w:rsidRDefault="00FE7B57" w:rsidP="00FE7B57">
      <w:pPr>
        <w:pStyle w:val="BodyCopy"/>
        <w:rPr>
          <w:rStyle w:val="Heading1Char"/>
          <w:rFonts w:eastAsia="Calibri" w:cs="Calibri"/>
          <w:b w:val="0"/>
          <w:bCs w:val="0"/>
          <w:noProof w:val="0"/>
          <w:color w:val="auto"/>
          <w:sz w:val="22"/>
          <w:lang w:val="en-AU"/>
        </w:rPr>
      </w:pPr>
      <w:r w:rsidRPr="00B47DF0">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B47DF0" w:rsidTr="00D724DB">
        <w:trPr>
          <w:trHeight w:val="5670"/>
        </w:trPr>
        <w:tc>
          <w:tcPr>
            <w:tcW w:w="8931" w:type="dxa"/>
            <w:shd w:val="clear" w:color="auto" w:fill="F2F2F2" w:themeFill="background1" w:themeFillShade="F2"/>
          </w:tcPr>
          <w:p w:rsidR="00E377E5" w:rsidRPr="00B47DF0" w:rsidRDefault="00E377E5" w:rsidP="00E377E5">
            <w:pPr>
              <w:pStyle w:val="Heading2"/>
              <w:outlineLvl w:val="1"/>
            </w:pPr>
            <w:r w:rsidRPr="00B47DF0">
              <w:t>Summary</w:t>
            </w:r>
          </w:p>
          <w:p w:rsidR="000F53B0" w:rsidRPr="00B47DF0" w:rsidRDefault="005C4B3E" w:rsidP="00F45D9C">
            <w:pPr>
              <w:pStyle w:val="SumaryHeading3"/>
            </w:pPr>
            <w:r>
              <w:fldChar w:fldCharType="begin"/>
            </w:r>
            <w:r>
              <w:instrText xml:space="preserve"> REF  Element1  \* MERGEFORMAT </w:instrText>
            </w:r>
            <w:r>
              <w:fldChar w:fldCharType="separate"/>
            </w:r>
            <w:sdt>
              <w:sdtPr>
                <w:alias w:val="Element 1"/>
                <w:tag w:val="Element 1"/>
                <w:id w:val="10511155"/>
                <w:lock w:val="sdtLocked"/>
              </w:sdtPr>
              <w:sdtEndPr/>
              <w:sdtContent>
                <w:r w:rsidR="00A95F3B" w:rsidRPr="00B47DF0">
                  <w:t>Prepare and serve a range of teas and coffees</w:t>
                </w:r>
              </w:sdtContent>
            </w:sdt>
            <w:r>
              <w:fldChar w:fldCharType="end"/>
            </w:r>
          </w:p>
          <w:p w:rsidR="000F53B0" w:rsidRPr="00B47DF0" w:rsidRDefault="000159B4" w:rsidP="000F53B0">
            <w:pPr>
              <w:pStyle w:val="TableText"/>
              <w:rPr>
                <w:noProof w:val="0"/>
              </w:rPr>
            </w:pPr>
            <w:r w:rsidRPr="00B47DF0">
              <w:rPr>
                <w:noProof w:val="0"/>
              </w:rPr>
              <w:t>When preparing and serving a range of teas and coffees:</w:t>
            </w:r>
          </w:p>
          <w:p w:rsidR="000159B4" w:rsidRPr="00B47DF0" w:rsidRDefault="000159B4" w:rsidP="001F4661">
            <w:pPr>
              <w:pStyle w:val="TableBullet1"/>
              <w:spacing w:before="120" w:after="120"/>
              <w:ind w:left="363" w:hanging="289"/>
              <w:rPr>
                <w:noProof w:val="0"/>
              </w:rPr>
            </w:pPr>
            <w:r w:rsidRPr="00B47DF0">
              <w:rPr>
                <w:noProof w:val="0"/>
              </w:rPr>
              <w:t>Follow house recipes and/or tradition</w:t>
            </w:r>
          </w:p>
          <w:p w:rsidR="000159B4" w:rsidRPr="00B47DF0" w:rsidRDefault="000159B4" w:rsidP="001F4661">
            <w:pPr>
              <w:pStyle w:val="TableBullet1"/>
              <w:spacing w:before="120" w:after="120"/>
              <w:ind w:left="363" w:hanging="289"/>
              <w:rPr>
                <w:noProof w:val="0"/>
              </w:rPr>
            </w:pPr>
            <w:r w:rsidRPr="00B47DF0">
              <w:rPr>
                <w:noProof w:val="0"/>
              </w:rPr>
              <w:t>Accommodate customer special requests and preferences</w:t>
            </w:r>
          </w:p>
          <w:p w:rsidR="000159B4" w:rsidRPr="00B47DF0" w:rsidRDefault="000159B4" w:rsidP="001F4661">
            <w:pPr>
              <w:pStyle w:val="TableBullet1"/>
              <w:spacing w:before="120" w:after="120"/>
              <w:ind w:left="363" w:hanging="289"/>
              <w:rPr>
                <w:noProof w:val="0"/>
              </w:rPr>
            </w:pPr>
            <w:r w:rsidRPr="00B47DF0">
              <w:rPr>
                <w:noProof w:val="0"/>
              </w:rPr>
              <w:t>Select ingredients to match the needs of the order</w:t>
            </w:r>
          </w:p>
          <w:p w:rsidR="000159B4" w:rsidRPr="00B47DF0" w:rsidRDefault="000159B4" w:rsidP="001F4661">
            <w:pPr>
              <w:pStyle w:val="TableBullet1"/>
              <w:spacing w:before="120" w:after="120"/>
              <w:ind w:left="363" w:hanging="289"/>
              <w:rPr>
                <w:noProof w:val="0"/>
              </w:rPr>
            </w:pPr>
            <w:r w:rsidRPr="00B47DF0">
              <w:rPr>
                <w:noProof w:val="0"/>
              </w:rPr>
              <w:t>Select serviceware size and quantity to meet requirements of the order</w:t>
            </w:r>
          </w:p>
          <w:p w:rsidR="000159B4" w:rsidRPr="00B47DF0" w:rsidRDefault="000159B4" w:rsidP="001F4661">
            <w:pPr>
              <w:pStyle w:val="TableBullet1"/>
              <w:spacing w:before="120" w:after="120"/>
              <w:ind w:left="363" w:hanging="289"/>
              <w:rPr>
                <w:noProof w:val="0"/>
              </w:rPr>
            </w:pPr>
            <w:r w:rsidRPr="00B47DF0">
              <w:rPr>
                <w:noProof w:val="0"/>
              </w:rPr>
              <w:t>Ensure dairy products are fresh</w:t>
            </w:r>
          </w:p>
          <w:p w:rsidR="000159B4" w:rsidRPr="00B47DF0" w:rsidRDefault="000159B4" w:rsidP="001F4661">
            <w:pPr>
              <w:pStyle w:val="TableBullet1"/>
              <w:spacing w:before="120" w:after="120"/>
              <w:ind w:left="363" w:hanging="289"/>
              <w:rPr>
                <w:noProof w:val="0"/>
              </w:rPr>
            </w:pPr>
            <w:r w:rsidRPr="00B47DF0">
              <w:rPr>
                <w:noProof w:val="0"/>
              </w:rPr>
              <w:t>Learn how to serve tea using a tea pot and using tea bags</w:t>
            </w:r>
          </w:p>
          <w:p w:rsidR="000159B4" w:rsidRPr="00B47DF0" w:rsidRDefault="000159B4" w:rsidP="001F4661">
            <w:pPr>
              <w:pStyle w:val="TableBullet1"/>
              <w:spacing w:before="120" w:after="120"/>
              <w:ind w:left="363" w:hanging="289"/>
              <w:rPr>
                <w:noProof w:val="0"/>
              </w:rPr>
            </w:pPr>
            <w:r w:rsidRPr="00B47DF0">
              <w:rPr>
                <w:noProof w:val="0"/>
              </w:rPr>
              <w:t>Get to know the various coffee recipes which are based on the basic espresso</w:t>
            </w:r>
          </w:p>
          <w:p w:rsidR="000159B4" w:rsidRPr="00B47DF0" w:rsidRDefault="000159B4" w:rsidP="001F4661">
            <w:pPr>
              <w:pStyle w:val="TableBullet1"/>
              <w:spacing w:before="120" w:after="120"/>
              <w:ind w:left="363" w:hanging="289"/>
              <w:rPr>
                <w:noProof w:val="0"/>
              </w:rPr>
            </w:pPr>
            <w:r w:rsidRPr="00B47DF0">
              <w:rPr>
                <w:noProof w:val="0"/>
              </w:rPr>
              <w:t>Learn the terms associated with coffee so you can talk professionally about coffee</w:t>
            </w:r>
          </w:p>
          <w:p w:rsidR="000159B4" w:rsidRPr="00B47DF0" w:rsidRDefault="000159B4" w:rsidP="001F4661">
            <w:pPr>
              <w:pStyle w:val="TableBullet1"/>
              <w:spacing w:before="120" w:after="120"/>
              <w:ind w:left="363" w:hanging="289"/>
              <w:rPr>
                <w:noProof w:val="0"/>
              </w:rPr>
            </w:pPr>
            <w:r w:rsidRPr="00B47DF0">
              <w:rPr>
                <w:noProof w:val="0"/>
              </w:rPr>
              <w:t>Strive for consistency when preparing and serving items</w:t>
            </w:r>
          </w:p>
          <w:p w:rsidR="000159B4" w:rsidRPr="00B47DF0" w:rsidRDefault="000159B4" w:rsidP="001F4661">
            <w:pPr>
              <w:pStyle w:val="TableBullet1"/>
              <w:spacing w:before="120" w:after="120"/>
              <w:ind w:left="363" w:hanging="289"/>
              <w:rPr>
                <w:noProof w:val="0"/>
              </w:rPr>
            </w:pPr>
            <w:r w:rsidRPr="00B47DF0">
              <w:rPr>
                <w:noProof w:val="0"/>
              </w:rPr>
              <w:t>Learn how to make hot and cold tea and coffee drinks</w:t>
            </w:r>
          </w:p>
          <w:p w:rsidR="000159B4" w:rsidRPr="00B47DF0" w:rsidRDefault="000159B4" w:rsidP="001F4661">
            <w:pPr>
              <w:pStyle w:val="TableBullet1"/>
              <w:spacing w:before="120" w:after="120"/>
              <w:ind w:left="363" w:hanging="289"/>
              <w:rPr>
                <w:noProof w:val="0"/>
              </w:rPr>
            </w:pPr>
            <w:r w:rsidRPr="00B47DF0">
              <w:rPr>
                <w:noProof w:val="0"/>
              </w:rPr>
              <w:t>Learn different methods for preparing coffee</w:t>
            </w:r>
          </w:p>
          <w:p w:rsidR="00E377E5" w:rsidRPr="00B47DF0" w:rsidRDefault="000159B4" w:rsidP="001F4661">
            <w:pPr>
              <w:pStyle w:val="TableBullet1"/>
              <w:spacing w:before="120" w:after="120"/>
              <w:ind w:left="363" w:hanging="289"/>
              <w:rPr>
                <w:noProof w:val="0"/>
              </w:rPr>
            </w:pPr>
            <w:r w:rsidRPr="00B47DF0">
              <w:rPr>
                <w:noProof w:val="0"/>
              </w:rPr>
              <w:t>Evaluate all teas and coffees before serving them</w:t>
            </w:r>
            <w:r w:rsidR="000F53B0" w:rsidRPr="00B47DF0">
              <w:rPr>
                <w:noProof w:val="0"/>
              </w:rPr>
              <w:t>.</w:t>
            </w:r>
            <w:r w:rsidR="000F53B0" w:rsidRPr="00B47DF0">
              <w:rPr>
                <w:noProof w:val="0"/>
              </w:rPr>
              <w:br/>
            </w:r>
          </w:p>
        </w:tc>
      </w:tr>
    </w:tbl>
    <w:p w:rsidR="005B38D9" w:rsidRPr="00B47DF0" w:rsidRDefault="00627438" w:rsidP="001F4661">
      <w:pPr>
        <w:pStyle w:val="BodyCopy"/>
        <w:rPr>
          <w:rStyle w:val="Heading1Char"/>
          <w:rFonts w:eastAsia="Calibri" w:cs="Calibri"/>
          <w:b w:val="0"/>
          <w:bCs w:val="0"/>
          <w:noProof w:val="0"/>
          <w:color w:val="auto"/>
          <w:sz w:val="22"/>
          <w:lang w:val="en-AU"/>
        </w:rPr>
      </w:pPr>
      <w:r w:rsidRPr="00B47DF0">
        <w:rPr>
          <w:rStyle w:val="Heading1Char"/>
          <w:rFonts w:eastAsia="Calibri" w:cs="Calibri"/>
          <w:b w:val="0"/>
          <w:bCs w:val="0"/>
          <w:noProof w:val="0"/>
          <w:color w:val="auto"/>
          <w:sz w:val="22"/>
          <w:lang w:val="en-AU"/>
        </w:rPr>
        <w:br w:type="page"/>
      </w:r>
    </w:p>
    <w:p w:rsidR="00DE2872" w:rsidRPr="00B47DF0" w:rsidRDefault="00DE2872" w:rsidP="001F4661">
      <w:pPr>
        <w:pStyle w:val="BodyCopy"/>
        <w:rPr>
          <w:rStyle w:val="Heading1Char"/>
          <w:rFonts w:eastAsia="Calibri" w:cs="Calibri"/>
          <w:b w:val="0"/>
          <w:bCs w:val="0"/>
          <w:noProof w:val="0"/>
          <w:color w:val="auto"/>
          <w:sz w:val="22"/>
          <w:lang w:val="en-AU"/>
        </w:rPr>
      </w:pPr>
    </w:p>
    <w:p w:rsidR="00DE2872" w:rsidRPr="00B47DF0" w:rsidRDefault="00DE2872" w:rsidP="00DE2872">
      <w:pPr>
        <w:rPr>
          <w:rStyle w:val="Heading1Char"/>
          <w:lang w:val="en-AU"/>
        </w:rPr>
        <w:sectPr w:rsidR="00DE2872" w:rsidRPr="00B47DF0" w:rsidSect="002F4F4F">
          <w:headerReference w:type="even" r:id="rId111"/>
          <w:headerReference w:type="default" r:id="rId112"/>
          <w:pgSz w:w="11906" w:h="16838" w:code="9"/>
          <w:pgMar w:top="1440" w:right="1440" w:bottom="1440" w:left="1701" w:header="709" w:footer="16" w:gutter="0"/>
          <w:cols w:space="708"/>
          <w:docGrid w:linePitch="360"/>
        </w:sectPr>
      </w:pPr>
    </w:p>
    <w:p w:rsidR="008A7C19" w:rsidRPr="00B47DF0" w:rsidRDefault="008A7C19" w:rsidP="00326643">
      <w:pPr>
        <w:pStyle w:val="Heading1"/>
      </w:pPr>
      <w:bookmarkStart w:id="26" w:name="_Toc294862961"/>
      <w:bookmarkStart w:id="27" w:name="_Toc378610921"/>
      <w:r w:rsidRPr="00B47DF0">
        <w:t>Element 2:</w:t>
      </w:r>
      <w:bookmarkEnd w:id="26"/>
      <w:r w:rsidR="00F45D9C" w:rsidRPr="00B47DF0">
        <w:br/>
      </w:r>
      <w:r w:rsidR="005C4B3E">
        <w:fldChar w:fldCharType="begin"/>
      </w:r>
      <w:r w:rsidR="005C4B3E">
        <w:instrText xml:space="preserve"> REF  Element2  \* MERGEFORMAT </w:instrText>
      </w:r>
      <w:r w:rsidR="005C4B3E">
        <w:fldChar w:fldCharType="separate"/>
      </w:r>
      <w:sdt>
        <w:sdtPr>
          <w:alias w:val="Element 2"/>
          <w:tag w:val="Element 2"/>
          <w:id w:val="10511156"/>
          <w:lock w:val="sdtLocked"/>
        </w:sdtPr>
        <w:sdtEndPr/>
        <w:sdtContent>
          <w:r w:rsidR="00A95F3B" w:rsidRPr="00B47DF0">
            <w:t>Prepare and serve cold drinks</w:t>
          </w:r>
        </w:sdtContent>
      </w:sdt>
      <w:bookmarkEnd w:id="27"/>
      <w:r w:rsidR="005C4B3E">
        <w:fldChar w:fldCharType="end"/>
      </w:r>
    </w:p>
    <w:p w:rsidR="008A7C19" w:rsidRPr="00B47DF0" w:rsidRDefault="008A7C19" w:rsidP="008A7C19">
      <w:pPr>
        <w:pStyle w:val="Heading2"/>
      </w:pPr>
      <w:r w:rsidRPr="00B47DF0">
        <w:t>2.1</w:t>
      </w:r>
      <w:r w:rsidRPr="00B47DF0">
        <w:tab/>
      </w:r>
      <w:r w:rsidR="005C4B3E">
        <w:fldChar w:fldCharType="begin"/>
      </w:r>
      <w:r w:rsidR="005C4B3E">
        <w:instrText xml:space="preserve"> REF  Criteria21  \* MERGEFORMAT </w:instrText>
      </w:r>
      <w:r w:rsidR="005C4B3E">
        <w:fldChar w:fldCharType="separate"/>
      </w:r>
      <w:sdt>
        <w:sdtPr>
          <w:alias w:val="Criteria 2.1"/>
          <w:tag w:val="Criteria 2.1"/>
          <w:id w:val="10511157"/>
          <w:lock w:val="sdtLocked"/>
        </w:sdtPr>
        <w:sdtEndPr/>
        <w:sdtContent>
          <w:r w:rsidR="00A95F3B" w:rsidRPr="00B47DF0">
            <w:rPr>
              <w:rFonts w:cs="Arial"/>
              <w:szCs w:val="22"/>
            </w:rPr>
            <w:t xml:space="preserve">Select </w:t>
          </w:r>
          <w:r w:rsidR="00A95F3B" w:rsidRPr="00B47DF0">
            <w:rPr>
              <w:rFonts w:cs="Arial"/>
              <w:iCs/>
              <w:szCs w:val="22"/>
            </w:rPr>
            <w:t>ingredients, equipment and glassware</w:t>
          </w:r>
          <w:r w:rsidR="00A95F3B" w:rsidRPr="00B47DF0">
            <w:t xml:space="preserve"> </w:t>
          </w:r>
        </w:sdtContent>
      </w:sdt>
      <w:r w:rsidR="005C4B3E">
        <w:fldChar w:fldCharType="end"/>
      </w:r>
    </w:p>
    <w:p w:rsidR="008A7C19" w:rsidRPr="00B47DF0" w:rsidRDefault="008A7C19" w:rsidP="00C92ADD">
      <w:pPr>
        <w:pStyle w:val="Heading3"/>
        <w:spacing w:before="120" w:after="180"/>
      </w:pPr>
      <w:r w:rsidRPr="00B47DF0">
        <w:t>Introduction</w:t>
      </w:r>
    </w:p>
    <w:p w:rsidR="00366BD6" w:rsidRPr="00B47DF0" w:rsidRDefault="00366BD6" w:rsidP="008A7C19">
      <w:pPr>
        <w:pStyle w:val="BodyCopy"/>
        <w:rPr>
          <w:noProof w:val="0"/>
          <w:szCs w:val="24"/>
        </w:rPr>
      </w:pPr>
      <w:r w:rsidRPr="00B47DF0">
        <w:rPr>
          <w:noProof w:val="0"/>
          <w:szCs w:val="24"/>
        </w:rPr>
        <w:t>The starting point for preparing and serving cold drinks is t</w:t>
      </w:r>
      <w:r w:rsidR="007422AD" w:rsidRPr="00B47DF0">
        <w:rPr>
          <w:noProof w:val="0"/>
          <w:szCs w:val="24"/>
        </w:rPr>
        <w:t>o ensure the correct</w:t>
      </w:r>
      <w:r w:rsidRPr="00B47DF0">
        <w:rPr>
          <w:noProof w:val="0"/>
          <w:szCs w:val="24"/>
        </w:rPr>
        <w:t xml:space="preserve"> ingredients, equipment and glassware is selected for each individual drink</w:t>
      </w:r>
      <w:r w:rsidR="00A56ABD" w:rsidRPr="00B47DF0">
        <w:rPr>
          <w:noProof w:val="0"/>
          <w:szCs w:val="24"/>
        </w:rPr>
        <w:t>.</w:t>
      </w:r>
    </w:p>
    <w:p w:rsidR="00366BD6" w:rsidRPr="00B47DF0" w:rsidRDefault="00366BD6" w:rsidP="00C92ADD">
      <w:pPr>
        <w:pStyle w:val="Heading3"/>
        <w:spacing w:before="120" w:after="180"/>
        <w:ind w:left="0" w:firstLine="0"/>
        <w:rPr>
          <w:szCs w:val="24"/>
        </w:rPr>
      </w:pPr>
      <w:r w:rsidRPr="00B47DF0">
        <w:rPr>
          <w:szCs w:val="24"/>
        </w:rPr>
        <w:t>Factors determining the ingredients, equipment and glassware to be used</w:t>
      </w:r>
    </w:p>
    <w:p w:rsidR="008A7C19" w:rsidRPr="00B47DF0" w:rsidRDefault="00C92ADD" w:rsidP="00C92ADD">
      <w:pPr>
        <w:pStyle w:val="BodyCopy"/>
        <w:spacing w:after="120"/>
        <w:rPr>
          <w:noProof w:val="0"/>
          <w:szCs w:val="24"/>
        </w:rPr>
      </w:pPr>
      <w:r w:rsidRPr="00B47DF0">
        <w:rPr>
          <w:szCs w:val="24"/>
          <w:lang w:val="en-US" w:eastAsia="en-US"/>
        </w:rPr>
        <w:drawing>
          <wp:anchor distT="0" distB="0" distL="114300" distR="114300" simplePos="0" relativeHeight="251768832" behindDoc="0" locked="0" layoutInCell="1" allowOverlap="1">
            <wp:simplePos x="0" y="0"/>
            <wp:positionH relativeFrom="column">
              <wp:posOffset>3722370</wp:posOffset>
            </wp:positionH>
            <wp:positionV relativeFrom="paragraph">
              <wp:posOffset>369570</wp:posOffset>
            </wp:positionV>
            <wp:extent cx="1854200" cy="1416050"/>
            <wp:effectExtent l="19050" t="0" r="0" b="0"/>
            <wp:wrapSquare wrapText="bothSides"/>
            <wp:docPr id="57" name="Picture 24" descr="C:\Documents and Settings\danielc\Desktop\Non-alcoholic beverages images\1014313_tea_session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Desktop\Non-alcoholic beverages images\1014313_tea_session_5.jpg"/>
                    <pic:cNvPicPr>
                      <a:picLocks noChangeAspect="1" noChangeArrowheads="1"/>
                    </pic:cNvPicPr>
                  </pic:nvPicPr>
                  <pic:blipFill>
                    <a:blip r:embed="rId33" cstate="print"/>
                    <a:srcRect/>
                    <a:stretch>
                      <a:fillRect/>
                    </a:stretch>
                  </pic:blipFill>
                  <pic:spPr bwMode="auto">
                    <a:xfrm>
                      <a:off x="0" y="0"/>
                      <a:ext cx="1854200" cy="1416050"/>
                    </a:xfrm>
                    <a:prstGeom prst="rect">
                      <a:avLst/>
                    </a:prstGeom>
                    <a:noFill/>
                    <a:ln w="9525">
                      <a:noFill/>
                      <a:miter lim="800000"/>
                      <a:headEnd/>
                      <a:tailEnd/>
                    </a:ln>
                  </pic:spPr>
                </pic:pic>
              </a:graphicData>
            </a:graphic>
          </wp:anchor>
        </w:drawing>
      </w:r>
      <w:r w:rsidR="00CF1814" w:rsidRPr="00B47DF0">
        <w:rPr>
          <w:noProof w:val="0"/>
          <w:szCs w:val="24"/>
        </w:rPr>
        <w:t>The selection of ingredients, equipment and glassware for the preparation and service of cold drinks will be dictated and influenced by:</w:t>
      </w:r>
    </w:p>
    <w:p w:rsidR="00CF1814" w:rsidRPr="00B47DF0" w:rsidRDefault="00CF1814" w:rsidP="00C92ADD">
      <w:pPr>
        <w:pStyle w:val="Bullet1"/>
        <w:rPr>
          <w:szCs w:val="24"/>
        </w:rPr>
      </w:pPr>
      <w:r w:rsidRPr="00B47DF0">
        <w:rPr>
          <w:szCs w:val="24"/>
        </w:rPr>
        <w:t>Cust</w:t>
      </w:r>
      <w:r w:rsidR="007422AD" w:rsidRPr="00B47DF0">
        <w:rPr>
          <w:szCs w:val="24"/>
        </w:rPr>
        <w:t xml:space="preserve">omer requests and preferences </w:t>
      </w:r>
      <w:r w:rsidRPr="00B47DF0">
        <w:rPr>
          <w:szCs w:val="24"/>
        </w:rPr>
        <w:t>which you should always try to accommodate</w:t>
      </w:r>
    </w:p>
    <w:p w:rsidR="00CF1814" w:rsidRPr="00B47DF0" w:rsidRDefault="00CF1814" w:rsidP="00C92ADD">
      <w:pPr>
        <w:pStyle w:val="Bullet1"/>
        <w:rPr>
          <w:szCs w:val="24"/>
        </w:rPr>
      </w:pPr>
      <w:r w:rsidRPr="00B47DF0">
        <w:rPr>
          <w:szCs w:val="24"/>
        </w:rPr>
        <w:t>Items offered on the menu/drinks list</w:t>
      </w:r>
      <w:r w:rsidR="007422AD" w:rsidRPr="00B47DF0">
        <w:rPr>
          <w:szCs w:val="24"/>
        </w:rPr>
        <w:t>. M</w:t>
      </w:r>
      <w:r w:rsidR="00366BD6" w:rsidRPr="00B47DF0">
        <w:rPr>
          <w:szCs w:val="24"/>
        </w:rPr>
        <w:t>ost cold drinks prepared for customers are taken from this list and the necessary ingredients and other items for preparing these beverages are usually available at the workstation</w:t>
      </w:r>
    </w:p>
    <w:p w:rsidR="00CF1814" w:rsidRPr="00B47DF0" w:rsidRDefault="00CF1814" w:rsidP="00C92ADD">
      <w:pPr>
        <w:pStyle w:val="Bullet1"/>
        <w:rPr>
          <w:szCs w:val="24"/>
        </w:rPr>
      </w:pPr>
      <w:r w:rsidRPr="00B47DF0">
        <w:rPr>
          <w:szCs w:val="24"/>
        </w:rPr>
        <w:t>House recipes</w:t>
      </w:r>
      <w:r w:rsidR="00366BD6" w:rsidRPr="00B47DF0">
        <w:rPr>
          <w:szCs w:val="24"/>
        </w:rPr>
        <w:t xml:space="preserve"> – see previous section</w:t>
      </w:r>
    </w:p>
    <w:p w:rsidR="00CF1814" w:rsidRPr="00B47DF0" w:rsidRDefault="00CF1814" w:rsidP="00C92ADD">
      <w:pPr>
        <w:pStyle w:val="Bullet1"/>
        <w:rPr>
          <w:szCs w:val="24"/>
        </w:rPr>
      </w:pPr>
      <w:r w:rsidRPr="00B47DF0">
        <w:rPr>
          <w:szCs w:val="24"/>
        </w:rPr>
        <w:t>What is available in the venue</w:t>
      </w:r>
      <w:r w:rsidR="007422AD" w:rsidRPr="00B47DF0">
        <w:rPr>
          <w:szCs w:val="24"/>
        </w:rPr>
        <w:t>. A</w:t>
      </w:r>
      <w:r w:rsidR="00366BD6" w:rsidRPr="00B47DF0">
        <w:rPr>
          <w:szCs w:val="24"/>
        </w:rPr>
        <w:t>ll venues have limitations in terms of what they have available</w:t>
      </w:r>
      <w:r w:rsidRPr="00B47DF0">
        <w:rPr>
          <w:szCs w:val="24"/>
        </w:rPr>
        <w:t>.</w:t>
      </w:r>
    </w:p>
    <w:p w:rsidR="008A7C19" w:rsidRPr="00B47DF0" w:rsidRDefault="00366BD6" w:rsidP="00C92ADD">
      <w:pPr>
        <w:pStyle w:val="Heading3"/>
        <w:spacing w:before="120" w:after="180"/>
      </w:pPr>
      <w:r w:rsidRPr="00B47DF0">
        <w:t>Selecting ingredients</w:t>
      </w:r>
    </w:p>
    <w:p w:rsidR="00366BD6" w:rsidRPr="00B47DF0" w:rsidRDefault="002821F9" w:rsidP="00C92ADD">
      <w:pPr>
        <w:pStyle w:val="BodyCopy"/>
        <w:spacing w:after="120"/>
        <w:rPr>
          <w:noProof w:val="0"/>
          <w:szCs w:val="24"/>
        </w:rPr>
      </w:pPr>
      <w:r w:rsidRPr="00B47DF0">
        <w:rPr>
          <w:noProof w:val="0"/>
          <w:szCs w:val="24"/>
        </w:rPr>
        <w:t>Ingredients required for preparing and serving drinks will include t</w:t>
      </w:r>
      <w:r w:rsidR="007422AD" w:rsidRPr="00B47DF0">
        <w:rPr>
          <w:noProof w:val="0"/>
          <w:szCs w:val="24"/>
        </w:rPr>
        <w:t xml:space="preserve">he following basic categories, </w:t>
      </w:r>
      <w:r w:rsidRPr="00B47DF0">
        <w:rPr>
          <w:noProof w:val="0"/>
          <w:szCs w:val="24"/>
        </w:rPr>
        <w:t>all of which will be discussed in more detail in this section:</w:t>
      </w:r>
    </w:p>
    <w:p w:rsidR="002821F9" w:rsidRPr="00B47DF0" w:rsidRDefault="007422AD" w:rsidP="00C92ADD">
      <w:pPr>
        <w:pStyle w:val="Bullet1"/>
        <w:spacing w:before="80"/>
        <w:rPr>
          <w:szCs w:val="24"/>
        </w:rPr>
      </w:pPr>
      <w:r w:rsidRPr="00B47DF0">
        <w:rPr>
          <w:szCs w:val="24"/>
        </w:rPr>
        <w:t xml:space="preserve">Fruit juices – all types including </w:t>
      </w:r>
      <w:r w:rsidR="002821F9" w:rsidRPr="00B47DF0">
        <w:rPr>
          <w:szCs w:val="24"/>
        </w:rPr>
        <w:t>fresh squ</w:t>
      </w:r>
      <w:r w:rsidRPr="00B47DF0">
        <w:rPr>
          <w:szCs w:val="24"/>
        </w:rPr>
        <w:t>eezed and commercially prepared. For ones that are ‘bought in’ you need to</w:t>
      </w:r>
      <w:r w:rsidR="00C7106B" w:rsidRPr="00B47DF0">
        <w:rPr>
          <w:szCs w:val="24"/>
        </w:rPr>
        <w:t xml:space="preserve"> verify they are fresh</w:t>
      </w:r>
      <w:r w:rsidRPr="00B47DF0">
        <w:rPr>
          <w:szCs w:val="24"/>
        </w:rPr>
        <w:t xml:space="preserve"> or, if it exists, </w:t>
      </w:r>
      <w:r w:rsidR="00C7106B" w:rsidRPr="00B47DF0">
        <w:rPr>
          <w:szCs w:val="24"/>
        </w:rPr>
        <w:t xml:space="preserve">within </w:t>
      </w:r>
      <w:r w:rsidRPr="00B47DF0">
        <w:rPr>
          <w:szCs w:val="24"/>
        </w:rPr>
        <w:t xml:space="preserve">the </w:t>
      </w:r>
      <w:r w:rsidR="00C7106B" w:rsidRPr="00B47DF0">
        <w:rPr>
          <w:szCs w:val="24"/>
        </w:rPr>
        <w:t>‘Use By’ date</w:t>
      </w:r>
    </w:p>
    <w:p w:rsidR="004242BA" w:rsidRPr="00B47DF0" w:rsidRDefault="004242BA" w:rsidP="00C92ADD">
      <w:pPr>
        <w:pStyle w:val="Bullet1"/>
        <w:spacing w:before="80"/>
        <w:rPr>
          <w:szCs w:val="24"/>
        </w:rPr>
      </w:pPr>
      <w:r w:rsidRPr="00B47DF0">
        <w:rPr>
          <w:szCs w:val="24"/>
        </w:rPr>
        <w:t>Fruit a</w:t>
      </w:r>
      <w:r w:rsidR="007422AD" w:rsidRPr="00B47DF0">
        <w:rPr>
          <w:szCs w:val="24"/>
        </w:rPr>
        <w:t xml:space="preserve">nd vegetables </w:t>
      </w:r>
      <w:r w:rsidRPr="00B47DF0">
        <w:rPr>
          <w:szCs w:val="24"/>
        </w:rPr>
        <w:t>for producing fruit juices, vegetable juices and garnishes</w:t>
      </w:r>
      <w:r w:rsidR="007422AD" w:rsidRPr="00B47DF0">
        <w:rPr>
          <w:szCs w:val="24"/>
        </w:rPr>
        <w:t>. C</w:t>
      </w:r>
      <w:r w:rsidR="00C7106B" w:rsidRPr="00B47DF0">
        <w:rPr>
          <w:szCs w:val="24"/>
        </w:rPr>
        <w:t>heck products are fresh and suitable for use</w:t>
      </w:r>
    </w:p>
    <w:p w:rsidR="002821F9" w:rsidRPr="00B47DF0" w:rsidRDefault="007422AD" w:rsidP="00C92ADD">
      <w:pPr>
        <w:pStyle w:val="Bullet1"/>
        <w:spacing w:before="80"/>
        <w:rPr>
          <w:szCs w:val="24"/>
        </w:rPr>
      </w:pPr>
      <w:r w:rsidRPr="00B47DF0">
        <w:rPr>
          <w:szCs w:val="24"/>
        </w:rPr>
        <w:t xml:space="preserve">Dairy products </w:t>
      </w:r>
      <w:r w:rsidR="002821F9" w:rsidRPr="00B47DF0">
        <w:rPr>
          <w:szCs w:val="24"/>
        </w:rPr>
        <w:t>such as milk, cream and yoghurt</w:t>
      </w:r>
      <w:r w:rsidRPr="00B47DF0">
        <w:rPr>
          <w:szCs w:val="24"/>
        </w:rPr>
        <w:t>. C</w:t>
      </w:r>
      <w:r w:rsidR="00C7106B" w:rsidRPr="00B47DF0">
        <w:rPr>
          <w:szCs w:val="24"/>
        </w:rPr>
        <w:t>heck items are within their ‘Use By’ date</w:t>
      </w:r>
    </w:p>
    <w:p w:rsidR="002821F9" w:rsidRPr="00B47DF0" w:rsidRDefault="002821F9" w:rsidP="00C92ADD">
      <w:pPr>
        <w:pStyle w:val="Bullet1"/>
        <w:spacing w:before="80"/>
        <w:rPr>
          <w:szCs w:val="24"/>
        </w:rPr>
      </w:pPr>
      <w:r w:rsidRPr="00B47DF0">
        <w:rPr>
          <w:szCs w:val="24"/>
        </w:rPr>
        <w:t>Aerated waters – ‘soft drink’ also known as ‘carbonated beverages’</w:t>
      </w:r>
    </w:p>
    <w:p w:rsidR="001F4661" w:rsidRPr="00B47DF0" w:rsidRDefault="007422AD" w:rsidP="00C92ADD">
      <w:pPr>
        <w:pStyle w:val="Bullet1"/>
        <w:spacing w:before="80"/>
        <w:rPr>
          <w:szCs w:val="24"/>
        </w:rPr>
      </w:pPr>
      <w:r w:rsidRPr="00B47DF0">
        <w:rPr>
          <w:szCs w:val="24"/>
        </w:rPr>
        <w:t xml:space="preserve">Ice cream </w:t>
      </w:r>
      <w:r w:rsidR="00E3691E" w:rsidRPr="00B47DF0">
        <w:rPr>
          <w:szCs w:val="24"/>
        </w:rPr>
        <w:t>for use in milkshakes,</w:t>
      </w:r>
      <w:r w:rsidRPr="00B47DF0">
        <w:rPr>
          <w:szCs w:val="24"/>
        </w:rPr>
        <w:t xml:space="preserve"> thick shakes and iced coffee. This m</w:t>
      </w:r>
      <w:r w:rsidR="00E3691E" w:rsidRPr="00B47DF0">
        <w:rPr>
          <w:szCs w:val="24"/>
        </w:rPr>
        <w:t>ay be traditional ice cream or specialist</w:t>
      </w:r>
      <w:r w:rsidR="001F4661" w:rsidRPr="00B47DF0">
        <w:rPr>
          <w:szCs w:val="24"/>
        </w:rPr>
        <w:t xml:space="preserve"> soft-serve product</w:t>
      </w:r>
    </w:p>
    <w:p w:rsidR="00924CD0" w:rsidRPr="00B47DF0" w:rsidRDefault="00924CD0" w:rsidP="00C92ADD">
      <w:pPr>
        <w:pStyle w:val="Bullet1"/>
        <w:spacing w:before="80"/>
        <w:rPr>
          <w:szCs w:val="24"/>
        </w:rPr>
      </w:pPr>
      <w:r w:rsidRPr="00B47DF0">
        <w:rPr>
          <w:szCs w:val="24"/>
        </w:rPr>
        <w:t>Powders – chocolate, malt</w:t>
      </w:r>
    </w:p>
    <w:p w:rsidR="002821F9" w:rsidRPr="00B47DF0" w:rsidRDefault="002821F9" w:rsidP="00C92ADD">
      <w:pPr>
        <w:pStyle w:val="Bullet1"/>
        <w:spacing w:before="80"/>
        <w:rPr>
          <w:szCs w:val="24"/>
        </w:rPr>
      </w:pPr>
      <w:r w:rsidRPr="00B47DF0">
        <w:rPr>
          <w:szCs w:val="24"/>
        </w:rPr>
        <w:t>Water/s – still, sparkling and flavoured</w:t>
      </w:r>
    </w:p>
    <w:p w:rsidR="002821F9" w:rsidRPr="00B47DF0" w:rsidRDefault="007422AD" w:rsidP="00C92ADD">
      <w:pPr>
        <w:pStyle w:val="Bullet1"/>
        <w:spacing w:before="80"/>
        <w:rPr>
          <w:szCs w:val="24"/>
        </w:rPr>
      </w:pPr>
      <w:r w:rsidRPr="00B47DF0">
        <w:rPr>
          <w:szCs w:val="24"/>
        </w:rPr>
        <w:t xml:space="preserve">Cordials </w:t>
      </w:r>
      <w:r w:rsidR="002821F9" w:rsidRPr="00B47DF0">
        <w:rPr>
          <w:szCs w:val="24"/>
        </w:rPr>
        <w:t>to add to other beverages for colour and flavour</w:t>
      </w:r>
    </w:p>
    <w:p w:rsidR="002821F9" w:rsidRPr="00B47DF0" w:rsidRDefault="002821F9" w:rsidP="00C92ADD">
      <w:pPr>
        <w:pStyle w:val="Bullet1"/>
        <w:spacing w:before="80"/>
        <w:rPr>
          <w:szCs w:val="24"/>
        </w:rPr>
      </w:pPr>
      <w:r w:rsidRPr="00B47DF0">
        <w:rPr>
          <w:szCs w:val="24"/>
        </w:rPr>
        <w:t>Ice – block and crushed.</w:t>
      </w:r>
    </w:p>
    <w:p w:rsidR="002821F9" w:rsidRPr="00B47DF0" w:rsidRDefault="00E91F2B" w:rsidP="00E91F2B">
      <w:pPr>
        <w:pStyle w:val="BodyCopyBold"/>
        <w:rPr>
          <w:noProof w:val="0"/>
        </w:rPr>
      </w:pPr>
      <w:r w:rsidRPr="00B47DF0">
        <w:rPr>
          <w:noProof w:val="0"/>
        </w:rPr>
        <w:t>Points to note</w:t>
      </w:r>
      <w:r w:rsidR="00B555B0" w:rsidRPr="00B47DF0">
        <w:rPr>
          <w:lang w:val="en-US" w:eastAsia="en-US"/>
        </w:rPr>
        <w:drawing>
          <wp:inline distT="0" distB="0" distL="0" distR="0">
            <wp:extent cx="404495" cy="434340"/>
            <wp:effectExtent l="19050" t="0" r="0" b="0"/>
            <wp:docPr id="62" name="Picture 33" descr="updated resources\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dated resources\tick.JPG"/>
                    <pic:cNvPicPr>
                      <a:picLocks noChangeAspect="1" noChangeArrowheads="1"/>
                    </pic:cNvPicPr>
                  </pic:nvPicPr>
                  <pic:blipFill>
                    <a:blip r:embed="rId113" cstate="print"/>
                    <a:srcRect/>
                    <a:stretch>
                      <a:fillRect/>
                    </a:stretch>
                  </pic:blipFill>
                  <pic:spPr bwMode="auto">
                    <a:xfrm>
                      <a:off x="0" y="0"/>
                      <a:ext cx="404495" cy="434340"/>
                    </a:xfrm>
                    <a:prstGeom prst="rect">
                      <a:avLst/>
                    </a:prstGeom>
                    <a:noFill/>
                    <a:ln w="9525">
                      <a:noFill/>
                      <a:miter lim="800000"/>
                      <a:headEnd/>
                      <a:tailEnd/>
                    </a:ln>
                  </pic:spPr>
                </pic:pic>
              </a:graphicData>
            </a:graphic>
          </wp:inline>
        </w:drawing>
      </w:r>
    </w:p>
    <w:p w:rsidR="00E91F2B" w:rsidRPr="00B47DF0" w:rsidRDefault="00E91F2B" w:rsidP="00E91F2B">
      <w:pPr>
        <w:pStyle w:val="BodyCopy"/>
        <w:rPr>
          <w:noProof w:val="0"/>
        </w:rPr>
      </w:pPr>
      <w:r w:rsidRPr="00B47DF0">
        <w:rPr>
          <w:noProof w:val="0"/>
        </w:rPr>
        <w:t>When selecting and assembling ingredients for non-alcoholic drinks, points to consider are:</w:t>
      </w:r>
    </w:p>
    <w:p w:rsidR="00E91F2B" w:rsidRPr="00B47DF0" w:rsidRDefault="00E91F2B" w:rsidP="00E91F2B">
      <w:pPr>
        <w:pStyle w:val="BodyCopyBold"/>
        <w:rPr>
          <w:i/>
          <w:noProof w:val="0"/>
        </w:rPr>
      </w:pPr>
      <w:r w:rsidRPr="00B47DF0">
        <w:rPr>
          <w:i/>
          <w:noProof w:val="0"/>
        </w:rPr>
        <w:t>Refer to the advertised drinks list</w:t>
      </w:r>
    </w:p>
    <w:p w:rsidR="00E91F2B" w:rsidRPr="00B47DF0" w:rsidRDefault="00E91F2B" w:rsidP="00E91F2B">
      <w:pPr>
        <w:pStyle w:val="BodyCopy"/>
        <w:rPr>
          <w:noProof w:val="0"/>
        </w:rPr>
      </w:pPr>
      <w:r w:rsidRPr="00B47DF0">
        <w:rPr>
          <w:noProof w:val="0"/>
        </w:rPr>
        <w:t>The list of non-alcoholic drinks the venue offers must be seen as the starting point for select</w:t>
      </w:r>
      <w:r w:rsidR="00921AF4" w:rsidRPr="00B47DF0">
        <w:rPr>
          <w:noProof w:val="0"/>
        </w:rPr>
        <w:t>ing and assembling ingredients and equipment</w:t>
      </w:r>
      <w:r w:rsidRPr="00B47DF0">
        <w:rPr>
          <w:noProof w:val="0"/>
        </w:rPr>
        <w:t>.</w:t>
      </w:r>
    </w:p>
    <w:p w:rsidR="00E91F2B" w:rsidRPr="00B47DF0" w:rsidRDefault="00E91F2B" w:rsidP="00E91F2B">
      <w:pPr>
        <w:pStyle w:val="BodyCopy"/>
        <w:rPr>
          <w:noProof w:val="0"/>
        </w:rPr>
      </w:pPr>
      <w:r w:rsidRPr="00B47DF0">
        <w:rPr>
          <w:noProof w:val="0"/>
        </w:rPr>
        <w:t xml:space="preserve">Experience will quickly teach </w:t>
      </w:r>
      <w:r w:rsidR="00921AF4" w:rsidRPr="00B47DF0">
        <w:rPr>
          <w:noProof w:val="0"/>
        </w:rPr>
        <w:t xml:space="preserve">you </w:t>
      </w:r>
      <w:r w:rsidRPr="00B47DF0">
        <w:rPr>
          <w:noProof w:val="0"/>
        </w:rPr>
        <w:t>which items are the most popular and more effort needs to be spent ensuring materials ar</w:t>
      </w:r>
      <w:r w:rsidR="00921AF4" w:rsidRPr="00B47DF0">
        <w:rPr>
          <w:noProof w:val="0"/>
        </w:rPr>
        <w:t>e ready for those popular items.</w:t>
      </w:r>
    </w:p>
    <w:p w:rsidR="00E91F2B" w:rsidRPr="00B47DF0" w:rsidRDefault="00E91F2B" w:rsidP="00E91F2B">
      <w:pPr>
        <w:pStyle w:val="BodyCopy"/>
        <w:rPr>
          <w:noProof w:val="0"/>
        </w:rPr>
      </w:pPr>
      <w:r w:rsidRPr="00B47DF0">
        <w:rPr>
          <w:noProof w:val="0"/>
        </w:rPr>
        <w:t>In some properties a checklist is used to guide staff through their preparation activities to make sure all necessary requirements are in place and in sufficient quantities.</w:t>
      </w:r>
    </w:p>
    <w:p w:rsidR="00E91F2B" w:rsidRPr="00B47DF0" w:rsidRDefault="00E91F2B" w:rsidP="00E91F2B">
      <w:pPr>
        <w:pStyle w:val="BodyCopy"/>
        <w:rPr>
          <w:noProof w:val="0"/>
        </w:rPr>
      </w:pPr>
      <w:r w:rsidRPr="00B47DF0">
        <w:rPr>
          <w:noProof w:val="0"/>
        </w:rPr>
        <w:t xml:space="preserve">Where you become aware </w:t>
      </w:r>
      <w:r w:rsidR="00921AF4" w:rsidRPr="00B47DF0">
        <w:rPr>
          <w:noProof w:val="0"/>
        </w:rPr>
        <w:t xml:space="preserve">that </w:t>
      </w:r>
      <w:r w:rsidRPr="00B47DF0">
        <w:rPr>
          <w:noProof w:val="0"/>
        </w:rPr>
        <w:t>a vital ingredient or item of equipment is missing or not working prope</w:t>
      </w:r>
      <w:r w:rsidR="00921AF4" w:rsidRPr="00B47DF0">
        <w:rPr>
          <w:noProof w:val="0"/>
        </w:rPr>
        <w:t>rly</w:t>
      </w:r>
      <w:r w:rsidRPr="00B47DF0">
        <w:rPr>
          <w:noProof w:val="0"/>
        </w:rPr>
        <w:t xml:space="preserve">, this must be notified to the supervisor immediately and other staff must be advised if this means certain drinks advertised by the venue are unable to be served. </w:t>
      </w:r>
    </w:p>
    <w:p w:rsidR="00E91F2B" w:rsidRPr="00B47DF0" w:rsidRDefault="00921AF4" w:rsidP="00E91F2B">
      <w:pPr>
        <w:pStyle w:val="BodyCopyBold"/>
        <w:rPr>
          <w:i/>
          <w:noProof w:val="0"/>
        </w:rPr>
      </w:pPr>
      <w:r w:rsidRPr="00B47DF0">
        <w:rPr>
          <w:i/>
          <w:noProof w:val="0"/>
        </w:rPr>
        <w:t>Note any stated or known</w:t>
      </w:r>
      <w:r w:rsidR="00E91F2B" w:rsidRPr="00B47DF0">
        <w:rPr>
          <w:i/>
          <w:noProof w:val="0"/>
        </w:rPr>
        <w:t xml:space="preserve"> customer preferences  </w:t>
      </w:r>
    </w:p>
    <w:p w:rsidR="00E91F2B" w:rsidRPr="00B47DF0" w:rsidRDefault="00E91F2B" w:rsidP="00E91F2B">
      <w:pPr>
        <w:pStyle w:val="BodyCopy"/>
        <w:rPr>
          <w:noProof w:val="0"/>
        </w:rPr>
      </w:pPr>
      <w:r w:rsidRPr="00B47DF0">
        <w:rPr>
          <w:noProof w:val="0"/>
        </w:rPr>
        <w:t>Some customers prefer their drink customised to an extent and y</w:t>
      </w:r>
      <w:r w:rsidR="001F4661" w:rsidRPr="00B47DF0">
        <w:rPr>
          <w:noProof w:val="0"/>
        </w:rPr>
        <w:t>ou should be happy to do this.</w:t>
      </w:r>
    </w:p>
    <w:p w:rsidR="00E91F2B" w:rsidRPr="00B47DF0" w:rsidRDefault="00E91F2B" w:rsidP="00E91F2B">
      <w:pPr>
        <w:pStyle w:val="BodyCopy"/>
        <w:rPr>
          <w:noProof w:val="0"/>
        </w:rPr>
      </w:pPr>
      <w:r w:rsidRPr="00B47DF0">
        <w:rPr>
          <w:noProof w:val="0"/>
        </w:rPr>
        <w:t>Use common sense about meeting the variations requested and ask management where you think an additional charge should be made for extra ingredients.</w:t>
      </w:r>
    </w:p>
    <w:p w:rsidR="00E91F2B" w:rsidRPr="00B47DF0" w:rsidRDefault="00E91F2B" w:rsidP="00E91F2B">
      <w:pPr>
        <w:pStyle w:val="BodyCopy"/>
        <w:rPr>
          <w:noProof w:val="0"/>
        </w:rPr>
      </w:pPr>
      <w:r w:rsidRPr="00B47DF0">
        <w:rPr>
          <w:noProof w:val="0"/>
        </w:rPr>
        <w:t>T</w:t>
      </w:r>
      <w:r w:rsidR="00921AF4" w:rsidRPr="00B47DF0">
        <w:rPr>
          <w:noProof w:val="0"/>
        </w:rPr>
        <w:t xml:space="preserve">he addition of extra flavouring or </w:t>
      </w:r>
      <w:r w:rsidRPr="00B47DF0">
        <w:rPr>
          <w:noProof w:val="0"/>
        </w:rPr>
        <w:t>syrup, extra fruit, more ice cream or the use of a larger glass</w:t>
      </w:r>
      <w:r w:rsidR="00921AF4" w:rsidRPr="00B47DF0">
        <w:rPr>
          <w:noProof w:val="0"/>
        </w:rPr>
        <w:t xml:space="preserve"> or </w:t>
      </w:r>
      <w:r w:rsidRPr="00B47DF0">
        <w:rPr>
          <w:noProof w:val="0"/>
        </w:rPr>
        <w:t>take away drink container will normally incur extra charges.</w:t>
      </w:r>
    </w:p>
    <w:p w:rsidR="00E91F2B" w:rsidRPr="00B47DF0" w:rsidRDefault="00982A57" w:rsidP="00E91F2B">
      <w:pPr>
        <w:pStyle w:val="BodyCopyBold"/>
        <w:rPr>
          <w:i/>
          <w:noProof w:val="0"/>
        </w:rPr>
      </w:pPr>
      <w:r w:rsidRPr="00B47DF0">
        <w:rPr>
          <w:i/>
          <w:noProof w:val="0"/>
        </w:rPr>
        <w:t>Use appropriate ingredients</w:t>
      </w:r>
    </w:p>
    <w:p w:rsidR="00E91F2B" w:rsidRPr="00B47DF0" w:rsidRDefault="00E91F2B" w:rsidP="00E91F2B">
      <w:pPr>
        <w:pStyle w:val="BodyCopy"/>
        <w:rPr>
          <w:noProof w:val="0"/>
        </w:rPr>
      </w:pPr>
      <w:r w:rsidRPr="00B47DF0">
        <w:rPr>
          <w:noProof w:val="0"/>
        </w:rPr>
        <w:t>In many circumstances the preparation of non-alcoholic drinks can enable you to use raw materials unfit for use anywh</w:t>
      </w:r>
      <w:r w:rsidR="00921AF4" w:rsidRPr="00B47DF0">
        <w:rPr>
          <w:noProof w:val="0"/>
        </w:rPr>
        <w:t>ere else. T</w:t>
      </w:r>
      <w:r w:rsidRPr="00B47DF0">
        <w:rPr>
          <w:noProof w:val="0"/>
        </w:rPr>
        <w:t xml:space="preserve">his is not to say there is anything wrong with these products other than </w:t>
      </w:r>
      <w:r w:rsidR="00921AF4" w:rsidRPr="00B47DF0">
        <w:rPr>
          <w:noProof w:val="0"/>
        </w:rPr>
        <w:t xml:space="preserve">that </w:t>
      </w:r>
      <w:r w:rsidR="001F4661" w:rsidRPr="00B47DF0">
        <w:rPr>
          <w:noProof w:val="0"/>
        </w:rPr>
        <w:t>they simply look unacceptable.</w:t>
      </w:r>
    </w:p>
    <w:p w:rsidR="00E91F2B" w:rsidRPr="00B47DF0" w:rsidRDefault="00921AF4" w:rsidP="00E91F2B">
      <w:pPr>
        <w:pStyle w:val="BodyCopy"/>
        <w:rPr>
          <w:noProof w:val="0"/>
        </w:rPr>
      </w:pPr>
      <w:r w:rsidRPr="00B47DF0">
        <w:rPr>
          <w:noProof w:val="0"/>
        </w:rPr>
        <w:t xml:space="preserve">Fruit is a common example; </w:t>
      </w:r>
      <w:r w:rsidR="00E91F2B" w:rsidRPr="00B47DF0">
        <w:rPr>
          <w:noProof w:val="0"/>
        </w:rPr>
        <w:t>it can look unappetising if presented as an item of fruit on a platter but it is perfectly suitable for blending, or juicing.</w:t>
      </w:r>
    </w:p>
    <w:p w:rsidR="00E91F2B" w:rsidRPr="00B47DF0" w:rsidRDefault="00E91F2B" w:rsidP="00E91F2B">
      <w:pPr>
        <w:pStyle w:val="BodyCopy"/>
        <w:rPr>
          <w:noProof w:val="0"/>
        </w:rPr>
      </w:pPr>
      <w:r w:rsidRPr="00B47DF0">
        <w:rPr>
          <w:noProof w:val="0"/>
        </w:rPr>
        <w:t xml:space="preserve">Note fruits and vegetables used </w:t>
      </w:r>
      <w:r w:rsidRPr="00B47DF0">
        <w:rPr>
          <w:i/>
          <w:noProof w:val="0"/>
        </w:rPr>
        <w:t>on displays</w:t>
      </w:r>
      <w:r w:rsidRPr="00B47DF0">
        <w:rPr>
          <w:noProof w:val="0"/>
        </w:rPr>
        <w:t xml:space="preserve"> </w:t>
      </w:r>
      <w:r w:rsidR="004242BA" w:rsidRPr="00B47DF0">
        <w:rPr>
          <w:noProof w:val="0"/>
        </w:rPr>
        <w:t xml:space="preserve">must </w:t>
      </w:r>
      <w:r w:rsidRPr="00B47DF0">
        <w:rPr>
          <w:noProof w:val="0"/>
        </w:rPr>
        <w:t>look appealing</w:t>
      </w:r>
      <w:r w:rsidR="004242BA" w:rsidRPr="00B47DF0">
        <w:rPr>
          <w:noProof w:val="0"/>
        </w:rPr>
        <w:t>, attractive and appetising</w:t>
      </w:r>
      <w:r w:rsidRPr="00B47DF0">
        <w:rPr>
          <w:noProof w:val="0"/>
        </w:rPr>
        <w:t xml:space="preserve">. </w:t>
      </w:r>
    </w:p>
    <w:p w:rsidR="00E91F2B" w:rsidRPr="00B47DF0" w:rsidRDefault="00E91F2B" w:rsidP="00E91F2B">
      <w:pPr>
        <w:pStyle w:val="BodyCopyBold"/>
        <w:rPr>
          <w:i/>
          <w:noProof w:val="0"/>
        </w:rPr>
      </w:pPr>
      <w:r w:rsidRPr="00B47DF0">
        <w:rPr>
          <w:i/>
          <w:noProof w:val="0"/>
        </w:rPr>
        <w:t>Prepare enough ingredien</w:t>
      </w:r>
      <w:r w:rsidR="00982A57" w:rsidRPr="00B47DF0">
        <w:rPr>
          <w:i/>
          <w:noProof w:val="0"/>
        </w:rPr>
        <w:t>ts for all the orders you have</w:t>
      </w:r>
    </w:p>
    <w:p w:rsidR="00E91F2B" w:rsidRPr="00B47DF0" w:rsidRDefault="00921AF4" w:rsidP="00E91F2B">
      <w:pPr>
        <w:pStyle w:val="BodyCopy"/>
        <w:rPr>
          <w:noProof w:val="0"/>
        </w:rPr>
      </w:pPr>
      <w:r w:rsidRPr="00B47DF0">
        <w:rPr>
          <w:noProof w:val="0"/>
        </w:rPr>
        <w:t>If, for example,</w:t>
      </w:r>
      <w:r w:rsidR="00E91F2B" w:rsidRPr="00B47DF0">
        <w:rPr>
          <w:noProof w:val="0"/>
        </w:rPr>
        <w:t xml:space="preserve"> you have an order for </w:t>
      </w:r>
      <w:r w:rsidR="004242BA" w:rsidRPr="00B47DF0">
        <w:rPr>
          <w:noProof w:val="0"/>
        </w:rPr>
        <w:t>two</w:t>
      </w:r>
      <w:r w:rsidR="00E91F2B" w:rsidRPr="00B47DF0">
        <w:rPr>
          <w:noProof w:val="0"/>
        </w:rPr>
        <w:t xml:space="preserve"> smoothies </w:t>
      </w:r>
      <w:r w:rsidR="004242BA" w:rsidRPr="00B47DF0">
        <w:rPr>
          <w:noProof w:val="0"/>
        </w:rPr>
        <w:t xml:space="preserve">of the same type </w:t>
      </w:r>
      <w:r w:rsidR="00E91F2B" w:rsidRPr="00B47DF0">
        <w:rPr>
          <w:noProof w:val="0"/>
        </w:rPr>
        <w:t>then make both at the</w:t>
      </w:r>
      <w:r w:rsidR="001F4661" w:rsidRPr="00B47DF0">
        <w:rPr>
          <w:noProof w:val="0"/>
        </w:rPr>
        <w:t xml:space="preserve"> same time in the one blender.</w:t>
      </w:r>
      <w:r w:rsidR="00A22AE6" w:rsidRPr="00B47DF0">
        <w:rPr>
          <w:noProof w:val="0"/>
          <w:lang w:eastAsia="en-AU"/>
        </w:rPr>
        <w:t xml:space="preserve"> </w:t>
      </w:r>
    </w:p>
    <w:p w:rsidR="00E91F2B" w:rsidRPr="00B47DF0" w:rsidRDefault="00E91F2B" w:rsidP="00E91F2B">
      <w:pPr>
        <w:pStyle w:val="BodyCopy"/>
        <w:rPr>
          <w:noProof w:val="0"/>
        </w:rPr>
      </w:pPr>
      <w:r w:rsidRPr="00B47DF0">
        <w:rPr>
          <w:noProof w:val="0"/>
        </w:rPr>
        <w:t>Do</w:t>
      </w:r>
      <w:r w:rsidR="004242BA" w:rsidRPr="00B47DF0">
        <w:rPr>
          <w:noProof w:val="0"/>
        </w:rPr>
        <w:t xml:space="preserve"> </w:t>
      </w:r>
      <w:r w:rsidRPr="00B47DF0">
        <w:rPr>
          <w:noProof w:val="0"/>
        </w:rPr>
        <w:t>n</w:t>
      </w:r>
      <w:r w:rsidR="004242BA" w:rsidRPr="00B47DF0">
        <w:rPr>
          <w:noProof w:val="0"/>
        </w:rPr>
        <w:t>o</w:t>
      </w:r>
      <w:r w:rsidRPr="00B47DF0">
        <w:rPr>
          <w:noProof w:val="0"/>
        </w:rPr>
        <w:t>t make one in o</w:t>
      </w:r>
      <w:r w:rsidR="001F4661" w:rsidRPr="00B47DF0">
        <w:rPr>
          <w:noProof w:val="0"/>
        </w:rPr>
        <w:t>ne blender and one in another.</w:t>
      </w:r>
    </w:p>
    <w:p w:rsidR="00E91F2B" w:rsidRPr="00B47DF0" w:rsidRDefault="00E91F2B" w:rsidP="00E91F2B">
      <w:pPr>
        <w:pStyle w:val="BodyCopy"/>
        <w:rPr>
          <w:noProof w:val="0"/>
        </w:rPr>
      </w:pPr>
      <w:r w:rsidRPr="00B47DF0">
        <w:rPr>
          <w:noProof w:val="0"/>
        </w:rPr>
        <w:t>By making both drinks at the same time, you achieve consistency of the finished product in terms of eye appeal, taste, texture, colour and temperature.</w:t>
      </w:r>
    </w:p>
    <w:p w:rsidR="004242BA" w:rsidRPr="00B47DF0" w:rsidRDefault="004242BA">
      <w:pPr>
        <w:rPr>
          <w:rFonts w:ascii="Helvetica" w:eastAsiaTheme="majorEastAsia" w:hAnsi="Helvetica" w:cstheme="majorBidi"/>
          <w:b/>
          <w:bCs/>
          <w:color w:val="0000FF"/>
          <w:sz w:val="28"/>
        </w:rPr>
      </w:pPr>
      <w:r w:rsidRPr="00B47DF0">
        <w:rPr>
          <w:rFonts w:ascii="Helvetica" w:hAnsi="Helvetica"/>
        </w:rPr>
        <w:br w:type="page"/>
      </w:r>
    </w:p>
    <w:p w:rsidR="002821F9" w:rsidRPr="00B47DF0" w:rsidRDefault="002821F9" w:rsidP="002821F9">
      <w:pPr>
        <w:pStyle w:val="Heading3"/>
      </w:pPr>
      <w:r w:rsidRPr="00B47DF0">
        <w:t>Selecting equipment and utensils</w:t>
      </w:r>
    </w:p>
    <w:p w:rsidR="002821F9" w:rsidRPr="00B47DF0" w:rsidRDefault="002821F9" w:rsidP="002821F9">
      <w:pPr>
        <w:pStyle w:val="BodyCopy"/>
        <w:rPr>
          <w:noProof w:val="0"/>
          <w:szCs w:val="24"/>
        </w:rPr>
      </w:pPr>
      <w:r w:rsidRPr="00B47DF0">
        <w:rPr>
          <w:noProof w:val="0"/>
          <w:szCs w:val="24"/>
        </w:rPr>
        <w:t>Commonly used equipment and utensils for making cold non-alcoholic drinks include:</w:t>
      </w:r>
    </w:p>
    <w:p w:rsidR="002821F9" w:rsidRPr="00B47DF0" w:rsidRDefault="002821F9" w:rsidP="002821F9">
      <w:pPr>
        <w:pStyle w:val="Bullet1"/>
      </w:pPr>
      <w:r w:rsidRPr="00B47DF0">
        <w:t>Juicers – commercial a</w:t>
      </w:r>
      <w:r w:rsidR="00921AF4" w:rsidRPr="00B47DF0">
        <w:t>nd domestic versions are used. C</w:t>
      </w:r>
      <w:r w:rsidRPr="00B47DF0">
        <w:t>ommercial ones have a larger capacity and more powerful motor</w:t>
      </w:r>
    </w:p>
    <w:p w:rsidR="002821F9" w:rsidRPr="00B47DF0" w:rsidRDefault="00193870" w:rsidP="002821F9">
      <w:pPr>
        <w:pStyle w:val="Bullet1"/>
      </w:pPr>
      <w:r w:rsidRPr="00B47DF0">
        <w:t>Milkshake</w:t>
      </w:r>
      <w:r w:rsidR="002821F9" w:rsidRPr="00B47DF0">
        <w:t xml:space="preserve"> machines – for mixing </w:t>
      </w:r>
      <w:r w:rsidRPr="00B47DF0">
        <w:t>milkshake</w:t>
      </w:r>
      <w:r w:rsidR="002821F9" w:rsidRPr="00B47DF0">
        <w:t>s and thick shakes</w:t>
      </w:r>
    </w:p>
    <w:p w:rsidR="002821F9" w:rsidRPr="00B47DF0" w:rsidRDefault="00A22AE6" w:rsidP="002821F9">
      <w:pPr>
        <w:pStyle w:val="Bullet1"/>
      </w:pPr>
      <w:r w:rsidRPr="00B47DF0">
        <w:rPr>
          <w:noProof/>
          <w:lang w:val="en-US"/>
        </w:rPr>
        <w:drawing>
          <wp:anchor distT="0" distB="0" distL="114300" distR="114300" simplePos="0" relativeHeight="251774976" behindDoc="0" locked="0" layoutInCell="1" allowOverlap="1">
            <wp:simplePos x="0" y="0"/>
            <wp:positionH relativeFrom="column">
              <wp:posOffset>4781550</wp:posOffset>
            </wp:positionH>
            <wp:positionV relativeFrom="paragraph">
              <wp:posOffset>167640</wp:posOffset>
            </wp:positionV>
            <wp:extent cx="783590" cy="1282065"/>
            <wp:effectExtent l="19050" t="0" r="0" b="0"/>
            <wp:wrapSquare wrapText="bothSides"/>
            <wp:docPr id="85" name="Picture 21" descr="C:\Documents and Settings\Godaishu\Desktop\milkshake ma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milkshake maker.jpg"/>
                    <pic:cNvPicPr>
                      <a:picLocks noChangeAspect="1" noChangeArrowheads="1"/>
                    </pic:cNvPicPr>
                  </pic:nvPicPr>
                  <pic:blipFill>
                    <a:blip r:embed="rId114" cstate="print"/>
                    <a:srcRect l="20936" r="27551"/>
                    <a:stretch>
                      <a:fillRect/>
                    </a:stretch>
                  </pic:blipFill>
                  <pic:spPr bwMode="auto">
                    <a:xfrm>
                      <a:off x="0" y="0"/>
                      <a:ext cx="783590" cy="1282065"/>
                    </a:xfrm>
                    <a:prstGeom prst="rect">
                      <a:avLst/>
                    </a:prstGeom>
                    <a:noFill/>
                    <a:ln w="9525">
                      <a:noFill/>
                      <a:miter lim="800000"/>
                      <a:headEnd/>
                      <a:tailEnd/>
                    </a:ln>
                  </pic:spPr>
                </pic:pic>
              </a:graphicData>
            </a:graphic>
          </wp:anchor>
        </w:drawing>
      </w:r>
      <w:r w:rsidRPr="00B47DF0">
        <w:rPr>
          <w:noProof/>
          <w:lang w:val="en-US"/>
        </w:rPr>
        <w:drawing>
          <wp:anchor distT="0" distB="0" distL="114300" distR="114300" simplePos="0" relativeHeight="251776000" behindDoc="0" locked="0" layoutInCell="1" allowOverlap="1">
            <wp:simplePos x="0" y="0"/>
            <wp:positionH relativeFrom="column">
              <wp:posOffset>3811905</wp:posOffset>
            </wp:positionH>
            <wp:positionV relativeFrom="paragraph">
              <wp:posOffset>167640</wp:posOffset>
            </wp:positionV>
            <wp:extent cx="724535" cy="1181735"/>
            <wp:effectExtent l="19050" t="0" r="0" b="0"/>
            <wp:wrapSquare wrapText="bothSides"/>
            <wp:docPr id="86" name="Picture 22" descr="C:\Documents and Settings\Godaishu\Desktop\962589_ble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Godaishu\Desktop\962589_blender.jpg"/>
                    <pic:cNvPicPr>
                      <a:picLocks noChangeAspect="1" noChangeArrowheads="1"/>
                    </pic:cNvPicPr>
                  </pic:nvPicPr>
                  <pic:blipFill>
                    <a:blip r:embed="rId115" cstate="print"/>
                    <a:srcRect l="19583" r="22800"/>
                    <a:stretch>
                      <a:fillRect/>
                    </a:stretch>
                  </pic:blipFill>
                  <pic:spPr bwMode="auto">
                    <a:xfrm>
                      <a:off x="0" y="0"/>
                      <a:ext cx="724535" cy="1181735"/>
                    </a:xfrm>
                    <a:prstGeom prst="rect">
                      <a:avLst/>
                    </a:prstGeom>
                    <a:noFill/>
                    <a:ln w="9525">
                      <a:noFill/>
                      <a:miter lim="800000"/>
                      <a:headEnd/>
                      <a:tailEnd/>
                    </a:ln>
                  </pic:spPr>
                </pic:pic>
              </a:graphicData>
            </a:graphic>
          </wp:anchor>
        </w:drawing>
      </w:r>
      <w:r w:rsidRPr="00B47DF0">
        <w:rPr>
          <w:noProof/>
          <w:lang w:val="en-US"/>
        </w:rPr>
        <w:drawing>
          <wp:anchor distT="0" distB="0" distL="114300" distR="114300" simplePos="0" relativeHeight="251773952" behindDoc="0" locked="0" layoutInCell="1" allowOverlap="1">
            <wp:simplePos x="0" y="0"/>
            <wp:positionH relativeFrom="column">
              <wp:posOffset>2863850</wp:posOffset>
            </wp:positionH>
            <wp:positionV relativeFrom="paragraph">
              <wp:posOffset>167640</wp:posOffset>
            </wp:positionV>
            <wp:extent cx="861695" cy="1282065"/>
            <wp:effectExtent l="19050" t="0" r="0" b="0"/>
            <wp:wrapSquare wrapText="bothSides"/>
            <wp:docPr id="88" name="Picture 23" descr="C:\Documents and Settings\Godaishu\Desktop\PHOTOS\2012\Culinary 2012\Others\Food processo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Godaishu\Desktop\PHOTOS\2012\Culinary 2012\Others\Food processor 2.jpg"/>
                    <pic:cNvPicPr>
                      <a:picLocks noChangeAspect="1" noChangeArrowheads="1"/>
                    </pic:cNvPicPr>
                  </pic:nvPicPr>
                  <pic:blipFill>
                    <a:blip r:embed="rId116" cstate="print"/>
                    <a:srcRect l="14253" t="15662"/>
                    <a:stretch>
                      <a:fillRect/>
                    </a:stretch>
                  </pic:blipFill>
                  <pic:spPr bwMode="auto">
                    <a:xfrm>
                      <a:off x="0" y="0"/>
                      <a:ext cx="861695" cy="1282065"/>
                    </a:xfrm>
                    <a:prstGeom prst="rect">
                      <a:avLst/>
                    </a:prstGeom>
                    <a:noFill/>
                    <a:ln w="9525">
                      <a:noFill/>
                      <a:miter lim="800000"/>
                      <a:headEnd/>
                      <a:tailEnd/>
                    </a:ln>
                  </pic:spPr>
                </pic:pic>
              </a:graphicData>
            </a:graphic>
          </wp:anchor>
        </w:drawing>
      </w:r>
      <w:r w:rsidR="002821F9" w:rsidRPr="00B47DF0">
        <w:t>Soft serve ice cream dispensers</w:t>
      </w:r>
    </w:p>
    <w:p w:rsidR="002821F9" w:rsidRPr="00B47DF0" w:rsidRDefault="002821F9" w:rsidP="002821F9">
      <w:pPr>
        <w:pStyle w:val="Bullet1"/>
      </w:pPr>
      <w:r w:rsidRPr="00B47DF0">
        <w:t xml:space="preserve">Blenders – </w:t>
      </w:r>
      <w:r w:rsidR="00FD2DFA" w:rsidRPr="00B47DF0">
        <w:t>used for making smoothies, frappes and other drink</w:t>
      </w:r>
      <w:r w:rsidR="00B25E39" w:rsidRPr="00B47DF0">
        <w:t>s</w:t>
      </w:r>
    </w:p>
    <w:p w:rsidR="002821F9" w:rsidRPr="00B47DF0" w:rsidRDefault="002821F9" w:rsidP="002821F9">
      <w:pPr>
        <w:pStyle w:val="Bullet1"/>
      </w:pPr>
      <w:r w:rsidRPr="00B47DF0">
        <w:t>Post-mix systems – a bulk soft drink dispensing system</w:t>
      </w:r>
    </w:p>
    <w:p w:rsidR="002821F9" w:rsidRPr="00B47DF0" w:rsidRDefault="002821F9" w:rsidP="002821F9">
      <w:pPr>
        <w:pStyle w:val="Bullet1"/>
        <w:rPr>
          <w:szCs w:val="24"/>
        </w:rPr>
      </w:pPr>
      <w:r w:rsidRPr="00B47DF0">
        <w:rPr>
          <w:szCs w:val="24"/>
        </w:rPr>
        <w:t>Ice crusher</w:t>
      </w:r>
    </w:p>
    <w:p w:rsidR="002821F9" w:rsidRPr="00B47DF0" w:rsidRDefault="002821F9" w:rsidP="002821F9">
      <w:pPr>
        <w:pStyle w:val="Bullet1"/>
        <w:rPr>
          <w:szCs w:val="24"/>
        </w:rPr>
      </w:pPr>
      <w:r w:rsidRPr="00B47DF0">
        <w:rPr>
          <w:szCs w:val="24"/>
        </w:rPr>
        <w:t>Bottle openers</w:t>
      </w:r>
    </w:p>
    <w:p w:rsidR="002821F9" w:rsidRPr="00B47DF0" w:rsidRDefault="002821F9" w:rsidP="002821F9">
      <w:pPr>
        <w:pStyle w:val="Bullet1"/>
        <w:rPr>
          <w:szCs w:val="24"/>
        </w:rPr>
      </w:pPr>
      <w:r w:rsidRPr="00B47DF0">
        <w:rPr>
          <w:szCs w:val="24"/>
        </w:rPr>
        <w:t>Knives and chopping boards</w:t>
      </w:r>
    </w:p>
    <w:p w:rsidR="002821F9" w:rsidRPr="00B47DF0" w:rsidRDefault="002821F9" w:rsidP="002821F9">
      <w:pPr>
        <w:pStyle w:val="Bullet1"/>
        <w:rPr>
          <w:szCs w:val="24"/>
        </w:rPr>
      </w:pPr>
      <w:r w:rsidRPr="00B47DF0">
        <w:rPr>
          <w:szCs w:val="24"/>
        </w:rPr>
        <w:t>Ice containers</w:t>
      </w:r>
    </w:p>
    <w:p w:rsidR="002821F9" w:rsidRPr="00B47DF0" w:rsidRDefault="002821F9" w:rsidP="002821F9">
      <w:pPr>
        <w:pStyle w:val="Bullet1"/>
        <w:rPr>
          <w:szCs w:val="24"/>
        </w:rPr>
      </w:pPr>
      <w:r w:rsidRPr="00B47DF0">
        <w:rPr>
          <w:szCs w:val="24"/>
        </w:rPr>
        <w:t>Tongs and scoops – for handling ice and fruit pieces.</w:t>
      </w:r>
    </w:p>
    <w:p w:rsidR="004242BA" w:rsidRPr="00B47DF0" w:rsidRDefault="004242BA" w:rsidP="004242BA">
      <w:pPr>
        <w:pStyle w:val="BodyCopyBold"/>
        <w:rPr>
          <w:noProof w:val="0"/>
        </w:rPr>
      </w:pPr>
      <w:r w:rsidRPr="00B47DF0">
        <w:rPr>
          <w:noProof w:val="0"/>
        </w:rPr>
        <w:t>Points to note</w:t>
      </w:r>
      <w:r w:rsidR="00B555B0" w:rsidRPr="00B47DF0">
        <w:rPr>
          <w:lang w:val="en-US" w:eastAsia="en-US"/>
        </w:rPr>
        <w:drawing>
          <wp:inline distT="0" distB="0" distL="0" distR="0">
            <wp:extent cx="404495" cy="434340"/>
            <wp:effectExtent l="19050" t="0" r="0" b="0"/>
            <wp:docPr id="61" name="Picture 33" descr="updated resources\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dated resources\tick.JPG"/>
                    <pic:cNvPicPr>
                      <a:picLocks noChangeAspect="1" noChangeArrowheads="1"/>
                    </pic:cNvPicPr>
                  </pic:nvPicPr>
                  <pic:blipFill>
                    <a:blip r:embed="rId113" cstate="print"/>
                    <a:srcRect/>
                    <a:stretch>
                      <a:fillRect/>
                    </a:stretch>
                  </pic:blipFill>
                  <pic:spPr bwMode="auto">
                    <a:xfrm>
                      <a:off x="0" y="0"/>
                      <a:ext cx="404495" cy="434340"/>
                    </a:xfrm>
                    <a:prstGeom prst="rect">
                      <a:avLst/>
                    </a:prstGeom>
                    <a:noFill/>
                    <a:ln w="9525">
                      <a:noFill/>
                      <a:miter lim="800000"/>
                      <a:headEnd/>
                      <a:tailEnd/>
                    </a:ln>
                  </pic:spPr>
                </pic:pic>
              </a:graphicData>
            </a:graphic>
          </wp:inline>
        </w:drawing>
      </w:r>
    </w:p>
    <w:p w:rsidR="004242BA" w:rsidRPr="00B47DF0" w:rsidRDefault="004242BA" w:rsidP="004242BA">
      <w:pPr>
        <w:pStyle w:val="BodyCopyBold"/>
        <w:rPr>
          <w:i/>
          <w:noProof w:val="0"/>
        </w:rPr>
      </w:pPr>
      <w:r w:rsidRPr="00B47DF0">
        <w:rPr>
          <w:i/>
          <w:noProof w:val="0"/>
        </w:rPr>
        <w:t xml:space="preserve">Ensure that all equipment and machinery used is clean </w:t>
      </w:r>
    </w:p>
    <w:p w:rsidR="004242BA" w:rsidRPr="00B47DF0" w:rsidRDefault="004242BA" w:rsidP="004242BA">
      <w:pPr>
        <w:pStyle w:val="BodyCopy"/>
        <w:rPr>
          <w:noProof w:val="0"/>
          <w:szCs w:val="24"/>
        </w:rPr>
      </w:pPr>
      <w:r w:rsidRPr="00B47DF0">
        <w:rPr>
          <w:noProof w:val="0"/>
          <w:szCs w:val="24"/>
        </w:rPr>
        <w:t>This means</w:t>
      </w:r>
      <w:r w:rsidR="00921AF4" w:rsidRPr="00B47DF0">
        <w:rPr>
          <w:noProof w:val="0"/>
          <w:szCs w:val="24"/>
        </w:rPr>
        <w:t>,</w:t>
      </w:r>
      <w:r w:rsidRPr="00B47DF0">
        <w:rPr>
          <w:noProof w:val="0"/>
          <w:szCs w:val="24"/>
        </w:rPr>
        <w:t xml:space="preserve"> especially where it is on public display</w:t>
      </w:r>
      <w:r w:rsidR="00921AF4" w:rsidRPr="00B47DF0">
        <w:rPr>
          <w:noProof w:val="0"/>
          <w:szCs w:val="24"/>
        </w:rPr>
        <w:t>,</w:t>
      </w:r>
      <w:r w:rsidRPr="00B47DF0">
        <w:rPr>
          <w:noProof w:val="0"/>
          <w:szCs w:val="24"/>
        </w:rPr>
        <w:t xml:space="preserve"> all equipment used in the drink production process looks </w:t>
      </w:r>
      <w:r w:rsidR="00921AF4" w:rsidRPr="00B47DF0">
        <w:rPr>
          <w:noProof w:val="0"/>
          <w:szCs w:val="24"/>
        </w:rPr>
        <w:t xml:space="preserve">clean, and </w:t>
      </w:r>
      <w:r w:rsidR="001F4661" w:rsidRPr="00B47DF0">
        <w:rPr>
          <w:noProof w:val="0"/>
          <w:szCs w:val="24"/>
        </w:rPr>
        <w:t>is clean inside.</w:t>
      </w:r>
    </w:p>
    <w:p w:rsidR="004242BA" w:rsidRPr="00B47DF0" w:rsidRDefault="004242BA" w:rsidP="004242BA">
      <w:pPr>
        <w:pStyle w:val="BodyCopy"/>
        <w:rPr>
          <w:noProof w:val="0"/>
          <w:szCs w:val="24"/>
        </w:rPr>
      </w:pPr>
      <w:r w:rsidRPr="00B47DF0">
        <w:rPr>
          <w:noProof w:val="0"/>
          <w:szCs w:val="24"/>
        </w:rPr>
        <w:t>This is particularly an issue where there is limited equipment and each item can be expected to experience high usage.</w:t>
      </w:r>
    </w:p>
    <w:p w:rsidR="004242BA" w:rsidRPr="00B47DF0" w:rsidRDefault="004242BA" w:rsidP="004242BA">
      <w:pPr>
        <w:pStyle w:val="BodyCopyBold"/>
        <w:rPr>
          <w:i/>
          <w:noProof w:val="0"/>
        </w:rPr>
      </w:pPr>
      <w:r w:rsidRPr="00B47DF0">
        <w:rPr>
          <w:i/>
          <w:noProof w:val="0"/>
        </w:rPr>
        <w:t xml:space="preserve">Ensure all equipment you use is well cleaned immediately after you use it </w:t>
      </w:r>
    </w:p>
    <w:p w:rsidR="004242BA" w:rsidRPr="00B47DF0" w:rsidRDefault="004242BA" w:rsidP="004242BA">
      <w:pPr>
        <w:pStyle w:val="BodyCopy"/>
        <w:rPr>
          <w:noProof w:val="0"/>
          <w:szCs w:val="24"/>
        </w:rPr>
      </w:pPr>
      <w:r w:rsidRPr="00B47DF0">
        <w:rPr>
          <w:noProof w:val="0"/>
          <w:szCs w:val="24"/>
        </w:rPr>
        <w:t>This may be easier said t</w:t>
      </w:r>
      <w:r w:rsidR="00921AF4" w:rsidRPr="00B47DF0">
        <w:rPr>
          <w:noProof w:val="0"/>
          <w:szCs w:val="24"/>
        </w:rPr>
        <w:t>han done, but it is important. F</w:t>
      </w:r>
      <w:r w:rsidRPr="00B47DF0">
        <w:rPr>
          <w:noProof w:val="0"/>
          <w:szCs w:val="24"/>
        </w:rPr>
        <w:t>or example, if you leave the blender uncleaned, then someone else may pour ingredients into it before rea</w:t>
      </w:r>
      <w:r w:rsidR="001F4661" w:rsidRPr="00B47DF0">
        <w:rPr>
          <w:noProof w:val="0"/>
          <w:szCs w:val="24"/>
        </w:rPr>
        <w:t>lising it hasn’t been cleaned.</w:t>
      </w:r>
    </w:p>
    <w:p w:rsidR="004242BA" w:rsidRPr="00B47DF0" w:rsidRDefault="004242BA" w:rsidP="004242BA">
      <w:pPr>
        <w:pStyle w:val="BodyCopy"/>
        <w:rPr>
          <w:noProof w:val="0"/>
          <w:szCs w:val="24"/>
        </w:rPr>
      </w:pPr>
      <w:r w:rsidRPr="00B47DF0">
        <w:rPr>
          <w:noProof w:val="0"/>
          <w:szCs w:val="24"/>
        </w:rPr>
        <w:t>This means those ingredien</w:t>
      </w:r>
      <w:r w:rsidR="00921AF4" w:rsidRPr="00B47DF0">
        <w:rPr>
          <w:noProof w:val="0"/>
          <w:szCs w:val="24"/>
        </w:rPr>
        <w:t>ts will have to be thrown out. I</w:t>
      </w:r>
      <w:r w:rsidRPr="00B47DF0">
        <w:rPr>
          <w:noProof w:val="0"/>
          <w:szCs w:val="24"/>
        </w:rPr>
        <w:t>f they are used, then the customer will receive a tainted drink, and may complain, or not return.</w:t>
      </w:r>
    </w:p>
    <w:p w:rsidR="004242BA" w:rsidRPr="00B47DF0" w:rsidRDefault="004242BA" w:rsidP="004242BA">
      <w:pPr>
        <w:pStyle w:val="BodyCopy"/>
        <w:rPr>
          <w:noProof w:val="0"/>
          <w:szCs w:val="24"/>
        </w:rPr>
      </w:pPr>
      <w:r w:rsidRPr="00B47DF0">
        <w:rPr>
          <w:noProof w:val="0"/>
          <w:szCs w:val="24"/>
        </w:rPr>
        <w:t>Follow the requirements of your Food Safety Pl</w:t>
      </w:r>
      <w:r w:rsidR="00921AF4" w:rsidRPr="00B47DF0">
        <w:rPr>
          <w:noProof w:val="0"/>
          <w:szCs w:val="24"/>
        </w:rPr>
        <w:t>an when cleaning these items. G</w:t>
      </w:r>
      <w:r w:rsidRPr="00B47DF0">
        <w:rPr>
          <w:noProof w:val="0"/>
          <w:szCs w:val="24"/>
        </w:rPr>
        <w:t>enerally speaking equipment will need to be cleane</w:t>
      </w:r>
      <w:r w:rsidR="00921AF4" w:rsidRPr="00B47DF0">
        <w:rPr>
          <w:noProof w:val="0"/>
          <w:szCs w:val="24"/>
        </w:rPr>
        <w:t xml:space="preserve">d and sanitised after every use or </w:t>
      </w:r>
      <w:r w:rsidRPr="00B47DF0">
        <w:rPr>
          <w:noProof w:val="0"/>
          <w:szCs w:val="24"/>
        </w:rPr>
        <w:t xml:space="preserve">in between uses, and the sooner they are cleaned after use the easier they will be to clean. </w:t>
      </w:r>
    </w:p>
    <w:p w:rsidR="002821F9" w:rsidRPr="00B47DF0" w:rsidRDefault="002821F9" w:rsidP="002821F9">
      <w:pPr>
        <w:pStyle w:val="Heading3"/>
      </w:pPr>
      <w:r w:rsidRPr="00B47DF0">
        <w:t>Selecting glassware and other service</w:t>
      </w:r>
      <w:r w:rsidR="00030A77" w:rsidRPr="00B47DF0">
        <w:t>ware</w:t>
      </w:r>
    </w:p>
    <w:p w:rsidR="002821F9" w:rsidRPr="00B47DF0" w:rsidRDefault="002821F9" w:rsidP="002821F9">
      <w:pPr>
        <w:pStyle w:val="BodyCopy"/>
        <w:rPr>
          <w:noProof w:val="0"/>
          <w:szCs w:val="24"/>
        </w:rPr>
      </w:pPr>
      <w:r w:rsidRPr="00B47DF0">
        <w:rPr>
          <w:noProof w:val="0"/>
          <w:szCs w:val="24"/>
        </w:rPr>
        <w:t>In relation to</w:t>
      </w:r>
      <w:r w:rsidR="00030A77" w:rsidRPr="00B47DF0">
        <w:rPr>
          <w:noProof w:val="0"/>
          <w:szCs w:val="24"/>
        </w:rPr>
        <w:t xml:space="preserve"> </w:t>
      </w:r>
      <w:r w:rsidR="00E91F2B" w:rsidRPr="00B47DF0">
        <w:rPr>
          <w:noProof w:val="0"/>
          <w:szCs w:val="24"/>
        </w:rPr>
        <w:t xml:space="preserve">serving drinks </w:t>
      </w:r>
      <w:r w:rsidR="00030A77" w:rsidRPr="00B47DF0">
        <w:rPr>
          <w:noProof w:val="0"/>
          <w:szCs w:val="24"/>
        </w:rPr>
        <w:t>items may include:</w:t>
      </w:r>
    </w:p>
    <w:p w:rsidR="002821F9" w:rsidRPr="00B47DF0" w:rsidRDefault="00921AF4" w:rsidP="002821F9">
      <w:pPr>
        <w:pStyle w:val="Bullet1"/>
      </w:pPr>
      <w:r w:rsidRPr="00B47DF0">
        <w:t xml:space="preserve">Glasses </w:t>
      </w:r>
      <w:r w:rsidR="00E91F2B" w:rsidRPr="00B47DF0">
        <w:t>such as:</w:t>
      </w:r>
    </w:p>
    <w:p w:rsidR="00E91F2B" w:rsidRPr="00B47DF0" w:rsidRDefault="00E91F2B" w:rsidP="001F4661">
      <w:pPr>
        <w:pStyle w:val="Bullet2"/>
        <w:rPr>
          <w:lang w:val="en-AU"/>
        </w:rPr>
      </w:pPr>
      <w:r w:rsidRPr="00B47DF0">
        <w:rPr>
          <w:lang w:val="en-AU"/>
        </w:rPr>
        <w:t>Old fashioned glasses</w:t>
      </w:r>
    </w:p>
    <w:p w:rsidR="00E91F2B" w:rsidRPr="00B47DF0" w:rsidRDefault="00E91F2B" w:rsidP="001F4661">
      <w:pPr>
        <w:pStyle w:val="Bullet2"/>
        <w:rPr>
          <w:lang w:val="en-AU"/>
        </w:rPr>
      </w:pPr>
      <w:r w:rsidRPr="00B47DF0">
        <w:rPr>
          <w:lang w:val="en-AU"/>
        </w:rPr>
        <w:t>Highball glasses</w:t>
      </w:r>
    </w:p>
    <w:p w:rsidR="00E91F2B" w:rsidRPr="00B47DF0" w:rsidRDefault="00E91F2B" w:rsidP="001F4661">
      <w:pPr>
        <w:pStyle w:val="Bullet2"/>
        <w:rPr>
          <w:lang w:val="en-AU"/>
        </w:rPr>
      </w:pPr>
      <w:r w:rsidRPr="00B47DF0">
        <w:rPr>
          <w:lang w:val="en-AU"/>
        </w:rPr>
        <w:t>Pilsener glasses</w:t>
      </w:r>
    </w:p>
    <w:p w:rsidR="00E91F2B" w:rsidRPr="00B47DF0" w:rsidRDefault="00E91F2B" w:rsidP="001F4661">
      <w:pPr>
        <w:pStyle w:val="Bullet2"/>
        <w:rPr>
          <w:lang w:val="en-AU"/>
        </w:rPr>
      </w:pPr>
      <w:r w:rsidRPr="00B47DF0">
        <w:rPr>
          <w:lang w:val="en-AU"/>
        </w:rPr>
        <w:t>Mugs</w:t>
      </w:r>
    </w:p>
    <w:p w:rsidR="00E91F2B" w:rsidRPr="00B47DF0" w:rsidRDefault="00193870" w:rsidP="001F4661">
      <w:pPr>
        <w:pStyle w:val="Bullet2"/>
        <w:rPr>
          <w:lang w:val="en-AU"/>
        </w:rPr>
      </w:pPr>
      <w:r w:rsidRPr="00B47DF0">
        <w:rPr>
          <w:lang w:val="en-AU"/>
        </w:rPr>
        <w:t>Milkshake</w:t>
      </w:r>
      <w:r w:rsidR="00E91F2B" w:rsidRPr="00B47DF0">
        <w:rPr>
          <w:lang w:val="en-AU"/>
        </w:rPr>
        <w:t xml:space="preserve"> glass</w:t>
      </w:r>
      <w:r w:rsidR="00F10877" w:rsidRPr="00B47DF0">
        <w:rPr>
          <w:lang w:val="en-AU"/>
        </w:rPr>
        <w:t>es</w:t>
      </w:r>
    </w:p>
    <w:p w:rsidR="00E91F2B" w:rsidRPr="00B47DF0" w:rsidRDefault="00E91F2B" w:rsidP="001F4661">
      <w:pPr>
        <w:pStyle w:val="Bullet2"/>
        <w:rPr>
          <w:lang w:val="en-AU"/>
        </w:rPr>
      </w:pPr>
      <w:r w:rsidRPr="00B47DF0">
        <w:rPr>
          <w:lang w:val="en-AU"/>
        </w:rPr>
        <w:t>Soda glass</w:t>
      </w:r>
      <w:r w:rsidR="00F10877" w:rsidRPr="00B47DF0">
        <w:rPr>
          <w:lang w:val="en-AU"/>
        </w:rPr>
        <w:t>es</w:t>
      </w:r>
    </w:p>
    <w:p w:rsidR="00E91F2B" w:rsidRPr="00B47DF0" w:rsidRDefault="00747D2E" w:rsidP="001F4661">
      <w:pPr>
        <w:pStyle w:val="Bullet2"/>
        <w:rPr>
          <w:lang w:val="en-AU"/>
        </w:rPr>
      </w:pPr>
      <w:r w:rsidRPr="00B47DF0">
        <w:rPr>
          <w:lang w:val="en-AU"/>
        </w:rPr>
        <w:t xml:space="preserve">Cocktail glasses </w:t>
      </w:r>
      <w:r w:rsidR="00E91F2B" w:rsidRPr="00B47DF0">
        <w:rPr>
          <w:lang w:val="en-AU"/>
        </w:rPr>
        <w:t>for non-alcoholic cocktails</w:t>
      </w:r>
    </w:p>
    <w:p w:rsidR="001841CB" w:rsidRPr="00B47DF0" w:rsidRDefault="00747D2E" w:rsidP="00E91F2B">
      <w:pPr>
        <w:pStyle w:val="Bullet1"/>
      </w:pPr>
      <w:r w:rsidRPr="00B47DF0">
        <w:t xml:space="preserve">Jugs </w:t>
      </w:r>
      <w:r w:rsidR="001841CB" w:rsidRPr="00B47DF0">
        <w:t>in a range of sizes for fruit juice and gomme syrup</w:t>
      </w:r>
    </w:p>
    <w:p w:rsidR="00E91F2B" w:rsidRPr="00B47DF0" w:rsidRDefault="00E91F2B" w:rsidP="00E91F2B">
      <w:pPr>
        <w:pStyle w:val="Bullet1"/>
      </w:pPr>
      <w:r w:rsidRPr="00B47DF0">
        <w:t xml:space="preserve">Metal </w:t>
      </w:r>
      <w:r w:rsidR="00193870" w:rsidRPr="00B47DF0">
        <w:t>milkshake</w:t>
      </w:r>
      <w:r w:rsidRPr="00B47DF0">
        <w:t xml:space="preserve"> containers</w:t>
      </w:r>
    </w:p>
    <w:p w:rsidR="00E91F2B" w:rsidRPr="00B47DF0" w:rsidRDefault="00E91F2B" w:rsidP="00E91F2B">
      <w:pPr>
        <w:pStyle w:val="Bullet1"/>
      </w:pPr>
      <w:r w:rsidRPr="00B47DF0">
        <w:t>Take-aw</w:t>
      </w:r>
      <w:r w:rsidR="00747D2E" w:rsidRPr="00B47DF0">
        <w:t xml:space="preserve">ay drink containers with lids </w:t>
      </w:r>
      <w:r w:rsidRPr="00B47DF0">
        <w:t>known as single serve items</w:t>
      </w:r>
    </w:p>
    <w:p w:rsidR="00E91F2B" w:rsidRPr="00B47DF0" w:rsidRDefault="00E91F2B" w:rsidP="00E91F2B">
      <w:pPr>
        <w:pStyle w:val="Bullet1"/>
      </w:pPr>
      <w:r w:rsidRPr="00B47DF0">
        <w:t>Drinking straws.</w:t>
      </w:r>
    </w:p>
    <w:p w:rsidR="004242BA" w:rsidRPr="00B47DF0" w:rsidRDefault="004242BA" w:rsidP="004242BA">
      <w:pPr>
        <w:pStyle w:val="Heading3"/>
      </w:pPr>
      <w:r w:rsidRPr="00B47DF0">
        <w:t>Need to know house policies</w:t>
      </w:r>
    </w:p>
    <w:p w:rsidR="004242BA" w:rsidRPr="00B47DF0" w:rsidRDefault="00EB468F" w:rsidP="004242BA">
      <w:pPr>
        <w:pStyle w:val="BodyCopyBold"/>
        <w:rPr>
          <w:b w:val="0"/>
          <w:noProof w:val="0"/>
        </w:rPr>
      </w:pPr>
      <w:r w:rsidRPr="00B47DF0">
        <w:rPr>
          <w:b w:val="0"/>
          <w:lang w:val="en-US" w:eastAsia="en-US"/>
        </w:rPr>
        <w:drawing>
          <wp:inline distT="0" distB="0" distL="0" distR="0">
            <wp:extent cx="404495" cy="434340"/>
            <wp:effectExtent l="19050" t="0" r="0" b="0"/>
            <wp:docPr id="68" name="Picture 33" descr="updated resources\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dated resources\tick.JPG"/>
                    <pic:cNvPicPr>
                      <a:picLocks noChangeAspect="1" noChangeArrowheads="1"/>
                    </pic:cNvPicPr>
                  </pic:nvPicPr>
                  <pic:blipFill>
                    <a:blip r:embed="rId113" cstate="print">
                      <a:duotone>
                        <a:schemeClr val="accent6">
                          <a:shade val="45000"/>
                          <a:satMod val="135000"/>
                        </a:schemeClr>
                        <a:prstClr val="white"/>
                      </a:duotone>
                    </a:blip>
                    <a:srcRect/>
                    <a:stretch>
                      <a:fillRect/>
                    </a:stretch>
                  </pic:blipFill>
                  <pic:spPr bwMode="auto">
                    <a:xfrm>
                      <a:off x="0" y="0"/>
                      <a:ext cx="404495" cy="434340"/>
                    </a:xfrm>
                    <a:prstGeom prst="rect">
                      <a:avLst/>
                    </a:prstGeom>
                    <a:noFill/>
                    <a:ln w="9525">
                      <a:noFill/>
                      <a:miter lim="800000"/>
                      <a:headEnd/>
                      <a:tailEnd/>
                    </a:ln>
                  </pic:spPr>
                </pic:pic>
              </a:graphicData>
            </a:graphic>
          </wp:inline>
        </w:drawing>
      </w:r>
      <w:r w:rsidR="004242BA" w:rsidRPr="00B47DF0">
        <w:rPr>
          <w:b w:val="0"/>
          <w:noProof w:val="0"/>
        </w:rPr>
        <w:t>You must find your workplace requirements in relation to the following:</w:t>
      </w:r>
      <w:r w:rsidRPr="00B47DF0">
        <w:rPr>
          <w:b w:val="0"/>
          <w:noProof w:val="0"/>
        </w:rPr>
        <w:t xml:space="preserve"> </w:t>
      </w:r>
    </w:p>
    <w:p w:rsidR="004242BA" w:rsidRPr="00B47DF0" w:rsidRDefault="004242BA" w:rsidP="004242BA">
      <w:pPr>
        <w:pStyle w:val="BodyCopyBold"/>
        <w:rPr>
          <w:noProof w:val="0"/>
        </w:rPr>
      </w:pPr>
      <w:r w:rsidRPr="00B47DF0">
        <w:rPr>
          <w:noProof w:val="0"/>
        </w:rPr>
        <w:t>Surplus product</w:t>
      </w:r>
    </w:p>
    <w:p w:rsidR="004242BA" w:rsidRPr="00B47DF0" w:rsidRDefault="004242BA" w:rsidP="004242BA">
      <w:pPr>
        <w:pStyle w:val="BodyCopyBold"/>
        <w:rPr>
          <w:b w:val="0"/>
          <w:noProof w:val="0"/>
        </w:rPr>
      </w:pPr>
      <w:r w:rsidRPr="00B47DF0">
        <w:rPr>
          <w:b w:val="0"/>
          <w:noProof w:val="0"/>
        </w:rPr>
        <w:t>When making a drink during a service session you need to know the house p</w:t>
      </w:r>
      <w:r w:rsidR="00747D2E" w:rsidRPr="00B47DF0">
        <w:rPr>
          <w:b w:val="0"/>
          <w:noProof w:val="0"/>
        </w:rPr>
        <w:t>olicy on wastage and overages. W</w:t>
      </w:r>
      <w:r w:rsidRPr="00B47DF0">
        <w:rPr>
          <w:b w:val="0"/>
          <w:noProof w:val="0"/>
        </w:rPr>
        <w:t>hat is the house policy if y</w:t>
      </w:r>
      <w:r w:rsidR="00EB468F" w:rsidRPr="00B47DF0">
        <w:rPr>
          <w:b w:val="0"/>
          <w:noProof w:val="0"/>
        </w:rPr>
        <w:t>ou make too much of a product?</w:t>
      </w:r>
    </w:p>
    <w:p w:rsidR="004242BA" w:rsidRPr="00B47DF0" w:rsidRDefault="004242BA" w:rsidP="004242BA">
      <w:pPr>
        <w:pStyle w:val="BodyCopyBold"/>
        <w:rPr>
          <w:b w:val="0"/>
          <w:noProof w:val="0"/>
        </w:rPr>
      </w:pPr>
      <w:r w:rsidRPr="00B47DF0">
        <w:rPr>
          <w:b w:val="0"/>
          <w:noProof w:val="0"/>
        </w:rPr>
        <w:t>Do you give it to the customer as a b</w:t>
      </w:r>
      <w:r w:rsidR="00EB468F" w:rsidRPr="00B47DF0">
        <w:rPr>
          <w:b w:val="0"/>
          <w:noProof w:val="0"/>
        </w:rPr>
        <w:t>it of a bonus?</w:t>
      </w:r>
    </w:p>
    <w:p w:rsidR="004242BA" w:rsidRPr="00B47DF0" w:rsidRDefault="004242BA" w:rsidP="004242BA">
      <w:pPr>
        <w:pStyle w:val="BodyCopyBold"/>
        <w:rPr>
          <w:b w:val="0"/>
          <w:noProof w:val="0"/>
        </w:rPr>
      </w:pPr>
      <w:r w:rsidRPr="00B47DF0">
        <w:rPr>
          <w:b w:val="0"/>
          <w:noProof w:val="0"/>
        </w:rPr>
        <w:t xml:space="preserve">Or </w:t>
      </w:r>
      <w:r w:rsidR="00EB468F" w:rsidRPr="00B47DF0">
        <w:rPr>
          <w:b w:val="0"/>
          <w:noProof w:val="0"/>
        </w:rPr>
        <w:t>is the policy to throw it out?</w:t>
      </w:r>
    </w:p>
    <w:p w:rsidR="004242BA" w:rsidRPr="00B47DF0" w:rsidRDefault="004242BA" w:rsidP="004242BA">
      <w:pPr>
        <w:pStyle w:val="BodyCopyBold"/>
        <w:rPr>
          <w:b w:val="0"/>
          <w:noProof w:val="0"/>
        </w:rPr>
      </w:pPr>
      <w:r w:rsidRPr="00B47DF0">
        <w:rPr>
          <w:b w:val="0"/>
          <w:noProof w:val="0"/>
        </w:rPr>
        <w:t>Are you allowed to drink it?</w:t>
      </w:r>
    </w:p>
    <w:p w:rsidR="004242BA" w:rsidRPr="00B47DF0" w:rsidRDefault="00EB468F" w:rsidP="004242BA">
      <w:pPr>
        <w:pStyle w:val="BodyCopyBold"/>
        <w:rPr>
          <w:noProof w:val="0"/>
        </w:rPr>
      </w:pPr>
      <w:r w:rsidRPr="00B47DF0">
        <w:rPr>
          <w:lang w:val="en-US" w:eastAsia="en-US"/>
        </w:rPr>
        <w:drawing>
          <wp:anchor distT="0" distB="0" distL="114300" distR="114300" simplePos="0" relativeHeight="251779072" behindDoc="0" locked="0" layoutInCell="1" allowOverlap="1">
            <wp:simplePos x="0" y="0"/>
            <wp:positionH relativeFrom="column">
              <wp:posOffset>3932555</wp:posOffset>
            </wp:positionH>
            <wp:positionV relativeFrom="paragraph">
              <wp:posOffset>198120</wp:posOffset>
            </wp:positionV>
            <wp:extent cx="1798320" cy="1348740"/>
            <wp:effectExtent l="19050" t="0" r="0" b="0"/>
            <wp:wrapSquare wrapText="bothSides"/>
            <wp:docPr id="76" name="Picture 13" descr="C:\Documents and Settings\Godaishu\Desktop\PHOTOS\Accommodation 2009\well set up cafe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Accommodation 2009\well set up cafe bar.jpg"/>
                    <pic:cNvPicPr>
                      <a:picLocks noChangeAspect="1" noChangeArrowheads="1"/>
                    </pic:cNvPicPr>
                  </pic:nvPicPr>
                  <pic:blipFill>
                    <a:blip r:embed="rId117" cstate="print"/>
                    <a:srcRect/>
                    <a:stretch>
                      <a:fillRect/>
                    </a:stretch>
                  </pic:blipFill>
                  <pic:spPr bwMode="auto">
                    <a:xfrm>
                      <a:off x="0" y="0"/>
                      <a:ext cx="1798320" cy="1348740"/>
                    </a:xfrm>
                    <a:prstGeom prst="rect">
                      <a:avLst/>
                    </a:prstGeom>
                    <a:noFill/>
                    <a:ln w="9525">
                      <a:noFill/>
                      <a:miter lim="800000"/>
                      <a:headEnd/>
                      <a:tailEnd/>
                    </a:ln>
                  </pic:spPr>
                </pic:pic>
              </a:graphicData>
            </a:graphic>
          </wp:anchor>
        </w:drawing>
      </w:r>
      <w:r w:rsidR="004242BA" w:rsidRPr="00B47DF0">
        <w:rPr>
          <w:noProof w:val="0"/>
        </w:rPr>
        <w:t>Layout of ingredients and equipment</w:t>
      </w:r>
    </w:p>
    <w:p w:rsidR="004242BA" w:rsidRPr="00B47DF0" w:rsidRDefault="004242BA" w:rsidP="004242BA">
      <w:pPr>
        <w:pStyle w:val="BodyCopyBold"/>
        <w:rPr>
          <w:b w:val="0"/>
          <w:noProof w:val="0"/>
        </w:rPr>
      </w:pPr>
      <w:r w:rsidRPr="00B47DF0">
        <w:rPr>
          <w:b w:val="0"/>
          <w:noProof w:val="0"/>
        </w:rPr>
        <w:t>Most properties will have a standard, pre-set layout for all their equipment and ingredients.</w:t>
      </w:r>
    </w:p>
    <w:p w:rsidR="004242BA" w:rsidRPr="00B47DF0" w:rsidRDefault="004242BA" w:rsidP="004242BA">
      <w:pPr>
        <w:pStyle w:val="BodyCopyBold"/>
        <w:rPr>
          <w:b w:val="0"/>
          <w:noProof w:val="0"/>
        </w:rPr>
      </w:pPr>
      <w:r w:rsidRPr="00B47DF0">
        <w:rPr>
          <w:b w:val="0"/>
          <w:noProof w:val="0"/>
        </w:rPr>
        <w:t>Th</w:t>
      </w:r>
      <w:r w:rsidR="00747D2E" w:rsidRPr="00B47DF0">
        <w:rPr>
          <w:b w:val="0"/>
          <w:noProof w:val="0"/>
        </w:rPr>
        <w:t>is facilitates stock taking, re</w:t>
      </w:r>
      <w:r w:rsidRPr="00B47DF0">
        <w:rPr>
          <w:b w:val="0"/>
          <w:noProof w:val="0"/>
        </w:rPr>
        <w:t>ordering and provides a consistent location for items to optimise working efficiency.</w:t>
      </w:r>
    </w:p>
    <w:p w:rsidR="004242BA" w:rsidRPr="00B47DF0" w:rsidRDefault="004242BA" w:rsidP="004242BA">
      <w:pPr>
        <w:pStyle w:val="BodyCopyBold"/>
        <w:rPr>
          <w:b w:val="0"/>
          <w:noProof w:val="0"/>
        </w:rPr>
      </w:pPr>
      <w:r w:rsidRPr="00B47DF0">
        <w:rPr>
          <w:b w:val="0"/>
          <w:noProof w:val="0"/>
        </w:rPr>
        <w:t>You will be expected to comply with the existing layout requirements.</w:t>
      </w:r>
      <w:r w:rsidR="00EB468F" w:rsidRPr="00B47DF0">
        <w:rPr>
          <w:noProof w:val="0"/>
          <w:lang w:eastAsia="en-AU"/>
        </w:rPr>
        <w:t xml:space="preserve"> </w:t>
      </w:r>
    </w:p>
    <w:p w:rsidR="004242BA" w:rsidRPr="00B47DF0" w:rsidRDefault="00747D2E" w:rsidP="004242BA">
      <w:pPr>
        <w:pStyle w:val="BodyCopyBold"/>
        <w:rPr>
          <w:noProof w:val="0"/>
        </w:rPr>
      </w:pPr>
      <w:r w:rsidRPr="00B47DF0">
        <w:rPr>
          <w:noProof w:val="0"/>
        </w:rPr>
        <w:t xml:space="preserve">Refraining from eating or </w:t>
      </w:r>
      <w:r w:rsidR="004242BA" w:rsidRPr="00B47DF0">
        <w:rPr>
          <w:noProof w:val="0"/>
        </w:rPr>
        <w:t>drinking the products</w:t>
      </w:r>
    </w:p>
    <w:p w:rsidR="004242BA" w:rsidRPr="00B47DF0" w:rsidRDefault="004242BA" w:rsidP="004242BA">
      <w:pPr>
        <w:pStyle w:val="BodyCopyBold"/>
        <w:rPr>
          <w:b w:val="0"/>
          <w:noProof w:val="0"/>
        </w:rPr>
      </w:pPr>
      <w:r w:rsidRPr="00B47DF0">
        <w:rPr>
          <w:b w:val="0"/>
          <w:noProof w:val="0"/>
        </w:rPr>
        <w:t xml:space="preserve">When dealing with non-alcoholic beverages some staff believe it does not matter if they eat a piece of fruit, or drink a </w:t>
      </w:r>
      <w:r w:rsidR="00193870" w:rsidRPr="00B47DF0">
        <w:rPr>
          <w:b w:val="0"/>
          <w:noProof w:val="0"/>
        </w:rPr>
        <w:t>milkshake</w:t>
      </w:r>
      <w:r w:rsidRPr="00B47DF0">
        <w:rPr>
          <w:b w:val="0"/>
          <w:noProof w:val="0"/>
        </w:rPr>
        <w:t>.</w:t>
      </w:r>
      <w:r w:rsidR="00747D2E" w:rsidRPr="00B47DF0">
        <w:rPr>
          <w:b w:val="0"/>
          <w:noProof w:val="0"/>
        </w:rPr>
        <w:t xml:space="preserve"> Since </w:t>
      </w:r>
      <w:r w:rsidRPr="00B47DF0">
        <w:rPr>
          <w:b w:val="0"/>
          <w:noProof w:val="0"/>
        </w:rPr>
        <w:t>alcohol is not involved they do not see a problem with this.</w:t>
      </w:r>
    </w:p>
    <w:p w:rsidR="004242BA" w:rsidRPr="00B47DF0" w:rsidRDefault="004242BA" w:rsidP="004242BA">
      <w:pPr>
        <w:pStyle w:val="BodyCopyBold"/>
        <w:rPr>
          <w:b w:val="0"/>
          <w:noProof w:val="0"/>
        </w:rPr>
      </w:pPr>
      <w:r w:rsidRPr="00B47DF0">
        <w:rPr>
          <w:b w:val="0"/>
          <w:noProof w:val="0"/>
        </w:rPr>
        <w:t>Most venues however will prohibit staff from eati</w:t>
      </w:r>
      <w:r w:rsidR="00747D2E" w:rsidRPr="00B47DF0">
        <w:rPr>
          <w:b w:val="0"/>
          <w:noProof w:val="0"/>
        </w:rPr>
        <w:t>ng or drinking while on duty. I</w:t>
      </w:r>
      <w:r w:rsidRPr="00B47DF0">
        <w:rPr>
          <w:b w:val="0"/>
          <w:noProof w:val="0"/>
        </w:rPr>
        <w:t>t looks bad for</w:t>
      </w:r>
      <w:r w:rsidR="00747D2E" w:rsidRPr="00B47DF0">
        <w:rPr>
          <w:b w:val="0"/>
          <w:noProof w:val="0"/>
        </w:rPr>
        <w:t xml:space="preserve"> members of the public</w:t>
      </w:r>
      <w:r w:rsidRPr="00B47DF0">
        <w:rPr>
          <w:b w:val="0"/>
          <w:noProof w:val="0"/>
        </w:rPr>
        <w:t xml:space="preserve"> to see staff eating and drinking whil</w:t>
      </w:r>
      <w:r w:rsidR="00747D2E" w:rsidRPr="00B47DF0">
        <w:rPr>
          <w:b w:val="0"/>
          <w:noProof w:val="0"/>
        </w:rPr>
        <w:t xml:space="preserve">e at work and the product </w:t>
      </w:r>
      <w:r w:rsidRPr="00B47DF0">
        <w:rPr>
          <w:b w:val="0"/>
          <w:noProof w:val="0"/>
        </w:rPr>
        <w:t>consumed by staff represents a loss to the business as it is not paid for.</w:t>
      </w:r>
    </w:p>
    <w:p w:rsidR="004242BA" w:rsidRPr="00B47DF0" w:rsidRDefault="004242BA" w:rsidP="004242BA">
      <w:pPr>
        <w:pStyle w:val="BodyCopyBold"/>
        <w:rPr>
          <w:b w:val="0"/>
          <w:noProof w:val="0"/>
        </w:rPr>
      </w:pPr>
      <w:r w:rsidRPr="00B47DF0">
        <w:rPr>
          <w:b w:val="0"/>
          <w:noProof w:val="0"/>
        </w:rPr>
        <w:t>Check with management to see what applies where you work because there is qui</w:t>
      </w:r>
      <w:r w:rsidR="00747D2E" w:rsidRPr="00B47DF0">
        <w:rPr>
          <w:b w:val="0"/>
          <w:noProof w:val="0"/>
        </w:rPr>
        <w:t xml:space="preserve">te a variation in the attitudes and </w:t>
      </w:r>
      <w:r w:rsidRPr="00B47DF0">
        <w:rPr>
          <w:b w:val="0"/>
          <w:noProof w:val="0"/>
        </w:rPr>
        <w:t xml:space="preserve">policies in this regard. </w:t>
      </w:r>
    </w:p>
    <w:p w:rsidR="004242BA" w:rsidRPr="00B47DF0" w:rsidRDefault="004242BA" w:rsidP="004242BA">
      <w:pPr>
        <w:pStyle w:val="BodyCopyBold"/>
        <w:rPr>
          <w:b w:val="0"/>
          <w:noProof w:val="0"/>
        </w:rPr>
      </w:pPr>
      <w:r w:rsidRPr="00B47DF0">
        <w:rPr>
          <w:b w:val="0"/>
          <w:noProof w:val="0"/>
        </w:rPr>
        <w:t>So</w:t>
      </w:r>
      <w:r w:rsidR="00747D2E" w:rsidRPr="00B47DF0">
        <w:rPr>
          <w:b w:val="0"/>
          <w:noProof w:val="0"/>
        </w:rPr>
        <w:t xml:space="preserve">me venues will allow you to eat or </w:t>
      </w:r>
      <w:r w:rsidRPr="00B47DF0">
        <w:rPr>
          <w:b w:val="0"/>
          <w:noProof w:val="0"/>
        </w:rPr>
        <w:t>drink almost anything while others will stipulate a restricted range</w:t>
      </w:r>
      <w:r w:rsidR="00747D2E" w:rsidRPr="00B47DF0">
        <w:rPr>
          <w:b w:val="0"/>
          <w:noProof w:val="0"/>
        </w:rPr>
        <w:t xml:space="preserve"> of nominated items you can eat or drink free of </w:t>
      </w:r>
      <w:r w:rsidRPr="00B47DF0">
        <w:rPr>
          <w:b w:val="0"/>
          <w:noProof w:val="0"/>
        </w:rPr>
        <w:t>charge, and some will prohibit staff from eating or drinking anything when on duty.</w:t>
      </w:r>
    </w:p>
    <w:p w:rsidR="004242BA" w:rsidRPr="00B47DF0" w:rsidRDefault="004242BA" w:rsidP="00EB468F">
      <w:pPr>
        <w:pStyle w:val="BodyCopyBold"/>
        <w:rPr>
          <w:b w:val="0"/>
          <w:noProof w:val="0"/>
        </w:rPr>
      </w:pPr>
      <w:r w:rsidRPr="00B47DF0">
        <w:rPr>
          <w:b w:val="0"/>
          <w:noProof w:val="0"/>
        </w:rPr>
        <w:t>Mo</w:t>
      </w:r>
      <w:r w:rsidR="00747D2E" w:rsidRPr="00B47DF0">
        <w:rPr>
          <w:b w:val="0"/>
          <w:noProof w:val="0"/>
        </w:rPr>
        <w:t>st employers will require you to eat or</w:t>
      </w:r>
      <w:r w:rsidRPr="00B47DF0">
        <w:rPr>
          <w:b w:val="0"/>
          <w:noProof w:val="0"/>
        </w:rPr>
        <w:t xml:space="preserve"> drink out of public view.</w:t>
      </w:r>
      <w:r w:rsidRPr="00B47DF0">
        <w:rPr>
          <w:noProof w:val="0"/>
        </w:rPr>
        <w:br w:type="page"/>
      </w:r>
    </w:p>
    <w:p w:rsidR="004242BA" w:rsidRPr="00B47DF0" w:rsidRDefault="004242BA" w:rsidP="004242BA">
      <w:pPr>
        <w:pStyle w:val="BodyCopyBold"/>
        <w:rPr>
          <w:noProof w:val="0"/>
        </w:rPr>
      </w:pPr>
      <w:r w:rsidRPr="00B47DF0">
        <w:rPr>
          <w:noProof w:val="0"/>
        </w:rPr>
        <w:t>Discarded stock</w:t>
      </w:r>
    </w:p>
    <w:p w:rsidR="004242BA" w:rsidRPr="00B47DF0" w:rsidRDefault="00EB468F" w:rsidP="004242BA">
      <w:pPr>
        <w:pStyle w:val="BodyCopyBold"/>
        <w:rPr>
          <w:b w:val="0"/>
          <w:noProof w:val="0"/>
        </w:rPr>
      </w:pPr>
      <w:r w:rsidRPr="00B47DF0">
        <w:rPr>
          <w:b w:val="0"/>
          <w:lang w:val="en-US" w:eastAsia="en-US"/>
        </w:rPr>
        <w:drawing>
          <wp:anchor distT="0" distB="0" distL="114300" distR="114300" simplePos="0" relativeHeight="251777024" behindDoc="0" locked="0" layoutInCell="1" allowOverlap="1">
            <wp:simplePos x="0" y="0"/>
            <wp:positionH relativeFrom="column">
              <wp:posOffset>4536440</wp:posOffset>
            </wp:positionH>
            <wp:positionV relativeFrom="paragraph">
              <wp:posOffset>57785</wp:posOffset>
            </wp:positionV>
            <wp:extent cx="1129030" cy="1337945"/>
            <wp:effectExtent l="19050" t="0" r="0" b="0"/>
            <wp:wrapSquare wrapText="bothSides"/>
            <wp:docPr id="71" name="Picture 26" descr="C:\Documents and Settings\danielc\Local Settings\Temporary Internet Files\Content.IE5\3DV3UKH9\MC90018543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Local Settings\Temporary Internet Files\Content.IE5\3DV3UKH9\MC900185437[1].wmf"/>
                    <pic:cNvPicPr>
                      <a:picLocks noChangeAspect="1" noChangeArrowheads="1"/>
                    </pic:cNvPicPr>
                  </pic:nvPicPr>
                  <pic:blipFill>
                    <a:blip r:embed="rId118" cstate="print"/>
                    <a:srcRect/>
                    <a:stretch>
                      <a:fillRect/>
                    </a:stretch>
                  </pic:blipFill>
                  <pic:spPr bwMode="auto">
                    <a:xfrm>
                      <a:off x="0" y="0"/>
                      <a:ext cx="1129030" cy="1337945"/>
                    </a:xfrm>
                    <a:prstGeom prst="rect">
                      <a:avLst/>
                    </a:prstGeom>
                    <a:noFill/>
                    <a:ln w="9525">
                      <a:noFill/>
                      <a:miter lim="800000"/>
                      <a:headEnd/>
                      <a:tailEnd/>
                    </a:ln>
                  </pic:spPr>
                </pic:pic>
              </a:graphicData>
            </a:graphic>
          </wp:anchor>
        </w:drawing>
      </w:r>
      <w:r w:rsidR="004242BA" w:rsidRPr="00B47DF0">
        <w:rPr>
          <w:b w:val="0"/>
          <w:noProof w:val="0"/>
        </w:rPr>
        <w:t>Some properties have requirements relating to discarded stock.</w:t>
      </w:r>
    </w:p>
    <w:p w:rsidR="004242BA" w:rsidRPr="00B47DF0" w:rsidRDefault="004242BA" w:rsidP="004242BA">
      <w:pPr>
        <w:pStyle w:val="BodyCopyBold"/>
        <w:rPr>
          <w:b w:val="0"/>
          <w:noProof w:val="0"/>
        </w:rPr>
      </w:pPr>
      <w:r w:rsidRPr="00B47DF0">
        <w:rPr>
          <w:b w:val="0"/>
          <w:noProof w:val="0"/>
        </w:rPr>
        <w:t>Where stock has to be thrown out because it has ‘gone off’ or exceeded its use-by date there may be a need for you to complete a form identifying:</w:t>
      </w:r>
    </w:p>
    <w:p w:rsidR="004242BA" w:rsidRPr="00B47DF0" w:rsidRDefault="004242BA" w:rsidP="004242BA">
      <w:pPr>
        <w:pStyle w:val="Bullet1"/>
      </w:pPr>
      <w:r w:rsidRPr="00B47DF0">
        <w:t>What was discarded</w:t>
      </w:r>
    </w:p>
    <w:p w:rsidR="004242BA" w:rsidRPr="00B47DF0" w:rsidRDefault="004242BA" w:rsidP="004242BA">
      <w:pPr>
        <w:pStyle w:val="Bullet1"/>
      </w:pPr>
      <w:r w:rsidRPr="00B47DF0">
        <w:t>How much was discarded</w:t>
      </w:r>
    </w:p>
    <w:p w:rsidR="004242BA" w:rsidRPr="00B47DF0" w:rsidRDefault="004242BA" w:rsidP="004242BA">
      <w:pPr>
        <w:pStyle w:val="Bullet1"/>
      </w:pPr>
      <w:r w:rsidRPr="00B47DF0">
        <w:t>How it was discarded</w:t>
      </w:r>
    </w:p>
    <w:p w:rsidR="004242BA" w:rsidRPr="00B47DF0" w:rsidRDefault="004242BA" w:rsidP="004242BA">
      <w:pPr>
        <w:pStyle w:val="Bullet1"/>
      </w:pPr>
      <w:r w:rsidRPr="00B47DF0">
        <w:t>Why there was a need to discard it.</w:t>
      </w:r>
    </w:p>
    <w:p w:rsidR="004242BA" w:rsidRPr="00B47DF0" w:rsidRDefault="004242BA" w:rsidP="004242BA">
      <w:pPr>
        <w:pStyle w:val="Heading3"/>
      </w:pPr>
      <w:r w:rsidRPr="00B47DF0">
        <w:t>Need for product knowledge</w:t>
      </w:r>
    </w:p>
    <w:p w:rsidR="004242BA" w:rsidRPr="00B47DF0" w:rsidRDefault="004242BA" w:rsidP="004242BA">
      <w:pPr>
        <w:pStyle w:val="BodyCopy"/>
        <w:rPr>
          <w:noProof w:val="0"/>
        </w:rPr>
      </w:pPr>
      <w:r w:rsidRPr="00B47DF0">
        <w:rPr>
          <w:noProof w:val="0"/>
        </w:rPr>
        <w:t>Product knowledge is a vital aspect of your professionalism and it is no different when dealing with non-alcoholic beverages.</w:t>
      </w:r>
    </w:p>
    <w:p w:rsidR="004242BA" w:rsidRPr="00B47DF0" w:rsidRDefault="008D4F2D" w:rsidP="004242BA">
      <w:pPr>
        <w:pStyle w:val="BodyCopy"/>
        <w:rPr>
          <w:noProof w:val="0"/>
        </w:rPr>
      </w:pPr>
      <w:r w:rsidRPr="00B47DF0">
        <w:rPr>
          <w:lang w:val="en-US" w:eastAsia="en-US"/>
        </w:rPr>
        <w:drawing>
          <wp:anchor distT="0" distB="0" distL="114300" distR="114300" simplePos="0" relativeHeight="251781120" behindDoc="0" locked="0" layoutInCell="1" allowOverlap="1">
            <wp:simplePos x="0" y="0"/>
            <wp:positionH relativeFrom="column">
              <wp:posOffset>3766820</wp:posOffset>
            </wp:positionH>
            <wp:positionV relativeFrom="paragraph">
              <wp:posOffset>73025</wp:posOffset>
            </wp:positionV>
            <wp:extent cx="1910080" cy="1293495"/>
            <wp:effectExtent l="19050" t="0" r="0" b="0"/>
            <wp:wrapSquare wrapText="bothSides"/>
            <wp:docPr id="73" name="Picture 14" descr="C:\Documents and Settings\Godaishu\Desktop\PHOTOS\Accommodation 2009\International_Profiles_2007_High_Res__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Accommodation 2009\International_Profiles_2007_High_Res__70.jpg"/>
                    <pic:cNvPicPr>
                      <a:picLocks noChangeAspect="1" noChangeArrowheads="1"/>
                    </pic:cNvPicPr>
                  </pic:nvPicPr>
                  <pic:blipFill>
                    <a:blip r:embed="rId119" cstate="print">
                      <a:lum contrast="10000"/>
                    </a:blip>
                    <a:srcRect/>
                    <a:stretch>
                      <a:fillRect/>
                    </a:stretch>
                  </pic:blipFill>
                  <pic:spPr bwMode="auto">
                    <a:xfrm>
                      <a:off x="0" y="0"/>
                      <a:ext cx="1910080" cy="1293495"/>
                    </a:xfrm>
                    <a:prstGeom prst="rect">
                      <a:avLst/>
                    </a:prstGeom>
                    <a:noFill/>
                    <a:ln w="9525">
                      <a:noFill/>
                      <a:miter lim="800000"/>
                      <a:headEnd/>
                      <a:tailEnd/>
                    </a:ln>
                  </pic:spPr>
                </pic:pic>
              </a:graphicData>
            </a:graphic>
          </wp:anchor>
        </w:drawing>
      </w:r>
      <w:r w:rsidR="004242BA" w:rsidRPr="00B47DF0">
        <w:rPr>
          <w:noProof w:val="0"/>
        </w:rPr>
        <w:t>You must cultivate your knowledge of non-alcoholic drinks so you can:</w:t>
      </w:r>
    </w:p>
    <w:p w:rsidR="004242BA" w:rsidRPr="00B47DF0" w:rsidRDefault="004242BA" w:rsidP="004242BA">
      <w:pPr>
        <w:pStyle w:val="Bullet1"/>
      </w:pPr>
      <w:r w:rsidRPr="00B47DF0">
        <w:t>Describe and suggestively sell non-alcoholic drinks to customers</w:t>
      </w:r>
    </w:p>
    <w:p w:rsidR="004242BA" w:rsidRPr="00B47DF0" w:rsidRDefault="004242BA" w:rsidP="004242BA">
      <w:pPr>
        <w:pStyle w:val="Bullet1"/>
      </w:pPr>
      <w:r w:rsidRPr="00B47DF0">
        <w:t>Recognise a non-alcoholic beverage from a description given to you by a customer who is not sure about what they want to order.</w:t>
      </w:r>
      <w:r w:rsidR="008D4F2D" w:rsidRPr="00B47DF0">
        <w:t xml:space="preserve"> </w:t>
      </w:r>
    </w:p>
    <w:p w:rsidR="009B6433" w:rsidRPr="00B47DF0" w:rsidRDefault="009B6433" w:rsidP="009B6433">
      <w:pPr>
        <w:pStyle w:val="Heading3"/>
      </w:pPr>
      <w:r w:rsidRPr="00B47DF0">
        <w:t>Range of possible non-alcoholic drinks</w:t>
      </w:r>
    </w:p>
    <w:p w:rsidR="009B6433" w:rsidRPr="00B47DF0" w:rsidRDefault="009B6433" w:rsidP="009B6433">
      <w:pPr>
        <w:pStyle w:val="BodyCopy"/>
        <w:rPr>
          <w:noProof w:val="0"/>
        </w:rPr>
      </w:pPr>
      <w:r w:rsidRPr="00B47DF0">
        <w:rPr>
          <w:noProof w:val="0"/>
        </w:rPr>
        <w:t>Non-alcoholic beverages include both hot and cold drinks, and are</w:t>
      </w:r>
      <w:r w:rsidR="00747D2E" w:rsidRPr="00B47DF0">
        <w:rPr>
          <w:noProof w:val="0"/>
        </w:rPr>
        <w:t xml:space="preserve"> nearly always available for on the </w:t>
      </w:r>
      <w:r w:rsidRPr="00B47DF0">
        <w:rPr>
          <w:noProof w:val="0"/>
        </w:rPr>
        <w:t>premises</w:t>
      </w:r>
      <w:r w:rsidR="00747D2E" w:rsidRPr="00B47DF0">
        <w:rPr>
          <w:noProof w:val="0"/>
        </w:rPr>
        <w:t xml:space="preserve"> consumption as well as in take </w:t>
      </w:r>
      <w:r w:rsidRPr="00B47DF0">
        <w:rPr>
          <w:noProof w:val="0"/>
        </w:rPr>
        <w:t>away form.</w:t>
      </w:r>
    </w:p>
    <w:p w:rsidR="009B6433" w:rsidRPr="00B47DF0" w:rsidRDefault="009B6433" w:rsidP="009B6433">
      <w:pPr>
        <w:pStyle w:val="BodyCopy"/>
        <w:rPr>
          <w:noProof w:val="0"/>
        </w:rPr>
      </w:pPr>
      <w:r w:rsidRPr="00B47DF0">
        <w:rPr>
          <w:noProof w:val="0"/>
        </w:rPr>
        <w:t>Examples (in addition to iced tea and iced coffee mentioned in the previous Element) include:</w:t>
      </w:r>
    </w:p>
    <w:p w:rsidR="009B6433" w:rsidRPr="00B47DF0" w:rsidRDefault="008D4F2D" w:rsidP="009B6433">
      <w:pPr>
        <w:pStyle w:val="Bullet1"/>
      </w:pPr>
      <w:r w:rsidRPr="00B47DF0">
        <w:rPr>
          <w:noProof/>
          <w:lang w:val="en-US"/>
        </w:rPr>
        <w:drawing>
          <wp:anchor distT="0" distB="0" distL="114300" distR="114300" simplePos="0" relativeHeight="251783168" behindDoc="0" locked="0" layoutInCell="1" allowOverlap="1">
            <wp:simplePos x="0" y="0"/>
            <wp:positionH relativeFrom="column">
              <wp:posOffset>4179570</wp:posOffset>
            </wp:positionH>
            <wp:positionV relativeFrom="paragraph">
              <wp:posOffset>177165</wp:posOffset>
            </wp:positionV>
            <wp:extent cx="1285240" cy="1371600"/>
            <wp:effectExtent l="19050" t="0" r="0" b="0"/>
            <wp:wrapSquare wrapText="bothSides"/>
            <wp:docPr id="84" name="Picture 20" descr="C:\Documents and Settings\Godaishu\Desktop\1106967_fruit_smooth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Desktop\1106967_fruit_smoothies.jpg"/>
                    <pic:cNvPicPr>
                      <a:picLocks noChangeAspect="1" noChangeArrowheads="1"/>
                    </pic:cNvPicPr>
                  </pic:nvPicPr>
                  <pic:blipFill>
                    <a:blip r:embed="rId120" cstate="print"/>
                    <a:srcRect l="8913" r="12177"/>
                    <a:stretch>
                      <a:fillRect/>
                    </a:stretch>
                  </pic:blipFill>
                  <pic:spPr bwMode="auto">
                    <a:xfrm>
                      <a:off x="0" y="0"/>
                      <a:ext cx="1285240" cy="1371600"/>
                    </a:xfrm>
                    <a:prstGeom prst="rect">
                      <a:avLst/>
                    </a:prstGeom>
                    <a:noFill/>
                    <a:ln w="9525">
                      <a:noFill/>
                      <a:miter lim="800000"/>
                      <a:headEnd/>
                      <a:tailEnd/>
                    </a:ln>
                  </pic:spPr>
                </pic:pic>
              </a:graphicData>
            </a:graphic>
          </wp:anchor>
        </w:drawing>
      </w:r>
      <w:r w:rsidR="00193870" w:rsidRPr="00B47DF0">
        <w:t>Milkshake</w:t>
      </w:r>
      <w:r w:rsidR="009B6433" w:rsidRPr="00B47DF0">
        <w:t>s</w:t>
      </w:r>
    </w:p>
    <w:p w:rsidR="009B6433" w:rsidRPr="00B47DF0" w:rsidRDefault="009B6433" w:rsidP="009B6433">
      <w:pPr>
        <w:pStyle w:val="Bullet1"/>
      </w:pPr>
      <w:r w:rsidRPr="00B47DF0">
        <w:t>Flavoured milks</w:t>
      </w:r>
    </w:p>
    <w:p w:rsidR="009B6433" w:rsidRPr="00B47DF0" w:rsidRDefault="009B6433" w:rsidP="009B6433">
      <w:pPr>
        <w:pStyle w:val="Bullet1"/>
      </w:pPr>
      <w:r w:rsidRPr="00B47DF0">
        <w:t>Smoothies</w:t>
      </w:r>
    </w:p>
    <w:p w:rsidR="009B6433" w:rsidRPr="00B47DF0" w:rsidRDefault="00747D2E" w:rsidP="009B6433">
      <w:pPr>
        <w:pStyle w:val="Bullet1"/>
      </w:pPr>
      <w:r w:rsidRPr="00B47DF0">
        <w:t xml:space="preserve">Hot or </w:t>
      </w:r>
      <w:r w:rsidR="009B6433" w:rsidRPr="00B47DF0">
        <w:t>iced chocolate</w:t>
      </w:r>
    </w:p>
    <w:p w:rsidR="009B6433" w:rsidRPr="00B47DF0" w:rsidRDefault="009B6433" w:rsidP="009B6433">
      <w:pPr>
        <w:pStyle w:val="Bullet1"/>
      </w:pPr>
      <w:r w:rsidRPr="00B47DF0">
        <w:t>Juices, and freshly squeezed juices</w:t>
      </w:r>
    </w:p>
    <w:p w:rsidR="009B6433" w:rsidRPr="00B47DF0" w:rsidRDefault="009B6433" w:rsidP="009B6433">
      <w:pPr>
        <w:pStyle w:val="Bullet1"/>
      </w:pPr>
      <w:r w:rsidRPr="00B47DF0">
        <w:t>Cordials and syrups</w:t>
      </w:r>
    </w:p>
    <w:p w:rsidR="009B6433" w:rsidRPr="00B47DF0" w:rsidRDefault="009B6433" w:rsidP="009B6433">
      <w:pPr>
        <w:pStyle w:val="Bullet1"/>
      </w:pPr>
      <w:r w:rsidRPr="00B47DF0">
        <w:t>Waters</w:t>
      </w:r>
    </w:p>
    <w:p w:rsidR="009B6433" w:rsidRPr="00B47DF0" w:rsidRDefault="00747D2E" w:rsidP="009B6433">
      <w:pPr>
        <w:pStyle w:val="Bullet1"/>
      </w:pPr>
      <w:r w:rsidRPr="00B47DF0">
        <w:t>Soft drinks. These are also known as aerated waters;</w:t>
      </w:r>
      <w:r w:rsidR="009B6433" w:rsidRPr="00B47DF0">
        <w:t xml:space="preserve"> either bulk ‘post mix’ products or products from bottles or cans</w:t>
      </w:r>
    </w:p>
    <w:p w:rsidR="009B6433" w:rsidRPr="00B47DF0" w:rsidRDefault="00747D2E" w:rsidP="009B6433">
      <w:pPr>
        <w:pStyle w:val="Bullet1"/>
      </w:pPr>
      <w:r w:rsidRPr="00B47DF0">
        <w:t xml:space="preserve">Non-alcoholic cocktails </w:t>
      </w:r>
      <w:r w:rsidR="009B6433" w:rsidRPr="00B47DF0">
        <w:t>known as ‘mocktails’</w:t>
      </w:r>
    </w:p>
    <w:p w:rsidR="009B6433" w:rsidRPr="00B47DF0" w:rsidRDefault="009B6433" w:rsidP="009B6433">
      <w:pPr>
        <w:pStyle w:val="Bullet1"/>
      </w:pPr>
      <w:r w:rsidRPr="00B47DF0">
        <w:t>Frappés</w:t>
      </w:r>
      <w:r w:rsidR="00BD61ED" w:rsidRPr="00B47DF0">
        <w:t>.</w:t>
      </w:r>
    </w:p>
    <w:p w:rsidR="00924CD0" w:rsidRPr="00B47DF0" w:rsidRDefault="00924CD0">
      <w:pPr>
        <w:rPr>
          <w:rFonts w:ascii="Helvetica" w:eastAsiaTheme="majorEastAsia" w:hAnsi="Helvetica" w:cstheme="majorBidi"/>
          <w:b/>
          <w:bCs/>
          <w:color w:val="0000FF"/>
          <w:sz w:val="28"/>
        </w:rPr>
      </w:pPr>
      <w:r w:rsidRPr="00B47DF0">
        <w:rPr>
          <w:rFonts w:ascii="Helvetica" w:hAnsi="Helvetica"/>
        </w:rPr>
        <w:br w:type="page"/>
      </w:r>
    </w:p>
    <w:p w:rsidR="00924CD0" w:rsidRPr="00B47DF0" w:rsidRDefault="00193870" w:rsidP="00924CD0">
      <w:pPr>
        <w:pStyle w:val="Heading3"/>
      </w:pPr>
      <w:r w:rsidRPr="00B47DF0">
        <w:t>Milkshake</w:t>
      </w:r>
      <w:r w:rsidR="00924CD0" w:rsidRPr="00B47DF0">
        <w:t>s</w:t>
      </w:r>
    </w:p>
    <w:p w:rsidR="00924CD0" w:rsidRPr="00B47DF0" w:rsidRDefault="008D4F2D" w:rsidP="00924CD0">
      <w:pPr>
        <w:pStyle w:val="BodyCopy"/>
        <w:rPr>
          <w:noProof w:val="0"/>
        </w:rPr>
      </w:pPr>
      <w:r w:rsidRPr="00B47DF0">
        <w:rPr>
          <w:lang w:val="en-US" w:eastAsia="en-US"/>
        </w:rPr>
        <w:drawing>
          <wp:anchor distT="0" distB="0" distL="114300" distR="114300" simplePos="0" relativeHeight="251784192" behindDoc="0" locked="0" layoutInCell="1" allowOverlap="1">
            <wp:simplePos x="0" y="0"/>
            <wp:positionH relativeFrom="column">
              <wp:posOffset>4335780</wp:posOffset>
            </wp:positionH>
            <wp:positionV relativeFrom="paragraph">
              <wp:posOffset>263525</wp:posOffset>
            </wp:positionV>
            <wp:extent cx="1397000" cy="1851025"/>
            <wp:effectExtent l="19050" t="0" r="0" b="0"/>
            <wp:wrapSquare wrapText="bothSides"/>
            <wp:docPr id="75" name="Picture 28" descr="C:\Documents and Settings\danielc\Desktop\Non-alcoholic beverages images\387384_milksh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Desktop\Non-alcoholic beverages images\387384_milkshake.jpg"/>
                    <pic:cNvPicPr>
                      <a:picLocks noChangeAspect="1" noChangeArrowheads="1"/>
                    </pic:cNvPicPr>
                  </pic:nvPicPr>
                  <pic:blipFill>
                    <a:blip r:embed="rId121" cstate="print"/>
                    <a:srcRect/>
                    <a:stretch>
                      <a:fillRect/>
                    </a:stretch>
                  </pic:blipFill>
                  <pic:spPr bwMode="auto">
                    <a:xfrm>
                      <a:off x="0" y="0"/>
                      <a:ext cx="1397000" cy="1851025"/>
                    </a:xfrm>
                    <a:prstGeom prst="rect">
                      <a:avLst/>
                    </a:prstGeom>
                    <a:noFill/>
                    <a:ln w="9525">
                      <a:noFill/>
                      <a:miter lim="800000"/>
                      <a:headEnd/>
                      <a:tailEnd/>
                    </a:ln>
                  </pic:spPr>
                </pic:pic>
              </a:graphicData>
            </a:graphic>
          </wp:anchor>
        </w:drawing>
      </w:r>
      <w:r w:rsidR="00924CD0" w:rsidRPr="00B47DF0">
        <w:rPr>
          <w:noProof w:val="0"/>
        </w:rPr>
        <w:t>These are traditional favourites and extremely popular despite other alternative milk-based drinks available.</w:t>
      </w:r>
    </w:p>
    <w:p w:rsidR="00924CD0" w:rsidRPr="00B47DF0" w:rsidRDefault="00924CD0" w:rsidP="00924CD0">
      <w:pPr>
        <w:pStyle w:val="BodyCopy"/>
        <w:rPr>
          <w:noProof w:val="0"/>
        </w:rPr>
      </w:pPr>
      <w:r w:rsidRPr="00B47DF0">
        <w:rPr>
          <w:noProof w:val="0"/>
        </w:rPr>
        <w:t xml:space="preserve">The basic </w:t>
      </w:r>
      <w:r w:rsidR="00193870" w:rsidRPr="00B47DF0">
        <w:rPr>
          <w:noProof w:val="0"/>
        </w:rPr>
        <w:t>milkshake</w:t>
      </w:r>
      <w:r w:rsidRPr="00B47DF0">
        <w:rPr>
          <w:noProof w:val="0"/>
        </w:rPr>
        <w:t xml:space="preserve"> is a blend of cold milk, ice cream and a flavouri</w:t>
      </w:r>
      <w:r w:rsidR="00444839" w:rsidRPr="00B47DF0">
        <w:rPr>
          <w:noProof w:val="0"/>
        </w:rPr>
        <w:t>ng agent (cordial or essence). M</w:t>
      </w:r>
      <w:r w:rsidRPr="00B47DF0">
        <w:rPr>
          <w:noProof w:val="0"/>
        </w:rPr>
        <w:t>alt is a common option.</w:t>
      </w:r>
    </w:p>
    <w:p w:rsidR="00924CD0" w:rsidRPr="00B47DF0" w:rsidRDefault="00924CD0" w:rsidP="00924CD0">
      <w:pPr>
        <w:pStyle w:val="BodyCopy"/>
        <w:rPr>
          <w:noProof w:val="0"/>
        </w:rPr>
      </w:pPr>
      <w:r w:rsidRPr="00B47DF0">
        <w:rPr>
          <w:noProof w:val="0"/>
        </w:rPr>
        <w:t>Customers may ask for extra ice cream, extra flavour or double malt.</w:t>
      </w:r>
    </w:p>
    <w:p w:rsidR="00924CD0" w:rsidRPr="00B47DF0" w:rsidRDefault="00924CD0" w:rsidP="00924CD0">
      <w:pPr>
        <w:pStyle w:val="BodyCopy"/>
        <w:rPr>
          <w:noProof w:val="0"/>
        </w:rPr>
      </w:pPr>
      <w:r w:rsidRPr="00B47DF0">
        <w:rPr>
          <w:noProof w:val="0"/>
        </w:rPr>
        <w:t xml:space="preserve">There is a range of </w:t>
      </w:r>
      <w:r w:rsidR="008D4F2D" w:rsidRPr="00B47DF0">
        <w:rPr>
          <w:noProof w:val="0"/>
        </w:rPr>
        <w:t>flavours</w:t>
      </w:r>
      <w:r w:rsidRPr="00B47DF0">
        <w:rPr>
          <w:noProof w:val="0"/>
        </w:rPr>
        <w:t xml:space="preserve"> and preparation and service varies marginally in some aspects, and widely in others.</w:t>
      </w:r>
    </w:p>
    <w:p w:rsidR="00924CD0" w:rsidRPr="00B47DF0" w:rsidRDefault="00924CD0" w:rsidP="00924CD0">
      <w:pPr>
        <w:pStyle w:val="BodyCopy"/>
        <w:rPr>
          <w:noProof w:val="0"/>
        </w:rPr>
      </w:pPr>
      <w:r w:rsidRPr="00B47DF0">
        <w:rPr>
          <w:noProof w:val="0"/>
        </w:rPr>
        <w:t xml:space="preserve">Interesting details and history about </w:t>
      </w:r>
      <w:r w:rsidR="00193870" w:rsidRPr="00B47DF0">
        <w:rPr>
          <w:noProof w:val="0"/>
        </w:rPr>
        <w:t>milkshake</w:t>
      </w:r>
      <w:r w:rsidRPr="00B47DF0">
        <w:rPr>
          <w:noProof w:val="0"/>
        </w:rPr>
        <w:t>s can be found at:</w:t>
      </w:r>
    </w:p>
    <w:p w:rsidR="00924CD0" w:rsidRPr="00B47DF0" w:rsidRDefault="005C4B3E" w:rsidP="00924CD0">
      <w:pPr>
        <w:pStyle w:val="Bullet1"/>
      </w:pPr>
      <w:hyperlink r:id="rId122" w:history="1">
        <w:r w:rsidR="00924CD0" w:rsidRPr="00B47DF0">
          <w:rPr>
            <w:rStyle w:val="Hyperlink"/>
          </w:rPr>
          <w:t>http://en.wikipedia.org/wiki/Milkshake</w:t>
        </w:r>
      </w:hyperlink>
      <w:r w:rsidR="002806C1" w:rsidRPr="00B47DF0">
        <w:t>.</w:t>
      </w:r>
    </w:p>
    <w:p w:rsidR="00924CD0" w:rsidRPr="00B47DF0" w:rsidRDefault="00924CD0" w:rsidP="00924CD0">
      <w:pPr>
        <w:pStyle w:val="BodyCopy"/>
        <w:rPr>
          <w:noProof w:val="0"/>
        </w:rPr>
      </w:pPr>
      <w:r w:rsidRPr="00B47DF0">
        <w:rPr>
          <w:noProof w:val="0"/>
        </w:rPr>
        <w:t>A variation on th</w:t>
      </w:r>
      <w:r w:rsidR="00C27085" w:rsidRPr="00B47DF0">
        <w:rPr>
          <w:noProof w:val="0"/>
        </w:rPr>
        <w:t xml:space="preserve">e </w:t>
      </w:r>
      <w:r w:rsidR="00193870" w:rsidRPr="00B47DF0">
        <w:rPr>
          <w:noProof w:val="0"/>
        </w:rPr>
        <w:t>milkshake</w:t>
      </w:r>
      <w:r w:rsidR="00C27085" w:rsidRPr="00B47DF0">
        <w:rPr>
          <w:noProof w:val="0"/>
        </w:rPr>
        <w:t xml:space="preserve"> is a thick shake which is b</w:t>
      </w:r>
      <w:r w:rsidRPr="00B47DF0">
        <w:rPr>
          <w:noProof w:val="0"/>
        </w:rPr>
        <w:t xml:space="preserve">asically the same as a </w:t>
      </w:r>
      <w:r w:rsidR="00193870" w:rsidRPr="00B47DF0">
        <w:rPr>
          <w:noProof w:val="0"/>
        </w:rPr>
        <w:t>milkshake</w:t>
      </w:r>
      <w:r w:rsidR="002806C1" w:rsidRPr="00B47DF0">
        <w:rPr>
          <w:noProof w:val="0"/>
        </w:rPr>
        <w:t xml:space="preserve"> but with more ice cream.</w:t>
      </w:r>
    </w:p>
    <w:p w:rsidR="00924CD0" w:rsidRPr="00B47DF0" w:rsidRDefault="00924CD0" w:rsidP="00924CD0">
      <w:pPr>
        <w:pStyle w:val="BodyCopy"/>
        <w:rPr>
          <w:noProof w:val="0"/>
        </w:rPr>
      </w:pPr>
      <w:r w:rsidRPr="00B47DF0">
        <w:rPr>
          <w:noProof w:val="0"/>
        </w:rPr>
        <w:t xml:space="preserve">Venues with soft serve ice cream machines generally use </w:t>
      </w:r>
      <w:r w:rsidR="008D4F2D" w:rsidRPr="00B47DF0">
        <w:rPr>
          <w:noProof w:val="0"/>
        </w:rPr>
        <w:t>soft serve</w:t>
      </w:r>
      <w:r w:rsidRPr="00B47DF0">
        <w:rPr>
          <w:noProof w:val="0"/>
        </w:rPr>
        <w:t xml:space="preserve"> to make their thick shakes.</w:t>
      </w:r>
    </w:p>
    <w:p w:rsidR="00924CD0" w:rsidRPr="00B47DF0" w:rsidRDefault="00924CD0" w:rsidP="00924CD0">
      <w:pPr>
        <w:pStyle w:val="BodyCopy"/>
        <w:rPr>
          <w:b/>
          <w:noProof w:val="0"/>
        </w:rPr>
      </w:pPr>
      <w:r w:rsidRPr="00B47DF0">
        <w:rPr>
          <w:b/>
          <w:noProof w:val="0"/>
        </w:rPr>
        <w:t>Flavoured milk</w:t>
      </w:r>
    </w:p>
    <w:p w:rsidR="00924CD0" w:rsidRPr="00B47DF0" w:rsidRDefault="00924CD0" w:rsidP="00924CD0">
      <w:pPr>
        <w:pStyle w:val="BodyCopy"/>
        <w:rPr>
          <w:noProof w:val="0"/>
        </w:rPr>
      </w:pPr>
      <w:r w:rsidRPr="00B47DF0">
        <w:rPr>
          <w:noProof w:val="0"/>
        </w:rPr>
        <w:t xml:space="preserve">A variation on the traditional </w:t>
      </w:r>
      <w:r w:rsidR="00193870" w:rsidRPr="00B47DF0">
        <w:rPr>
          <w:noProof w:val="0"/>
        </w:rPr>
        <w:t>milkshake</w:t>
      </w:r>
      <w:r w:rsidRPr="00B47DF0">
        <w:rPr>
          <w:noProof w:val="0"/>
        </w:rPr>
        <w:t xml:space="preserve"> i</w:t>
      </w:r>
      <w:r w:rsidR="00C27085" w:rsidRPr="00B47DF0">
        <w:rPr>
          <w:noProof w:val="0"/>
        </w:rPr>
        <w:t>s the simpler ‘flavoured milk’ (</w:t>
      </w:r>
      <w:r w:rsidRPr="00B47DF0">
        <w:rPr>
          <w:noProof w:val="0"/>
        </w:rPr>
        <w:t>milk with added flavouring</w:t>
      </w:r>
      <w:r w:rsidR="00C27085" w:rsidRPr="00B47DF0">
        <w:rPr>
          <w:noProof w:val="0"/>
        </w:rPr>
        <w:t>)</w:t>
      </w:r>
      <w:r w:rsidRPr="00B47DF0">
        <w:rPr>
          <w:noProof w:val="0"/>
        </w:rPr>
        <w:t xml:space="preserve"> sometimes stirred by the </w:t>
      </w:r>
      <w:r w:rsidR="00193870" w:rsidRPr="00B47DF0">
        <w:rPr>
          <w:noProof w:val="0"/>
        </w:rPr>
        <w:t>milkshake</w:t>
      </w:r>
      <w:r w:rsidRPr="00B47DF0">
        <w:rPr>
          <w:noProof w:val="0"/>
        </w:rPr>
        <w:t xml:space="preserve"> machine, sometimes not.</w:t>
      </w:r>
    </w:p>
    <w:p w:rsidR="00924CD0" w:rsidRPr="00B47DF0" w:rsidRDefault="00924CD0" w:rsidP="00924CD0">
      <w:pPr>
        <w:pStyle w:val="BodyCopy"/>
        <w:rPr>
          <w:noProof w:val="0"/>
        </w:rPr>
      </w:pPr>
      <w:r w:rsidRPr="00B47DF0">
        <w:rPr>
          <w:noProof w:val="0"/>
        </w:rPr>
        <w:t>In some premises, the proprietary brands of RTD flavoured milk are also available for service.</w:t>
      </w:r>
    </w:p>
    <w:p w:rsidR="00924CD0" w:rsidRPr="00B47DF0" w:rsidRDefault="00924CD0" w:rsidP="00924CD0">
      <w:pPr>
        <w:pStyle w:val="BodyCopy"/>
        <w:rPr>
          <w:noProof w:val="0"/>
        </w:rPr>
      </w:pPr>
      <w:r w:rsidRPr="00B47DF0">
        <w:rPr>
          <w:noProof w:val="0"/>
        </w:rPr>
        <w:t>Flavoured milks are normally served chilled, but some (‘egg nog’ and ‘chocolate’) are also delicious when heated (using microwave or espresso machine steam wand).</w:t>
      </w:r>
    </w:p>
    <w:p w:rsidR="00924CD0" w:rsidRPr="00B47DF0" w:rsidRDefault="00924CD0" w:rsidP="00924CD0">
      <w:pPr>
        <w:pStyle w:val="Heading3"/>
      </w:pPr>
      <w:r w:rsidRPr="00B47DF0">
        <w:t>Smoothies</w:t>
      </w:r>
    </w:p>
    <w:p w:rsidR="00924CD0" w:rsidRPr="00B47DF0" w:rsidRDefault="00924CD0" w:rsidP="00924CD0">
      <w:pPr>
        <w:pStyle w:val="BodyCopy"/>
        <w:rPr>
          <w:noProof w:val="0"/>
        </w:rPr>
      </w:pPr>
      <w:r w:rsidRPr="00B47DF0">
        <w:rPr>
          <w:noProof w:val="0"/>
        </w:rPr>
        <w:t>A healthy drink combining milk and fruit, blended with ice in a blender until ‘smooth’.</w:t>
      </w:r>
    </w:p>
    <w:p w:rsidR="00924CD0" w:rsidRPr="00B47DF0" w:rsidRDefault="00924CD0" w:rsidP="00924CD0">
      <w:pPr>
        <w:pStyle w:val="Heading3"/>
      </w:pPr>
      <w:r w:rsidRPr="00B47DF0">
        <w:t>Chocolate drinks</w:t>
      </w:r>
    </w:p>
    <w:p w:rsidR="00924CD0" w:rsidRPr="00B47DF0" w:rsidRDefault="00D959D8" w:rsidP="00924CD0">
      <w:pPr>
        <w:pStyle w:val="BodyCopy"/>
        <w:rPr>
          <w:b/>
          <w:noProof w:val="0"/>
        </w:rPr>
      </w:pPr>
      <w:r w:rsidRPr="00B47DF0">
        <w:rPr>
          <w:b/>
          <w:lang w:val="en-US" w:eastAsia="en-US"/>
        </w:rPr>
        <w:drawing>
          <wp:anchor distT="0" distB="0" distL="114300" distR="114300" simplePos="0" relativeHeight="251785216" behindDoc="0" locked="0" layoutInCell="1" allowOverlap="1">
            <wp:simplePos x="0" y="0"/>
            <wp:positionH relativeFrom="column">
              <wp:posOffset>4479290</wp:posOffset>
            </wp:positionH>
            <wp:positionV relativeFrom="paragraph">
              <wp:posOffset>23495</wp:posOffset>
            </wp:positionV>
            <wp:extent cx="1240790" cy="1583055"/>
            <wp:effectExtent l="19050" t="0" r="0" b="0"/>
            <wp:wrapSquare wrapText="bothSides"/>
            <wp:docPr id="77" name="Picture 29" descr="C:\Documents and Settings\danielc\Desktop\Non-alcoholic beverages images\1094517_hot_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Desktop\Non-alcoholic beverages images\1094517_hot_chocolate.jpg"/>
                    <pic:cNvPicPr>
                      <a:picLocks noChangeAspect="1" noChangeArrowheads="1"/>
                    </pic:cNvPicPr>
                  </pic:nvPicPr>
                  <pic:blipFill>
                    <a:blip r:embed="rId123" cstate="print"/>
                    <a:srcRect/>
                    <a:stretch>
                      <a:fillRect/>
                    </a:stretch>
                  </pic:blipFill>
                  <pic:spPr bwMode="auto">
                    <a:xfrm>
                      <a:off x="0" y="0"/>
                      <a:ext cx="1240790" cy="1583055"/>
                    </a:xfrm>
                    <a:prstGeom prst="rect">
                      <a:avLst/>
                    </a:prstGeom>
                    <a:noFill/>
                    <a:ln w="9525">
                      <a:noFill/>
                      <a:miter lim="800000"/>
                      <a:headEnd/>
                      <a:tailEnd/>
                    </a:ln>
                  </pic:spPr>
                </pic:pic>
              </a:graphicData>
            </a:graphic>
          </wp:anchor>
        </w:drawing>
      </w:r>
      <w:r w:rsidR="00924CD0" w:rsidRPr="00B47DF0">
        <w:rPr>
          <w:b/>
          <w:noProof w:val="0"/>
        </w:rPr>
        <w:t xml:space="preserve">Hot chocolate </w:t>
      </w:r>
    </w:p>
    <w:p w:rsidR="00924CD0" w:rsidRPr="00B47DF0" w:rsidRDefault="00924CD0" w:rsidP="00924CD0">
      <w:pPr>
        <w:pStyle w:val="BodyCopy"/>
        <w:rPr>
          <w:noProof w:val="0"/>
        </w:rPr>
      </w:pPr>
      <w:r w:rsidRPr="00B47DF0">
        <w:rPr>
          <w:noProof w:val="0"/>
        </w:rPr>
        <w:t>This is powdered drinking chocolate w</w:t>
      </w:r>
      <w:r w:rsidR="002806C1" w:rsidRPr="00B47DF0">
        <w:rPr>
          <w:noProof w:val="0"/>
        </w:rPr>
        <w:t xml:space="preserve">ith hot milk – sugar </w:t>
      </w:r>
      <w:r w:rsidR="00C27085" w:rsidRPr="00B47DF0">
        <w:rPr>
          <w:noProof w:val="0"/>
        </w:rPr>
        <w:t xml:space="preserve">is </w:t>
      </w:r>
      <w:r w:rsidR="002806C1" w:rsidRPr="00B47DF0">
        <w:rPr>
          <w:noProof w:val="0"/>
        </w:rPr>
        <w:t>optional.</w:t>
      </w:r>
    </w:p>
    <w:p w:rsidR="00924CD0" w:rsidRPr="00B47DF0" w:rsidRDefault="00924CD0" w:rsidP="00924CD0">
      <w:pPr>
        <w:pStyle w:val="BodyCopy"/>
        <w:rPr>
          <w:noProof w:val="0"/>
        </w:rPr>
      </w:pPr>
      <w:r w:rsidRPr="00B47DF0">
        <w:rPr>
          <w:noProof w:val="0"/>
        </w:rPr>
        <w:t>Served in a big mug perhaps with a marshmallow.</w:t>
      </w:r>
    </w:p>
    <w:p w:rsidR="00924CD0" w:rsidRPr="00B47DF0" w:rsidRDefault="00924CD0" w:rsidP="00924CD0">
      <w:pPr>
        <w:pStyle w:val="BodyCopy"/>
        <w:rPr>
          <w:b/>
          <w:noProof w:val="0"/>
        </w:rPr>
      </w:pPr>
      <w:r w:rsidRPr="00B47DF0">
        <w:rPr>
          <w:b/>
          <w:noProof w:val="0"/>
        </w:rPr>
        <w:t xml:space="preserve">Iced chocolate </w:t>
      </w:r>
    </w:p>
    <w:p w:rsidR="00924CD0" w:rsidRPr="00B47DF0" w:rsidRDefault="00924CD0" w:rsidP="00924CD0">
      <w:pPr>
        <w:pStyle w:val="BodyCopy"/>
        <w:rPr>
          <w:noProof w:val="0"/>
        </w:rPr>
      </w:pPr>
      <w:r w:rsidRPr="00B47DF0">
        <w:rPr>
          <w:noProof w:val="0"/>
        </w:rPr>
        <w:t xml:space="preserve">This is powdered drinking chocolate with icy cold milk, vanilla </w:t>
      </w:r>
      <w:r w:rsidR="002806C1" w:rsidRPr="00B47DF0">
        <w:rPr>
          <w:noProof w:val="0"/>
        </w:rPr>
        <w:t>ice cream and sometimes cream.</w:t>
      </w:r>
    </w:p>
    <w:p w:rsidR="00924CD0" w:rsidRPr="00B47DF0" w:rsidRDefault="00924CD0" w:rsidP="00924CD0">
      <w:pPr>
        <w:pStyle w:val="BodyCopy"/>
        <w:rPr>
          <w:noProof w:val="0"/>
        </w:rPr>
      </w:pPr>
      <w:r w:rsidRPr="00B47DF0">
        <w:rPr>
          <w:noProof w:val="0"/>
        </w:rPr>
        <w:t>Dust with powdered drinking chocolate, serve</w:t>
      </w:r>
      <w:r w:rsidR="00C27085" w:rsidRPr="00B47DF0">
        <w:rPr>
          <w:noProof w:val="0"/>
        </w:rPr>
        <w:t>d</w:t>
      </w:r>
      <w:r w:rsidRPr="00B47DF0">
        <w:rPr>
          <w:noProof w:val="0"/>
        </w:rPr>
        <w:t xml:space="preserve"> in a parfait glass with a parfait spoon.</w:t>
      </w:r>
    </w:p>
    <w:p w:rsidR="00C47354" w:rsidRPr="00B47DF0" w:rsidRDefault="00C47354">
      <w:pPr>
        <w:rPr>
          <w:rFonts w:ascii="Helvetica" w:eastAsiaTheme="majorEastAsia" w:hAnsi="Helvetica" w:cstheme="majorBidi"/>
          <w:b/>
          <w:bCs/>
          <w:color w:val="0000FF"/>
          <w:sz w:val="28"/>
        </w:rPr>
      </w:pPr>
      <w:r w:rsidRPr="00B47DF0">
        <w:rPr>
          <w:rFonts w:ascii="Helvetica" w:hAnsi="Helvetica"/>
        </w:rPr>
        <w:br w:type="page"/>
      </w:r>
    </w:p>
    <w:p w:rsidR="00924CD0" w:rsidRPr="00B47DF0" w:rsidRDefault="00924CD0" w:rsidP="00924CD0">
      <w:pPr>
        <w:pStyle w:val="Heading3"/>
      </w:pPr>
      <w:r w:rsidRPr="00B47DF0">
        <w:t>Juices</w:t>
      </w:r>
    </w:p>
    <w:p w:rsidR="00924CD0" w:rsidRPr="00B47DF0" w:rsidRDefault="00D959D8" w:rsidP="00924CD0">
      <w:pPr>
        <w:pStyle w:val="BodyCopy"/>
        <w:rPr>
          <w:noProof w:val="0"/>
        </w:rPr>
      </w:pPr>
      <w:r w:rsidRPr="00B47DF0">
        <w:rPr>
          <w:lang w:val="en-US" w:eastAsia="en-US"/>
        </w:rPr>
        <w:drawing>
          <wp:anchor distT="0" distB="0" distL="114300" distR="114300" simplePos="0" relativeHeight="251786240" behindDoc="0" locked="0" layoutInCell="1" allowOverlap="1">
            <wp:simplePos x="0" y="0"/>
            <wp:positionH relativeFrom="column">
              <wp:posOffset>3874770</wp:posOffset>
            </wp:positionH>
            <wp:positionV relativeFrom="paragraph">
              <wp:posOffset>263525</wp:posOffset>
            </wp:positionV>
            <wp:extent cx="1697990" cy="1103630"/>
            <wp:effectExtent l="19050" t="0" r="0" b="0"/>
            <wp:wrapSquare wrapText="bothSides"/>
            <wp:docPr id="78" name="Picture 30" descr="C:\Documents and Settings\danielc\Desktop\Non-alcoholic beverages images\1176500_healthy_ju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Desktop\Non-alcoholic beverages images\1176500_healthy_juice.jpg"/>
                    <pic:cNvPicPr>
                      <a:picLocks noChangeAspect="1" noChangeArrowheads="1"/>
                    </pic:cNvPicPr>
                  </pic:nvPicPr>
                  <pic:blipFill>
                    <a:blip r:embed="rId124" cstate="print"/>
                    <a:srcRect/>
                    <a:stretch>
                      <a:fillRect/>
                    </a:stretch>
                  </pic:blipFill>
                  <pic:spPr bwMode="auto">
                    <a:xfrm>
                      <a:off x="0" y="0"/>
                      <a:ext cx="1697990" cy="1103630"/>
                    </a:xfrm>
                    <a:prstGeom prst="rect">
                      <a:avLst/>
                    </a:prstGeom>
                    <a:noFill/>
                    <a:ln w="9525">
                      <a:noFill/>
                      <a:miter lim="800000"/>
                      <a:headEnd/>
                      <a:tailEnd/>
                    </a:ln>
                  </pic:spPr>
                </pic:pic>
              </a:graphicData>
            </a:graphic>
          </wp:anchor>
        </w:drawing>
      </w:r>
      <w:r w:rsidR="00924CD0" w:rsidRPr="00B47DF0">
        <w:rPr>
          <w:noProof w:val="0"/>
        </w:rPr>
        <w:t>Many types of fruit can be turned into juices and Juice Bars have made these a popular drink type.</w:t>
      </w:r>
    </w:p>
    <w:p w:rsidR="00924CD0" w:rsidRPr="00B47DF0" w:rsidRDefault="00924CD0" w:rsidP="00924CD0">
      <w:pPr>
        <w:pStyle w:val="BodyCopy"/>
        <w:rPr>
          <w:noProof w:val="0"/>
        </w:rPr>
      </w:pPr>
      <w:r w:rsidRPr="00B47DF0">
        <w:rPr>
          <w:noProof w:val="0"/>
        </w:rPr>
        <w:t>Some establishments only use proprietary brand fruit juices bought in and they offer only the traditional tomato juice, orange juice, pineapple juice and perhaps, apple juice.</w:t>
      </w:r>
    </w:p>
    <w:p w:rsidR="00924CD0" w:rsidRPr="00B47DF0" w:rsidRDefault="00924CD0" w:rsidP="00924CD0">
      <w:pPr>
        <w:pStyle w:val="BodyCopy"/>
        <w:rPr>
          <w:noProof w:val="0"/>
        </w:rPr>
      </w:pPr>
      <w:r w:rsidRPr="00B47DF0">
        <w:rPr>
          <w:noProof w:val="0"/>
        </w:rPr>
        <w:t>Venues serving breakfasts usually boast more juices than other premises.</w:t>
      </w:r>
    </w:p>
    <w:p w:rsidR="00924CD0" w:rsidRPr="00B47DF0" w:rsidRDefault="00924CD0" w:rsidP="00924CD0">
      <w:pPr>
        <w:pStyle w:val="BodyCopy"/>
        <w:rPr>
          <w:noProof w:val="0"/>
        </w:rPr>
      </w:pPr>
      <w:r w:rsidRPr="00B47DF0">
        <w:rPr>
          <w:noProof w:val="0"/>
        </w:rPr>
        <w:t>Bought-in product may come in PCs or in larger containers (tins or plastic containers), ranging from 1 litre to 10 litres which are decanted into jugs, which in turn are used to fill glasses.</w:t>
      </w:r>
    </w:p>
    <w:p w:rsidR="00924CD0" w:rsidRPr="00B47DF0" w:rsidRDefault="00924CD0" w:rsidP="00924CD0">
      <w:pPr>
        <w:pStyle w:val="BodyCopy"/>
        <w:rPr>
          <w:noProof w:val="0"/>
        </w:rPr>
      </w:pPr>
      <w:r w:rsidRPr="00B47DF0">
        <w:rPr>
          <w:noProof w:val="0"/>
        </w:rPr>
        <w:t xml:space="preserve">Other venues boast a domestic or commercial juicer and make their own juices. There are many single fresh juices that can be made, plus lots more combinations of two, three or more different juices. </w:t>
      </w:r>
    </w:p>
    <w:p w:rsidR="00924CD0" w:rsidRPr="00B47DF0" w:rsidRDefault="00924CD0" w:rsidP="00924CD0">
      <w:pPr>
        <w:pStyle w:val="BodyCopy"/>
        <w:rPr>
          <w:noProof w:val="0"/>
        </w:rPr>
      </w:pPr>
      <w:r w:rsidRPr="00B47DF0">
        <w:rPr>
          <w:noProof w:val="0"/>
        </w:rPr>
        <w:t>Making vegetable juices is an option too.</w:t>
      </w:r>
    </w:p>
    <w:p w:rsidR="00E91824" w:rsidRPr="00B47DF0" w:rsidRDefault="00E91824" w:rsidP="00E91824">
      <w:pPr>
        <w:pStyle w:val="Heading3"/>
      </w:pPr>
      <w:r w:rsidRPr="00B47DF0">
        <w:t>Cordials and syrups</w:t>
      </w:r>
    </w:p>
    <w:p w:rsidR="00E91824" w:rsidRPr="00B47DF0" w:rsidRDefault="00E91824" w:rsidP="00E91824">
      <w:pPr>
        <w:pStyle w:val="BodyCopy"/>
        <w:rPr>
          <w:noProof w:val="0"/>
        </w:rPr>
      </w:pPr>
      <w:r w:rsidRPr="00B47DF0">
        <w:rPr>
          <w:noProof w:val="0"/>
        </w:rPr>
        <w:t>Cordials are mixed with water, soda water, or lemonade to create a flavoured drink.</w:t>
      </w:r>
    </w:p>
    <w:p w:rsidR="00E91824" w:rsidRPr="00B47DF0" w:rsidRDefault="00AF1686" w:rsidP="00E91824">
      <w:pPr>
        <w:pStyle w:val="BodyCopy"/>
        <w:rPr>
          <w:noProof w:val="0"/>
        </w:rPr>
      </w:pPr>
      <w:r w:rsidRPr="00B47DF0">
        <w:rPr>
          <w:lang w:val="en-US" w:eastAsia="en-US"/>
        </w:rPr>
        <w:drawing>
          <wp:anchor distT="0" distB="0" distL="114300" distR="114300" simplePos="0" relativeHeight="251813888" behindDoc="0" locked="0" layoutInCell="1" allowOverlap="1">
            <wp:simplePos x="0" y="0"/>
            <wp:positionH relativeFrom="column">
              <wp:posOffset>4313555</wp:posOffset>
            </wp:positionH>
            <wp:positionV relativeFrom="paragraph">
              <wp:posOffset>149225</wp:posOffset>
            </wp:positionV>
            <wp:extent cx="1316355" cy="1203960"/>
            <wp:effectExtent l="19050" t="0" r="0" b="0"/>
            <wp:wrapSquare wrapText="bothSides"/>
            <wp:docPr id="23" name="Picture 3" descr="C:\Documents and Settings\danielc\Local Settings\Temporary Internet Files\Content.IE5\3DV3UKH9\MC900295765[1].wmf"/>
            <wp:cNvGraphicFramePr/>
            <a:graphic xmlns:a="http://schemas.openxmlformats.org/drawingml/2006/main">
              <a:graphicData uri="http://schemas.openxmlformats.org/drawingml/2006/picture">
                <pic:pic xmlns:pic="http://schemas.openxmlformats.org/drawingml/2006/picture">
                  <pic:nvPicPr>
                    <pic:cNvPr id="31746" name="Picture 2" descr="C:\Documents and Settings\danielc\Local Settings\Temporary Internet Files\Content.IE5\3DV3UKH9\MC900295765[1].wmf"/>
                    <pic:cNvPicPr>
                      <a:picLocks noChangeAspect="1" noChangeArrowheads="1"/>
                    </pic:cNvPicPr>
                  </pic:nvPicPr>
                  <pic:blipFill>
                    <a:blip r:embed="rId125" cstate="print"/>
                    <a:srcRect/>
                    <a:stretch>
                      <a:fillRect/>
                    </a:stretch>
                  </pic:blipFill>
                  <pic:spPr bwMode="auto">
                    <a:xfrm>
                      <a:off x="0" y="0"/>
                      <a:ext cx="1316355" cy="1203960"/>
                    </a:xfrm>
                    <a:prstGeom prst="rect">
                      <a:avLst/>
                    </a:prstGeom>
                    <a:noFill/>
                  </pic:spPr>
                </pic:pic>
              </a:graphicData>
            </a:graphic>
          </wp:anchor>
        </w:drawing>
      </w:r>
      <w:r w:rsidR="00E91824" w:rsidRPr="00B47DF0">
        <w:rPr>
          <w:noProof w:val="0"/>
        </w:rPr>
        <w:t xml:space="preserve">The amount of cordial used will depend on customer taste and the quality (which really means intensity of flavour) of the product.  </w:t>
      </w:r>
    </w:p>
    <w:p w:rsidR="00E91824" w:rsidRPr="00B47DF0" w:rsidRDefault="00E91824" w:rsidP="00E91824">
      <w:pPr>
        <w:pStyle w:val="BodyCopy"/>
        <w:rPr>
          <w:noProof w:val="0"/>
        </w:rPr>
      </w:pPr>
      <w:r w:rsidRPr="00B47DF0">
        <w:rPr>
          <w:noProof w:val="0"/>
        </w:rPr>
        <w:t>Common cordials are lime juice, sarsaparilla, cloves, raspberry, peppermint and grenadine (a bright red, pomegranate flavour)</w:t>
      </w:r>
      <w:r w:rsidR="002806C1" w:rsidRPr="00B47DF0">
        <w:rPr>
          <w:noProof w:val="0"/>
        </w:rPr>
        <w:t>.</w:t>
      </w:r>
      <w:r w:rsidR="00AF1686" w:rsidRPr="00B47DF0">
        <w:rPr>
          <w:rFonts w:eastAsiaTheme="minorEastAsia" w:cstheme="minorBidi"/>
          <w:noProof w:val="0"/>
          <w:szCs w:val="22"/>
          <w:lang w:eastAsia="en-AU"/>
        </w:rPr>
        <w:t xml:space="preserve"> </w:t>
      </w:r>
    </w:p>
    <w:p w:rsidR="00E91824" w:rsidRPr="00B47DF0" w:rsidRDefault="00193870" w:rsidP="00E91824">
      <w:pPr>
        <w:pStyle w:val="BodyCopy"/>
        <w:rPr>
          <w:i/>
          <w:noProof w:val="0"/>
        </w:rPr>
      </w:pPr>
      <w:r w:rsidRPr="00B47DF0">
        <w:rPr>
          <w:noProof w:val="0"/>
        </w:rPr>
        <w:t>Syrups can be one of two types;</w:t>
      </w:r>
      <w:r w:rsidR="00E91824" w:rsidRPr="00B47DF0">
        <w:rPr>
          <w:noProof w:val="0"/>
        </w:rPr>
        <w:t xml:space="preserve"> for mixing with water or for mixing with milk.</w:t>
      </w:r>
      <w:r w:rsidR="00505E0D" w:rsidRPr="00B47DF0">
        <w:rPr>
          <w:noProof w:val="0"/>
        </w:rPr>
        <w:t xml:space="preserve"> Syrups/cordials for soft drink cannot be used for milk drinks and </w:t>
      </w:r>
      <w:r w:rsidR="00505E0D" w:rsidRPr="00B47DF0">
        <w:rPr>
          <w:i/>
          <w:noProof w:val="0"/>
        </w:rPr>
        <w:t>vice versa.</w:t>
      </w:r>
    </w:p>
    <w:p w:rsidR="00E91824" w:rsidRPr="00B47DF0" w:rsidRDefault="00E91824" w:rsidP="00E91824">
      <w:pPr>
        <w:pStyle w:val="BodyCopy"/>
        <w:rPr>
          <w:noProof w:val="0"/>
        </w:rPr>
      </w:pPr>
      <w:r w:rsidRPr="00B47DF0">
        <w:rPr>
          <w:noProof w:val="0"/>
        </w:rPr>
        <w:t>Used as the base for post-mix, syrup is mixed with chilled water to produce the finished ‘aerated water’ product.</w:t>
      </w:r>
    </w:p>
    <w:p w:rsidR="00E91824" w:rsidRPr="00B47DF0" w:rsidRDefault="00E91824" w:rsidP="00E91824">
      <w:pPr>
        <w:pStyle w:val="BodyCopy"/>
        <w:rPr>
          <w:noProof w:val="0"/>
        </w:rPr>
      </w:pPr>
      <w:r w:rsidRPr="00B47DF0">
        <w:rPr>
          <w:noProof w:val="0"/>
        </w:rPr>
        <w:t xml:space="preserve">Syrups can be used to flavour </w:t>
      </w:r>
      <w:r w:rsidR="00193870" w:rsidRPr="00B47DF0">
        <w:rPr>
          <w:noProof w:val="0"/>
        </w:rPr>
        <w:t>milkshake</w:t>
      </w:r>
      <w:r w:rsidRPr="00B47DF0">
        <w:rPr>
          <w:noProof w:val="0"/>
        </w:rPr>
        <w:t>s and flavoured milk.</w:t>
      </w:r>
    </w:p>
    <w:p w:rsidR="00E91824" w:rsidRPr="00B47DF0" w:rsidRDefault="00E91824" w:rsidP="00E91824">
      <w:pPr>
        <w:pStyle w:val="BodyCopy"/>
        <w:rPr>
          <w:noProof w:val="0"/>
        </w:rPr>
      </w:pPr>
      <w:r w:rsidRPr="00B47DF0">
        <w:rPr>
          <w:noProof w:val="0"/>
        </w:rPr>
        <w:t xml:space="preserve">When discussing non-alcoholic drinks, it is a good idea to make sure you know </w:t>
      </w:r>
      <w:r w:rsidR="00193870" w:rsidRPr="00B47DF0">
        <w:rPr>
          <w:noProof w:val="0"/>
        </w:rPr>
        <w:t>which one is being talked about;</w:t>
      </w:r>
      <w:r w:rsidRPr="00B47DF0">
        <w:rPr>
          <w:noProof w:val="0"/>
        </w:rPr>
        <w:t xml:space="preserve"> a caramel </w:t>
      </w:r>
      <w:r w:rsidR="00193870" w:rsidRPr="00B47DF0">
        <w:rPr>
          <w:noProof w:val="0"/>
        </w:rPr>
        <w:t xml:space="preserve">milkshake sounds good </w:t>
      </w:r>
      <w:r w:rsidRPr="00B47DF0">
        <w:rPr>
          <w:noProof w:val="0"/>
        </w:rPr>
        <w:t xml:space="preserve">but a </w:t>
      </w:r>
      <w:r w:rsidR="00193870" w:rsidRPr="00B47DF0">
        <w:rPr>
          <w:noProof w:val="0"/>
        </w:rPr>
        <w:t>‘</w:t>
      </w:r>
      <w:r w:rsidRPr="00B47DF0">
        <w:rPr>
          <w:noProof w:val="0"/>
        </w:rPr>
        <w:t>blue heaven</w:t>
      </w:r>
      <w:r w:rsidR="00193870" w:rsidRPr="00B47DF0">
        <w:rPr>
          <w:noProof w:val="0"/>
        </w:rPr>
        <w:t>’</w:t>
      </w:r>
      <w:r w:rsidRPr="00B47DF0">
        <w:rPr>
          <w:noProof w:val="0"/>
        </w:rPr>
        <w:t xml:space="preserve"> aerated water would not be.</w:t>
      </w:r>
    </w:p>
    <w:p w:rsidR="003B295D" w:rsidRPr="00B47DF0" w:rsidRDefault="003B295D" w:rsidP="003B295D">
      <w:pPr>
        <w:pStyle w:val="BodyCopy"/>
        <w:rPr>
          <w:b/>
          <w:noProof w:val="0"/>
        </w:rPr>
      </w:pPr>
      <w:r w:rsidRPr="00B47DF0">
        <w:rPr>
          <w:b/>
          <w:noProof w:val="0"/>
        </w:rPr>
        <w:t xml:space="preserve">Flavouring syrups for </w:t>
      </w:r>
      <w:r w:rsidR="00193870" w:rsidRPr="00B47DF0">
        <w:rPr>
          <w:b/>
          <w:noProof w:val="0"/>
        </w:rPr>
        <w:t>milkshake</w:t>
      </w:r>
      <w:r w:rsidRPr="00B47DF0">
        <w:rPr>
          <w:b/>
          <w:noProof w:val="0"/>
        </w:rPr>
        <w:t xml:space="preserve">s </w:t>
      </w:r>
    </w:p>
    <w:p w:rsidR="003B295D" w:rsidRPr="00B47DF0" w:rsidRDefault="003B295D" w:rsidP="003B295D">
      <w:pPr>
        <w:pStyle w:val="BodyCopy"/>
        <w:rPr>
          <w:noProof w:val="0"/>
        </w:rPr>
      </w:pPr>
      <w:r w:rsidRPr="00B47DF0">
        <w:rPr>
          <w:noProof w:val="0"/>
        </w:rPr>
        <w:t>There are many different flavours available but traditional ones include Chocolate, Strawberry, Caramel, Lime,</w:t>
      </w:r>
      <w:r w:rsidR="00193870" w:rsidRPr="00B47DF0">
        <w:rPr>
          <w:noProof w:val="0"/>
        </w:rPr>
        <w:t xml:space="preserve"> Banana, Vanilla, Coffee, Blue H</w:t>
      </w:r>
      <w:r w:rsidRPr="00B47DF0">
        <w:rPr>
          <w:noProof w:val="0"/>
        </w:rPr>
        <w:t>eaven, Spearmint.</w:t>
      </w:r>
    </w:p>
    <w:p w:rsidR="003B295D" w:rsidRPr="00B47DF0" w:rsidRDefault="003B295D" w:rsidP="003B295D">
      <w:pPr>
        <w:pStyle w:val="BodyCopy"/>
        <w:rPr>
          <w:noProof w:val="0"/>
        </w:rPr>
      </w:pPr>
      <w:r w:rsidRPr="00B47DF0">
        <w:rPr>
          <w:noProof w:val="0"/>
        </w:rPr>
        <w:t xml:space="preserve">Check out the 150 different flavours at </w:t>
      </w:r>
      <w:hyperlink r:id="rId126" w:history="1">
        <w:r w:rsidRPr="00B47DF0">
          <w:rPr>
            <w:rStyle w:val="Hyperlink"/>
            <w:noProof w:val="0"/>
          </w:rPr>
          <w:t>http://www.shakeking.com/</w:t>
        </w:r>
      </w:hyperlink>
      <w:r w:rsidRPr="00B47DF0">
        <w:rPr>
          <w:noProof w:val="0"/>
        </w:rPr>
        <w:t xml:space="preserve">. </w:t>
      </w:r>
    </w:p>
    <w:p w:rsidR="00505E0D" w:rsidRPr="00B47DF0" w:rsidRDefault="00505E0D">
      <w:pPr>
        <w:rPr>
          <w:rFonts w:ascii="Helvetica" w:eastAsiaTheme="majorEastAsia" w:hAnsi="Helvetica" w:cstheme="majorBidi"/>
          <w:b/>
          <w:bCs/>
          <w:color w:val="0000FF"/>
          <w:sz w:val="28"/>
        </w:rPr>
      </w:pPr>
      <w:r w:rsidRPr="00B47DF0">
        <w:rPr>
          <w:rFonts w:ascii="Helvetica" w:hAnsi="Helvetica"/>
        </w:rPr>
        <w:br w:type="page"/>
      </w:r>
    </w:p>
    <w:p w:rsidR="00E91824" w:rsidRPr="00B47DF0" w:rsidRDefault="00AF1686" w:rsidP="00AF1686">
      <w:pPr>
        <w:pStyle w:val="Heading3"/>
        <w:spacing w:before="160" w:after="160"/>
      </w:pPr>
      <w:r w:rsidRPr="00B47DF0">
        <w:rPr>
          <w:noProof/>
          <w:lang w:val="en-US" w:eastAsia="en-US"/>
        </w:rPr>
        <w:drawing>
          <wp:anchor distT="0" distB="0" distL="114300" distR="114300" simplePos="0" relativeHeight="251787264" behindDoc="0" locked="0" layoutInCell="1" allowOverlap="1">
            <wp:simplePos x="0" y="0"/>
            <wp:positionH relativeFrom="column">
              <wp:posOffset>4457065</wp:posOffset>
            </wp:positionH>
            <wp:positionV relativeFrom="paragraph">
              <wp:posOffset>69850</wp:posOffset>
            </wp:positionV>
            <wp:extent cx="1363345" cy="1839595"/>
            <wp:effectExtent l="19050" t="0" r="8255" b="0"/>
            <wp:wrapSquare wrapText="bothSides"/>
            <wp:docPr id="79" name="Picture 31" descr="C:\Documents and Settings\danielc\Desktop\Non-alcoholic beverages images\817754_cold_drink_for_hot_sum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Desktop\Non-alcoholic beverages images\817754_cold_drink_for_hot_summer.jpg"/>
                    <pic:cNvPicPr>
                      <a:picLocks noChangeAspect="1" noChangeArrowheads="1"/>
                    </pic:cNvPicPr>
                  </pic:nvPicPr>
                  <pic:blipFill>
                    <a:blip r:embed="rId127" cstate="print"/>
                    <a:srcRect/>
                    <a:stretch>
                      <a:fillRect/>
                    </a:stretch>
                  </pic:blipFill>
                  <pic:spPr bwMode="auto">
                    <a:xfrm>
                      <a:off x="0" y="0"/>
                      <a:ext cx="1363345" cy="1839595"/>
                    </a:xfrm>
                    <a:prstGeom prst="rect">
                      <a:avLst/>
                    </a:prstGeom>
                    <a:noFill/>
                    <a:ln w="9525">
                      <a:noFill/>
                      <a:miter lim="800000"/>
                      <a:headEnd/>
                      <a:tailEnd/>
                    </a:ln>
                  </pic:spPr>
                </pic:pic>
              </a:graphicData>
            </a:graphic>
          </wp:anchor>
        </w:drawing>
      </w:r>
      <w:r w:rsidR="00E91824" w:rsidRPr="00B47DF0">
        <w:t>Waters</w:t>
      </w:r>
    </w:p>
    <w:p w:rsidR="00E91824" w:rsidRPr="00B47DF0" w:rsidRDefault="00E91824" w:rsidP="00E91824">
      <w:pPr>
        <w:pStyle w:val="BodyCopy"/>
        <w:rPr>
          <w:noProof w:val="0"/>
        </w:rPr>
      </w:pPr>
      <w:r w:rsidRPr="00B47DF0">
        <w:rPr>
          <w:noProof w:val="0"/>
        </w:rPr>
        <w:t>Water has become</w:t>
      </w:r>
      <w:r w:rsidR="00193870" w:rsidRPr="00B47DF0">
        <w:rPr>
          <w:noProof w:val="0"/>
        </w:rPr>
        <w:t xml:space="preserve"> an amazingly ‘trendy’ drink. I</w:t>
      </w:r>
      <w:r w:rsidRPr="00B47DF0">
        <w:rPr>
          <w:noProof w:val="0"/>
        </w:rPr>
        <w:t>t can cost more than an alcoholic drink, and now comes in a wide range of choices.</w:t>
      </w:r>
    </w:p>
    <w:p w:rsidR="00E91824" w:rsidRPr="00B47DF0" w:rsidRDefault="00E91824" w:rsidP="00E91824">
      <w:pPr>
        <w:pStyle w:val="BodyCopy"/>
        <w:rPr>
          <w:noProof w:val="0"/>
        </w:rPr>
      </w:pPr>
      <w:r w:rsidRPr="00B47DF0">
        <w:rPr>
          <w:noProof w:val="0"/>
        </w:rPr>
        <w:t>Most waters are served neat,</w:t>
      </w:r>
      <w:r w:rsidR="00193870" w:rsidRPr="00B47DF0">
        <w:rPr>
          <w:noProof w:val="0"/>
        </w:rPr>
        <w:t xml:space="preserve"> with a slice or wedge of lemon;</w:t>
      </w:r>
      <w:r w:rsidRPr="00B47DF0">
        <w:rPr>
          <w:noProof w:val="0"/>
        </w:rPr>
        <w:t xml:space="preserve"> ice is offered.  </w:t>
      </w:r>
    </w:p>
    <w:p w:rsidR="00E91824" w:rsidRPr="00B47DF0" w:rsidRDefault="00E91824" w:rsidP="00E91824">
      <w:pPr>
        <w:pStyle w:val="BodyCopy"/>
        <w:rPr>
          <w:noProof w:val="0"/>
        </w:rPr>
      </w:pPr>
      <w:r w:rsidRPr="00B47DF0">
        <w:rPr>
          <w:noProof w:val="0"/>
        </w:rPr>
        <w:t xml:space="preserve">Small ‘split’ bottles are common – one split per serve, presented unopened to guarantee the contents are </w:t>
      </w:r>
      <w:r w:rsidR="00193870" w:rsidRPr="00B47DF0">
        <w:rPr>
          <w:noProof w:val="0"/>
        </w:rPr>
        <w:t xml:space="preserve">genuine. The </w:t>
      </w:r>
      <w:r w:rsidRPr="00B47DF0">
        <w:rPr>
          <w:noProof w:val="0"/>
        </w:rPr>
        <w:t>cap can be removed in front of customer.</w:t>
      </w:r>
    </w:p>
    <w:p w:rsidR="00E91824" w:rsidRPr="00B47DF0" w:rsidRDefault="00E91824" w:rsidP="00E91824">
      <w:pPr>
        <w:pStyle w:val="BodyCopy"/>
        <w:rPr>
          <w:noProof w:val="0"/>
        </w:rPr>
      </w:pPr>
      <w:r w:rsidRPr="00B47DF0">
        <w:rPr>
          <w:noProof w:val="0"/>
        </w:rPr>
        <w:t>The ma</w:t>
      </w:r>
      <w:r w:rsidR="00193870" w:rsidRPr="00B47DF0">
        <w:rPr>
          <w:noProof w:val="0"/>
        </w:rPr>
        <w:t>jority of waters are ‘plain’. O</w:t>
      </w:r>
      <w:r w:rsidRPr="00B47DF0">
        <w:rPr>
          <w:noProof w:val="0"/>
        </w:rPr>
        <w:t>ptions include spring water, mineral water, spa water, local or imported, still or sparkling.</w:t>
      </w:r>
    </w:p>
    <w:p w:rsidR="00E91824" w:rsidRPr="00B47DF0" w:rsidRDefault="00E91824" w:rsidP="00E91824">
      <w:pPr>
        <w:pStyle w:val="BodyCopy"/>
        <w:rPr>
          <w:noProof w:val="0"/>
        </w:rPr>
      </w:pPr>
      <w:r w:rsidRPr="00B47DF0">
        <w:rPr>
          <w:noProof w:val="0"/>
        </w:rPr>
        <w:t xml:space="preserve">Some waters offer added fruit juice – around 5% fruit juice – in a variety of flavours including lemon, pineapple, and orange.  </w:t>
      </w:r>
    </w:p>
    <w:p w:rsidR="00E91824" w:rsidRPr="00B47DF0" w:rsidRDefault="00E91824" w:rsidP="00AF1686">
      <w:pPr>
        <w:pStyle w:val="Heading3"/>
        <w:spacing w:before="160" w:after="160"/>
      </w:pPr>
      <w:r w:rsidRPr="00B47DF0">
        <w:t>Soft drink</w:t>
      </w:r>
    </w:p>
    <w:p w:rsidR="00E91824" w:rsidRPr="00B47DF0" w:rsidRDefault="00AF1686" w:rsidP="00E91824">
      <w:pPr>
        <w:pStyle w:val="BodyCopy"/>
        <w:rPr>
          <w:noProof w:val="0"/>
        </w:rPr>
      </w:pPr>
      <w:r w:rsidRPr="00B47DF0">
        <w:rPr>
          <w:lang w:val="en-US" w:eastAsia="en-US"/>
        </w:rPr>
        <w:drawing>
          <wp:anchor distT="0" distB="0" distL="114300" distR="114300" simplePos="0" relativeHeight="251814912" behindDoc="0" locked="0" layoutInCell="1" allowOverlap="1">
            <wp:simplePos x="0" y="0"/>
            <wp:positionH relativeFrom="column">
              <wp:posOffset>4501515</wp:posOffset>
            </wp:positionH>
            <wp:positionV relativeFrom="paragraph">
              <wp:posOffset>240030</wp:posOffset>
            </wp:positionV>
            <wp:extent cx="1240790" cy="1560830"/>
            <wp:effectExtent l="19050" t="0" r="0" b="0"/>
            <wp:wrapSquare wrapText="bothSides"/>
            <wp:docPr id="35" name="Picture 6" descr="C:\Documents and Settings\danielc\Local Settings\Temporary Internet Files\Content.IE5\112MAXTI\MP900400989[1].jpg"/>
            <wp:cNvGraphicFramePr/>
            <a:graphic xmlns:a="http://schemas.openxmlformats.org/drawingml/2006/main">
              <a:graphicData uri="http://schemas.openxmlformats.org/drawingml/2006/picture">
                <pic:pic xmlns:pic="http://schemas.openxmlformats.org/drawingml/2006/picture">
                  <pic:nvPicPr>
                    <pic:cNvPr id="33794" name="Picture 2" descr="C:\Documents and Settings\danielc\Local Settings\Temporary Internet Files\Content.IE5\112MAXTI\MP900400989[1].jpg"/>
                    <pic:cNvPicPr>
                      <a:picLocks noChangeAspect="1" noChangeArrowheads="1"/>
                    </pic:cNvPicPr>
                  </pic:nvPicPr>
                  <pic:blipFill>
                    <a:blip r:embed="rId128" cstate="print"/>
                    <a:srcRect/>
                    <a:stretch>
                      <a:fillRect/>
                    </a:stretch>
                  </pic:blipFill>
                  <pic:spPr bwMode="auto">
                    <a:xfrm>
                      <a:off x="0" y="0"/>
                      <a:ext cx="1240790" cy="1560830"/>
                    </a:xfrm>
                    <a:prstGeom prst="rect">
                      <a:avLst/>
                    </a:prstGeom>
                    <a:noFill/>
                  </pic:spPr>
                </pic:pic>
              </a:graphicData>
            </a:graphic>
          </wp:anchor>
        </w:drawing>
      </w:r>
      <w:r w:rsidR="00193870" w:rsidRPr="00B47DF0">
        <w:rPr>
          <w:noProof w:val="0"/>
        </w:rPr>
        <w:t xml:space="preserve">Soft drink, </w:t>
      </w:r>
      <w:r w:rsidR="00E91824" w:rsidRPr="00B47DF0">
        <w:rPr>
          <w:noProof w:val="0"/>
        </w:rPr>
        <w:t>also known as 'aerated waters'</w:t>
      </w:r>
      <w:r w:rsidR="00193870" w:rsidRPr="00B47DF0">
        <w:rPr>
          <w:noProof w:val="0"/>
        </w:rPr>
        <w:t>,</w:t>
      </w:r>
      <w:r w:rsidR="00E91824" w:rsidRPr="00B47DF0">
        <w:rPr>
          <w:noProof w:val="0"/>
        </w:rPr>
        <w:t xml:space="preserve"> includes cola, lemon squash, lemonade, bitter lemon, soda water, dry ginger and tonic water.</w:t>
      </w:r>
    </w:p>
    <w:p w:rsidR="00E91824" w:rsidRPr="00B47DF0" w:rsidRDefault="00E91824" w:rsidP="00E91824">
      <w:pPr>
        <w:pStyle w:val="BodyCopy"/>
        <w:rPr>
          <w:noProof w:val="0"/>
        </w:rPr>
      </w:pPr>
      <w:r w:rsidRPr="00B47DF0">
        <w:rPr>
          <w:noProof w:val="0"/>
        </w:rPr>
        <w:t xml:space="preserve">Post-mix </w:t>
      </w:r>
      <w:r w:rsidR="00193870" w:rsidRPr="00B47DF0">
        <w:rPr>
          <w:noProof w:val="0"/>
        </w:rPr>
        <w:t>is a popular delivery system. I</w:t>
      </w:r>
      <w:r w:rsidRPr="00B47DF0">
        <w:rPr>
          <w:noProof w:val="0"/>
        </w:rPr>
        <w:t>t is quick (there are no empties to get rid of, and yo</w:t>
      </w:r>
      <w:r w:rsidR="00193870" w:rsidRPr="00B47DF0">
        <w:rPr>
          <w:noProof w:val="0"/>
        </w:rPr>
        <w:t xml:space="preserve">u aren’t always opening bottles or cans and forever running out) </w:t>
      </w:r>
      <w:r w:rsidRPr="00B47DF0">
        <w:rPr>
          <w:noProof w:val="0"/>
        </w:rPr>
        <w:t>but some outlets will insist on using the traditional bottles and cans.</w:t>
      </w:r>
    </w:p>
    <w:p w:rsidR="00E91824" w:rsidRPr="00B47DF0" w:rsidRDefault="00E91824" w:rsidP="00E91824">
      <w:pPr>
        <w:pStyle w:val="BodyCopy"/>
        <w:rPr>
          <w:noProof w:val="0"/>
        </w:rPr>
      </w:pPr>
      <w:r w:rsidRPr="00B47DF0">
        <w:rPr>
          <w:noProof w:val="0"/>
        </w:rPr>
        <w:t>Many customers prefer the packaged option but post-mix is more popular with management: the profit from post-mix is much higher than from the packaged alternative.</w:t>
      </w:r>
    </w:p>
    <w:p w:rsidR="00E91824" w:rsidRPr="00B47DF0" w:rsidRDefault="00E91824" w:rsidP="00E91824">
      <w:pPr>
        <w:pStyle w:val="BodyCopy"/>
        <w:rPr>
          <w:noProof w:val="0"/>
        </w:rPr>
      </w:pPr>
      <w:r w:rsidRPr="00B47DF0">
        <w:rPr>
          <w:noProof w:val="0"/>
        </w:rPr>
        <w:t>It is always wise to have some packaged soft drink stowed away some</w:t>
      </w:r>
      <w:r w:rsidR="00193870" w:rsidRPr="00B47DF0">
        <w:rPr>
          <w:noProof w:val="0"/>
        </w:rPr>
        <w:t xml:space="preserve">where for use in an emergency, </w:t>
      </w:r>
      <w:r w:rsidRPr="00B47DF0">
        <w:rPr>
          <w:noProof w:val="0"/>
        </w:rPr>
        <w:t xml:space="preserve">perhaps when the power goes off, or the post-mix stops working.  </w:t>
      </w:r>
    </w:p>
    <w:p w:rsidR="00E91824" w:rsidRPr="00B47DF0" w:rsidRDefault="00E91824" w:rsidP="00E91824">
      <w:pPr>
        <w:pStyle w:val="BodyCopy"/>
        <w:rPr>
          <w:noProof w:val="0"/>
        </w:rPr>
      </w:pPr>
      <w:r w:rsidRPr="00B47DF0">
        <w:rPr>
          <w:noProof w:val="0"/>
        </w:rPr>
        <w:t>Generally speaking, though, the packaged units are only kept for sale as takeaways.</w:t>
      </w:r>
    </w:p>
    <w:p w:rsidR="00E91824" w:rsidRPr="00B47DF0" w:rsidRDefault="00E91824" w:rsidP="00E91824">
      <w:pPr>
        <w:pStyle w:val="BodyCopy"/>
        <w:rPr>
          <w:b/>
          <w:noProof w:val="0"/>
        </w:rPr>
      </w:pPr>
      <w:r w:rsidRPr="00B47DF0">
        <w:rPr>
          <w:b/>
          <w:noProof w:val="0"/>
        </w:rPr>
        <w:t>Brixing</w:t>
      </w:r>
    </w:p>
    <w:p w:rsidR="00E91824" w:rsidRPr="00B47DF0" w:rsidRDefault="00E91824" w:rsidP="00E91824">
      <w:pPr>
        <w:pStyle w:val="BodyCopy"/>
        <w:rPr>
          <w:noProof w:val="0"/>
        </w:rPr>
      </w:pPr>
      <w:r w:rsidRPr="00B47DF0">
        <w:rPr>
          <w:noProof w:val="0"/>
        </w:rPr>
        <w:t>Where a post-mix system is used to serve soft drink, there should be a program in place to check the quality of the final product.</w:t>
      </w:r>
    </w:p>
    <w:p w:rsidR="00E91824" w:rsidRPr="00B47DF0" w:rsidRDefault="00E91824" w:rsidP="00E91824">
      <w:pPr>
        <w:pStyle w:val="BodyCopy"/>
        <w:rPr>
          <w:noProof w:val="0"/>
        </w:rPr>
      </w:pPr>
      <w:r w:rsidRPr="00B47DF0">
        <w:rPr>
          <w:noProof w:val="0"/>
        </w:rPr>
        <w:t>This includes checking the product temperature, and checking (and adjusting where necessary) the ‘brixing’.</w:t>
      </w:r>
    </w:p>
    <w:p w:rsidR="00E91824" w:rsidRPr="00B47DF0" w:rsidRDefault="00E91824" w:rsidP="00E91824">
      <w:pPr>
        <w:pStyle w:val="BodyCopy"/>
        <w:rPr>
          <w:noProof w:val="0"/>
        </w:rPr>
      </w:pPr>
      <w:r w:rsidRPr="00B47DF0">
        <w:rPr>
          <w:noProof w:val="0"/>
        </w:rPr>
        <w:t xml:space="preserve">With use, the ratio of syrup to water can alter, resulting in the drink not tasting as it should. </w:t>
      </w:r>
    </w:p>
    <w:p w:rsidR="00E91824" w:rsidRPr="00B47DF0" w:rsidRDefault="00E91824" w:rsidP="00E91824">
      <w:pPr>
        <w:pStyle w:val="BodyCopy"/>
        <w:rPr>
          <w:noProof w:val="0"/>
        </w:rPr>
      </w:pPr>
      <w:r w:rsidRPr="00B47DF0">
        <w:rPr>
          <w:noProof w:val="0"/>
        </w:rPr>
        <w:t>Each head (the unit where syrup and water are mixed together at the point of service) is able to be</w:t>
      </w:r>
      <w:r w:rsidR="00193870" w:rsidRPr="00B47DF0">
        <w:rPr>
          <w:noProof w:val="0"/>
        </w:rPr>
        <w:t xml:space="preserve"> individually adjusted, which means</w:t>
      </w:r>
      <w:r w:rsidRPr="00B47DF0">
        <w:rPr>
          <w:noProof w:val="0"/>
        </w:rPr>
        <w:t xml:space="preserve"> you can increase or decrease the mix of both water and syrup.</w:t>
      </w:r>
    </w:p>
    <w:p w:rsidR="00E91824" w:rsidRPr="00B47DF0" w:rsidRDefault="00E91824" w:rsidP="00E91824">
      <w:pPr>
        <w:pStyle w:val="BodyCopy"/>
        <w:rPr>
          <w:noProof w:val="0"/>
        </w:rPr>
      </w:pPr>
      <w:r w:rsidRPr="00B47DF0">
        <w:rPr>
          <w:noProof w:val="0"/>
        </w:rPr>
        <w:t>Suppliers of the syrup will inform you of the correct brixing for each product line,</w:t>
      </w:r>
      <w:r w:rsidR="00193870" w:rsidRPr="00B47DF0">
        <w:rPr>
          <w:noProof w:val="0"/>
        </w:rPr>
        <w:t xml:space="preserve"> and the equipment manufacturer or </w:t>
      </w:r>
      <w:r w:rsidRPr="00B47DF0">
        <w:rPr>
          <w:noProof w:val="0"/>
        </w:rPr>
        <w:t>supplier will show you how to check and adjust the brixing.</w:t>
      </w:r>
    </w:p>
    <w:p w:rsidR="00E91824" w:rsidRPr="00B47DF0" w:rsidRDefault="00E91824" w:rsidP="00E91824">
      <w:pPr>
        <w:pStyle w:val="BodyCopy"/>
        <w:rPr>
          <w:noProof w:val="0"/>
        </w:rPr>
      </w:pPr>
      <w:r w:rsidRPr="00B47DF0">
        <w:rPr>
          <w:noProof w:val="0"/>
        </w:rPr>
        <w:t xml:space="preserve">Incorrect brixing is the biggest </w:t>
      </w:r>
      <w:r w:rsidR="00193870" w:rsidRPr="00B47DF0">
        <w:rPr>
          <w:noProof w:val="0"/>
        </w:rPr>
        <w:t>criticism of post-mix drinks. M</w:t>
      </w:r>
      <w:r w:rsidRPr="00B47DF0">
        <w:rPr>
          <w:noProof w:val="0"/>
        </w:rPr>
        <w:t xml:space="preserve">any customers will say the product tastes weak, or is not as it should be. </w:t>
      </w:r>
    </w:p>
    <w:p w:rsidR="00505E0D" w:rsidRPr="00B47DF0" w:rsidRDefault="00E91824" w:rsidP="000C2C7C">
      <w:pPr>
        <w:pStyle w:val="BodyCopy"/>
        <w:rPr>
          <w:rFonts w:eastAsiaTheme="majorEastAsia" w:cstheme="majorBidi"/>
          <w:b/>
          <w:bCs/>
          <w:noProof w:val="0"/>
          <w:color w:val="0000FF"/>
          <w:sz w:val="28"/>
        </w:rPr>
      </w:pPr>
      <w:r w:rsidRPr="00B47DF0">
        <w:rPr>
          <w:noProof w:val="0"/>
        </w:rPr>
        <w:t>The post-mix also needs to have its carbonation level checked to ensure its effervescence is correct.</w:t>
      </w:r>
      <w:r w:rsidR="00505E0D" w:rsidRPr="00B47DF0">
        <w:rPr>
          <w:noProof w:val="0"/>
        </w:rPr>
        <w:br w:type="page"/>
      </w:r>
    </w:p>
    <w:p w:rsidR="00E91824" w:rsidRPr="00B47DF0" w:rsidRDefault="00E91824" w:rsidP="00E91824">
      <w:pPr>
        <w:pStyle w:val="Heading3"/>
      </w:pPr>
      <w:r w:rsidRPr="00B47DF0">
        <w:t>Non-alcoholic cocktails</w:t>
      </w:r>
    </w:p>
    <w:p w:rsidR="00E91824" w:rsidRPr="00B47DF0" w:rsidRDefault="000C2C7C" w:rsidP="00E91824">
      <w:pPr>
        <w:pStyle w:val="BodyCopy"/>
        <w:rPr>
          <w:noProof w:val="0"/>
        </w:rPr>
      </w:pPr>
      <w:r w:rsidRPr="00B47DF0">
        <w:rPr>
          <w:lang w:val="en-US" w:eastAsia="en-US"/>
        </w:rPr>
        <w:drawing>
          <wp:anchor distT="0" distB="0" distL="114300" distR="114300" simplePos="0" relativeHeight="251788288" behindDoc="0" locked="0" layoutInCell="1" allowOverlap="1">
            <wp:simplePos x="0" y="0"/>
            <wp:positionH relativeFrom="column">
              <wp:posOffset>4179570</wp:posOffset>
            </wp:positionH>
            <wp:positionV relativeFrom="paragraph">
              <wp:posOffset>263525</wp:posOffset>
            </wp:positionV>
            <wp:extent cx="1483360" cy="1482725"/>
            <wp:effectExtent l="19050" t="0" r="2540" b="0"/>
            <wp:wrapSquare wrapText="bothSides"/>
            <wp:docPr id="80" name="Picture 32" descr="Glass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lasses 2"/>
                    <pic:cNvPicPr>
                      <a:picLocks noChangeAspect="1" noChangeArrowheads="1"/>
                    </pic:cNvPicPr>
                  </pic:nvPicPr>
                  <pic:blipFill>
                    <a:blip r:embed="rId129" cstate="print"/>
                    <a:srcRect/>
                    <a:stretch>
                      <a:fillRect/>
                    </a:stretch>
                  </pic:blipFill>
                  <pic:spPr bwMode="auto">
                    <a:xfrm>
                      <a:off x="0" y="0"/>
                      <a:ext cx="1483360" cy="1482725"/>
                    </a:xfrm>
                    <a:prstGeom prst="rect">
                      <a:avLst/>
                    </a:prstGeom>
                    <a:noFill/>
                    <a:ln w="9525">
                      <a:noFill/>
                      <a:miter lim="800000"/>
                      <a:headEnd/>
                      <a:tailEnd/>
                    </a:ln>
                  </pic:spPr>
                </pic:pic>
              </a:graphicData>
            </a:graphic>
          </wp:anchor>
        </w:drawing>
      </w:r>
      <w:r w:rsidR="00E91824" w:rsidRPr="00B47DF0">
        <w:rPr>
          <w:noProof w:val="0"/>
        </w:rPr>
        <w:t xml:space="preserve">Mocktails are non-alcoholic cocktails. The base is usually carbonated soft drink or a fruit juice. </w:t>
      </w:r>
    </w:p>
    <w:p w:rsidR="00E91824" w:rsidRPr="00B47DF0" w:rsidRDefault="00E91824" w:rsidP="00E91824">
      <w:pPr>
        <w:pStyle w:val="BodyCopy"/>
        <w:rPr>
          <w:noProof w:val="0"/>
        </w:rPr>
      </w:pPr>
      <w:r w:rsidRPr="00B47DF0">
        <w:rPr>
          <w:noProof w:val="0"/>
        </w:rPr>
        <w:t>You can add fresh fruit wedges, sugar, honey, milk, yoghurt, sugar syrup, concentrate pulp, just to name a few suitable ingredients.</w:t>
      </w:r>
    </w:p>
    <w:p w:rsidR="00E91824" w:rsidRPr="00B47DF0" w:rsidRDefault="00E91824" w:rsidP="00E91824">
      <w:pPr>
        <w:pStyle w:val="BodyCopy"/>
        <w:rPr>
          <w:noProof w:val="0"/>
        </w:rPr>
      </w:pPr>
      <w:r w:rsidRPr="00B47DF0">
        <w:rPr>
          <w:noProof w:val="0"/>
        </w:rPr>
        <w:t>Mocktails usually require blending because they often have chunks of fruit in them needing to be liquefied.  They are usually served in a cocktail glass and garnished with the type of fruit best matching the base.</w:t>
      </w:r>
    </w:p>
    <w:p w:rsidR="00E91824" w:rsidRPr="00B47DF0" w:rsidRDefault="00E91824" w:rsidP="00E91824">
      <w:pPr>
        <w:pStyle w:val="BodyCopy"/>
        <w:rPr>
          <w:noProof w:val="0"/>
        </w:rPr>
      </w:pPr>
      <w:r w:rsidRPr="00B47DF0">
        <w:rPr>
          <w:noProof w:val="0"/>
        </w:rPr>
        <w:t>Your establishment may</w:t>
      </w:r>
      <w:r w:rsidR="00193870" w:rsidRPr="00B47DF0">
        <w:rPr>
          <w:noProof w:val="0"/>
        </w:rPr>
        <w:t xml:space="preserve"> have a special Mocktail List. Y</w:t>
      </w:r>
      <w:r w:rsidRPr="00B47DF0">
        <w:rPr>
          <w:noProof w:val="0"/>
        </w:rPr>
        <w:t>ou</w:t>
      </w:r>
      <w:r w:rsidR="00193870" w:rsidRPr="00B47DF0">
        <w:rPr>
          <w:noProof w:val="0"/>
        </w:rPr>
        <w:t xml:space="preserve"> can invent your own mocktail, </w:t>
      </w:r>
      <w:r w:rsidRPr="00B47DF0">
        <w:rPr>
          <w:noProof w:val="0"/>
        </w:rPr>
        <w:t>ensure it is tasty, looks inviting and of course, contains no alcohol.</w:t>
      </w:r>
      <w:r w:rsidR="000C2C7C" w:rsidRPr="00B47DF0">
        <w:rPr>
          <w:noProof w:val="0"/>
        </w:rPr>
        <w:t xml:space="preserve"> </w:t>
      </w:r>
    </w:p>
    <w:p w:rsidR="00E91824" w:rsidRPr="00B47DF0" w:rsidRDefault="00E91824" w:rsidP="00E91824">
      <w:pPr>
        <w:pStyle w:val="BodyCopy"/>
        <w:rPr>
          <w:b/>
          <w:noProof w:val="0"/>
        </w:rPr>
      </w:pPr>
      <w:r w:rsidRPr="00B47DF0">
        <w:rPr>
          <w:b/>
          <w:noProof w:val="0"/>
        </w:rPr>
        <w:t>Websites</w:t>
      </w:r>
    </w:p>
    <w:p w:rsidR="00E91824" w:rsidRPr="00B47DF0" w:rsidRDefault="00E91824" w:rsidP="00E91824">
      <w:pPr>
        <w:pStyle w:val="BodyCopy"/>
        <w:rPr>
          <w:noProof w:val="0"/>
        </w:rPr>
      </w:pPr>
      <w:r w:rsidRPr="00B47DF0">
        <w:rPr>
          <w:noProof w:val="0"/>
        </w:rPr>
        <w:t>The following sites give some excellent recipes for mocktails:</w:t>
      </w:r>
    </w:p>
    <w:p w:rsidR="00E91824" w:rsidRPr="00B47DF0" w:rsidRDefault="005C4B3E" w:rsidP="00E91824">
      <w:pPr>
        <w:pStyle w:val="Bullet1"/>
      </w:pPr>
      <w:hyperlink r:id="rId130" w:history="1">
        <w:r w:rsidR="00E91824" w:rsidRPr="00B47DF0">
          <w:rPr>
            <w:rStyle w:val="Hyperlink"/>
          </w:rPr>
          <w:t>http://cocktails.about.com/od/mocktailmocktail/Mocktail_Recipes.htm</w:t>
        </w:r>
      </w:hyperlink>
    </w:p>
    <w:p w:rsidR="00E91824" w:rsidRPr="00B47DF0" w:rsidRDefault="005C4B3E" w:rsidP="00E91824">
      <w:pPr>
        <w:pStyle w:val="Bullet1"/>
      </w:pPr>
      <w:hyperlink r:id="rId131" w:history="1">
        <w:r w:rsidR="00E91824" w:rsidRPr="00B47DF0">
          <w:rPr>
            <w:rStyle w:val="Hyperlink"/>
          </w:rPr>
          <w:t>http://www.drinkalternatives.com/non-alcoholic-mocktail-recipes/</w:t>
        </w:r>
      </w:hyperlink>
      <w:r w:rsidR="002806C1" w:rsidRPr="00B47DF0">
        <w:t>.</w:t>
      </w:r>
    </w:p>
    <w:p w:rsidR="00E91824" w:rsidRPr="00B47DF0" w:rsidRDefault="00240C9F" w:rsidP="00E91824">
      <w:pPr>
        <w:pStyle w:val="Heading3"/>
      </w:pPr>
      <w:r w:rsidRPr="00B47DF0">
        <w:rPr>
          <w:noProof/>
          <w:lang w:val="en-US" w:eastAsia="en-US"/>
        </w:rPr>
        <w:drawing>
          <wp:anchor distT="0" distB="0" distL="114300" distR="114300" simplePos="0" relativeHeight="251815936" behindDoc="0" locked="0" layoutInCell="1" allowOverlap="1">
            <wp:simplePos x="0" y="0"/>
            <wp:positionH relativeFrom="column">
              <wp:posOffset>4145915</wp:posOffset>
            </wp:positionH>
            <wp:positionV relativeFrom="paragraph">
              <wp:posOffset>376555</wp:posOffset>
            </wp:positionV>
            <wp:extent cx="1485900" cy="1549400"/>
            <wp:effectExtent l="19050" t="0" r="0" b="0"/>
            <wp:wrapSquare wrapText="bothSides"/>
            <wp:docPr id="39" name="Picture 2" descr="C:\Documents and Settings\danielc\Desktop\Non-alcoholic beverages images\coffee frap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Non-alcoholic beverages images\coffee frappe.jpg"/>
                    <pic:cNvPicPr>
                      <a:picLocks noChangeAspect="1" noChangeArrowheads="1"/>
                    </pic:cNvPicPr>
                  </pic:nvPicPr>
                  <pic:blipFill>
                    <a:blip r:embed="rId132" cstate="print"/>
                    <a:srcRect/>
                    <a:stretch>
                      <a:fillRect/>
                    </a:stretch>
                  </pic:blipFill>
                  <pic:spPr bwMode="auto">
                    <a:xfrm>
                      <a:off x="0" y="0"/>
                      <a:ext cx="1485900" cy="1549400"/>
                    </a:xfrm>
                    <a:prstGeom prst="rect">
                      <a:avLst/>
                    </a:prstGeom>
                    <a:noFill/>
                    <a:ln w="9525">
                      <a:noFill/>
                      <a:miter lim="800000"/>
                      <a:headEnd/>
                      <a:tailEnd/>
                    </a:ln>
                  </pic:spPr>
                </pic:pic>
              </a:graphicData>
            </a:graphic>
          </wp:anchor>
        </w:drawing>
      </w:r>
      <w:r w:rsidR="00E91824" w:rsidRPr="00B47DF0">
        <w:t>Frappés</w:t>
      </w:r>
    </w:p>
    <w:p w:rsidR="00E91824" w:rsidRPr="00B47DF0" w:rsidRDefault="00E91824" w:rsidP="00E91824">
      <w:pPr>
        <w:pStyle w:val="BodyCopy"/>
        <w:rPr>
          <w:noProof w:val="0"/>
        </w:rPr>
      </w:pPr>
      <w:r w:rsidRPr="00B47DF0">
        <w:rPr>
          <w:noProof w:val="0"/>
        </w:rPr>
        <w:t>Frappé is French and means ‘iced – of liquids’.</w:t>
      </w:r>
    </w:p>
    <w:p w:rsidR="00E91824" w:rsidRPr="00B47DF0" w:rsidRDefault="00E91824" w:rsidP="00E91824">
      <w:pPr>
        <w:pStyle w:val="BodyCopy"/>
        <w:rPr>
          <w:noProof w:val="0"/>
        </w:rPr>
      </w:pPr>
      <w:r w:rsidRPr="00B47DF0">
        <w:rPr>
          <w:noProof w:val="0"/>
        </w:rPr>
        <w:t xml:space="preserve">It is therefore a style </w:t>
      </w:r>
      <w:r w:rsidR="00193870" w:rsidRPr="00B47DF0">
        <w:rPr>
          <w:noProof w:val="0"/>
        </w:rPr>
        <w:t>of service where the beverage (</w:t>
      </w:r>
      <w:r w:rsidRPr="00B47DF0">
        <w:rPr>
          <w:noProof w:val="0"/>
        </w:rPr>
        <w:t>use whatever you want or whatever the customer orders</w:t>
      </w:r>
      <w:r w:rsidR="00193870" w:rsidRPr="00B47DF0">
        <w:rPr>
          <w:noProof w:val="0"/>
        </w:rPr>
        <w:t xml:space="preserve">) </w:t>
      </w:r>
      <w:r w:rsidR="00291517" w:rsidRPr="00B47DF0">
        <w:rPr>
          <w:noProof w:val="0"/>
        </w:rPr>
        <w:t xml:space="preserve">is </w:t>
      </w:r>
      <w:r w:rsidRPr="00B47DF0">
        <w:rPr>
          <w:noProof w:val="0"/>
        </w:rPr>
        <w:t>poured over crushed ice</w:t>
      </w:r>
      <w:r w:rsidR="00291517" w:rsidRPr="00B47DF0">
        <w:rPr>
          <w:noProof w:val="0"/>
        </w:rPr>
        <w:t>, or blended in a blender with ice</w:t>
      </w:r>
      <w:r w:rsidRPr="00B47DF0">
        <w:rPr>
          <w:noProof w:val="0"/>
        </w:rPr>
        <w:t>.</w:t>
      </w:r>
    </w:p>
    <w:p w:rsidR="00E91824" w:rsidRPr="00B47DF0" w:rsidRDefault="00E91824" w:rsidP="00E91824">
      <w:pPr>
        <w:pStyle w:val="BodyCopy"/>
        <w:rPr>
          <w:noProof w:val="0"/>
        </w:rPr>
      </w:pPr>
      <w:r w:rsidRPr="00B47DF0">
        <w:rPr>
          <w:noProof w:val="0"/>
        </w:rPr>
        <w:t>The beverage used needs to be fairly flavoursome because the ice me</w:t>
      </w:r>
      <w:r w:rsidR="00193870" w:rsidRPr="00B47DF0">
        <w:rPr>
          <w:noProof w:val="0"/>
        </w:rPr>
        <w:t>lts and dilutes the `beverage. C</w:t>
      </w:r>
      <w:r w:rsidRPr="00B47DF0">
        <w:rPr>
          <w:noProof w:val="0"/>
        </w:rPr>
        <w:t>ommon options include juices and syrups.</w:t>
      </w:r>
    </w:p>
    <w:p w:rsidR="00E91824" w:rsidRPr="00B47DF0" w:rsidRDefault="00E91824" w:rsidP="00E91824">
      <w:pPr>
        <w:pStyle w:val="BodyCopy"/>
        <w:rPr>
          <w:noProof w:val="0"/>
        </w:rPr>
      </w:pPr>
      <w:r w:rsidRPr="00B47DF0">
        <w:rPr>
          <w:noProof w:val="0"/>
        </w:rPr>
        <w:t>Useful and tasty recipes can be found at:</w:t>
      </w:r>
    </w:p>
    <w:p w:rsidR="00E91824" w:rsidRPr="00B47DF0" w:rsidRDefault="005C4B3E" w:rsidP="00E91824">
      <w:pPr>
        <w:pStyle w:val="Bullet1"/>
      </w:pPr>
      <w:hyperlink r:id="rId133" w:history="1">
        <w:r w:rsidR="00E91824" w:rsidRPr="00B47DF0">
          <w:rPr>
            <w:rStyle w:val="Hyperlink"/>
          </w:rPr>
          <w:t>http://www.drinksmixer.com/cat/28/</w:t>
        </w:r>
      </w:hyperlink>
      <w:r w:rsidR="002806C1" w:rsidRPr="00B47DF0">
        <w:t>.</w:t>
      </w:r>
    </w:p>
    <w:p w:rsidR="00C47E8C" w:rsidRPr="00B47DF0" w:rsidRDefault="00C47E8C" w:rsidP="002806C1">
      <w:pPr>
        <w:pStyle w:val="BodyCopy"/>
        <w:rPr>
          <w:noProof w:val="0"/>
          <w:szCs w:val="26"/>
        </w:rPr>
      </w:pPr>
      <w:r w:rsidRPr="00B47DF0">
        <w:rPr>
          <w:noProof w:val="0"/>
        </w:rPr>
        <w:br w:type="page"/>
      </w:r>
    </w:p>
    <w:p w:rsidR="008A7C19" w:rsidRPr="00B47DF0" w:rsidRDefault="008A7C19" w:rsidP="008A7C19">
      <w:pPr>
        <w:pStyle w:val="Heading2"/>
      </w:pPr>
      <w:r w:rsidRPr="00B47DF0">
        <w:t>2.2</w:t>
      </w:r>
      <w:r w:rsidRPr="00B47DF0">
        <w:tab/>
      </w:r>
      <w:r w:rsidR="005C4B3E">
        <w:fldChar w:fldCharType="begin"/>
      </w:r>
      <w:r w:rsidR="005C4B3E">
        <w:instrText xml:space="preserve"> REF  Criteria22  \* MERGEFORMAT </w:instrText>
      </w:r>
      <w:r w:rsidR="005C4B3E">
        <w:fldChar w:fldCharType="separate"/>
      </w:r>
      <w:sdt>
        <w:sdtPr>
          <w:alias w:val="Criteria2.2"/>
          <w:tag w:val="Criteria2.2"/>
          <w:id w:val="10511158"/>
          <w:lock w:val="sdtLocked"/>
        </w:sdtPr>
        <w:sdtEndPr/>
        <w:sdtContent>
          <w:r w:rsidR="00A95F3B" w:rsidRPr="00B47DF0">
            <w:rPr>
              <w:rFonts w:cs="Arial"/>
              <w:szCs w:val="22"/>
            </w:rPr>
            <w:t xml:space="preserve">Prepare drink in accordance with standard recipes or to customer requests </w:t>
          </w:r>
        </w:sdtContent>
      </w:sdt>
      <w:r w:rsidR="005C4B3E">
        <w:fldChar w:fldCharType="end"/>
      </w:r>
    </w:p>
    <w:p w:rsidR="008A7C19" w:rsidRPr="00B47DF0" w:rsidRDefault="008A7C19" w:rsidP="008A7C19">
      <w:pPr>
        <w:pStyle w:val="Heading3"/>
      </w:pPr>
      <w:r w:rsidRPr="00B47DF0">
        <w:t>Introduction</w:t>
      </w:r>
    </w:p>
    <w:p w:rsidR="008A7C19" w:rsidRPr="00B47DF0" w:rsidRDefault="00C7106B" w:rsidP="008A7C19">
      <w:pPr>
        <w:pStyle w:val="BodyCopy"/>
        <w:rPr>
          <w:noProof w:val="0"/>
          <w:szCs w:val="24"/>
        </w:rPr>
      </w:pPr>
      <w:r w:rsidRPr="00B47DF0">
        <w:rPr>
          <w:noProof w:val="0"/>
          <w:szCs w:val="24"/>
        </w:rPr>
        <w:t>Drinks should be made to the house standard (recipe) or specific customer requests.</w:t>
      </w:r>
    </w:p>
    <w:p w:rsidR="003B295D" w:rsidRPr="00B47DF0" w:rsidRDefault="003B295D" w:rsidP="00C7106B">
      <w:pPr>
        <w:pStyle w:val="Heading3"/>
      </w:pPr>
      <w:r w:rsidRPr="00B47DF0">
        <w:t>Basic requirements</w:t>
      </w:r>
    </w:p>
    <w:p w:rsidR="003B295D" w:rsidRPr="00B47DF0" w:rsidRDefault="003B295D" w:rsidP="003B295D">
      <w:pPr>
        <w:pStyle w:val="BodyCopy"/>
        <w:rPr>
          <w:noProof w:val="0"/>
          <w:szCs w:val="24"/>
        </w:rPr>
      </w:pPr>
      <w:r w:rsidRPr="00B47DF0">
        <w:rPr>
          <w:noProof w:val="0"/>
          <w:szCs w:val="24"/>
        </w:rPr>
        <w:t>The basic requirements when making cold drinks include ensuring:</w:t>
      </w:r>
    </w:p>
    <w:p w:rsidR="003B295D" w:rsidRPr="00B47DF0" w:rsidRDefault="003B295D" w:rsidP="003B295D">
      <w:pPr>
        <w:pStyle w:val="Bullet1"/>
      </w:pPr>
      <w:r w:rsidRPr="00B47DF0">
        <w:t>Glasses used are clean</w:t>
      </w:r>
      <w:r w:rsidR="00193870" w:rsidRPr="00B47DF0">
        <w:t xml:space="preserve"> – no remains of fruit or cream and</w:t>
      </w:r>
      <w:r w:rsidRPr="00B47DF0">
        <w:t xml:space="preserve"> no lipstick</w:t>
      </w:r>
    </w:p>
    <w:p w:rsidR="003B295D" w:rsidRPr="00B47DF0" w:rsidRDefault="003B295D" w:rsidP="003B295D">
      <w:pPr>
        <w:pStyle w:val="Bullet1"/>
      </w:pPr>
      <w:r w:rsidRPr="00B47DF0">
        <w:t>Glasses are not cracked</w:t>
      </w:r>
    </w:p>
    <w:p w:rsidR="003B295D" w:rsidRPr="00B47DF0" w:rsidRDefault="003B295D" w:rsidP="003B295D">
      <w:pPr>
        <w:pStyle w:val="Bullet1"/>
      </w:pPr>
      <w:r w:rsidRPr="00B47DF0">
        <w:t>Glasses are unchipped</w:t>
      </w:r>
    </w:p>
    <w:p w:rsidR="003B295D" w:rsidRPr="00B47DF0" w:rsidRDefault="003B295D" w:rsidP="003B295D">
      <w:pPr>
        <w:pStyle w:val="Bullet1"/>
      </w:pPr>
      <w:r w:rsidRPr="00B47DF0">
        <w:t xml:space="preserve">Equipment </w:t>
      </w:r>
      <w:r w:rsidR="00166FA5" w:rsidRPr="00B47DF0">
        <w:t xml:space="preserve">and utensils </w:t>
      </w:r>
      <w:r w:rsidRPr="00B47DF0">
        <w:t xml:space="preserve">used </w:t>
      </w:r>
      <w:r w:rsidR="00166FA5" w:rsidRPr="00B47DF0">
        <w:t xml:space="preserve">are </w:t>
      </w:r>
      <w:r w:rsidRPr="00B47DF0">
        <w:t>clean and safe to use</w:t>
      </w:r>
    </w:p>
    <w:p w:rsidR="003B295D" w:rsidRPr="00B47DF0" w:rsidRDefault="003B295D" w:rsidP="003B295D">
      <w:pPr>
        <w:pStyle w:val="Bullet1"/>
      </w:pPr>
      <w:r w:rsidRPr="00B47DF0">
        <w:t>Fresh ice is used</w:t>
      </w:r>
    </w:p>
    <w:p w:rsidR="006C726D" w:rsidRPr="00B47DF0" w:rsidRDefault="003B295D" w:rsidP="003B295D">
      <w:pPr>
        <w:pStyle w:val="Bullet1"/>
      </w:pPr>
      <w:r w:rsidRPr="00B47DF0">
        <w:t xml:space="preserve">All </w:t>
      </w:r>
      <w:r w:rsidR="00D11EEC" w:rsidRPr="00B47DF0">
        <w:t xml:space="preserve">food </w:t>
      </w:r>
      <w:r w:rsidR="00166FA5" w:rsidRPr="00B47DF0">
        <w:t xml:space="preserve">and beverage </w:t>
      </w:r>
      <w:r w:rsidR="00193870" w:rsidRPr="00B47DF0">
        <w:t xml:space="preserve">items are safe to use, </w:t>
      </w:r>
      <w:r w:rsidRPr="00B47DF0">
        <w:t>that is, they have been correctly stored and handled to maintain their food safety</w:t>
      </w:r>
    </w:p>
    <w:p w:rsidR="003B295D" w:rsidRPr="00B47DF0" w:rsidRDefault="006C726D" w:rsidP="003B295D">
      <w:pPr>
        <w:pStyle w:val="Bullet1"/>
      </w:pPr>
      <w:r w:rsidRPr="00B47DF0">
        <w:t>Drinks are served immediately they have been made</w:t>
      </w:r>
      <w:r w:rsidR="003B295D" w:rsidRPr="00B47DF0">
        <w:t>.</w:t>
      </w:r>
    </w:p>
    <w:p w:rsidR="00EB11DA" w:rsidRPr="00B47DF0" w:rsidRDefault="00EB11DA" w:rsidP="00EB11DA">
      <w:pPr>
        <w:pStyle w:val="BodyCopy"/>
        <w:rPr>
          <w:b/>
          <w:noProof w:val="0"/>
        </w:rPr>
      </w:pPr>
      <w:r w:rsidRPr="00B47DF0">
        <w:rPr>
          <w:b/>
          <w:noProof w:val="0"/>
        </w:rPr>
        <w:t>Please note</w:t>
      </w:r>
    </w:p>
    <w:p w:rsidR="00EB11DA" w:rsidRPr="00B47DF0" w:rsidRDefault="00EB11DA" w:rsidP="00EB11DA">
      <w:pPr>
        <w:pStyle w:val="BodyCopy"/>
        <w:rPr>
          <w:noProof w:val="0"/>
        </w:rPr>
      </w:pPr>
      <w:r w:rsidRPr="00B47DF0">
        <w:rPr>
          <w:noProof w:val="0"/>
        </w:rPr>
        <w:t>In the recipes which follow the quantities of ingredients have not been included as they will vary depending on:</w:t>
      </w:r>
    </w:p>
    <w:p w:rsidR="00EB11DA" w:rsidRPr="00B47DF0" w:rsidRDefault="00EB11DA" w:rsidP="00EB11DA">
      <w:pPr>
        <w:pStyle w:val="Bullet1"/>
      </w:pPr>
      <w:r w:rsidRPr="00B47DF0">
        <w:t>House recipes</w:t>
      </w:r>
    </w:p>
    <w:p w:rsidR="00EB11DA" w:rsidRPr="00B47DF0" w:rsidRDefault="00193870" w:rsidP="00EB11DA">
      <w:pPr>
        <w:pStyle w:val="Bullet1"/>
      </w:pPr>
      <w:r w:rsidRPr="00B47DF0">
        <w:t xml:space="preserve">Customer requests and </w:t>
      </w:r>
      <w:r w:rsidR="00EB11DA" w:rsidRPr="00B47DF0">
        <w:t>preferences</w:t>
      </w:r>
    </w:p>
    <w:p w:rsidR="00EB11DA" w:rsidRPr="00B47DF0" w:rsidRDefault="00EB11DA" w:rsidP="00EB11DA">
      <w:pPr>
        <w:pStyle w:val="Bullet1"/>
      </w:pPr>
      <w:r w:rsidRPr="00B47DF0">
        <w:t>Number of drinks being made</w:t>
      </w:r>
    </w:p>
    <w:p w:rsidR="00EB11DA" w:rsidRPr="00B47DF0" w:rsidRDefault="00EB11DA" w:rsidP="00EB11DA">
      <w:pPr>
        <w:pStyle w:val="Bullet1"/>
      </w:pPr>
      <w:r w:rsidRPr="00B47DF0">
        <w:t>Size of service container.</w:t>
      </w:r>
    </w:p>
    <w:p w:rsidR="000E4370" w:rsidRPr="00B47DF0" w:rsidRDefault="000E4370">
      <w:pPr>
        <w:rPr>
          <w:rFonts w:ascii="Helvetica" w:eastAsiaTheme="majorEastAsia" w:hAnsi="Helvetica" w:cstheme="majorBidi"/>
          <w:b/>
          <w:bCs/>
          <w:color w:val="0000FF"/>
          <w:sz w:val="28"/>
        </w:rPr>
      </w:pPr>
      <w:r w:rsidRPr="00B47DF0">
        <w:rPr>
          <w:rFonts w:ascii="Helvetica" w:hAnsi="Helvetica"/>
          <w:noProof/>
          <w:lang w:val="en-US" w:eastAsia="en-US"/>
        </w:rPr>
        <w:drawing>
          <wp:anchor distT="0" distB="0" distL="114300" distR="114300" simplePos="0" relativeHeight="251789312" behindDoc="0" locked="0" layoutInCell="1" allowOverlap="1">
            <wp:simplePos x="0" y="0"/>
            <wp:positionH relativeFrom="margin">
              <wp:align>center</wp:align>
            </wp:positionH>
            <wp:positionV relativeFrom="paragraph">
              <wp:posOffset>38735</wp:posOffset>
            </wp:positionV>
            <wp:extent cx="4013835" cy="3441065"/>
            <wp:effectExtent l="19050" t="0" r="0" b="0"/>
            <wp:wrapSquare wrapText="bothSides"/>
            <wp:docPr id="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4" cstate="print"/>
                    <a:srcRect/>
                    <a:stretch>
                      <a:fillRect/>
                    </a:stretch>
                  </pic:blipFill>
                  <pic:spPr bwMode="auto">
                    <a:xfrm>
                      <a:off x="0" y="0"/>
                      <a:ext cx="4013835" cy="3441065"/>
                    </a:xfrm>
                    <a:prstGeom prst="rect">
                      <a:avLst/>
                    </a:prstGeom>
                    <a:noFill/>
                    <a:ln w="9525">
                      <a:noFill/>
                      <a:miter lim="800000"/>
                      <a:headEnd/>
                      <a:tailEnd/>
                    </a:ln>
                  </pic:spPr>
                </pic:pic>
              </a:graphicData>
            </a:graphic>
          </wp:anchor>
        </w:drawing>
      </w:r>
      <w:r w:rsidR="009C46AC" w:rsidRPr="00B47DF0">
        <w:rPr>
          <w:rFonts w:ascii="Helvetica" w:hAnsi="Helvetica"/>
        </w:rPr>
        <w:br w:type="page"/>
      </w:r>
    </w:p>
    <w:p w:rsidR="00C7106B" w:rsidRPr="00B47DF0" w:rsidRDefault="00AC1908" w:rsidP="00C7106B">
      <w:pPr>
        <w:pStyle w:val="Heading3"/>
      </w:pPr>
      <w:r w:rsidRPr="00B47DF0">
        <w:t>Preparing and serving milk</w:t>
      </w:r>
      <w:r w:rsidR="00C7106B" w:rsidRPr="00B47DF0">
        <w:t>shakes</w:t>
      </w:r>
    </w:p>
    <w:p w:rsidR="006C726D" w:rsidRPr="00B47DF0" w:rsidRDefault="00476B5E" w:rsidP="006C726D">
      <w:pPr>
        <w:pStyle w:val="BodyCopy"/>
        <w:rPr>
          <w:noProof w:val="0"/>
        </w:rPr>
      </w:pPr>
      <w:r w:rsidRPr="00B47DF0">
        <w:rPr>
          <w:lang w:val="en-US" w:eastAsia="en-US"/>
        </w:rPr>
        <w:drawing>
          <wp:anchor distT="0" distB="0" distL="114300" distR="114300" simplePos="0" relativeHeight="251790336" behindDoc="0" locked="0" layoutInCell="1" allowOverlap="1">
            <wp:simplePos x="0" y="0"/>
            <wp:positionH relativeFrom="column">
              <wp:posOffset>3142615</wp:posOffset>
            </wp:positionH>
            <wp:positionV relativeFrom="paragraph">
              <wp:posOffset>40005</wp:posOffset>
            </wp:positionV>
            <wp:extent cx="2522855" cy="1906270"/>
            <wp:effectExtent l="19050" t="0" r="0" b="0"/>
            <wp:wrapSquare wrapText="bothSides"/>
            <wp:docPr id="83" name="Picture 36" descr="C:\Documents and Settings\danielc\Desktop\Non-alcoholic beverages images\prepare milksh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danielc\Desktop\Non-alcoholic beverages images\prepare milkshake.jpg"/>
                    <pic:cNvPicPr>
                      <a:picLocks noChangeAspect="1" noChangeArrowheads="1"/>
                    </pic:cNvPicPr>
                  </pic:nvPicPr>
                  <pic:blipFill>
                    <a:blip r:embed="rId135" cstate="print"/>
                    <a:srcRect/>
                    <a:stretch>
                      <a:fillRect/>
                    </a:stretch>
                  </pic:blipFill>
                  <pic:spPr bwMode="auto">
                    <a:xfrm flipH="1">
                      <a:off x="0" y="0"/>
                      <a:ext cx="2522855" cy="1906270"/>
                    </a:xfrm>
                    <a:prstGeom prst="rect">
                      <a:avLst/>
                    </a:prstGeom>
                    <a:noFill/>
                    <a:ln w="9525">
                      <a:noFill/>
                      <a:miter lim="800000"/>
                      <a:headEnd/>
                      <a:tailEnd/>
                    </a:ln>
                  </pic:spPr>
                </pic:pic>
              </a:graphicData>
            </a:graphic>
          </wp:anchor>
        </w:drawing>
      </w:r>
      <w:r w:rsidR="00193870" w:rsidRPr="00B47DF0">
        <w:rPr>
          <w:noProof w:val="0"/>
        </w:rPr>
        <w:t xml:space="preserve">The quantities or </w:t>
      </w:r>
      <w:r w:rsidR="006C726D" w:rsidRPr="00B47DF0">
        <w:rPr>
          <w:noProof w:val="0"/>
        </w:rPr>
        <w:t>volume of individual ingredients can vary between establishments, and even between outlets in the same venue. Some properties aim to establish a reputation for Jumbo shakes, while others might offer shakes in a variety of sizes.</w:t>
      </w:r>
    </w:p>
    <w:p w:rsidR="006C726D" w:rsidRPr="00B47DF0" w:rsidRDefault="006C726D" w:rsidP="006C726D">
      <w:pPr>
        <w:pStyle w:val="BodyCopy"/>
        <w:rPr>
          <w:noProof w:val="0"/>
        </w:rPr>
      </w:pPr>
      <w:r w:rsidRPr="00B47DF0">
        <w:rPr>
          <w:noProof w:val="0"/>
        </w:rPr>
        <w:t>Some venues may use a standard recipe (this is especially the case where the business is a f</w:t>
      </w:r>
      <w:r w:rsidR="00193870" w:rsidRPr="00B47DF0">
        <w:rPr>
          <w:noProof w:val="0"/>
        </w:rPr>
        <w:t xml:space="preserve">ranchise operation), while </w:t>
      </w:r>
      <w:r w:rsidRPr="00B47DF0">
        <w:rPr>
          <w:noProof w:val="0"/>
        </w:rPr>
        <w:t>most businesses allow you to use your own judgement based on the fact the size of the container will limit the final amount served.</w:t>
      </w:r>
    </w:p>
    <w:p w:rsidR="006C726D" w:rsidRPr="00B47DF0" w:rsidRDefault="006C726D" w:rsidP="006C726D">
      <w:pPr>
        <w:pStyle w:val="BodyCopy"/>
        <w:rPr>
          <w:noProof w:val="0"/>
        </w:rPr>
      </w:pPr>
      <w:r w:rsidRPr="00B47DF0">
        <w:rPr>
          <w:noProof w:val="0"/>
        </w:rPr>
        <w:t>Possible method:</w:t>
      </w:r>
    </w:p>
    <w:p w:rsidR="006C726D" w:rsidRPr="00B47DF0" w:rsidRDefault="006C726D" w:rsidP="006C726D">
      <w:pPr>
        <w:pStyle w:val="Bullet1"/>
      </w:pPr>
      <w:r w:rsidRPr="00B47DF0">
        <w:t>Select c</w:t>
      </w:r>
      <w:r w:rsidR="00193870" w:rsidRPr="00B47DF0">
        <w:t xml:space="preserve">ontainer to be used – metal or </w:t>
      </w:r>
      <w:r w:rsidR="008203D6" w:rsidRPr="00B47DF0">
        <w:t>single serve container</w:t>
      </w:r>
    </w:p>
    <w:p w:rsidR="006C726D" w:rsidRPr="00B47DF0" w:rsidRDefault="006C726D" w:rsidP="006C726D">
      <w:pPr>
        <w:pStyle w:val="Bullet1"/>
      </w:pPr>
      <w:r w:rsidRPr="00B47DF0">
        <w:t xml:space="preserve">Check </w:t>
      </w:r>
      <w:r w:rsidR="001E6BF7" w:rsidRPr="00B47DF0">
        <w:t xml:space="preserve">machine and container </w:t>
      </w:r>
      <w:r w:rsidRPr="00B47DF0">
        <w:t>for cleanliness</w:t>
      </w:r>
      <w:r w:rsidR="00166FA5" w:rsidRPr="00B47DF0">
        <w:t xml:space="preserve"> </w:t>
      </w:r>
    </w:p>
    <w:p w:rsidR="006C726D" w:rsidRPr="00B47DF0" w:rsidRDefault="006C726D" w:rsidP="006C726D">
      <w:pPr>
        <w:pStyle w:val="Bullet1"/>
      </w:pPr>
      <w:r w:rsidRPr="00B47DF0">
        <w:t>Add chilled milk, ice cream, flavouring/syrup and malt powder (optional – as per order)</w:t>
      </w:r>
    </w:p>
    <w:p w:rsidR="006C726D" w:rsidRPr="00B47DF0" w:rsidRDefault="006C726D" w:rsidP="006C726D">
      <w:pPr>
        <w:pStyle w:val="Bullet1"/>
      </w:pPr>
      <w:r w:rsidRPr="00B47DF0">
        <w:t xml:space="preserve">Blend using </w:t>
      </w:r>
      <w:r w:rsidR="00193870" w:rsidRPr="00B47DF0">
        <w:t>milkshake</w:t>
      </w:r>
      <w:r w:rsidR="001E6BF7" w:rsidRPr="00B47DF0">
        <w:t xml:space="preserve"> machine. Follow house timing requirements;</w:t>
      </w:r>
      <w:r w:rsidRPr="00B47DF0">
        <w:t xml:space="preserve"> extra ice cream requires more time. 10 – 15 seconds is a guide</w:t>
      </w:r>
    </w:p>
    <w:p w:rsidR="006C726D" w:rsidRPr="00B47DF0" w:rsidRDefault="006C726D" w:rsidP="006C726D">
      <w:pPr>
        <w:pStyle w:val="Bullet1"/>
      </w:pPr>
      <w:r w:rsidRPr="00B47DF0">
        <w:t xml:space="preserve">Remove from machine and follow </w:t>
      </w:r>
      <w:r w:rsidR="001E6BF7" w:rsidRPr="00B47DF0">
        <w:t>house procedure for service. T</w:t>
      </w:r>
      <w:r w:rsidRPr="00B47DF0">
        <w:t xml:space="preserve">his may be to add a lid and a straw to takeaway </w:t>
      </w:r>
      <w:r w:rsidR="00193870" w:rsidRPr="00B47DF0">
        <w:t>milkshake</w:t>
      </w:r>
      <w:r w:rsidRPr="00B47DF0">
        <w:t xml:space="preserve">s, or to serve </w:t>
      </w:r>
      <w:r w:rsidR="001E6BF7" w:rsidRPr="00B47DF0">
        <w:t xml:space="preserve">the </w:t>
      </w:r>
      <w:r w:rsidR="00193870" w:rsidRPr="00B47DF0">
        <w:t>milkshake</w:t>
      </w:r>
      <w:r w:rsidRPr="00B47DF0">
        <w:t xml:space="preserve"> in a glass with a straw, with the remainder of the </w:t>
      </w:r>
      <w:r w:rsidR="00193870" w:rsidRPr="00B47DF0">
        <w:t>milkshake</w:t>
      </w:r>
      <w:r w:rsidRPr="00B47DF0">
        <w:t xml:space="preserve"> left and served in the metal container</w:t>
      </w:r>
    </w:p>
    <w:p w:rsidR="00D1709C" w:rsidRPr="00B47DF0" w:rsidRDefault="00D1709C" w:rsidP="006C726D">
      <w:pPr>
        <w:pStyle w:val="Bullet1"/>
      </w:pPr>
      <w:r w:rsidRPr="00B47DF0">
        <w:t>Serve immediately</w:t>
      </w:r>
    </w:p>
    <w:p w:rsidR="006C726D" w:rsidRPr="00B47DF0" w:rsidRDefault="006C726D" w:rsidP="006C726D">
      <w:pPr>
        <w:pStyle w:val="Bullet1"/>
      </w:pPr>
      <w:r w:rsidRPr="00B47DF0">
        <w:t>Clean the machine.</w:t>
      </w:r>
    </w:p>
    <w:p w:rsidR="00D049BF" w:rsidRPr="00B47DF0" w:rsidRDefault="00D049BF" w:rsidP="00D049BF">
      <w:pPr>
        <w:pStyle w:val="BodyCopy"/>
        <w:rPr>
          <w:b/>
          <w:noProof w:val="0"/>
        </w:rPr>
      </w:pPr>
      <w:r w:rsidRPr="00B47DF0">
        <w:rPr>
          <w:b/>
          <w:noProof w:val="0"/>
        </w:rPr>
        <w:t>Online videos</w:t>
      </w:r>
    </w:p>
    <w:p w:rsidR="00D049BF" w:rsidRPr="00B47DF0" w:rsidRDefault="00D049BF" w:rsidP="00D049BF">
      <w:pPr>
        <w:pStyle w:val="BodyCopy"/>
        <w:rPr>
          <w:noProof w:val="0"/>
        </w:rPr>
      </w:pPr>
      <w:r w:rsidRPr="00B47DF0">
        <w:rPr>
          <w:noProof w:val="0"/>
        </w:rPr>
        <w:t xml:space="preserve">Watch the following to see how </w:t>
      </w:r>
      <w:r w:rsidR="00193870" w:rsidRPr="00B47DF0">
        <w:rPr>
          <w:noProof w:val="0"/>
        </w:rPr>
        <w:t>milkshake</w:t>
      </w:r>
      <w:r w:rsidRPr="00B47DF0">
        <w:rPr>
          <w:noProof w:val="0"/>
        </w:rPr>
        <w:t>s are made:</w:t>
      </w:r>
    </w:p>
    <w:p w:rsidR="00D049BF" w:rsidRPr="00B47DF0" w:rsidRDefault="005C4B3E" w:rsidP="00D049BF">
      <w:pPr>
        <w:pStyle w:val="Bullet1"/>
      </w:pPr>
      <w:hyperlink r:id="rId136" w:history="1">
        <w:r w:rsidR="00D049BF" w:rsidRPr="00B47DF0">
          <w:rPr>
            <w:rStyle w:val="Hyperlink"/>
          </w:rPr>
          <w:t>http://www.youtube.com/watch?v=aCG5VTCAhFw</w:t>
        </w:r>
      </w:hyperlink>
    </w:p>
    <w:p w:rsidR="00D049BF" w:rsidRPr="00B47DF0" w:rsidRDefault="005C4B3E" w:rsidP="00D049BF">
      <w:pPr>
        <w:pStyle w:val="Bullet1"/>
      </w:pPr>
      <w:hyperlink r:id="rId137" w:history="1">
        <w:r w:rsidR="00D049BF" w:rsidRPr="00B47DF0">
          <w:rPr>
            <w:rStyle w:val="Hyperlink"/>
          </w:rPr>
          <w:t>http://www.youtube.com/watch?v=ANOx9-1i9Sk</w:t>
        </w:r>
      </w:hyperlink>
      <w:r w:rsidR="002806C1" w:rsidRPr="00B47DF0">
        <w:t>.</w:t>
      </w:r>
    </w:p>
    <w:p w:rsidR="00C7106B" w:rsidRPr="00B47DF0" w:rsidRDefault="00C7106B" w:rsidP="00C7106B">
      <w:pPr>
        <w:pStyle w:val="Heading3"/>
      </w:pPr>
      <w:r w:rsidRPr="00B47DF0">
        <w:t>Preparing and serving flavoured milk</w:t>
      </w:r>
    </w:p>
    <w:p w:rsidR="006C726D" w:rsidRPr="00B47DF0" w:rsidRDefault="006C726D" w:rsidP="003B295D">
      <w:pPr>
        <w:pStyle w:val="BodyCopy"/>
        <w:rPr>
          <w:noProof w:val="0"/>
          <w:szCs w:val="24"/>
        </w:rPr>
      </w:pPr>
      <w:r w:rsidRPr="00B47DF0">
        <w:rPr>
          <w:noProof w:val="0"/>
          <w:szCs w:val="24"/>
        </w:rPr>
        <w:t>A flavoured milk drink is milk plus flavouring.</w:t>
      </w:r>
    </w:p>
    <w:p w:rsidR="006C726D" w:rsidRPr="00B47DF0" w:rsidRDefault="006C726D" w:rsidP="003B295D">
      <w:pPr>
        <w:pStyle w:val="BodyCopy"/>
        <w:rPr>
          <w:noProof w:val="0"/>
          <w:szCs w:val="24"/>
        </w:rPr>
      </w:pPr>
      <w:r w:rsidRPr="00B47DF0">
        <w:rPr>
          <w:noProof w:val="0"/>
          <w:szCs w:val="24"/>
        </w:rPr>
        <w:t>Follow any house recipe where it exists and make sure specific customer requests are catered for (such as extra flavour/syrup) and charged for (where appropriate).</w:t>
      </w:r>
    </w:p>
    <w:p w:rsidR="003B295D" w:rsidRPr="00B47DF0" w:rsidRDefault="006C726D" w:rsidP="003B295D">
      <w:pPr>
        <w:pStyle w:val="BodyCopy"/>
        <w:rPr>
          <w:noProof w:val="0"/>
          <w:szCs w:val="24"/>
        </w:rPr>
      </w:pPr>
      <w:r w:rsidRPr="00B47DF0">
        <w:rPr>
          <w:noProof w:val="0"/>
          <w:szCs w:val="24"/>
        </w:rPr>
        <w:t>The procedure is</w:t>
      </w:r>
    </w:p>
    <w:p w:rsidR="003B295D" w:rsidRPr="00B47DF0" w:rsidRDefault="006C726D" w:rsidP="003B295D">
      <w:pPr>
        <w:pStyle w:val="Bullet1"/>
      </w:pPr>
      <w:r w:rsidRPr="00B47DF0">
        <w:t>Select correct size glass – check it is clean, unchipped and uncracked</w:t>
      </w:r>
    </w:p>
    <w:p w:rsidR="006C726D" w:rsidRPr="00B47DF0" w:rsidRDefault="006C726D" w:rsidP="003B295D">
      <w:pPr>
        <w:pStyle w:val="Bullet1"/>
      </w:pPr>
      <w:r w:rsidRPr="00B47DF0">
        <w:t xml:space="preserve">Add </w:t>
      </w:r>
      <w:r w:rsidR="00D1709C" w:rsidRPr="00B47DF0">
        <w:t xml:space="preserve">syrup for flavour as chosen by customer – quantity will depend on size of glass </w:t>
      </w:r>
    </w:p>
    <w:p w:rsidR="00D1709C" w:rsidRPr="00B47DF0" w:rsidRDefault="00D1709C" w:rsidP="003B295D">
      <w:pPr>
        <w:pStyle w:val="Bullet1"/>
      </w:pPr>
      <w:r w:rsidRPr="00B47DF0">
        <w:t>Top with very cold milk</w:t>
      </w:r>
    </w:p>
    <w:p w:rsidR="00D1709C" w:rsidRPr="00B47DF0" w:rsidRDefault="00D1709C" w:rsidP="003B295D">
      <w:pPr>
        <w:pStyle w:val="Bullet1"/>
      </w:pPr>
      <w:r w:rsidRPr="00B47DF0">
        <w:t>Stir with ba</w:t>
      </w:r>
      <w:r w:rsidR="001E6BF7" w:rsidRPr="00B47DF0">
        <w:t>r spoon (long-handled spoon). E</w:t>
      </w:r>
      <w:r w:rsidRPr="00B47DF0">
        <w:t>nsure syrup is thoroughly mixed</w:t>
      </w:r>
    </w:p>
    <w:p w:rsidR="00476B5E" w:rsidRPr="00B47DF0" w:rsidRDefault="00476B5E">
      <w:pPr>
        <w:rPr>
          <w:rFonts w:ascii="Helvetica" w:eastAsiaTheme="minorHAnsi" w:hAnsi="Helvetica"/>
          <w:lang w:eastAsia="en-US"/>
        </w:rPr>
      </w:pPr>
      <w:r w:rsidRPr="00B47DF0">
        <w:rPr>
          <w:rFonts w:ascii="Helvetica" w:hAnsi="Helvetica"/>
        </w:rPr>
        <w:br w:type="page"/>
      </w:r>
    </w:p>
    <w:p w:rsidR="006C726D" w:rsidRPr="00B47DF0" w:rsidRDefault="001E6BF7" w:rsidP="003B295D">
      <w:pPr>
        <w:pStyle w:val="Bullet1"/>
      </w:pPr>
      <w:r w:rsidRPr="00B47DF0">
        <w:t>Add garnish if appropriate. G</w:t>
      </w:r>
      <w:r w:rsidR="00D1709C" w:rsidRPr="00B47DF0">
        <w:t>arnishes are not common for flavoured milk but may include:</w:t>
      </w:r>
    </w:p>
    <w:p w:rsidR="00D1709C" w:rsidRPr="00B47DF0" w:rsidRDefault="00D1709C" w:rsidP="00EF726F">
      <w:pPr>
        <w:pStyle w:val="Bullet2"/>
        <w:rPr>
          <w:lang w:val="en-AU"/>
        </w:rPr>
      </w:pPr>
      <w:r w:rsidRPr="00B47DF0">
        <w:rPr>
          <w:lang w:val="en-AU"/>
        </w:rPr>
        <w:t>Crushed strawberries for strawberry flavoured milk</w:t>
      </w:r>
    </w:p>
    <w:p w:rsidR="00D1709C" w:rsidRPr="00B47DF0" w:rsidRDefault="00D1709C" w:rsidP="00EF726F">
      <w:pPr>
        <w:pStyle w:val="Bullet2"/>
        <w:rPr>
          <w:lang w:val="en-AU"/>
        </w:rPr>
      </w:pPr>
      <w:r w:rsidRPr="00B47DF0">
        <w:rPr>
          <w:lang w:val="en-AU"/>
        </w:rPr>
        <w:t>Chocolate powder with chocolate flavoured milk</w:t>
      </w:r>
    </w:p>
    <w:p w:rsidR="00D1709C" w:rsidRPr="00B47DF0" w:rsidRDefault="00D1709C" w:rsidP="00D1709C">
      <w:pPr>
        <w:pStyle w:val="Bullet1"/>
      </w:pPr>
      <w:r w:rsidRPr="00B47DF0">
        <w:t>Add drinking straw</w:t>
      </w:r>
    </w:p>
    <w:p w:rsidR="00D1709C" w:rsidRPr="00B47DF0" w:rsidRDefault="00D1709C" w:rsidP="00D1709C">
      <w:pPr>
        <w:pStyle w:val="Bullet1"/>
      </w:pPr>
      <w:r w:rsidRPr="00B47DF0">
        <w:t>Place on service plate/sauce</w:t>
      </w:r>
      <w:r w:rsidR="001E6BF7" w:rsidRPr="00B47DF0">
        <w:t xml:space="preserve">r </w:t>
      </w:r>
      <w:r w:rsidRPr="00B47DF0">
        <w:t xml:space="preserve">lined with </w:t>
      </w:r>
      <w:r w:rsidR="001E6BF7" w:rsidRPr="00B47DF0">
        <w:t xml:space="preserve">a </w:t>
      </w:r>
      <w:r w:rsidRPr="00B47DF0">
        <w:t>doily</w:t>
      </w:r>
    </w:p>
    <w:p w:rsidR="00D1709C" w:rsidRPr="00B47DF0" w:rsidRDefault="00D1709C" w:rsidP="00D1709C">
      <w:pPr>
        <w:pStyle w:val="Bullet1"/>
      </w:pPr>
      <w:r w:rsidRPr="00B47DF0">
        <w:t>Add a parfait spoon if garnish includes fruit or other edible product.</w:t>
      </w:r>
    </w:p>
    <w:p w:rsidR="00C7106B" w:rsidRPr="00B47DF0" w:rsidRDefault="00D1709C" w:rsidP="00D1709C">
      <w:pPr>
        <w:pStyle w:val="BodyCopy"/>
        <w:rPr>
          <w:noProof w:val="0"/>
        </w:rPr>
      </w:pPr>
      <w:r w:rsidRPr="00B47DF0">
        <w:rPr>
          <w:noProof w:val="0"/>
        </w:rPr>
        <w:t>Note: ice is optional for this drink. It is not usually added unless requested. If ice is required it should be added after milk and syrup has been stirred.</w:t>
      </w:r>
    </w:p>
    <w:p w:rsidR="00C7106B" w:rsidRPr="00B47DF0" w:rsidRDefault="00C7106B" w:rsidP="00C7106B">
      <w:pPr>
        <w:pStyle w:val="Heading3"/>
      </w:pPr>
      <w:r w:rsidRPr="00B47DF0">
        <w:t>Preparing and serving smoothies</w:t>
      </w:r>
    </w:p>
    <w:p w:rsidR="003B295D" w:rsidRPr="00B47DF0" w:rsidRDefault="00734854" w:rsidP="003B295D">
      <w:pPr>
        <w:pStyle w:val="BodyCopy"/>
        <w:rPr>
          <w:noProof w:val="0"/>
          <w:szCs w:val="24"/>
        </w:rPr>
      </w:pPr>
      <w:r w:rsidRPr="00B47DF0">
        <w:rPr>
          <w:noProof w:val="0"/>
          <w:szCs w:val="24"/>
        </w:rPr>
        <w:t>Smoothies are made using fruit and dairy products blended with ice and other natural ingredients to add flavour and colour.</w:t>
      </w:r>
    </w:p>
    <w:p w:rsidR="00734854" w:rsidRPr="00B47DF0" w:rsidRDefault="00734854" w:rsidP="003B295D">
      <w:pPr>
        <w:pStyle w:val="BodyCopy"/>
        <w:rPr>
          <w:noProof w:val="0"/>
          <w:szCs w:val="24"/>
        </w:rPr>
      </w:pPr>
      <w:r w:rsidRPr="00B47DF0">
        <w:rPr>
          <w:noProof w:val="0"/>
          <w:szCs w:val="24"/>
        </w:rPr>
        <w:t>You may use standard milk, skim/low fat milk, flavoured milk or soy milk.</w:t>
      </w:r>
    </w:p>
    <w:p w:rsidR="00734854" w:rsidRPr="00B47DF0" w:rsidRDefault="00734854" w:rsidP="003B295D">
      <w:pPr>
        <w:pStyle w:val="BodyCopy"/>
        <w:rPr>
          <w:b/>
          <w:noProof w:val="0"/>
          <w:szCs w:val="24"/>
        </w:rPr>
      </w:pPr>
      <w:r w:rsidRPr="00B47DF0">
        <w:rPr>
          <w:b/>
          <w:noProof w:val="0"/>
          <w:szCs w:val="24"/>
        </w:rPr>
        <w:t>Banana smoothie</w:t>
      </w:r>
    </w:p>
    <w:p w:rsidR="00734854" w:rsidRPr="00B47DF0" w:rsidRDefault="00476B5E" w:rsidP="003B295D">
      <w:pPr>
        <w:pStyle w:val="BodyCopy"/>
        <w:rPr>
          <w:noProof w:val="0"/>
          <w:szCs w:val="24"/>
        </w:rPr>
      </w:pPr>
      <w:r w:rsidRPr="00B47DF0">
        <w:rPr>
          <w:szCs w:val="24"/>
          <w:lang w:val="en-US" w:eastAsia="en-US"/>
        </w:rPr>
        <w:drawing>
          <wp:anchor distT="0" distB="0" distL="114300" distR="114300" simplePos="0" relativeHeight="251794432" behindDoc="0" locked="0" layoutInCell="1" allowOverlap="1">
            <wp:simplePos x="0" y="0"/>
            <wp:positionH relativeFrom="column">
              <wp:posOffset>3332480</wp:posOffset>
            </wp:positionH>
            <wp:positionV relativeFrom="paragraph">
              <wp:posOffset>177165</wp:posOffset>
            </wp:positionV>
            <wp:extent cx="2289175" cy="2397125"/>
            <wp:effectExtent l="19050" t="0" r="0" b="0"/>
            <wp:wrapSquare wrapText="bothSides"/>
            <wp:docPr id="91" name="Picture 40" descr="C:\Documents and Settings\danielc\Desktop\Non-alcoholic beverages images\chocolate-banana-smooth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danielc\Desktop\Non-alcoholic beverages images\chocolate-banana-smoothie.jpg"/>
                    <pic:cNvPicPr>
                      <a:picLocks noChangeAspect="1" noChangeArrowheads="1"/>
                    </pic:cNvPicPr>
                  </pic:nvPicPr>
                  <pic:blipFill>
                    <a:blip r:embed="rId138" cstate="print"/>
                    <a:srcRect l="16598" t="20209" r="35820" b="4878"/>
                    <a:stretch>
                      <a:fillRect/>
                    </a:stretch>
                  </pic:blipFill>
                  <pic:spPr bwMode="auto">
                    <a:xfrm>
                      <a:off x="0" y="0"/>
                      <a:ext cx="2289175" cy="2397125"/>
                    </a:xfrm>
                    <a:prstGeom prst="rect">
                      <a:avLst/>
                    </a:prstGeom>
                    <a:noFill/>
                    <a:ln w="9525">
                      <a:noFill/>
                      <a:miter lim="800000"/>
                      <a:headEnd/>
                      <a:tailEnd/>
                    </a:ln>
                  </pic:spPr>
                </pic:pic>
              </a:graphicData>
            </a:graphic>
          </wp:anchor>
        </w:drawing>
      </w:r>
      <w:r w:rsidR="00734854" w:rsidRPr="00B47DF0">
        <w:rPr>
          <w:noProof w:val="0"/>
          <w:szCs w:val="24"/>
        </w:rPr>
        <w:t>To make a banana smoothie:</w:t>
      </w:r>
    </w:p>
    <w:p w:rsidR="003B295D" w:rsidRPr="00B47DF0" w:rsidRDefault="00734854" w:rsidP="003B295D">
      <w:pPr>
        <w:pStyle w:val="Bullet1"/>
      </w:pPr>
      <w:r w:rsidRPr="00B47DF0">
        <w:t>Prepare blender – check it is clean</w:t>
      </w:r>
    </w:p>
    <w:p w:rsidR="00734854" w:rsidRPr="00B47DF0" w:rsidRDefault="00734854" w:rsidP="003B295D">
      <w:pPr>
        <w:pStyle w:val="Bullet1"/>
      </w:pPr>
      <w:r w:rsidRPr="00B47DF0">
        <w:t>Prepare glass/serviceware – check they are clean</w:t>
      </w:r>
    </w:p>
    <w:p w:rsidR="00734854" w:rsidRPr="00B47DF0" w:rsidRDefault="00EB11DA" w:rsidP="003B295D">
      <w:pPr>
        <w:pStyle w:val="Bullet1"/>
      </w:pPr>
      <w:r w:rsidRPr="00B47DF0">
        <w:t>Add ice cold milk to blender</w:t>
      </w:r>
    </w:p>
    <w:p w:rsidR="00EB11DA" w:rsidRPr="00B47DF0" w:rsidRDefault="00EB11DA" w:rsidP="003B295D">
      <w:pPr>
        <w:pStyle w:val="Bullet1"/>
      </w:pPr>
      <w:r w:rsidRPr="00B47DF0">
        <w:t>Add roughly chopped banana/s to blender</w:t>
      </w:r>
    </w:p>
    <w:p w:rsidR="00EB11DA" w:rsidRPr="00B47DF0" w:rsidRDefault="00EB11DA" w:rsidP="003B295D">
      <w:pPr>
        <w:pStyle w:val="Bullet1"/>
      </w:pPr>
      <w:r w:rsidRPr="00B47DF0">
        <w:t>Add honey</w:t>
      </w:r>
    </w:p>
    <w:p w:rsidR="00EB11DA" w:rsidRPr="00B47DF0" w:rsidRDefault="00EB11DA" w:rsidP="003B295D">
      <w:pPr>
        <w:pStyle w:val="Bullet1"/>
      </w:pPr>
      <w:r w:rsidRPr="00B47DF0">
        <w:t>Add yoghurt</w:t>
      </w:r>
    </w:p>
    <w:p w:rsidR="00EB11DA" w:rsidRPr="00B47DF0" w:rsidRDefault="00EB11DA" w:rsidP="003B295D">
      <w:pPr>
        <w:pStyle w:val="Bullet1"/>
      </w:pPr>
      <w:r w:rsidRPr="00B47DF0">
        <w:t>Add cinnamon powder (optional)</w:t>
      </w:r>
    </w:p>
    <w:p w:rsidR="00EB11DA" w:rsidRPr="00B47DF0" w:rsidRDefault="00EB11DA" w:rsidP="003B295D">
      <w:pPr>
        <w:pStyle w:val="Bullet1"/>
      </w:pPr>
      <w:r w:rsidRPr="00B47DF0">
        <w:t>Add ice</w:t>
      </w:r>
    </w:p>
    <w:p w:rsidR="00EB11DA" w:rsidRPr="00B47DF0" w:rsidRDefault="00EB11DA" w:rsidP="003B295D">
      <w:pPr>
        <w:pStyle w:val="Bullet1"/>
      </w:pPr>
      <w:r w:rsidRPr="00B47DF0">
        <w:t>Blend together until smooth</w:t>
      </w:r>
    </w:p>
    <w:p w:rsidR="00902263" w:rsidRPr="00B47DF0" w:rsidRDefault="00902263" w:rsidP="003B295D">
      <w:pPr>
        <w:pStyle w:val="Bullet1"/>
      </w:pPr>
      <w:r w:rsidRPr="00B47DF0">
        <w:t>Pour into glass – add garnish according to house recipe</w:t>
      </w:r>
    </w:p>
    <w:p w:rsidR="00EB11DA" w:rsidRPr="00B47DF0" w:rsidRDefault="00EB11DA" w:rsidP="003B295D">
      <w:pPr>
        <w:pStyle w:val="Bullet1"/>
      </w:pPr>
      <w:r w:rsidRPr="00B47DF0">
        <w:t>Serve immediately.</w:t>
      </w:r>
    </w:p>
    <w:p w:rsidR="00476B5E" w:rsidRPr="00B47DF0" w:rsidRDefault="00476B5E">
      <w:pPr>
        <w:rPr>
          <w:rFonts w:ascii="Helvetica" w:eastAsiaTheme="majorEastAsia" w:hAnsi="Helvetica" w:cstheme="majorBidi"/>
          <w:b/>
          <w:bCs/>
          <w:color w:val="0000FF"/>
          <w:sz w:val="28"/>
        </w:rPr>
      </w:pPr>
      <w:r w:rsidRPr="00B47DF0">
        <w:rPr>
          <w:rFonts w:ascii="Helvetica" w:hAnsi="Helvetica"/>
        </w:rPr>
        <w:br w:type="page"/>
      </w:r>
    </w:p>
    <w:p w:rsidR="00C7106B" w:rsidRPr="00B47DF0" w:rsidRDefault="00C7106B" w:rsidP="00C7106B">
      <w:pPr>
        <w:pStyle w:val="Heading3"/>
      </w:pPr>
      <w:r w:rsidRPr="00B47DF0">
        <w:t>Preparing and serving hot and iced chocolate</w:t>
      </w:r>
    </w:p>
    <w:p w:rsidR="001F501A" w:rsidRPr="00B47DF0" w:rsidRDefault="00B3183A" w:rsidP="003B295D">
      <w:pPr>
        <w:pStyle w:val="BodyCopy"/>
        <w:rPr>
          <w:b/>
          <w:noProof w:val="0"/>
          <w:szCs w:val="24"/>
        </w:rPr>
      </w:pPr>
      <w:r w:rsidRPr="00B47DF0">
        <w:rPr>
          <w:b/>
          <w:noProof w:val="0"/>
          <w:szCs w:val="24"/>
        </w:rPr>
        <w:t>Making h</w:t>
      </w:r>
      <w:r w:rsidR="001F501A" w:rsidRPr="00B47DF0">
        <w:rPr>
          <w:b/>
          <w:noProof w:val="0"/>
          <w:szCs w:val="24"/>
        </w:rPr>
        <w:t>ot chocolate</w:t>
      </w:r>
    </w:p>
    <w:p w:rsidR="001F501A" w:rsidRPr="00B47DF0" w:rsidRDefault="001F501A" w:rsidP="003B295D">
      <w:pPr>
        <w:pStyle w:val="BodyCopy"/>
        <w:rPr>
          <w:noProof w:val="0"/>
          <w:szCs w:val="24"/>
        </w:rPr>
      </w:pPr>
      <w:r w:rsidRPr="00B47DF0">
        <w:rPr>
          <w:noProof w:val="0"/>
          <w:szCs w:val="24"/>
        </w:rPr>
        <w:t>To make hot chocolate:</w:t>
      </w:r>
    </w:p>
    <w:p w:rsidR="001F501A" w:rsidRPr="00B47DF0" w:rsidRDefault="001F501A" w:rsidP="001F501A">
      <w:pPr>
        <w:pStyle w:val="Bullet1"/>
        <w:rPr>
          <w:szCs w:val="24"/>
        </w:rPr>
      </w:pPr>
      <w:r w:rsidRPr="00B47DF0">
        <w:rPr>
          <w:szCs w:val="24"/>
        </w:rPr>
        <w:t>Select mug for service of drink – check it is clean and presentable</w:t>
      </w:r>
    </w:p>
    <w:p w:rsidR="001F501A" w:rsidRPr="00B47DF0" w:rsidRDefault="001F501A" w:rsidP="001F501A">
      <w:pPr>
        <w:pStyle w:val="Bullet1"/>
        <w:rPr>
          <w:szCs w:val="24"/>
        </w:rPr>
      </w:pPr>
      <w:r w:rsidRPr="00B47DF0">
        <w:rPr>
          <w:szCs w:val="24"/>
        </w:rPr>
        <w:t>Add chocolate powder</w:t>
      </w:r>
      <w:r w:rsidR="00B3183A" w:rsidRPr="00B47DF0">
        <w:rPr>
          <w:szCs w:val="24"/>
        </w:rPr>
        <w:t xml:space="preserve"> – most commercial hot chocolates are made using a proprietary brand of chocolate powder/hot chocolate powder as opposed to making the drink from actual chocolate (and melting the chocolate with milk in a bain marie or over low heat)</w:t>
      </w:r>
    </w:p>
    <w:p w:rsidR="001F501A" w:rsidRPr="00B47DF0" w:rsidRDefault="00902263" w:rsidP="001F501A">
      <w:pPr>
        <w:pStyle w:val="Bullet1"/>
        <w:rPr>
          <w:szCs w:val="24"/>
        </w:rPr>
      </w:pPr>
      <w:r w:rsidRPr="00B47DF0">
        <w:rPr>
          <w:szCs w:val="24"/>
        </w:rPr>
        <w:t xml:space="preserve">Heat milk </w:t>
      </w:r>
      <w:r w:rsidR="001F501A" w:rsidRPr="00B47DF0">
        <w:rPr>
          <w:szCs w:val="24"/>
        </w:rPr>
        <w:t>– milk may be heated in microwave, or by using steaming wand on espresso machine</w:t>
      </w:r>
    </w:p>
    <w:p w:rsidR="00902263" w:rsidRPr="00B47DF0" w:rsidRDefault="00902263" w:rsidP="001F501A">
      <w:pPr>
        <w:pStyle w:val="Bullet1"/>
        <w:rPr>
          <w:szCs w:val="24"/>
        </w:rPr>
      </w:pPr>
      <w:r w:rsidRPr="00B47DF0">
        <w:rPr>
          <w:szCs w:val="24"/>
        </w:rPr>
        <w:t>Add hot milk</w:t>
      </w:r>
    </w:p>
    <w:p w:rsidR="001F501A" w:rsidRPr="00B47DF0" w:rsidRDefault="001F501A" w:rsidP="001F501A">
      <w:pPr>
        <w:pStyle w:val="Bullet1"/>
        <w:rPr>
          <w:szCs w:val="24"/>
        </w:rPr>
      </w:pPr>
      <w:r w:rsidRPr="00B47DF0">
        <w:rPr>
          <w:szCs w:val="24"/>
        </w:rPr>
        <w:t>Stir</w:t>
      </w:r>
    </w:p>
    <w:p w:rsidR="00B3183A" w:rsidRPr="00B47DF0" w:rsidRDefault="00046376" w:rsidP="001F501A">
      <w:pPr>
        <w:pStyle w:val="Bullet1"/>
        <w:rPr>
          <w:szCs w:val="24"/>
        </w:rPr>
      </w:pPr>
      <w:r w:rsidRPr="00B47DF0">
        <w:rPr>
          <w:szCs w:val="24"/>
        </w:rPr>
        <w:t xml:space="preserve">Dust with chocolate powder </w:t>
      </w:r>
      <w:r w:rsidR="00B3183A" w:rsidRPr="00B47DF0">
        <w:rPr>
          <w:szCs w:val="24"/>
        </w:rPr>
        <w:t>or top with grated chocolate</w:t>
      </w:r>
    </w:p>
    <w:p w:rsidR="001F501A" w:rsidRPr="00B47DF0" w:rsidRDefault="00B3183A" w:rsidP="001F501A">
      <w:pPr>
        <w:pStyle w:val="Bullet1"/>
        <w:rPr>
          <w:szCs w:val="24"/>
        </w:rPr>
      </w:pPr>
      <w:r w:rsidRPr="00B47DF0">
        <w:rPr>
          <w:szCs w:val="24"/>
        </w:rPr>
        <w:t>Add marshmallows</w:t>
      </w:r>
    </w:p>
    <w:p w:rsidR="00B3183A" w:rsidRPr="00B47DF0" w:rsidRDefault="00B3183A" w:rsidP="001F501A">
      <w:pPr>
        <w:pStyle w:val="Bullet1"/>
        <w:rPr>
          <w:szCs w:val="24"/>
        </w:rPr>
      </w:pPr>
      <w:r w:rsidRPr="00B47DF0">
        <w:rPr>
          <w:szCs w:val="24"/>
        </w:rPr>
        <w:t>Serve immediately.</w:t>
      </w:r>
    </w:p>
    <w:p w:rsidR="00B3183A" w:rsidRPr="00B47DF0" w:rsidRDefault="00B3183A" w:rsidP="00B3183A">
      <w:pPr>
        <w:pStyle w:val="Bullet1"/>
        <w:numPr>
          <w:ilvl w:val="0"/>
          <w:numId w:val="0"/>
        </w:numPr>
        <w:rPr>
          <w:szCs w:val="24"/>
        </w:rPr>
      </w:pPr>
      <w:r w:rsidRPr="00B47DF0">
        <w:rPr>
          <w:szCs w:val="24"/>
        </w:rPr>
        <w:t xml:space="preserve">Take time to watch the video at </w:t>
      </w:r>
      <w:hyperlink r:id="rId139" w:history="1">
        <w:r w:rsidRPr="00B47DF0">
          <w:rPr>
            <w:rStyle w:val="Hyperlink"/>
            <w:szCs w:val="24"/>
          </w:rPr>
          <w:t>http://www.howdini.com/howdini-video-6677099.html</w:t>
        </w:r>
      </w:hyperlink>
      <w:r w:rsidRPr="00B47DF0">
        <w:rPr>
          <w:szCs w:val="24"/>
        </w:rPr>
        <w:t xml:space="preserve"> for another variation.</w:t>
      </w:r>
    </w:p>
    <w:p w:rsidR="001F501A" w:rsidRPr="00B47DF0" w:rsidRDefault="00B3183A" w:rsidP="001F501A">
      <w:pPr>
        <w:pStyle w:val="BodyCopy"/>
        <w:rPr>
          <w:b/>
          <w:noProof w:val="0"/>
          <w:szCs w:val="24"/>
        </w:rPr>
      </w:pPr>
      <w:r w:rsidRPr="00B47DF0">
        <w:rPr>
          <w:b/>
          <w:noProof w:val="0"/>
          <w:szCs w:val="24"/>
        </w:rPr>
        <w:t>Making i</w:t>
      </w:r>
      <w:r w:rsidR="001F501A" w:rsidRPr="00B47DF0">
        <w:rPr>
          <w:b/>
          <w:noProof w:val="0"/>
          <w:szCs w:val="24"/>
        </w:rPr>
        <w:t>ced chocolate</w:t>
      </w:r>
    </w:p>
    <w:p w:rsidR="001F501A" w:rsidRPr="00B47DF0" w:rsidRDefault="001F501A" w:rsidP="001F501A">
      <w:pPr>
        <w:pStyle w:val="BodyCopy"/>
        <w:rPr>
          <w:noProof w:val="0"/>
          <w:szCs w:val="24"/>
        </w:rPr>
      </w:pPr>
      <w:r w:rsidRPr="00B47DF0">
        <w:rPr>
          <w:noProof w:val="0"/>
          <w:szCs w:val="24"/>
        </w:rPr>
        <w:t>To make iced chocolate:</w:t>
      </w:r>
    </w:p>
    <w:p w:rsidR="003B295D" w:rsidRPr="00B47DF0" w:rsidRDefault="00B3183A" w:rsidP="003B295D">
      <w:pPr>
        <w:pStyle w:val="Bullet1"/>
      </w:pPr>
      <w:r w:rsidRPr="00B47DF0">
        <w:t>Select glass – check for cleanliness and suitability</w:t>
      </w:r>
    </w:p>
    <w:p w:rsidR="00B3183A" w:rsidRPr="00B47DF0" w:rsidRDefault="00B3183A" w:rsidP="003B295D">
      <w:pPr>
        <w:pStyle w:val="Bullet1"/>
      </w:pPr>
      <w:r w:rsidRPr="00B47DF0">
        <w:t xml:space="preserve">Add </w:t>
      </w:r>
      <w:r w:rsidR="009B23F8" w:rsidRPr="00B47DF0">
        <w:t xml:space="preserve">commercial </w:t>
      </w:r>
      <w:r w:rsidRPr="00B47DF0">
        <w:t>chocolate</w:t>
      </w:r>
      <w:r w:rsidR="00046376" w:rsidRPr="00B47DF0">
        <w:t xml:space="preserve"> or cocoa powder </w:t>
      </w:r>
      <w:r w:rsidR="00EF726F" w:rsidRPr="00B47DF0">
        <w:t>or syrup</w:t>
      </w:r>
    </w:p>
    <w:p w:rsidR="009B23F8" w:rsidRPr="00B47DF0" w:rsidRDefault="00046376" w:rsidP="003B295D">
      <w:pPr>
        <w:pStyle w:val="Bullet1"/>
      </w:pPr>
      <w:r w:rsidRPr="00B47DF0">
        <w:t xml:space="preserve">Add sugar </w:t>
      </w:r>
      <w:r w:rsidR="009B23F8" w:rsidRPr="00B47DF0">
        <w:t>if required</w:t>
      </w:r>
    </w:p>
    <w:p w:rsidR="009B23F8" w:rsidRPr="00B47DF0" w:rsidRDefault="009B23F8" w:rsidP="003B295D">
      <w:pPr>
        <w:pStyle w:val="Bullet1"/>
      </w:pPr>
      <w:r w:rsidRPr="00B47DF0">
        <w:t>Add very small quantity of hot water to d</w:t>
      </w:r>
      <w:r w:rsidR="00046376" w:rsidRPr="00B47DF0">
        <w:t xml:space="preserve">issolve powder and sugar and </w:t>
      </w:r>
      <w:r w:rsidR="00EF726F" w:rsidRPr="00B47DF0">
        <w:t>stir</w:t>
      </w:r>
    </w:p>
    <w:p w:rsidR="009B23F8" w:rsidRPr="00B47DF0" w:rsidRDefault="00476B5E" w:rsidP="003B295D">
      <w:pPr>
        <w:pStyle w:val="Bullet1"/>
      </w:pPr>
      <w:r w:rsidRPr="00B47DF0">
        <w:rPr>
          <w:noProof/>
          <w:lang w:val="en-US"/>
        </w:rPr>
        <w:drawing>
          <wp:anchor distT="0" distB="0" distL="114300" distR="114300" simplePos="0" relativeHeight="251795456" behindDoc="0" locked="0" layoutInCell="1" allowOverlap="1">
            <wp:simplePos x="0" y="0"/>
            <wp:positionH relativeFrom="column">
              <wp:posOffset>3042285</wp:posOffset>
            </wp:positionH>
            <wp:positionV relativeFrom="paragraph">
              <wp:posOffset>147320</wp:posOffset>
            </wp:positionV>
            <wp:extent cx="2522855" cy="1889760"/>
            <wp:effectExtent l="19050" t="0" r="0" b="0"/>
            <wp:wrapSquare wrapText="bothSides"/>
            <wp:docPr id="93" name="Picture 41" descr="C:\Documents and Settings\danielc\Desktop\Non-alcoholic beverages images\492331_afternoon_t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danielc\Desktop\Non-alcoholic beverages images\492331_afternoon_tea.jpg"/>
                    <pic:cNvPicPr>
                      <a:picLocks noChangeAspect="1" noChangeArrowheads="1"/>
                    </pic:cNvPicPr>
                  </pic:nvPicPr>
                  <pic:blipFill>
                    <a:blip r:embed="rId140" cstate="print"/>
                    <a:srcRect/>
                    <a:stretch>
                      <a:fillRect/>
                    </a:stretch>
                  </pic:blipFill>
                  <pic:spPr bwMode="auto">
                    <a:xfrm>
                      <a:off x="0" y="0"/>
                      <a:ext cx="2522855" cy="1889760"/>
                    </a:xfrm>
                    <a:prstGeom prst="rect">
                      <a:avLst/>
                    </a:prstGeom>
                    <a:noFill/>
                    <a:ln w="9525">
                      <a:noFill/>
                      <a:miter lim="800000"/>
                      <a:headEnd/>
                      <a:tailEnd/>
                    </a:ln>
                  </pic:spPr>
                </pic:pic>
              </a:graphicData>
            </a:graphic>
          </wp:anchor>
        </w:drawing>
      </w:r>
      <w:r w:rsidR="00046376" w:rsidRPr="00B47DF0">
        <w:t xml:space="preserve">Add ice cold milk and </w:t>
      </w:r>
      <w:r w:rsidR="009B23F8" w:rsidRPr="00B47DF0">
        <w:t>stir</w:t>
      </w:r>
    </w:p>
    <w:p w:rsidR="009B23F8" w:rsidRPr="00B47DF0" w:rsidRDefault="009B23F8" w:rsidP="003B295D">
      <w:pPr>
        <w:pStyle w:val="Bullet1"/>
      </w:pPr>
      <w:r w:rsidRPr="00B47DF0">
        <w:t>Top with whipped cream</w:t>
      </w:r>
    </w:p>
    <w:p w:rsidR="009B23F8" w:rsidRPr="00B47DF0" w:rsidRDefault="009B23F8" w:rsidP="003B295D">
      <w:pPr>
        <w:pStyle w:val="Bullet1"/>
      </w:pPr>
      <w:r w:rsidRPr="00B47DF0">
        <w:t>Add chocolate shavings or powder</w:t>
      </w:r>
    </w:p>
    <w:p w:rsidR="009B23F8" w:rsidRPr="00B47DF0" w:rsidRDefault="009B23F8" w:rsidP="003B295D">
      <w:pPr>
        <w:pStyle w:val="Bullet1"/>
      </w:pPr>
      <w:r w:rsidRPr="00B47DF0">
        <w:t>Serve immediately with parfait spoon.</w:t>
      </w:r>
    </w:p>
    <w:p w:rsidR="009B23F8" w:rsidRPr="00B47DF0" w:rsidRDefault="009B23F8" w:rsidP="009B23F8">
      <w:pPr>
        <w:pStyle w:val="BodyCopy"/>
        <w:rPr>
          <w:noProof w:val="0"/>
        </w:rPr>
      </w:pPr>
      <w:r w:rsidRPr="00B47DF0">
        <w:rPr>
          <w:noProof w:val="0"/>
        </w:rPr>
        <w:t>Note:</w:t>
      </w:r>
    </w:p>
    <w:p w:rsidR="009B23F8" w:rsidRPr="00B47DF0" w:rsidRDefault="009B23F8" w:rsidP="009B23F8">
      <w:pPr>
        <w:pStyle w:val="Bullet1"/>
      </w:pPr>
      <w:r w:rsidRPr="00B47DF0">
        <w:t>Ice cream is added in some venues</w:t>
      </w:r>
    </w:p>
    <w:p w:rsidR="009B23F8" w:rsidRPr="00B47DF0" w:rsidRDefault="009B23F8" w:rsidP="009B23F8">
      <w:pPr>
        <w:pStyle w:val="Bullet1"/>
      </w:pPr>
      <w:r w:rsidRPr="00B47DF0">
        <w:t>This drink may be made in a blender with ice added and served as part of the blended drink.</w:t>
      </w:r>
    </w:p>
    <w:p w:rsidR="009C46AC" w:rsidRPr="00B47DF0" w:rsidRDefault="009C46AC">
      <w:pPr>
        <w:rPr>
          <w:rFonts w:ascii="Helvetica" w:eastAsiaTheme="majorEastAsia" w:hAnsi="Helvetica" w:cstheme="majorBidi"/>
          <w:b/>
          <w:bCs/>
          <w:color w:val="0000FF"/>
          <w:sz w:val="28"/>
        </w:rPr>
      </w:pPr>
      <w:r w:rsidRPr="00B47DF0">
        <w:rPr>
          <w:rFonts w:ascii="Helvetica" w:hAnsi="Helvetica"/>
        </w:rPr>
        <w:br w:type="page"/>
      </w:r>
    </w:p>
    <w:p w:rsidR="00C7106B" w:rsidRPr="00B47DF0" w:rsidRDefault="00C7106B" w:rsidP="00C7106B">
      <w:pPr>
        <w:pStyle w:val="Heading3"/>
      </w:pPr>
      <w:r w:rsidRPr="00B47DF0">
        <w:t xml:space="preserve">Preparing and serving drinks with cordials </w:t>
      </w:r>
    </w:p>
    <w:p w:rsidR="003B295D" w:rsidRPr="00B47DF0" w:rsidRDefault="0034600D" w:rsidP="003B295D">
      <w:pPr>
        <w:pStyle w:val="BodyCopy"/>
        <w:rPr>
          <w:noProof w:val="0"/>
          <w:szCs w:val="24"/>
        </w:rPr>
      </w:pPr>
      <w:r w:rsidRPr="00B47DF0">
        <w:rPr>
          <w:szCs w:val="24"/>
          <w:lang w:val="en-US" w:eastAsia="en-US"/>
        </w:rPr>
        <w:drawing>
          <wp:anchor distT="0" distB="0" distL="114300" distR="114300" simplePos="0" relativeHeight="251796480" behindDoc="0" locked="0" layoutInCell="1" allowOverlap="1">
            <wp:simplePos x="0" y="0"/>
            <wp:positionH relativeFrom="column">
              <wp:posOffset>4032885</wp:posOffset>
            </wp:positionH>
            <wp:positionV relativeFrom="paragraph">
              <wp:posOffset>252095</wp:posOffset>
            </wp:positionV>
            <wp:extent cx="1697990" cy="1861820"/>
            <wp:effectExtent l="19050" t="0" r="0" b="0"/>
            <wp:wrapSquare wrapText="bothSides"/>
            <wp:docPr id="95" name="Picture 43" descr="C:\Documents and Settings\danielc\Desktop\Non-alcoholic beverages images\967591_lemo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danielc\Desktop\Non-alcoholic beverages images\967591_lemonade.jpg"/>
                    <pic:cNvPicPr>
                      <a:picLocks noChangeAspect="1" noChangeArrowheads="1"/>
                    </pic:cNvPicPr>
                  </pic:nvPicPr>
                  <pic:blipFill>
                    <a:blip r:embed="rId141" cstate="print"/>
                    <a:srcRect/>
                    <a:stretch>
                      <a:fillRect/>
                    </a:stretch>
                  </pic:blipFill>
                  <pic:spPr bwMode="auto">
                    <a:xfrm>
                      <a:off x="0" y="0"/>
                      <a:ext cx="1697990" cy="1861820"/>
                    </a:xfrm>
                    <a:prstGeom prst="rect">
                      <a:avLst/>
                    </a:prstGeom>
                    <a:noFill/>
                    <a:ln w="9525">
                      <a:noFill/>
                      <a:miter lim="800000"/>
                      <a:headEnd/>
                      <a:tailEnd/>
                    </a:ln>
                  </pic:spPr>
                </pic:pic>
              </a:graphicData>
            </a:graphic>
          </wp:anchor>
        </w:drawing>
      </w:r>
      <w:r w:rsidR="009B23F8" w:rsidRPr="00B47DF0">
        <w:rPr>
          <w:noProof w:val="0"/>
          <w:szCs w:val="24"/>
        </w:rPr>
        <w:t>Where you need to make a drink such as lemon squash using lemonade and lemon cordial the procedure is</w:t>
      </w:r>
      <w:r w:rsidR="006D68BE" w:rsidRPr="00B47DF0">
        <w:rPr>
          <w:noProof w:val="0"/>
          <w:szCs w:val="24"/>
        </w:rPr>
        <w:t xml:space="preserve"> as follows</w:t>
      </w:r>
      <w:r w:rsidR="009B23F8" w:rsidRPr="00B47DF0">
        <w:rPr>
          <w:noProof w:val="0"/>
          <w:szCs w:val="24"/>
        </w:rPr>
        <w:t>:</w:t>
      </w:r>
    </w:p>
    <w:p w:rsidR="009B23F8" w:rsidRPr="00B47DF0" w:rsidRDefault="009B23F8" w:rsidP="009B23F8">
      <w:pPr>
        <w:pStyle w:val="Bullet1"/>
      </w:pPr>
      <w:r w:rsidRPr="00B47DF0">
        <w:t>Select the glass to be used – check for cleanliness</w:t>
      </w:r>
    </w:p>
    <w:p w:rsidR="009B23F8" w:rsidRPr="00B47DF0" w:rsidRDefault="006D68BE" w:rsidP="009B23F8">
      <w:pPr>
        <w:pStyle w:val="Bullet1"/>
      </w:pPr>
      <w:r w:rsidRPr="00B47DF0">
        <w:t xml:space="preserve">Add ice </w:t>
      </w:r>
      <w:r w:rsidR="009B23F8" w:rsidRPr="00B47DF0">
        <w:t>usi</w:t>
      </w:r>
      <w:r w:rsidRPr="00B47DF0">
        <w:t>ng tongs/utensil, not fingers. I</w:t>
      </w:r>
      <w:r w:rsidR="009B23F8" w:rsidRPr="00B47DF0">
        <w:t>ce always goes into the glass first. Never add ice as the last ingredient</w:t>
      </w:r>
    </w:p>
    <w:p w:rsidR="009B23F8" w:rsidRPr="00B47DF0" w:rsidRDefault="006D68BE" w:rsidP="009B23F8">
      <w:pPr>
        <w:pStyle w:val="Bullet1"/>
      </w:pPr>
      <w:r w:rsidRPr="00B47DF0">
        <w:t xml:space="preserve">Add the base beverage </w:t>
      </w:r>
      <w:r w:rsidR="009B23F8" w:rsidRPr="00B47DF0">
        <w:t>such as soda water or lemonade</w:t>
      </w:r>
      <w:r w:rsidR="008B5B83" w:rsidRPr="00B47DF0">
        <w:t>, according to the order placed by the customer</w:t>
      </w:r>
    </w:p>
    <w:p w:rsidR="009B23F8" w:rsidRPr="00B47DF0" w:rsidRDefault="009B23F8" w:rsidP="009B23F8">
      <w:pPr>
        <w:pStyle w:val="Bullet1"/>
      </w:pPr>
      <w:r w:rsidRPr="00B47DF0">
        <w:t xml:space="preserve">Add the cordial </w:t>
      </w:r>
      <w:r w:rsidR="006D68BE" w:rsidRPr="00B47DF0">
        <w:t>and</w:t>
      </w:r>
      <w:r w:rsidR="00BA32C2" w:rsidRPr="00B47DF0">
        <w:t xml:space="preserve"> stir</w:t>
      </w:r>
    </w:p>
    <w:p w:rsidR="009B23F8" w:rsidRPr="00B47DF0" w:rsidRDefault="00DB7D0A" w:rsidP="009B23F8">
      <w:pPr>
        <w:pStyle w:val="Bullet1"/>
      </w:pPr>
      <w:r w:rsidRPr="00B47DF0">
        <w:t>Add garnish</w:t>
      </w:r>
    </w:p>
    <w:p w:rsidR="009B23F8" w:rsidRPr="00B47DF0" w:rsidRDefault="006D68BE" w:rsidP="009B23F8">
      <w:pPr>
        <w:pStyle w:val="Bullet1"/>
      </w:pPr>
      <w:r w:rsidRPr="00B47DF0">
        <w:t xml:space="preserve">Serve immediately. A </w:t>
      </w:r>
      <w:r w:rsidR="009B23F8" w:rsidRPr="00B47DF0">
        <w:t>drinking straw may be added.</w:t>
      </w:r>
    </w:p>
    <w:p w:rsidR="00C7106B" w:rsidRPr="00B47DF0" w:rsidRDefault="00C7106B" w:rsidP="00C7106B">
      <w:pPr>
        <w:pStyle w:val="Heading3"/>
      </w:pPr>
      <w:r w:rsidRPr="00B47DF0">
        <w:t>Preparing and serving waters</w:t>
      </w:r>
    </w:p>
    <w:p w:rsidR="003B295D" w:rsidRPr="00B47DF0" w:rsidRDefault="00BA32C2" w:rsidP="003B295D">
      <w:pPr>
        <w:pStyle w:val="BodyCopy"/>
        <w:rPr>
          <w:b/>
          <w:noProof w:val="0"/>
          <w:szCs w:val="24"/>
        </w:rPr>
      </w:pPr>
      <w:r w:rsidRPr="00B47DF0">
        <w:rPr>
          <w:b/>
          <w:noProof w:val="0"/>
          <w:szCs w:val="24"/>
        </w:rPr>
        <w:t>Serving tap water</w:t>
      </w:r>
    </w:p>
    <w:p w:rsidR="00BA32C2" w:rsidRPr="00B47DF0" w:rsidRDefault="00BA32C2" w:rsidP="003B295D">
      <w:pPr>
        <w:pStyle w:val="BodyCopy"/>
        <w:rPr>
          <w:noProof w:val="0"/>
          <w:szCs w:val="24"/>
        </w:rPr>
      </w:pPr>
      <w:r w:rsidRPr="00B47DF0">
        <w:rPr>
          <w:noProof w:val="0"/>
          <w:szCs w:val="24"/>
        </w:rPr>
        <w:t>A variety of options exist for serving standard tap water.</w:t>
      </w:r>
    </w:p>
    <w:p w:rsidR="00BA32C2" w:rsidRPr="00B47DF0" w:rsidRDefault="00BA32C2" w:rsidP="003B295D">
      <w:pPr>
        <w:pStyle w:val="BodyCopy"/>
        <w:rPr>
          <w:noProof w:val="0"/>
          <w:szCs w:val="24"/>
        </w:rPr>
      </w:pPr>
      <w:r w:rsidRPr="00B47DF0">
        <w:rPr>
          <w:noProof w:val="0"/>
          <w:szCs w:val="24"/>
        </w:rPr>
        <w:t>For example:</w:t>
      </w:r>
    </w:p>
    <w:p w:rsidR="003B295D" w:rsidRPr="00B47DF0" w:rsidRDefault="00BA32C2" w:rsidP="003B295D">
      <w:pPr>
        <w:pStyle w:val="Bullet1"/>
      </w:pPr>
      <w:r w:rsidRPr="00B47DF0">
        <w:t xml:space="preserve">It may be served in a glass with ice and </w:t>
      </w:r>
      <w:r w:rsidR="006D68BE" w:rsidRPr="00B47DF0">
        <w:t xml:space="preserve">a </w:t>
      </w:r>
      <w:r w:rsidRPr="00B47DF0">
        <w:t>slice of lemon</w:t>
      </w:r>
    </w:p>
    <w:p w:rsidR="00BA32C2" w:rsidRPr="00B47DF0" w:rsidRDefault="00BA32C2" w:rsidP="003B295D">
      <w:pPr>
        <w:pStyle w:val="Bullet1"/>
      </w:pPr>
      <w:r w:rsidRPr="00B47DF0">
        <w:t>It may b</w:t>
      </w:r>
      <w:r w:rsidR="006D68BE" w:rsidRPr="00B47DF0">
        <w:t xml:space="preserve">e served with ice in a jug </w:t>
      </w:r>
      <w:r w:rsidRPr="00B47DF0">
        <w:t>and the customer pours their own into a glass with ice and lemon slice</w:t>
      </w:r>
    </w:p>
    <w:p w:rsidR="00BA32C2" w:rsidRPr="00B47DF0" w:rsidRDefault="00BA32C2" w:rsidP="003B295D">
      <w:pPr>
        <w:pStyle w:val="Bullet1"/>
      </w:pPr>
      <w:r w:rsidRPr="00B47DF0">
        <w:t>It may be served in a refrigerat</w:t>
      </w:r>
      <w:r w:rsidR="006D68BE" w:rsidRPr="00B47DF0">
        <w:t xml:space="preserve">ed bottle/carafe to the table </w:t>
      </w:r>
      <w:r w:rsidRPr="00B47DF0">
        <w:t>and each guest has a glass so they can help themselves.</w:t>
      </w:r>
    </w:p>
    <w:p w:rsidR="00BA32C2" w:rsidRPr="00B47DF0" w:rsidRDefault="00BA32C2" w:rsidP="00BA32C2">
      <w:pPr>
        <w:pStyle w:val="BodyCopy"/>
        <w:rPr>
          <w:b/>
          <w:noProof w:val="0"/>
        </w:rPr>
      </w:pPr>
      <w:r w:rsidRPr="00B47DF0">
        <w:rPr>
          <w:b/>
          <w:noProof w:val="0"/>
        </w:rPr>
        <w:t>Serving bottled water</w:t>
      </w:r>
    </w:p>
    <w:p w:rsidR="00BA32C2" w:rsidRPr="00B47DF0" w:rsidRDefault="00D03DD9" w:rsidP="00BA32C2">
      <w:pPr>
        <w:pStyle w:val="BodyCopy"/>
        <w:rPr>
          <w:noProof w:val="0"/>
        </w:rPr>
      </w:pPr>
      <w:r w:rsidRPr="00B47DF0">
        <w:rPr>
          <w:lang w:val="en-US" w:eastAsia="en-US"/>
        </w:rPr>
        <w:drawing>
          <wp:anchor distT="0" distB="0" distL="114300" distR="114300" simplePos="0" relativeHeight="251816960" behindDoc="0" locked="0" layoutInCell="1" allowOverlap="1">
            <wp:simplePos x="0" y="0"/>
            <wp:positionH relativeFrom="column">
              <wp:posOffset>3955415</wp:posOffset>
            </wp:positionH>
            <wp:positionV relativeFrom="paragraph">
              <wp:posOffset>331470</wp:posOffset>
            </wp:positionV>
            <wp:extent cx="1776095" cy="1504950"/>
            <wp:effectExtent l="19050" t="0" r="0" b="0"/>
            <wp:wrapSquare wrapText="bothSides"/>
            <wp:docPr id="45" name="Picture 1" descr="C:\Documents and Settings\danielc\Desktop\Non-alcoholic beverages images\966608_drinking__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Non-alcoholic beverages images\966608_drinking___.jpg"/>
                    <pic:cNvPicPr>
                      <a:picLocks noChangeAspect="1" noChangeArrowheads="1"/>
                    </pic:cNvPicPr>
                  </pic:nvPicPr>
                  <pic:blipFill>
                    <a:blip r:embed="rId142" cstate="print"/>
                    <a:srcRect/>
                    <a:stretch>
                      <a:fillRect/>
                    </a:stretch>
                  </pic:blipFill>
                  <pic:spPr bwMode="auto">
                    <a:xfrm>
                      <a:off x="0" y="0"/>
                      <a:ext cx="1776095" cy="1504950"/>
                    </a:xfrm>
                    <a:prstGeom prst="rect">
                      <a:avLst/>
                    </a:prstGeom>
                    <a:noFill/>
                    <a:ln w="9525">
                      <a:noFill/>
                      <a:miter lim="800000"/>
                      <a:headEnd/>
                      <a:tailEnd/>
                    </a:ln>
                  </pic:spPr>
                </pic:pic>
              </a:graphicData>
            </a:graphic>
          </wp:anchor>
        </w:drawing>
      </w:r>
      <w:r w:rsidR="00BA32C2" w:rsidRPr="00B47DF0">
        <w:rPr>
          <w:noProof w:val="0"/>
        </w:rPr>
        <w:t>Where proprietary brands of bottled water are served the procedure is:</w:t>
      </w:r>
    </w:p>
    <w:p w:rsidR="00BA32C2" w:rsidRPr="00B47DF0" w:rsidRDefault="00BA32C2" w:rsidP="00BA32C2">
      <w:pPr>
        <w:pStyle w:val="Bullet1"/>
      </w:pPr>
      <w:r w:rsidRPr="00B47DF0">
        <w:t>Select required glass – check for cleanliness</w:t>
      </w:r>
    </w:p>
    <w:p w:rsidR="00BA32C2" w:rsidRPr="00B47DF0" w:rsidRDefault="006D68BE" w:rsidP="00BA32C2">
      <w:pPr>
        <w:pStyle w:val="Bullet1"/>
      </w:pPr>
      <w:r w:rsidRPr="00B47DF0">
        <w:t xml:space="preserve">Enquire if </w:t>
      </w:r>
      <w:r w:rsidR="00BA32C2" w:rsidRPr="00B47DF0">
        <w:t>customer wants ice – add ice to glass if required</w:t>
      </w:r>
    </w:p>
    <w:p w:rsidR="00BA32C2" w:rsidRPr="00B47DF0" w:rsidRDefault="00BA32C2" w:rsidP="00BA32C2">
      <w:pPr>
        <w:pStyle w:val="Bullet1"/>
      </w:pPr>
      <w:r w:rsidRPr="00B47DF0">
        <w:t xml:space="preserve">Enquire if customer would like </w:t>
      </w:r>
      <w:r w:rsidR="006D68BE" w:rsidRPr="00B47DF0">
        <w:t xml:space="preserve">a </w:t>
      </w:r>
      <w:r w:rsidRPr="00B47DF0">
        <w:t>slice of lemon or lime – add if required</w:t>
      </w:r>
    </w:p>
    <w:p w:rsidR="00BA32C2" w:rsidRPr="00B47DF0" w:rsidRDefault="00BA32C2" w:rsidP="00BA32C2">
      <w:pPr>
        <w:pStyle w:val="Bullet1"/>
      </w:pPr>
      <w:r w:rsidRPr="00B47DF0">
        <w:t>Obtain nominated refrigerated bottle from the refrigerated unit</w:t>
      </w:r>
    </w:p>
    <w:p w:rsidR="00BA32C2" w:rsidRPr="00B47DF0" w:rsidRDefault="006D68BE" w:rsidP="00BA32C2">
      <w:pPr>
        <w:pStyle w:val="Bullet1"/>
      </w:pPr>
      <w:r w:rsidRPr="00B47DF0">
        <w:t xml:space="preserve">Follow house policy </w:t>
      </w:r>
      <w:r w:rsidR="00BA32C2" w:rsidRPr="00B47DF0">
        <w:t>which may be:</w:t>
      </w:r>
    </w:p>
    <w:p w:rsidR="00BA32C2" w:rsidRPr="00B47DF0" w:rsidRDefault="00BA32C2" w:rsidP="00EF726F">
      <w:pPr>
        <w:pStyle w:val="Bullet2"/>
        <w:rPr>
          <w:lang w:val="en-AU"/>
        </w:rPr>
      </w:pPr>
      <w:r w:rsidRPr="00B47DF0">
        <w:rPr>
          <w:lang w:val="en-AU"/>
        </w:rPr>
        <w:t>Present sealed bottl</w:t>
      </w:r>
      <w:r w:rsidR="006D68BE" w:rsidRPr="00B47DF0">
        <w:rPr>
          <w:lang w:val="en-AU"/>
        </w:rPr>
        <w:t xml:space="preserve">e and prepared glass to guest </w:t>
      </w:r>
      <w:r w:rsidRPr="00B47DF0">
        <w:rPr>
          <w:lang w:val="en-AU"/>
        </w:rPr>
        <w:t>allowing them to break</w:t>
      </w:r>
      <w:r w:rsidR="006D68BE" w:rsidRPr="00B47DF0">
        <w:rPr>
          <w:lang w:val="en-AU"/>
        </w:rPr>
        <w:t xml:space="preserve"> the seal on the bottle and pour</w:t>
      </w:r>
      <w:r w:rsidRPr="00B47DF0">
        <w:rPr>
          <w:lang w:val="en-AU"/>
        </w:rPr>
        <w:t xml:space="preserve"> their own drink</w:t>
      </w:r>
    </w:p>
    <w:p w:rsidR="00BA32C2" w:rsidRPr="00B47DF0" w:rsidRDefault="00BA32C2" w:rsidP="00EF726F">
      <w:pPr>
        <w:pStyle w:val="Bullet2"/>
        <w:rPr>
          <w:lang w:val="en-AU"/>
        </w:rPr>
      </w:pPr>
      <w:r w:rsidRPr="00B47DF0">
        <w:rPr>
          <w:lang w:val="en-AU"/>
        </w:rPr>
        <w:t>Open the bot</w:t>
      </w:r>
      <w:r w:rsidR="006D68BE" w:rsidRPr="00B47DF0">
        <w:rPr>
          <w:lang w:val="en-AU"/>
        </w:rPr>
        <w:t xml:space="preserve">tle and pour a glass of water, </w:t>
      </w:r>
      <w:r w:rsidRPr="00B47DF0">
        <w:rPr>
          <w:lang w:val="en-AU"/>
        </w:rPr>
        <w:t xml:space="preserve">presenting </w:t>
      </w:r>
      <w:r w:rsidR="006D68BE" w:rsidRPr="00B47DF0">
        <w:rPr>
          <w:lang w:val="en-AU"/>
        </w:rPr>
        <w:t xml:space="preserve">the </w:t>
      </w:r>
      <w:r w:rsidRPr="00B47DF0">
        <w:rPr>
          <w:lang w:val="en-AU"/>
        </w:rPr>
        <w:t xml:space="preserve">remainder of </w:t>
      </w:r>
      <w:r w:rsidR="006D68BE" w:rsidRPr="00B47DF0">
        <w:rPr>
          <w:lang w:val="en-AU"/>
        </w:rPr>
        <w:t xml:space="preserve">the </w:t>
      </w:r>
      <w:r w:rsidRPr="00B47DF0">
        <w:rPr>
          <w:lang w:val="en-AU"/>
        </w:rPr>
        <w:t xml:space="preserve">bottle to guest. </w:t>
      </w:r>
    </w:p>
    <w:p w:rsidR="009C46AC" w:rsidRPr="00B47DF0" w:rsidRDefault="009C46AC">
      <w:pPr>
        <w:rPr>
          <w:rFonts w:ascii="Helvetica" w:eastAsiaTheme="majorEastAsia" w:hAnsi="Helvetica" w:cstheme="majorBidi"/>
          <w:b/>
          <w:bCs/>
          <w:color w:val="0000FF"/>
          <w:sz w:val="28"/>
        </w:rPr>
      </w:pPr>
      <w:r w:rsidRPr="00B47DF0">
        <w:rPr>
          <w:rFonts w:ascii="Helvetica" w:hAnsi="Helvetica"/>
        </w:rPr>
        <w:br w:type="page"/>
      </w:r>
    </w:p>
    <w:p w:rsidR="00C7106B" w:rsidRPr="00B47DF0" w:rsidRDefault="00C7106B" w:rsidP="00C7106B">
      <w:pPr>
        <w:pStyle w:val="Heading3"/>
      </w:pPr>
      <w:r w:rsidRPr="00B47DF0">
        <w:t>Preparing and serving mocktails</w:t>
      </w:r>
    </w:p>
    <w:p w:rsidR="004E71F0" w:rsidRPr="00B47DF0" w:rsidRDefault="004E71F0" w:rsidP="003B295D">
      <w:pPr>
        <w:pStyle w:val="BodyCopy"/>
        <w:rPr>
          <w:noProof w:val="0"/>
          <w:szCs w:val="24"/>
        </w:rPr>
      </w:pPr>
      <w:r w:rsidRPr="00B47DF0">
        <w:rPr>
          <w:noProof w:val="0"/>
          <w:szCs w:val="24"/>
        </w:rPr>
        <w:t>A mocktail is a non-alcoholic cocktail.</w:t>
      </w:r>
    </w:p>
    <w:p w:rsidR="004E71F0" w:rsidRPr="00B47DF0" w:rsidRDefault="004E71F0" w:rsidP="003B295D">
      <w:pPr>
        <w:pStyle w:val="BodyCopy"/>
        <w:rPr>
          <w:noProof w:val="0"/>
          <w:szCs w:val="24"/>
        </w:rPr>
      </w:pPr>
      <w:r w:rsidRPr="00B47DF0">
        <w:rPr>
          <w:noProof w:val="0"/>
          <w:szCs w:val="24"/>
        </w:rPr>
        <w:t>The intention of offering mocktails to customers is they have a drink which appears to be an alcoholic drink but which contains no liquor.</w:t>
      </w:r>
    </w:p>
    <w:p w:rsidR="004E71F0" w:rsidRPr="00B47DF0" w:rsidRDefault="004E71F0" w:rsidP="003B295D">
      <w:pPr>
        <w:pStyle w:val="BodyCopy"/>
        <w:rPr>
          <w:noProof w:val="0"/>
          <w:szCs w:val="24"/>
        </w:rPr>
      </w:pPr>
      <w:r w:rsidRPr="00B47DF0">
        <w:rPr>
          <w:noProof w:val="0"/>
          <w:szCs w:val="24"/>
        </w:rPr>
        <w:t>They are served in a glass which suggests they are a ‘genuine’ cocktail, and garnished in a similar way.</w:t>
      </w:r>
    </w:p>
    <w:p w:rsidR="004E71F0" w:rsidRPr="00B47DF0" w:rsidRDefault="004E71F0" w:rsidP="003B295D">
      <w:pPr>
        <w:pStyle w:val="BodyCopy"/>
        <w:rPr>
          <w:noProof w:val="0"/>
          <w:szCs w:val="24"/>
        </w:rPr>
      </w:pPr>
      <w:r w:rsidRPr="00B47DF0">
        <w:rPr>
          <w:noProof w:val="0"/>
          <w:szCs w:val="24"/>
        </w:rPr>
        <w:t>The following two recipes are taken from ‘101 Mocktails: Cheers without fears’ written by Graeme Goldsworthy.</w:t>
      </w:r>
    </w:p>
    <w:p w:rsidR="003C07D4" w:rsidRPr="00B47DF0" w:rsidRDefault="003C07D4" w:rsidP="003C07D4">
      <w:pPr>
        <w:pStyle w:val="BodyCopy"/>
        <w:rPr>
          <w:b/>
          <w:noProof w:val="0"/>
          <w:szCs w:val="24"/>
        </w:rPr>
      </w:pPr>
      <w:r w:rsidRPr="00B47DF0">
        <w:rPr>
          <w:b/>
          <w:noProof w:val="0"/>
          <w:szCs w:val="24"/>
        </w:rPr>
        <w:t>Surf Co</w:t>
      </w:r>
      <w:r w:rsidR="00476B5E" w:rsidRPr="00B47DF0">
        <w:rPr>
          <w:b/>
          <w:noProof w:val="0"/>
          <w:szCs w:val="24"/>
        </w:rPr>
        <w:t>a</w:t>
      </w:r>
      <w:r w:rsidRPr="00B47DF0">
        <w:rPr>
          <w:b/>
          <w:noProof w:val="0"/>
          <w:szCs w:val="24"/>
        </w:rPr>
        <w:t>st Sunset</w:t>
      </w:r>
    </w:p>
    <w:tbl>
      <w:tblPr>
        <w:tblStyle w:val="TableGrid"/>
        <w:tblW w:w="0" w:type="auto"/>
        <w:tblInd w:w="108" w:type="dxa"/>
        <w:tblLook w:val="04A0" w:firstRow="1" w:lastRow="0" w:firstColumn="1" w:lastColumn="0" w:noHBand="0" w:noVBand="1"/>
      </w:tblPr>
      <w:tblGrid>
        <w:gridCol w:w="1985"/>
        <w:gridCol w:w="6888"/>
      </w:tblGrid>
      <w:tr w:rsidR="003C07D4" w:rsidRPr="00B47DF0" w:rsidTr="00EF726F">
        <w:tc>
          <w:tcPr>
            <w:tcW w:w="1985" w:type="dxa"/>
            <w:shd w:val="clear" w:color="auto" w:fill="8DB3E2" w:themeFill="text2" w:themeFillTint="66"/>
          </w:tcPr>
          <w:p w:rsidR="003C07D4" w:rsidRPr="00B47DF0" w:rsidRDefault="003C07D4" w:rsidP="00B6274C">
            <w:pPr>
              <w:pStyle w:val="BodyCopy"/>
              <w:rPr>
                <w:b/>
                <w:noProof w:val="0"/>
                <w:szCs w:val="24"/>
              </w:rPr>
            </w:pPr>
            <w:r w:rsidRPr="00B47DF0">
              <w:rPr>
                <w:b/>
                <w:noProof w:val="0"/>
                <w:szCs w:val="24"/>
              </w:rPr>
              <w:t>METHOD:</w:t>
            </w:r>
          </w:p>
        </w:tc>
        <w:tc>
          <w:tcPr>
            <w:tcW w:w="6888" w:type="dxa"/>
          </w:tcPr>
          <w:p w:rsidR="003C07D4" w:rsidRPr="00B47DF0" w:rsidRDefault="003C07D4" w:rsidP="003C07D4">
            <w:pPr>
              <w:pStyle w:val="BodyCopy"/>
              <w:rPr>
                <w:noProof w:val="0"/>
                <w:szCs w:val="24"/>
              </w:rPr>
            </w:pPr>
            <w:r w:rsidRPr="00B47DF0">
              <w:rPr>
                <w:noProof w:val="0"/>
                <w:szCs w:val="24"/>
              </w:rPr>
              <w:t>Blend with ice and stir</w:t>
            </w:r>
          </w:p>
        </w:tc>
      </w:tr>
      <w:tr w:rsidR="003C07D4" w:rsidRPr="00B47DF0" w:rsidTr="00EF726F">
        <w:tc>
          <w:tcPr>
            <w:tcW w:w="1985" w:type="dxa"/>
            <w:shd w:val="clear" w:color="auto" w:fill="8DB3E2" w:themeFill="text2" w:themeFillTint="66"/>
          </w:tcPr>
          <w:p w:rsidR="003C07D4" w:rsidRPr="00B47DF0" w:rsidRDefault="003C07D4" w:rsidP="00B6274C">
            <w:pPr>
              <w:pStyle w:val="BodyCopy"/>
              <w:rPr>
                <w:b/>
                <w:noProof w:val="0"/>
                <w:szCs w:val="24"/>
              </w:rPr>
            </w:pPr>
            <w:r w:rsidRPr="00B47DF0">
              <w:rPr>
                <w:b/>
                <w:noProof w:val="0"/>
                <w:szCs w:val="24"/>
              </w:rPr>
              <w:t>GLASS:</w:t>
            </w:r>
          </w:p>
        </w:tc>
        <w:tc>
          <w:tcPr>
            <w:tcW w:w="6888" w:type="dxa"/>
          </w:tcPr>
          <w:p w:rsidR="003C07D4" w:rsidRPr="00B47DF0" w:rsidRDefault="003C07D4" w:rsidP="003C07D4">
            <w:pPr>
              <w:pStyle w:val="BodyCopy"/>
              <w:rPr>
                <w:noProof w:val="0"/>
                <w:szCs w:val="24"/>
              </w:rPr>
            </w:pPr>
            <w:r w:rsidRPr="00B47DF0">
              <w:rPr>
                <w:noProof w:val="0"/>
                <w:szCs w:val="24"/>
              </w:rPr>
              <w:t>200ml Old Fashioned Glass</w:t>
            </w:r>
          </w:p>
        </w:tc>
      </w:tr>
      <w:tr w:rsidR="003C07D4" w:rsidRPr="00B47DF0" w:rsidTr="00EF726F">
        <w:tc>
          <w:tcPr>
            <w:tcW w:w="1985" w:type="dxa"/>
            <w:shd w:val="clear" w:color="auto" w:fill="8DB3E2" w:themeFill="text2" w:themeFillTint="66"/>
          </w:tcPr>
          <w:p w:rsidR="003C07D4" w:rsidRPr="00B47DF0" w:rsidRDefault="003C07D4" w:rsidP="00B6274C">
            <w:pPr>
              <w:pStyle w:val="BodyCopy"/>
              <w:rPr>
                <w:b/>
                <w:noProof w:val="0"/>
                <w:szCs w:val="24"/>
              </w:rPr>
            </w:pPr>
            <w:r w:rsidRPr="00B47DF0">
              <w:rPr>
                <w:b/>
                <w:noProof w:val="0"/>
                <w:szCs w:val="24"/>
              </w:rPr>
              <w:t>INGREDIENTS:</w:t>
            </w:r>
          </w:p>
        </w:tc>
        <w:tc>
          <w:tcPr>
            <w:tcW w:w="6888" w:type="dxa"/>
          </w:tcPr>
          <w:p w:rsidR="003C07D4" w:rsidRPr="00B47DF0" w:rsidRDefault="003C07D4" w:rsidP="00B6274C">
            <w:pPr>
              <w:pStyle w:val="BodyCopy"/>
              <w:rPr>
                <w:noProof w:val="0"/>
                <w:szCs w:val="24"/>
              </w:rPr>
            </w:pPr>
            <w:r w:rsidRPr="00B47DF0">
              <w:rPr>
                <w:noProof w:val="0"/>
                <w:szCs w:val="24"/>
              </w:rPr>
              <w:t>60ml Apple Juice</w:t>
            </w:r>
          </w:p>
          <w:p w:rsidR="003C07D4" w:rsidRPr="00B47DF0" w:rsidRDefault="003C07D4" w:rsidP="00B6274C">
            <w:pPr>
              <w:pStyle w:val="BodyCopy"/>
              <w:rPr>
                <w:noProof w:val="0"/>
                <w:szCs w:val="24"/>
              </w:rPr>
            </w:pPr>
            <w:r w:rsidRPr="00B47DF0">
              <w:rPr>
                <w:noProof w:val="0"/>
                <w:szCs w:val="24"/>
              </w:rPr>
              <w:t>60ml Orange Juice</w:t>
            </w:r>
          </w:p>
          <w:p w:rsidR="003C07D4" w:rsidRPr="00B47DF0" w:rsidRDefault="003C07D4" w:rsidP="003C07D4">
            <w:pPr>
              <w:pStyle w:val="BodyCopy"/>
              <w:rPr>
                <w:noProof w:val="0"/>
                <w:szCs w:val="24"/>
              </w:rPr>
            </w:pPr>
            <w:r w:rsidRPr="00B47DF0">
              <w:rPr>
                <w:noProof w:val="0"/>
                <w:szCs w:val="24"/>
              </w:rPr>
              <w:t>½ teaspoon Grenadine</w:t>
            </w:r>
          </w:p>
        </w:tc>
      </w:tr>
      <w:tr w:rsidR="003C07D4" w:rsidRPr="00B47DF0" w:rsidTr="00EF726F">
        <w:tc>
          <w:tcPr>
            <w:tcW w:w="1985" w:type="dxa"/>
            <w:shd w:val="clear" w:color="auto" w:fill="8DB3E2" w:themeFill="text2" w:themeFillTint="66"/>
          </w:tcPr>
          <w:p w:rsidR="003C07D4" w:rsidRPr="00B47DF0" w:rsidRDefault="003C07D4" w:rsidP="00B6274C">
            <w:pPr>
              <w:pStyle w:val="BodyCopy"/>
              <w:rPr>
                <w:b/>
                <w:noProof w:val="0"/>
                <w:szCs w:val="24"/>
              </w:rPr>
            </w:pPr>
            <w:r w:rsidRPr="00B47DF0">
              <w:rPr>
                <w:b/>
                <w:noProof w:val="0"/>
                <w:szCs w:val="24"/>
              </w:rPr>
              <w:t>GARNISH:</w:t>
            </w:r>
          </w:p>
        </w:tc>
        <w:tc>
          <w:tcPr>
            <w:tcW w:w="6888" w:type="dxa"/>
          </w:tcPr>
          <w:p w:rsidR="003C07D4" w:rsidRPr="00B47DF0" w:rsidRDefault="003C07D4" w:rsidP="003C07D4">
            <w:pPr>
              <w:pStyle w:val="BodyCopy"/>
              <w:rPr>
                <w:noProof w:val="0"/>
                <w:szCs w:val="24"/>
              </w:rPr>
            </w:pPr>
            <w:r w:rsidRPr="00B47DF0">
              <w:rPr>
                <w:noProof w:val="0"/>
                <w:szCs w:val="24"/>
              </w:rPr>
              <w:t>Orange slice with cherry in centre</w:t>
            </w:r>
          </w:p>
        </w:tc>
      </w:tr>
      <w:tr w:rsidR="003C07D4" w:rsidRPr="00B47DF0" w:rsidTr="00EF726F">
        <w:tc>
          <w:tcPr>
            <w:tcW w:w="1985" w:type="dxa"/>
            <w:shd w:val="clear" w:color="auto" w:fill="8DB3E2" w:themeFill="text2" w:themeFillTint="66"/>
          </w:tcPr>
          <w:p w:rsidR="003C07D4" w:rsidRPr="00B47DF0" w:rsidRDefault="003C07D4" w:rsidP="00B6274C">
            <w:pPr>
              <w:pStyle w:val="BodyCopy"/>
              <w:rPr>
                <w:b/>
                <w:noProof w:val="0"/>
                <w:szCs w:val="24"/>
              </w:rPr>
            </w:pPr>
            <w:r w:rsidRPr="00B47DF0">
              <w:rPr>
                <w:b/>
                <w:noProof w:val="0"/>
                <w:szCs w:val="24"/>
              </w:rPr>
              <w:t>COMMENTS:</w:t>
            </w:r>
          </w:p>
        </w:tc>
        <w:tc>
          <w:tcPr>
            <w:tcW w:w="6888" w:type="dxa"/>
          </w:tcPr>
          <w:p w:rsidR="003C07D4" w:rsidRPr="00B47DF0" w:rsidRDefault="003C07D4" w:rsidP="00FF1965">
            <w:pPr>
              <w:pStyle w:val="BodyCopy"/>
              <w:rPr>
                <w:noProof w:val="0"/>
                <w:szCs w:val="24"/>
              </w:rPr>
            </w:pPr>
            <w:r w:rsidRPr="00B47DF0">
              <w:rPr>
                <w:noProof w:val="0"/>
                <w:szCs w:val="24"/>
              </w:rPr>
              <w:t>Add the Grenadine last and watch it sink to the bottom as the setting sun.</w:t>
            </w:r>
          </w:p>
        </w:tc>
      </w:tr>
    </w:tbl>
    <w:p w:rsidR="003C07D4" w:rsidRPr="00B47DF0" w:rsidRDefault="003C07D4" w:rsidP="003C07D4">
      <w:pPr>
        <w:pStyle w:val="BodyCopy"/>
        <w:rPr>
          <w:i/>
          <w:noProof w:val="0"/>
          <w:szCs w:val="24"/>
        </w:rPr>
      </w:pPr>
      <w:r w:rsidRPr="00B47DF0">
        <w:rPr>
          <w:i/>
          <w:noProof w:val="0"/>
          <w:szCs w:val="24"/>
        </w:rPr>
        <w:t>(Source: Graeme Goldsworthy ‘101 Mocktails: Cheers without fears’, p. 82)</w:t>
      </w:r>
    </w:p>
    <w:p w:rsidR="004E71F0" w:rsidRPr="00B47DF0" w:rsidRDefault="004E71F0" w:rsidP="003B295D">
      <w:pPr>
        <w:pStyle w:val="BodyCopy"/>
        <w:rPr>
          <w:b/>
          <w:noProof w:val="0"/>
          <w:szCs w:val="24"/>
        </w:rPr>
      </w:pPr>
      <w:r w:rsidRPr="00B47DF0">
        <w:rPr>
          <w:b/>
          <w:noProof w:val="0"/>
          <w:szCs w:val="24"/>
        </w:rPr>
        <w:t>Pina Con Nada</w:t>
      </w:r>
    </w:p>
    <w:tbl>
      <w:tblPr>
        <w:tblStyle w:val="TableGrid"/>
        <w:tblW w:w="0" w:type="auto"/>
        <w:tblInd w:w="108" w:type="dxa"/>
        <w:tblLook w:val="04A0" w:firstRow="1" w:lastRow="0" w:firstColumn="1" w:lastColumn="0" w:noHBand="0" w:noVBand="1"/>
      </w:tblPr>
      <w:tblGrid>
        <w:gridCol w:w="1985"/>
        <w:gridCol w:w="6888"/>
      </w:tblGrid>
      <w:tr w:rsidR="004E71F0" w:rsidRPr="00B47DF0" w:rsidTr="00EF726F">
        <w:tc>
          <w:tcPr>
            <w:tcW w:w="1985" w:type="dxa"/>
            <w:shd w:val="clear" w:color="auto" w:fill="8DB3E2" w:themeFill="text2" w:themeFillTint="66"/>
          </w:tcPr>
          <w:p w:rsidR="004E71F0" w:rsidRPr="00B47DF0" w:rsidRDefault="004E71F0" w:rsidP="003B295D">
            <w:pPr>
              <w:pStyle w:val="BodyCopy"/>
              <w:rPr>
                <w:b/>
                <w:noProof w:val="0"/>
                <w:szCs w:val="24"/>
              </w:rPr>
            </w:pPr>
            <w:r w:rsidRPr="00B47DF0">
              <w:rPr>
                <w:b/>
                <w:noProof w:val="0"/>
                <w:szCs w:val="24"/>
              </w:rPr>
              <w:t>METHOD:</w:t>
            </w:r>
          </w:p>
        </w:tc>
        <w:tc>
          <w:tcPr>
            <w:tcW w:w="6888" w:type="dxa"/>
          </w:tcPr>
          <w:p w:rsidR="004E71F0" w:rsidRPr="00B47DF0" w:rsidRDefault="004E71F0" w:rsidP="004E71F0">
            <w:pPr>
              <w:pStyle w:val="BodyCopy"/>
              <w:rPr>
                <w:noProof w:val="0"/>
                <w:szCs w:val="24"/>
              </w:rPr>
            </w:pPr>
            <w:r w:rsidRPr="00B47DF0">
              <w:rPr>
                <w:noProof w:val="0"/>
                <w:szCs w:val="24"/>
              </w:rPr>
              <w:t>Blend with ice and pour</w:t>
            </w:r>
          </w:p>
        </w:tc>
      </w:tr>
      <w:tr w:rsidR="004E71F0" w:rsidRPr="00B47DF0" w:rsidTr="00EF726F">
        <w:tc>
          <w:tcPr>
            <w:tcW w:w="1985" w:type="dxa"/>
            <w:shd w:val="clear" w:color="auto" w:fill="8DB3E2" w:themeFill="text2" w:themeFillTint="66"/>
          </w:tcPr>
          <w:p w:rsidR="004E71F0" w:rsidRPr="00B47DF0" w:rsidRDefault="004E71F0" w:rsidP="003B295D">
            <w:pPr>
              <w:pStyle w:val="BodyCopy"/>
              <w:rPr>
                <w:b/>
                <w:noProof w:val="0"/>
                <w:szCs w:val="24"/>
              </w:rPr>
            </w:pPr>
            <w:r w:rsidRPr="00B47DF0">
              <w:rPr>
                <w:b/>
                <w:noProof w:val="0"/>
                <w:szCs w:val="24"/>
              </w:rPr>
              <w:t>GLASS:</w:t>
            </w:r>
          </w:p>
        </w:tc>
        <w:tc>
          <w:tcPr>
            <w:tcW w:w="6888" w:type="dxa"/>
          </w:tcPr>
          <w:p w:rsidR="004E71F0" w:rsidRPr="00B47DF0" w:rsidRDefault="004E71F0" w:rsidP="003B295D">
            <w:pPr>
              <w:pStyle w:val="BodyCopy"/>
              <w:rPr>
                <w:noProof w:val="0"/>
                <w:szCs w:val="24"/>
              </w:rPr>
            </w:pPr>
            <w:r w:rsidRPr="00B47DF0">
              <w:rPr>
                <w:noProof w:val="0"/>
                <w:szCs w:val="24"/>
              </w:rPr>
              <w:t>270ml Footed H-Ball Glass</w:t>
            </w:r>
          </w:p>
        </w:tc>
      </w:tr>
      <w:tr w:rsidR="004E71F0" w:rsidRPr="00B47DF0" w:rsidTr="00EF726F">
        <w:tc>
          <w:tcPr>
            <w:tcW w:w="1985" w:type="dxa"/>
            <w:shd w:val="clear" w:color="auto" w:fill="8DB3E2" w:themeFill="text2" w:themeFillTint="66"/>
          </w:tcPr>
          <w:p w:rsidR="004E71F0" w:rsidRPr="00B47DF0" w:rsidRDefault="004E71F0" w:rsidP="003B295D">
            <w:pPr>
              <w:pStyle w:val="BodyCopy"/>
              <w:rPr>
                <w:b/>
                <w:noProof w:val="0"/>
                <w:szCs w:val="24"/>
              </w:rPr>
            </w:pPr>
            <w:r w:rsidRPr="00B47DF0">
              <w:rPr>
                <w:b/>
                <w:noProof w:val="0"/>
                <w:szCs w:val="24"/>
              </w:rPr>
              <w:t>INGREDIENTS:</w:t>
            </w:r>
          </w:p>
        </w:tc>
        <w:tc>
          <w:tcPr>
            <w:tcW w:w="6888" w:type="dxa"/>
          </w:tcPr>
          <w:p w:rsidR="004E71F0" w:rsidRPr="00B47DF0" w:rsidRDefault="004E71F0" w:rsidP="003B295D">
            <w:pPr>
              <w:pStyle w:val="BodyCopy"/>
              <w:rPr>
                <w:noProof w:val="0"/>
                <w:szCs w:val="24"/>
              </w:rPr>
            </w:pPr>
            <w:r w:rsidRPr="00B47DF0">
              <w:rPr>
                <w:noProof w:val="0"/>
                <w:szCs w:val="24"/>
              </w:rPr>
              <w:t>90ml Pineapple Juice</w:t>
            </w:r>
          </w:p>
          <w:p w:rsidR="004E71F0" w:rsidRPr="00B47DF0" w:rsidRDefault="004E71F0" w:rsidP="003B295D">
            <w:pPr>
              <w:pStyle w:val="BodyCopy"/>
              <w:rPr>
                <w:noProof w:val="0"/>
                <w:szCs w:val="24"/>
              </w:rPr>
            </w:pPr>
            <w:r w:rsidRPr="00B47DF0">
              <w:rPr>
                <w:noProof w:val="0"/>
                <w:szCs w:val="24"/>
              </w:rPr>
              <w:t>30ml Coconut Cream</w:t>
            </w:r>
          </w:p>
          <w:p w:rsidR="004E71F0" w:rsidRPr="00B47DF0" w:rsidRDefault="004E71F0" w:rsidP="003B295D">
            <w:pPr>
              <w:pStyle w:val="BodyCopy"/>
              <w:rPr>
                <w:noProof w:val="0"/>
                <w:szCs w:val="24"/>
              </w:rPr>
            </w:pPr>
            <w:r w:rsidRPr="00B47DF0">
              <w:rPr>
                <w:noProof w:val="0"/>
                <w:szCs w:val="24"/>
              </w:rPr>
              <w:t>15ml Sugar Syrup</w:t>
            </w:r>
          </w:p>
        </w:tc>
      </w:tr>
      <w:tr w:rsidR="004E71F0" w:rsidRPr="00B47DF0" w:rsidTr="00EF726F">
        <w:tc>
          <w:tcPr>
            <w:tcW w:w="1985" w:type="dxa"/>
            <w:shd w:val="clear" w:color="auto" w:fill="8DB3E2" w:themeFill="text2" w:themeFillTint="66"/>
          </w:tcPr>
          <w:p w:rsidR="004E71F0" w:rsidRPr="00B47DF0" w:rsidRDefault="004E71F0" w:rsidP="004E71F0">
            <w:pPr>
              <w:pStyle w:val="BodyCopy"/>
              <w:rPr>
                <w:b/>
                <w:noProof w:val="0"/>
                <w:szCs w:val="24"/>
              </w:rPr>
            </w:pPr>
            <w:r w:rsidRPr="00B47DF0">
              <w:rPr>
                <w:b/>
                <w:noProof w:val="0"/>
                <w:szCs w:val="24"/>
              </w:rPr>
              <w:t>GARNISH:</w:t>
            </w:r>
          </w:p>
        </w:tc>
        <w:tc>
          <w:tcPr>
            <w:tcW w:w="6888" w:type="dxa"/>
          </w:tcPr>
          <w:p w:rsidR="004E71F0" w:rsidRPr="00B47DF0" w:rsidRDefault="004E71F0" w:rsidP="003B295D">
            <w:pPr>
              <w:pStyle w:val="BodyCopy"/>
              <w:rPr>
                <w:noProof w:val="0"/>
                <w:szCs w:val="24"/>
              </w:rPr>
            </w:pPr>
            <w:r w:rsidRPr="00B47DF0">
              <w:rPr>
                <w:noProof w:val="0"/>
                <w:szCs w:val="24"/>
              </w:rPr>
              <w:t>Wedge of pineapple and a strawberry with straws</w:t>
            </w:r>
          </w:p>
        </w:tc>
      </w:tr>
      <w:tr w:rsidR="004E71F0" w:rsidRPr="00B47DF0" w:rsidTr="00EF726F">
        <w:tc>
          <w:tcPr>
            <w:tcW w:w="1985" w:type="dxa"/>
            <w:shd w:val="clear" w:color="auto" w:fill="8DB3E2" w:themeFill="text2" w:themeFillTint="66"/>
          </w:tcPr>
          <w:p w:rsidR="004E71F0" w:rsidRPr="00B47DF0" w:rsidRDefault="004E71F0" w:rsidP="00B6274C">
            <w:pPr>
              <w:pStyle w:val="BodyCopy"/>
              <w:rPr>
                <w:b/>
                <w:noProof w:val="0"/>
                <w:szCs w:val="24"/>
              </w:rPr>
            </w:pPr>
            <w:r w:rsidRPr="00B47DF0">
              <w:rPr>
                <w:b/>
                <w:noProof w:val="0"/>
                <w:szCs w:val="24"/>
              </w:rPr>
              <w:t>COMMENTS:</w:t>
            </w:r>
          </w:p>
        </w:tc>
        <w:tc>
          <w:tcPr>
            <w:tcW w:w="6888" w:type="dxa"/>
          </w:tcPr>
          <w:p w:rsidR="004E71F0" w:rsidRPr="00B47DF0" w:rsidRDefault="004E71F0" w:rsidP="00B6274C">
            <w:pPr>
              <w:pStyle w:val="BodyCopy"/>
              <w:rPr>
                <w:noProof w:val="0"/>
                <w:szCs w:val="24"/>
              </w:rPr>
            </w:pPr>
            <w:r w:rsidRPr="00B47DF0">
              <w:rPr>
                <w:noProof w:val="0"/>
                <w:szCs w:val="24"/>
              </w:rPr>
              <w:t>The creamy non-alcoholic version of the famous Pina Colada.</w:t>
            </w:r>
          </w:p>
        </w:tc>
      </w:tr>
    </w:tbl>
    <w:p w:rsidR="004E71F0" w:rsidRPr="00B47DF0" w:rsidRDefault="004E71F0" w:rsidP="003B295D">
      <w:pPr>
        <w:pStyle w:val="BodyCopy"/>
        <w:rPr>
          <w:i/>
          <w:noProof w:val="0"/>
          <w:szCs w:val="24"/>
        </w:rPr>
      </w:pPr>
      <w:r w:rsidRPr="00B47DF0">
        <w:rPr>
          <w:i/>
          <w:noProof w:val="0"/>
          <w:szCs w:val="24"/>
        </w:rPr>
        <w:t>(Source: Graeme Goldsworthy ‘101 Mocktails: Cheers without fears’, p. 115)</w:t>
      </w:r>
    </w:p>
    <w:p w:rsidR="003B295D" w:rsidRPr="00B47DF0" w:rsidRDefault="003C07D4" w:rsidP="003B295D">
      <w:pPr>
        <w:pStyle w:val="BodyCopy"/>
        <w:rPr>
          <w:b/>
          <w:noProof w:val="0"/>
          <w:szCs w:val="24"/>
        </w:rPr>
      </w:pPr>
      <w:r w:rsidRPr="00B47DF0">
        <w:rPr>
          <w:b/>
          <w:noProof w:val="0"/>
          <w:szCs w:val="24"/>
        </w:rPr>
        <w:t>Online videos</w:t>
      </w:r>
    </w:p>
    <w:p w:rsidR="003C07D4" w:rsidRPr="00B47DF0" w:rsidRDefault="003C07D4" w:rsidP="003B295D">
      <w:pPr>
        <w:pStyle w:val="BodyCopy"/>
        <w:rPr>
          <w:noProof w:val="0"/>
          <w:szCs w:val="24"/>
        </w:rPr>
      </w:pPr>
      <w:r w:rsidRPr="00B47DF0">
        <w:rPr>
          <w:noProof w:val="0"/>
          <w:szCs w:val="24"/>
        </w:rPr>
        <w:t>See more mocktails at the following sites:</w:t>
      </w:r>
    </w:p>
    <w:p w:rsidR="003B295D" w:rsidRPr="00B47DF0" w:rsidRDefault="005C4B3E" w:rsidP="003B295D">
      <w:pPr>
        <w:pStyle w:val="Bullet1"/>
      </w:pPr>
      <w:hyperlink r:id="rId143" w:history="1">
        <w:r w:rsidR="003C07D4" w:rsidRPr="00B47DF0">
          <w:rPr>
            <w:rStyle w:val="Hyperlink"/>
          </w:rPr>
          <w:t>http://www.youtube.com/watch?v=fiVV2wjBb1g</w:t>
        </w:r>
      </w:hyperlink>
      <w:r w:rsidR="003C07D4" w:rsidRPr="00B47DF0">
        <w:t xml:space="preserve"> </w:t>
      </w:r>
    </w:p>
    <w:p w:rsidR="003C07D4" w:rsidRPr="00B47DF0" w:rsidRDefault="005C4B3E" w:rsidP="003B295D">
      <w:pPr>
        <w:pStyle w:val="Bullet1"/>
      </w:pPr>
      <w:hyperlink r:id="rId144" w:history="1">
        <w:r w:rsidR="003C07D4" w:rsidRPr="00B47DF0">
          <w:rPr>
            <w:rStyle w:val="Hyperlink"/>
          </w:rPr>
          <w:t>http://www.youtube.com/watch?v=0tupptfzHDk</w:t>
        </w:r>
      </w:hyperlink>
      <w:r w:rsidR="003C07D4" w:rsidRPr="00B47DF0">
        <w:t xml:space="preserve">. </w:t>
      </w:r>
    </w:p>
    <w:p w:rsidR="009C46AC" w:rsidRPr="00B47DF0" w:rsidRDefault="009C46AC">
      <w:pPr>
        <w:rPr>
          <w:rFonts w:ascii="Helvetica" w:eastAsiaTheme="majorEastAsia" w:hAnsi="Helvetica" w:cstheme="majorBidi"/>
          <w:b/>
          <w:bCs/>
          <w:color w:val="0000FF"/>
          <w:sz w:val="28"/>
        </w:rPr>
      </w:pPr>
      <w:r w:rsidRPr="00B47DF0">
        <w:rPr>
          <w:rFonts w:ascii="Helvetica" w:hAnsi="Helvetica"/>
        </w:rPr>
        <w:br w:type="page"/>
      </w:r>
    </w:p>
    <w:p w:rsidR="008A7C19" w:rsidRPr="00B47DF0" w:rsidRDefault="00C7106B" w:rsidP="008A7C19">
      <w:pPr>
        <w:pStyle w:val="Heading3"/>
      </w:pPr>
      <w:r w:rsidRPr="00B47DF0">
        <w:t>Preparing and serving aerated waters and fruit juice</w:t>
      </w:r>
    </w:p>
    <w:p w:rsidR="001F501A" w:rsidRPr="00B47DF0" w:rsidRDefault="001F501A" w:rsidP="001F501A">
      <w:pPr>
        <w:pStyle w:val="BodyCopy"/>
        <w:rPr>
          <w:noProof w:val="0"/>
          <w:szCs w:val="24"/>
        </w:rPr>
      </w:pPr>
      <w:r w:rsidRPr="00B47DF0">
        <w:rPr>
          <w:noProof w:val="0"/>
          <w:szCs w:val="24"/>
        </w:rPr>
        <w:t>Preparation of cold drinks – aerated waters an</w:t>
      </w:r>
      <w:r w:rsidR="001F0A3B" w:rsidRPr="00B47DF0">
        <w:rPr>
          <w:noProof w:val="0"/>
          <w:szCs w:val="24"/>
        </w:rPr>
        <w:t>d juices – is straightforward:</w:t>
      </w:r>
    </w:p>
    <w:p w:rsidR="001F501A" w:rsidRPr="00B47DF0" w:rsidRDefault="001F501A" w:rsidP="001F501A">
      <w:pPr>
        <w:pStyle w:val="Bullet1"/>
      </w:pPr>
      <w:r w:rsidRPr="00B47DF0">
        <w:t>Select the glass to be used – check for cleanliness</w:t>
      </w:r>
    </w:p>
    <w:p w:rsidR="001F501A" w:rsidRPr="00B47DF0" w:rsidRDefault="00D90E84" w:rsidP="001F501A">
      <w:pPr>
        <w:pStyle w:val="Bullet1"/>
      </w:pPr>
      <w:r w:rsidRPr="00B47DF0">
        <w:t>Add ice</w:t>
      </w:r>
    </w:p>
    <w:p w:rsidR="001F501A" w:rsidRPr="00B47DF0" w:rsidRDefault="001F501A" w:rsidP="001F501A">
      <w:pPr>
        <w:pStyle w:val="Bullet1"/>
      </w:pPr>
      <w:r w:rsidRPr="00B47DF0">
        <w:t>Add the beverage – fr</w:t>
      </w:r>
      <w:r w:rsidR="006D68BE" w:rsidRPr="00B47DF0">
        <w:t xml:space="preserve">uit juice may need to be shaken or stirred prior to being poured </w:t>
      </w:r>
    </w:p>
    <w:p w:rsidR="001F501A" w:rsidRPr="00B47DF0" w:rsidRDefault="006D68BE" w:rsidP="001F501A">
      <w:pPr>
        <w:pStyle w:val="Bullet1"/>
      </w:pPr>
      <w:r w:rsidRPr="00B47DF0">
        <w:t xml:space="preserve">Add garnish </w:t>
      </w:r>
      <w:r w:rsidR="001F501A" w:rsidRPr="00B47DF0">
        <w:t xml:space="preserve">such as </w:t>
      </w:r>
      <w:r w:rsidRPr="00B47DF0">
        <w:t xml:space="preserve">a </w:t>
      </w:r>
      <w:r w:rsidR="001F501A" w:rsidRPr="00B47DF0">
        <w:t>slice of orange with orange juice</w:t>
      </w:r>
    </w:p>
    <w:p w:rsidR="001F501A" w:rsidRPr="00B47DF0" w:rsidRDefault="001F501A" w:rsidP="001F501A">
      <w:pPr>
        <w:pStyle w:val="Bullet1"/>
      </w:pPr>
      <w:r w:rsidRPr="00B47DF0">
        <w:t>Serve immediately – drinking straw may be added.</w:t>
      </w:r>
    </w:p>
    <w:p w:rsidR="001F501A" w:rsidRPr="00B47DF0" w:rsidRDefault="001F501A" w:rsidP="001F501A">
      <w:pPr>
        <w:pStyle w:val="BodyCopy"/>
        <w:rPr>
          <w:b/>
          <w:noProof w:val="0"/>
          <w:szCs w:val="24"/>
        </w:rPr>
      </w:pPr>
      <w:r w:rsidRPr="00B47DF0">
        <w:rPr>
          <w:b/>
          <w:noProof w:val="0"/>
          <w:szCs w:val="24"/>
        </w:rPr>
        <w:t>Preparing a lemon, lime and bitters</w:t>
      </w:r>
    </w:p>
    <w:p w:rsidR="001F501A" w:rsidRPr="00B47DF0" w:rsidRDefault="001F501A" w:rsidP="001F501A">
      <w:pPr>
        <w:pStyle w:val="BodyCopy"/>
        <w:rPr>
          <w:noProof w:val="0"/>
          <w:szCs w:val="24"/>
        </w:rPr>
      </w:pPr>
      <w:r w:rsidRPr="00B47DF0">
        <w:rPr>
          <w:noProof w:val="0"/>
          <w:szCs w:val="24"/>
        </w:rPr>
        <w:t>Many people ask for a ‘lemon, lime and bitters’ as a non-alcoholic drink.</w:t>
      </w:r>
    </w:p>
    <w:p w:rsidR="001F501A" w:rsidRPr="00B47DF0" w:rsidRDefault="001F501A" w:rsidP="001F501A">
      <w:pPr>
        <w:pStyle w:val="BodyCopy"/>
        <w:rPr>
          <w:noProof w:val="0"/>
          <w:szCs w:val="24"/>
        </w:rPr>
      </w:pPr>
      <w:r w:rsidRPr="00B47DF0">
        <w:rPr>
          <w:noProof w:val="0"/>
          <w:szCs w:val="24"/>
        </w:rPr>
        <w:t>Ango</w:t>
      </w:r>
      <w:r w:rsidR="006D68BE" w:rsidRPr="00B47DF0">
        <w:rPr>
          <w:noProof w:val="0"/>
          <w:szCs w:val="24"/>
        </w:rPr>
        <w:t>stura Bitters contains alcohol. H</w:t>
      </w:r>
      <w:r w:rsidRPr="00B47DF0">
        <w:rPr>
          <w:noProof w:val="0"/>
          <w:szCs w:val="24"/>
        </w:rPr>
        <w:t>owever the small amount used in this drink leads to it being considered non-alcoholic while technically it does contain a small amount of alcohol.</w:t>
      </w:r>
    </w:p>
    <w:p w:rsidR="001F501A" w:rsidRPr="00B47DF0" w:rsidRDefault="001F501A" w:rsidP="001F501A">
      <w:pPr>
        <w:pStyle w:val="BodyCopy"/>
        <w:rPr>
          <w:noProof w:val="0"/>
          <w:szCs w:val="24"/>
        </w:rPr>
      </w:pPr>
      <w:r w:rsidRPr="00B47DF0">
        <w:rPr>
          <w:noProof w:val="0"/>
          <w:szCs w:val="24"/>
        </w:rPr>
        <w:t xml:space="preserve">The process is: </w:t>
      </w:r>
    </w:p>
    <w:p w:rsidR="001F501A" w:rsidRPr="00B47DF0" w:rsidRDefault="001F501A" w:rsidP="001F501A">
      <w:pPr>
        <w:pStyle w:val="Bullet1"/>
      </w:pPr>
      <w:r w:rsidRPr="00B47DF0">
        <w:t xml:space="preserve">Select the right glassware – such as </w:t>
      </w:r>
      <w:r w:rsidR="006D68BE" w:rsidRPr="00B47DF0">
        <w:t xml:space="preserve">a </w:t>
      </w:r>
      <w:r w:rsidRPr="00B47DF0">
        <w:t>highball glass</w:t>
      </w:r>
    </w:p>
    <w:p w:rsidR="001F501A" w:rsidRPr="00B47DF0" w:rsidRDefault="00903CAA" w:rsidP="001F501A">
      <w:pPr>
        <w:pStyle w:val="Bullet1"/>
      </w:pPr>
      <w:r w:rsidRPr="00B47DF0">
        <w:rPr>
          <w:noProof/>
          <w:lang w:val="en-US"/>
        </w:rPr>
        <w:drawing>
          <wp:anchor distT="0" distB="0" distL="114300" distR="114300" simplePos="0" relativeHeight="251797504" behindDoc="0" locked="0" layoutInCell="1" allowOverlap="1">
            <wp:simplePos x="0" y="0"/>
            <wp:positionH relativeFrom="column">
              <wp:posOffset>3632200</wp:posOffset>
            </wp:positionH>
            <wp:positionV relativeFrom="paragraph">
              <wp:posOffset>376555</wp:posOffset>
            </wp:positionV>
            <wp:extent cx="2099310" cy="1951355"/>
            <wp:effectExtent l="19050" t="0" r="0" b="0"/>
            <wp:wrapSquare wrapText="bothSides"/>
            <wp:docPr id="96" name="Picture 44" descr="C:\Documents and Settings\danielc\Desktop\Non-alcoholic beverages images\lemon, lime and bit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danielc\Desktop\Non-alcoholic beverages images\lemon, lime and bitters.jpg"/>
                    <pic:cNvPicPr>
                      <a:picLocks noChangeAspect="1" noChangeArrowheads="1"/>
                    </pic:cNvPicPr>
                  </pic:nvPicPr>
                  <pic:blipFill>
                    <a:blip r:embed="rId145" cstate="print"/>
                    <a:srcRect l="17788" r="10795"/>
                    <a:stretch>
                      <a:fillRect/>
                    </a:stretch>
                  </pic:blipFill>
                  <pic:spPr bwMode="auto">
                    <a:xfrm flipH="1">
                      <a:off x="0" y="0"/>
                      <a:ext cx="2099310" cy="1951355"/>
                    </a:xfrm>
                    <a:prstGeom prst="rect">
                      <a:avLst/>
                    </a:prstGeom>
                    <a:noFill/>
                    <a:ln w="9525">
                      <a:noFill/>
                      <a:miter lim="800000"/>
                      <a:headEnd/>
                      <a:tailEnd/>
                    </a:ln>
                  </pic:spPr>
                </pic:pic>
              </a:graphicData>
            </a:graphic>
          </wp:anchor>
        </w:drawing>
      </w:r>
      <w:r w:rsidR="001F501A" w:rsidRPr="00B47DF0">
        <w:t>Place up to 8 drops of Angostura Bitters and swirl glass so the bitte</w:t>
      </w:r>
      <w:r w:rsidR="00D90E84" w:rsidRPr="00B47DF0">
        <w:t>rs coats the sides of the glass</w:t>
      </w:r>
    </w:p>
    <w:p w:rsidR="001F501A" w:rsidRPr="00B47DF0" w:rsidRDefault="001F501A" w:rsidP="001F501A">
      <w:pPr>
        <w:pStyle w:val="Bullet1"/>
      </w:pPr>
      <w:r w:rsidRPr="00B47DF0">
        <w:t>Place ice into glass</w:t>
      </w:r>
    </w:p>
    <w:p w:rsidR="001F501A" w:rsidRPr="00B47DF0" w:rsidRDefault="008D3726" w:rsidP="001F501A">
      <w:pPr>
        <w:pStyle w:val="Bullet1"/>
      </w:pPr>
      <w:r w:rsidRPr="00B47DF0">
        <w:t>Fill glass with lemonade. A</w:t>
      </w:r>
      <w:r w:rsidR="001F501A" w:rsidRPr="00B47DF0">
        <w:t>dd slowly as the bitters will cause it to froth</w:t>
      </w:r>
    </w:p>
    <w:p w:rsidR="001F501A" w:rsidRPr="00B47DF0" w:rsidRDefault="001F501A" w:rsidP="001F501A">
      <w:pPr>
        <w:pStyle w:val="Bullet1"/>
      </w:pPr>
      <w:r w:rsidRPr="00B47DF0">
        <w:t>Add lime juice</w:t>
      </w:r>
      <w:r w:rsidR="00C73B36" w:rsidRPr="00B47DF0">
        <w:t>/cordial</w:t>
      </w:r>
      <w:r w:rsidR="008D3726" w:rsidRPr="00B47DF0">
        <w:t xml:space="preserve"> </w:t>
      </w:r>
      <w:r w:rsidRPr="00B47DF0">
        <w:t>according to taste or house recipe</w:t>
      </w:r>
    </w:p>
    <w:p w:rsidR="001F501A" w:rsidRPr="00B47DF0" w:rsidRDefault="001F501A" w:rsidP="001F501A">
      <w:pPr>
        <w:pStyle w:val="Bullet1"/>
      </w:pPr>
      <w:r w:rsidRPr="00B47DF0">
        <w:t>Garnish with slice of lemon</w:t>
      </w:r>
    </w:p>
    <w:p w:rsidR="001F501A" w:rsidRPr="00B47DF0" w:rsidRDefault="001F501A" w:rsidP="001F501A">
      <w:pPr>
        <w:pStyle w:val="Bullet1"/>
      </w:pPr>
      <w:r w:rsidRPr="00B47DF0">
        <w:t>Place straw into glass</w:t>
      </w:r>
    </w:p>
    <w:p w:rsidR="001F501A" w:rsidRPr="00B47DF0" w:rsidRDefault="001F501A" w:rsidP="001F501A">
      <w:pPr>
        <w:pStyle w:val="Bullet1"/>
      </w:pPr>
      <w:r w:rsidRPr="00B47DF0">
        <w:t>Serve straight away.</w:t>
      </w:r>
    </w:p>
    <w:p w:rsidR="00291517" w:rsidRPr="00B47DF0" w:rsidRDefault="00291517">
      <w:pPr>
        <w:rPr>
          <w:rFonts w:ascii="Helvetica" w:eastAsiaTheme="majorEastAsia" w:hAnsi="Helvetica" w:cstheme="majorBidi"/>
          <w:b/>
          <w:bCs/>
          <w:color w:val="0000FF"/>
          <w:sz w:val="28"/>
        </w:rPr>
      </w:pPr>
      <w:r w:rsidRPr="00B47DF0">
        <w:rPr>
          <w:rFonts w:ascii="Helvetica" w:hAnsi="Helvetica"/>
        </w:rPr>
        <w:br w:type="page"/>
      </w:r>
    </w:p>
    <w:p w:rsidR="00C7106B" w:rsidRPr="00B47DF0" w:rsidRDefault="00C7106B" w:rsidP="00C7106B">
      <w:pPr>
        <w:pStyle w:val="Heading3"/>
      </w:pPr>
      <w:r w:rsidRPr="00B47DF0">
        <w:t>Preparing and serving frapp</w:t>
      </w:r>
      <w:r w:rsidRPr="00B47DF0">
        <w:rPr>
          <w:rFonts w:cs="Helvetica"/>
        </w:rPr>
        <w:t>é</w:t>
      </w:r>
      <w:r w:rsidRPr="00B47DF0">
        <w:t>s</w:t>
      </w:r>
    </w:p>
    <w:p w:rsidR="00C7106B" w:rsidRPr="00B47DF0" w:rsidRDefault="00C47E8C" w:rsidP="00C7106B">
      <w:pPr>
        <w:pStyle w:val="BodyCopy"/>
        <w:rPr>
          <w:noProof w:val="0"/>
          <w:szCs w:val="24"/>
        </w:rPr>
      </w:pPr>
      <w:r w:rsidRPr="00B47DF0">
        <w:rPr>
          <w:noProof w:val="0"/>
          <w:szCs w:val="24"/>
        </w:rPr>
        <w:t>Frapp</w:t>
      </w:r>
      <w:r w:rsidRPr="00B47DF0">
        <w:rPr>
          <w:rFonts w:cs="Helvetica"/>
          <w:noProof w:val="0"/>
          <w:szCs w:val="24"/>
        </w:rPr>
        <w:t>é</w:t>
      </w:r>
      <w:r w:rsidRPr="00B47DF0">
        <w:rPr>
          <w:noProof w:val="0"/>
          <w:szCs w:val="24"/>
        </w:rPr>
        <w:t xml:space="preserve">s are beverages poured over </w:t>
      </w:r>
      <w:r w:rsidR="00291517" w:rsidRPr="00B47DF0">
        <w:rPr>
          <w:noProof w:val="0"/>
          <w:szCs w:val="24"/>
        </w:rPr>
        <w:t xml:space="preserve">or made with </w:t>
      </w:r>
      <w:r w:rsidRPr="00B47DF0">
        <w:rPr>
          <w:noProof w:val="0"/>
          <w:szCs w:val="24"/>
        </w:rPr>
        <w:t>ice.</w:t>
      </w:r>
    </w:p>
    <w:p w:rsidR="00291517" w:rsidRPr="00B47DF0" w:rsidRDefault="00291517" w:rsidP="00C7106B">
      <w:pPr>
        <w:pStyle w:val="BodyCopy"/>
        <w:rPr>
          <w:noProof w:val="0"/>
          <w:szCs w:val="24"/>
        </w:rPr>
      </w:pPr>
      <w:r w:rsidRPr="00B47DF0">
        <w:rPr>
          <w:noProof w:val="0"/>
          <w:szCs w:val="24"/>
        </w:rPr>
        <w:t>They can be made in the glass or blended in a blender.</w:t>
      </w:r>
    </w:p>
    <w:p w:rsidR="00C47E8C" w:rsidRPr="00B47DF0" w:rsidRDefault="00C47E8C" w:rsidP="00C7106B">
      <w:pPr>
        <w:pStyle w:val="BodyCopy"/>
        <w:rPr>
          <w:b/>
          <w:noProof w:val="0"/>
          <w:szCs w:val="24"/>
        </w:rPr>
      </w:pPr>
      <w:r w:rsidRPr="00B47DF0">
        <w:rPr>
          <w:b/>
          <w:noProof w:val="0"/>
          <w:szCs w:val="24"/>
        </w:rPr>
        <w:t>Coffee/mocha frapp</w:t>
      </w:r>
      <w:r w:rsidRPr="00B47DF0">
        <w:rPr>
          <w:rFonts w:cs="Helvetica"/>
          <w:b/>
          <w:noProof w:val="0"/>
          <w:szCs w:val="24"/>
        </w:rPr>
        <w:t>é</w:t>
      </w:r>
    </w:p>
    <w:p w:rsidR="00C47E8C" w:rsidRPr="00B47DF0" w:rsidRDefault="00C47E8C" w:rsidP="00C7106B">
      <w:pPr>
        <w:pStyle w:val="BodyCopy"/>
        <w:rPr>
          <w:noProof w:val="0"/>
          <w:szCs w:val="24"/>
        </w:rPr>
      </w:pPr>
      <w:r w:rsidRPr="00B47DF0">
        <w:rPr>
          <w:noProof w:val="0"/>
          <w:szCs w:val="24"/>
        </w:rPr>
        <w:t>Process is:</w:t>
      </w:r>
    </w:p>
    <w:p w:rsidR="00C7106B" w:rsidRPr="00B47DF0" w:rsidRDefault="00C47E8C" w:rsidP="00C7106B">
      <w:pPr>
        <w:pStyle w:val="Bullet1"/>
      </w:pPr>
      <w:r w:rsidRPr="00B47DF0">
        <w:t>Make a milk coffee using espresso – that is espresso coffee with iced milk</w:t>
      </w:r>
    </w:p>
    <w:p w:rsidR="00C47E8C" w:rsidRPr="00B47DF0" w:rsidRDefault="00C70311" w:rsidP="00C7106B">
      <w:pPr>
        <w:pStyle w:val="Bullet1"/>
      </w:pPr>
      <w:r w:rsidRPr="00B47DF0">
        <w:rPr>
          <w:noProof/>
          <w:lang w:val="en-US"/>
        </w:rPr>
        <w:drawing>
          <wp:anchor distT="0" distB="0" distL="114300" distR="114300" simplePos="0" relativeHeight="251798528" behindDoc="0" locked="0" layoutInCell="1" allowOverlap="1">
            <wp:simplePos x="0" y="0"/>
            <wp:positionH relativeFrom="column">
              <wp:posOffset>4202430</wp:posOffset>
            </wp:positionH>
            <wp:positionV relativeFrom="paragraph">
              <wp:posOffset>73660</wp:posOffset>
            </wp:positionV>
            <wp:extent cx="1430020" cy="2230120"/>
            <wp:effectExtent l="19050" t="0" r="0" b="0"/>
            <wp:wrapSquare wrapText="bothSides"/>
            <wp:docPr id="97" name="Picture 45" descr="C:\Documents and Settings\danielc\Desktop\Non-alcoholic beverages images\coffee frap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danielc\Desktop\Non-alcoholic beverages images\coffee frappe.jpg"/>
                    <pic:cNvPicPr>
                      <a:picLocks noChangeAspect="1" noChangeArrowheads="1"/>
                    </pic:cNvPicPr>
                  </pic:nvPicPr>
                  <pic:blipFill>
                    <a:blip r:embed="rId146" cstate="print"/>
                    <a:srcRect l="17244" r="16166"/>
                    <a:stretch>
                      <a:fillRect/>
                    </a:stretch>
                  </pic:blipFill>
                  <pic:spPr bwMode="auto">
                    <a:xfrm>
                      <a:off x="0" y="0"/>
                      <a:ext cx="1430020" cy="2230120"/>
                    </a:xfrm>
                    <a:prstGeom prst="rect">
                      <a:avLst/>
                    </a:prstGeom>
                    <a:noFill/>
                    <a:ln w="9525">
                      <a:noFill/>
                      <a:miter lim="800000"/>
                      <a:headEnd/>
                      <a:tailEnd/>
                    </a:ln>
                  </pic:spPr>
                </pic:pic>
              </a:graphicData>
            </a:graphic>
          </wp:anchor>
        </w:drawing>
      </w:r>
      <w:r w:rsidR="008D3726" w:rsidRPr="00B47DF0">
        <w:t xml:space="preserve">Add sugar </w:t>
      </w:r>
      <w:r w:rsidR="00C47E8C" w:rsidRPr="00B47DF0">
        <w:t>to taste if required: use sugar syrup</w:t>
      </w:r>
    </w:p>
    <w:p w:rsidR="00C47E8C" w:rsidRPr="00B47DF0" w:rsidRDefault="00C47E8C" w:rsidP="00C7106B">
      <w:pPr>
        <w:pStyle w:val="Bullet1"/>
      </w:pPr>
      <w:r w:rsidRPr="00B47DF0">
        <w:t>Obtain and check glass</w:t>
      </w:r>
    </w:p>
    <w:p w:rsidR="00C47E8C" w:rsidRPr="00B47DF0" w:rsidRDefault="00C47E8C" w:rsidP="00C7106B">
      <w:pPr>
        <w:pStyle w:val="Bullet1"/>
      </w:pPr>
      <w:r w:rsidRPr="00B47DF0">
        <w:t>Add crushed ice to glass</w:t>
      </w:r>
    </w:p>
    <w:p w:rsidR="00C47E8C" w:rsidRPr="00B47DF0" w:rsidRDefault="00C47E8C" w:rsidP="00C7106B">
      <w:pPr>
        <w:pStyle w:val="Bullet1"/>
      </w:pPr>
      <w:r w:rsidRPr="00B47DF0">
        <w:t>Pour milk coffee over ice</w:t>
      </w:r>
    </w:p>
    <w:p w:rsidR="00C47E8C" w:rsidRPr="00B47DF0" w:rsidRDefault="00C47E8C" w:rsidP="00C7106B">
      <w:pPr>
        <w:pStyle w:val="Bullet1"/>
      </w:pPr>
      <w:r w:rsidRPr="00B47DF0">
        <w:t>Top with whipped cream</w:t>
      </w:r>
    </w:p>
    <w:p w:rsidR="00C47E8C" w:rsidRPr="00B47DF0" w:rsidRDefault="00C47E8C" w:rsidP="00C7106B">
      <w:pPr>
        <w:pStyle w:val="Bullet1"/>
      </w:pPr>
      <w:r w:rsidRPr="00B47DF0">
        <w:t>Drizzle coffee (or chocolate) syrup on whipped cream</w:t>
      </w:r>
    </w:p>
    <w:p w:rsidR="00C47E8C" w:rsidRPr="00B47DF0" w:rsidRDefault="00C47E8C" w:rsidP="00C7106B">
      <w:pPr>
        <w:pStyle w:val="Bullet1"/>
      </w:pPr>
      <w:r w:rsidRPr="00B47DF0">
        <w:t>Add straw and parfait spoon.</w:t>
      </w:r>
    </w:p>
    <w:p w:rsidR="00C47E8C" w:rsidRPr="00B47DF0" w:rsidRDefault="00C47E8C" w:rsidP="00C47E8C">
      <w:pPr>
        <w:pStyle w:val="BodyCopy"/>
        <w:rPr>
          <w:noProof w:val="0"/>
          <w:szCs w:val="24"/>
        </w:rPr>
      </w:pPr>
      <w:r w:rsidRPr="00B47DF0">
        <w:rPr>
          <w:b/>
          <w:i/>
          <w:noProof w:val="0"/>
          <w:szCs w:val="24"/>
        </w:rPr>
        <w:t>Note:</w:t>
      </w:r>
      <w:r w:rsidRPr="00B47DF0">
        <w:rPr>
          <w:noProof w:val="0"/>
          <w:szCs w:val="24"/>
        </w:rPr>
        <w:t xml:space="preserve"> some venues use a blender to make </w:t>
      </w:r>
      <w:r w:rsidR="00291517" w:rsidRPr="00B47DF0">
        <w:rPr>
          <w:noProof w:val="0"/>
          <w:szCs w:val="24"/>
        </w:rPr>
        <w:t xml:space="preserve">frappes. They add the main ingredients to </w:t>
      </w:r>
      <w:r w:rsidR="008D3726" w:rsidRPr="00B47DF0">
        <w:rPr>
          <w:noProof w:val="0"/>
          <w:szCs w:val="24"/>
        </w:rPr>
        <w:t>a ble</w:t>
      </w:r>
      <w:r w:rsidR="00291517" w:rsidRPr="00B47DF0">
        <w:rPr>
          <w:noProof w:val="0"/>
          <w:szCs w:val="24"/>
        </w:rPr>
        <w:t>nder, blend and then pou</w:t>
      </w:r>
      <w:r w:rsidR="00A72D8D" w:rsidRPr="00B47DF0">
        <w:rPr>
          <w:noProof w:val="0"/>
          <w:szCs w:val="24"/>
        </w:rPr>
        <w:t>r</w:t>
      </w:r>
      <w:r w:rsidR="00291517" w:rsidRPr="00B47DF0">
        <w:rPr>
          <w:noProof w:val="0"/>
          <w:szCs w:val="24"/>
        </w:rPr>
        <w:t xml:space="preserve"> into a glass and decorate (whipped cream, shaved chocolate, syrup).</w:t>
      </w:r>
    </w:p>
    <w:p w:rsidR="00C47E8C" w:rsidRPr="00B47DF0" w:rsidRDefault="00291517" w:rsidP="00C47E8C">
      <w:pPr>
        <w:pStyle w:val="Bullet1"/>
        <w:numPr>
          <w:ilvl w:val="0"/>
          <w:numId w:val="0"/>
        </w:numPr>
        <w:rPr>
          <w:b/>
        </w:rPr>
      </w:pPr>
      <w:r w:rsidRPr="00B47DF0">
        <w:rPr>
          <w:b/>
        </w:rPr>
        <w:t>Online videos</w:t>
      </w:r>
    </w:p>
    <w:p w:rsidR="00291517" w:rsidRPr="00B47DF0" w:rsidRDefault="00291517" w:rsidP="00C47E8C">
      <w:pPr>
        <w:pStyle w:val="Bullet1"/>
        <w:numPr>
          <w:ilvl w:val="0"/>
          <w:numId w:val="0"/>
        </w:numPr>
      </w:pPr>
      <w:r w:rsidRPr="00B47DF0">
        <w:t>See the following</w:t>
      </w:r>
      <w:r w:rsidR="002E70C3" w:rsidRPr="00B47DF0">
        <w:t xml:space="preserve"> and note how to add syrup to inside of glass/drink container</w:t>
      </w:r>
      <w:r w:rsidRPr="00B47DF0">
        <w:t>:</w:t>
      </w:r>
    </w:p>
    <w:p w:rsidR="00291517" w:rsidRPr="00B47DF0" w:rsidRDefault="005C4B3E" w:rsidP="00291517">
      <w:pPr>
        <w:pStyle w:val="Bullet1"/>
      </w:pPr>
      <w:hyperlink r:id="rId147" w:history="1">
        <w:r w:rsidR="00291517" w:rsidRPr="00B47DF0">
          <w:rPr>
            <w:rStyle w:val="Hyperlink"/>
          </w:rPr>
          <w:t>http://video.about.com/coffeetea/Mayan-Cherry-Frappe.htm</w:t>
        </w:r>
      </w:hyperlink>
    </w:p>
    <w:p w:rsidR="00291517" w:rsidRPr="00B47DF0" w:rsidRDefault="005C4B3E" w:rsidP="00291517">
      <w:pPr>
        <w:pStyle w:val="Bullet1"/>
      </w:pPr>
      <w:hyperlink r:id="rId148" w:history="1">
        <w:r w:rsidR="00A72D8D" w:rsidRPr="00B47DF0">
          <w:rPr>
            <w:rStyle w:val="Hyperlink"/>
          </w:rPr>
          <w:t>http://www.youtube.com/watch?v=Ylc5b3PmtSY</w:t>
        </w:r>
      </w:hyperlink>
      <w:r w:rsidR="00A72D8D" w:rsidRPr="00B47DF0">
        <w:t xml:space="preserve">. </w:t>
      </w:r>
    </w:p>
    <w:p w:rsidR="008A7C19" w:rsidRPr="00B47DF0" w:rsidRDefault="008A7C19" w:rsidP="008A7C19">
      <w:pPr>
        <w:pStyle w:val="Heading2"/>
      </w:pPr>
      <w:r w:rsidRPr="00B47DF0">
        <w:br w:type="page"/>
        <w:t>2.3</w:t>
      </w:r>
      <w:r w:rsidRPr="00B47DF0">
        <w:tab/>
      </w:r>
      <w:r w:rsidR="005C4B3E">
        <w:fldChar w:fldCharType="begin"/>
      </w:r>
      <w:r w:rsidR="005C4B3E">
        <w:instrText xml:space="preserve"> </w:instrText>
      </w:r>
      <w:r w:rsidR="005C4B3E">
        <w:instrText xml:space="preserve">REF  Criteria23  \* MERGEFORMAT </w:instrText>
      </w:r>
      <w:r w:rsidR="005C4B3E">
        <w:fldChar w:fldCharType="separate"/>
      </w:r>
      <w:sdt>
        <w:sdtPr>
          <w:rPr>
            <w:highlight w:val="yellow"/>
          </w:rPr>
          <w:alias w:val="Criteria 2.3"/>
          <w:tag w:val="Criteria 2.3"/>
          <w:id w:val="10511159"/>
          <w:lock w:val="sdtLocked"/>
        </w:sdtPr>
        <w:sdtEndPr>
          <w:rPr>
            <w:highlight w:val="none"/>
          </w:rPr>
        </w:sdtEndPr>
        <w:sdtContent>
          <w:r w:rsidR="00A95F3B" w:rsidRPr="00B47DF0">
            <w:rPr>
              <w:rFonts w:cs="Arial"/>
              <w:szCs w:val="22"/>
            </w:rPr>
            <w:t>Serve garnishes</w:t>
          </w:r>
          <w:r w:rsidR="00A95F3B" w:rsidRPr="00B47DF0">
            <w:rPr>
              <w:rFonts w:cs="Arial"/>
              <w:iCs/>
              <w:szCs w:val="22"/>
            </w:rPr>
            <w:t xml:space="preserve"> and accompaniments</w:t>
          </w:r>
          <w:r w:rsidR="00A95F3B" w:rsidRPr="00B47DF0">
            <w:rPr>
              <w:rFonts w:cs="Arial"/>
              <w:i/>
              <w:iCs/>
              <w:szCs w:val="22"/>
            </w:rPr>
            <w:t xml:space="preserve"> </w:t>
          </w:r>
          <w:r w:rsidR="00A95F3B" w:rsidRPr="00B47DF0">
            <w:rPr>
              <w:rFonts w:cs="Arial"/>
              <w:iCs/>
              <w:szCs w:val="22"/>
            </w:rPr>
            <w:t xml:space="preserve">with </w:t>
          </w:r>
          <w:r w:rsidR="00A95F3B" w:rsidRPr="00B47DF0">
            <w:rPr>
              <w:rFonts w:cs="Arial"/>
              <w:szCs w:val="22"/>
            </w:rPr>
            <w:t>drinks</w:t>
          </w:r>
        </w:sdtContent>
      </w:sdt>
      <w:r w:rsidR="005C4B3E">
        <w:fldChar w:fldCharType="end"/>
      </w:r>
    </w:p>
    <w:p w:rsidR="008A7C19" w:rsidRPr="00B47DF0" w:rsidRDefault="008A7C19" w:rsidP="00EF726F">
      <w:pPr>
        <w:pStyle w:val="Heading3"/>
        <w:spacing w:before="200" w:after="200"/>
      </w:pPr>
      <w:r w:rsidRPr="00B47DF0">
        <w:t>Introduction</w:t>
      </w:r>
    </w:p>
    <w:p w:rsidR="005446E4" w:rsidRPr="00B47DF0" w:rsidRDefault="005446E4" w:rsidP="005446E4">
      <w:pPr>
        <w:pStyle w:val="BodyCopy"/>
        <w:rPr>
          <w:noProof w:val="0"/>
          <w:szCs w:val="24"/>
        </w:rPr>
      </w:pPr>
      <w:r w:rsidRPr="00B47DF0">
        <w:rPr>
          <w:noProof w:val="0"/>
          <w:szCs w:val="24"/>
        </w:rPr>
        <w:t>All drinks should be attractively presented in the appropriate crockery or glassware and using appropriate garnishes</w:t>
      </w:r>
      <w:r w:rsidR="00B6274C" w:rsidRPr="00B47DF0">
        <w:rPr>
          <w:noProof w:val="0"/>
          <w:szCs w:val="24"/>
        </w:rPr>
        <w:t>, decorations</w:t>
      </w:r>
      <w:r w:rsidRPr="00B47DF0">
        <w:rPr>
          <w:noProof w:val="0"/>
          <w:szCs w:val="24"/>
        </w:rPr>
        <w:t xml:space="preserve"> and accompaniments.</w:t>
      </w:r>
    </w:p>
    <w:p w:rsidR="00B6274C" w:rsidRPr="00B47DF0" w:rsidRDefault="00B6274C" w:rsidP="00B6274C">
      <w:pPr>
        <w:pStyle w:val="BodyCopy"/>
        <w:rPr>
          <w:noProof w:val="0"/>
        </w:rPr>
      </w:pPr>
      <w:r w:rsidRPr="00B47DF0">
        <w:rPr>
          <w:noProof w:val="0"/>
        </w:rPr>
        <w:t>House recipes will provide guidance about the garnishes, decorations and/or accompaniments which need to be used.</w:t>
      </w:r>
    </w:p>
    <w:p w:rsidR="005446E4" w:rsidRPr="00B47DF0" w:rsidRDefault="005446E4" w:rsidP="00EF726F">
      <w:pPr>
        <w:pStyle w:val="Heading3"/>
        <w:spacing w:before="200" w:after="200"/>
      </w:pPr>
      <w:r w:rsidRPr="00B47DF0">
        <w:t>Garnish</w:t>
      </w:r>
      <w:r w:rsidR="00B81F5E" w:rsidRPr="00B47DF0">
        <w:t>ing</w:t>
      </w:r>
      <w:r w:rsidR="007D107D" w:rsidRPr="00B47DF0">
        <w:t xml:space="preserve"> the drink</w:t>
      </w:r>
    </w:p>
    <w:p w:rsidR="005446E4" w:rsidRPr="00B47DF0" w:rsidRDefault="005446E4" w:rsidP="005446E4">
      <w:pPr>
        <w:pStyle w:val="BodyCopy"/>
        <w:rPr>
          <w:noProof w:val="0"/>
          <w:szCs w:val="24"/>
        </w:rPr>
      </w:pPr>
      <w:r w:rsidRPr="00B47DF0">
        <w:rPr>
          <w:noProof w:val="0"/>
          <w:szCs w:val="24"/>
        </w:rPr>
        <w:t>The correct garnish adds the finishing touch, and helps to provide ‘the difference’ between a drink the customer might have at home, and the one they pay for at your venue.</w:t>
      </w:r>
    </w:p>
    <w:p w:rsidR="005446E4" w:rsidRPr="00B47DF0" w:rsidRDefault="005446E4" w:rsidP="007D107D">
      <w:pPr>
        <w:pStyle w:val="BodyCopy"/>
        <w:rPr>
          <w:noProof w:val="0"/>
        </w:rPr>
      </w:pPr>
      <w:r w:rsidRPr="00B47DF0">
        <w:rPr>
          <w:noProof w:val="0"/>
        </w:rPr>
        <w:t>Typical garnishes easily used and relatively inexpensive to provide, include:</w:t>
      </w:r>
    </w:p>
    <w:p w:rsidR="00B6274C" w:rsidRPr="00B47DF0" w:rsidRDefault="00B6274C" w:rsidP="007D107D">
      <w:pPr>
        <w:pStyle w:val="Bullet1"/>
      </w:pPr>
      <w:r w:rsidRPr="00B47DF0">
        <w:t>F</w:t>
      </w:r>
      <w:r w:rsidR="00B81F5E" w:rsidRPr="00B47DF0">
        <w:t>ruit – such as</w:t>
      </w:r>
      <w:r w:rsidRPr="00B47DF0">
        <w:t>:</w:t>
      </w:r>
    </w:p>
    <w:p w:rsidR="00B81F5E" w:rsidRPr="00B47DF0" w:rsidRDefault="007D107D" w:rsidP="00EF726F">
      <w:pPr>
        <w:pStyle w:val="Bullet2"/>
        <w:rPr>
          <w:lang w:val="en-AU"/>
        </w:rPr>
      </w:pPr>
      <w:r w:rsidRPr="00B47DF0">
        <w:rPr>
          <w:noProof/>
          <w:lang w:eastAsia="en-US"/>
        </w:rPr>
        <w:drawing>
          <wp:anchor distT="0" distB="0" distL="114300" distR="114300" simplePos="0" relativeHeight="251799552" behindDoc="0" locked="0" layoutInCell="1" allowOverlap="1">
            <wp:simplePos x="0" y="0"/>
            <wp:positionH relativeFrom="column">
              <wp:posOffset>3758565</wp:posOffset>
            </wp:positionH>
            <wp:positionV relativeFrom="paragraph">
              <wp:posOffset>-3175</wp:posOffset>
            </wp:positionV>
            <wp:extent cx="1827530" cy="1224280"/>
            <wp:effectExtent l="19050" t="0" r="1270" b="0"/>
            <wp:wrapSquare wrapText="bothSides"/>
            <wp:docPr id="99" name="Picture 47" descr="C:\Documents and Settings\danielc\Desktop\Non-alcoholic beverages images\1093467_marshmallo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danielc\Desktop\Non-alcoholic beverages images\1093467_marshmallows.jpg"/>
                    <pic:cNvPicPr>
                      <a:picLocks noChangeAspect="1" noChangeArrowheads="1"/>
                    </pic:cNvPicPr>
                  </pic:nvPicPr>
                  <pic:blipFill>
                    <a:blip r:embed="rId149" cstate="print"/>
                    <a:srcRect/>
                    <a:stretch>
                      <a:fillRect/>
                    </a:stretch>
                  </pic:blipFill>
                  <pic:spPr bwMode="auto">
                    <a:xfrm>
                      <a:off x="0" y="0"/>
                      <a:ext cx="1827530" cy="1224280"/>
                    </a:xfrm>
                    <a:prstGeom prst="rect">
                      <a:avLst/>
                    </a:prstGeom>
                    <a:noFill/>
                    <a:ln w="9525">
                      <a:noFill/>
                      <a:miter lim="800000"/>
                      <a:headEnd/>
                      <a:tailEnd/>
                    </a:ln>
                  </pic:spPr>
                </pic:pic>
              </a:graphicData>
            </a:graphic>
          </wp:anchor>
        </w:drawing>
      </w:r>
      <w:r w:rsidR="00B6274C" w:rsidRPr="00B47DF0">
        <w:rPr>
          <w:lang w:val="en-AU"/>
        </w:rPr>
        <w:t>A</w:t>
      </w:r>
      <w:r w:rsidR="00B81F5E" w:rsidRPr="00B47DF0">
        <w:rPr>
          <w:lang w:val="en-AU"/>
        </w:rPr>
        <w:t xml:space="preserve"> </w:t>
      </w:r>
      <w:r w:rsidR="00B6274C" w:rsidRPr="00B47DF0">
        <w:rPr>
          <w:lang w:val="en-AU"/>
        </w:rPr>
        <w:t xml:space="preserve">whole </w:t>
      </w:r>
      <w:r w:rsidR="00B81F5E" w:rsidRPr="00B47DF0">
        <w:rPr>
          <w:lang w:val="en-AU"/>
        </w:rPr>
        <w:t>strawberry</w:t>
      </w:r>
      <w:r w:rsidR="00A52FF1" w:rsidRPr="00B47DF0">
        <w:rPr>
          <w:lang w:val="en-AU"/>
        </w:rPr>
        <w:t xml:space="preserve"> – added to side of glass </w:t>
      </w:r>
    </w:p>
    <w:p w:rsidR="00B6274C" w:rsidRPr="00B47DF0" w:rsidRDefault="00B6274C" w:rsidP="00EF726F">
      <w:pPr>
        <w:pStyle w:val="Bullet2"/>
        <w:rPr>
          <w:lang w:val="en-AU"/>
        </w:rPr>
      </w:pPr>
      <w:r w:rsidRPr="00B47DF0">
        <w:rPr>
          <w:lang w:val="en-AU"/>
        </w:rPr>
        <w:t>Crushed fruit</w:t>
      </w:r>
    </w:p>
    <w:p w:rsidR="00B6274C" w:rsidRPr="00B47DF0" w:rsidRDefault="00B6274C" w:rsidP="00EF726F">
      <w:pPr>
        <w:pStyle w:val="Bullet2"/>
        <w:rPr>
          <w:lang w:val="en-AU"/>
        </w:rPr>
      </w:pPr>
      <w:r w:rsidRPr="00B47DF0">
        <w:rPr>
          <w:lang w:val="en-AU"/>
        </w:rPr>
        <w:t>Full, half and quarter slices of lemon and oranges</w:t>
      </w:r>
    </w:p>
    <w:p w:rsidR="005446E4" w:rsidRPr="00B47DF0" w:rsidRDefault="008D3726" w:rsidP="00EF726F">
      <w:pPr>
        <w:pStyle w:val="Bullet2"/>
        <w:rPr>
          <w:lang w:val="en-AU"/>
        </w:rPr>
      </w:pPr>
      <w:r w:rsidRPr="00B47DF0">
        <w:rPr>
          <w:lang w:val="en-AU"/>
        </w:rPr>
        <w:t>Wedges and knots</w:t>
      </w:r>
      <w:r w:rsidR="00B6274C" w:rsidRPr="00B47DF0">
        <w:rPr>
          <w:lang w:val="en-AU"/>
        </w:rPr>
        <w:t xml:space="preserve"> of lime, lemon or orange</w:t>
      </w:r>
    </w:p>
    <w:p w:rsidR="00B6274C" w:rsidRPr="00B47DF0" w:rsidRDefault="00B6274C" w:rsidP="00EF726F">
      <w:pPr>
        <w:pStyle w:val="Bullet2"/>
        <w:rPr>
          <w:lang w:val="en-AU"/>
        </w:rPr>
      </w:pPr>
      <w:r w:rsidRPr="00B47DF0">
        <w:rPr>
          <w:lang w:val="en-AU"/>
        </w:rPr>
        <w:t>Twist of peel</w:t>
      </w:r>
    </w:p>
    <w:p w:rsidR="00B6274C" w:rsidRPr="00B47DF0" w:rsidRDefault="00B6274C" w:rsidP="00EF726F">
      <w:pPr>
        <w:pStyle w:val="Bullet2"/>
        <w:rPr>
          <w:lang w:val="en-AU"/>
        </w:rPr>
      </w:pPr>
      <w:r w:rsidRPr="00B47DF0">
        <w:rPr>
          <w:lang w:val="en-AU"/>
        </w:rPr>
        <w:t>Slice and cherry – a slice of, for example, orange with a cherry attached by a toothpick. The slice is slightly bent to give the garnish a ‘sail’ effect</w:t>
      </w:r>
    </w:p>
    <w:p w:rsidR="005446E4" w:rsidRPr="00B47DF0" w:rsidRDefault="005446E4" w:rsidP="005446E4">
      <w:pPr>
        <w:pStyle w:val="Bullet1"/>
      </w:pPr>
      <w:r w:rsidRPr="00B47DF0">
        <w:t>Dusting powders</w:t>
      </w:r>
      <w:r w:rsidR="00B81F5E" w:rsidRPr="00B47DF0">
        <w:t xml:space="preserve"> – chocolate, cinnamon, cocoa</w:t>
      </w:r>
      <w:r w:rsidR="006F06EA" w:rsidRPr="00B47DF0">
        <w:t>, nutmeg</w:t>
      </w:r>
    </w:p>
    <w:p w:rsidR="005446E4" w:rsidRPr="00B47DF0" w:rsidRDefault="005446E4" w:rsidP="005446E4">
      <w:pPr>
        <w:pStyle w:val="Bullet1"/>
      </w:pPr>
      <w:r w:rsidRPr="00B47DF0">
        <w:t>Marshmallows</w:t>
      </w:r>
      <w:r w:rsidR="008D3726" w:rsidRPr="00B47DF0">
        <w:t xml:space="preserve"> </w:t>
      </w:r>
      <w:r w:rsidR="00A10BF0" w:rsidRPr="00B47DF0">
        <w:t>for hot chocolate</w:t>
      </w:r>
    </w:p>
    <w:p w:rsidR="005446E4" w:rsidRPr="00B47DF0" w:rsidRDefault="005446E4" w:rsidP="005446E4">
      <w:pPr>
        <w:pStyle w:val="Bullet1"/>
      </w:pPr>
      <w:r w:rsidRPr="00B47DF0">
        <w:t>Chocolates or mints</w:t>
      </w:r>
    </w:p>
    <w:p w:rsidR="005446E4" w:rsidRPr="00B47DF0" w:rsidRDefault="005446E4" w:rsidP="005446E4">
      <w:pPr>
        <w:pStyle w:val="Bullet1"/>
      </w:pPr>
      <w:r w:rsidRPr="00B47DF0">
        <w:t>Small biscuits.</w:t>
      </w:r>
    </w:p>
    <w:p w:rsidR="00B81F5E" w:rsidRPr="00B47DF0" w:rsidRDefault="006F06EA" w:rsidP="007D107D">
      <w:pPr>
        <w:pStyle w:val="Heading3"/>
        <w:spacing w:before="160" w:after="200"/>
      </w:pPr>
      <w:r w:rsidRPr="00B47DF0">
        <w:t>Drink decorations</w:t>
      </w:r>
    </w:p>
    <w:p w:rsidR="006F06EA" w:rsidRPr="00B47DF0" w:rsidRDefault="008D3726" w:rsidP="006F06EA">
      <w:pPr>
        <w:pStyle w:val="BodyCopy"/>
        <w:rPr>
          <w:noProof w:val="0"/>
        </w:rPr>
      </w:pPr>
      <w:r w:rsidRPr="00B47DF0">
        <w:rPr>
          <w:noProof w:val="0"/>
        </w:rPr>
        <w:t>Garnishes are food-based</w:t>
      </w:r>
      <w:r w:rsidR="006F06EA" w:rsidRPr="00B47DF0">
        <w:rPr>
          <w:noProof w:val="0"/>
        </w:rPr>
        <w:t xml:space="preserve"> as opposed to decorations which are made from paper, wood and/or plastic.</w:t>
      </w:r>
      <w:r w:rsidR="00B6274C" w:rsidRPr="00B47DF0">
        <w:rPr>
          <w:noProof w:val="0"/>
        </w:rPr>
        <w:t xml:space="preserve"> </w:t>
      </w:r>
      <w:r w:rsidR="006F06EA" w:rsidRPr="00B47DF0">
        <w:rPr>
          <w:noProof w:val="0"/>
        </w:rPr>
        <w:t xml:space="preserve">Decorations are commercially prepared </w:t>
      </w:r>
      <w:r w:rsidR="009E179B" w:rsidRPr="00B47DF0">
        <w:rPr>
          <w:noProof w:val="0"/>
        </w:rPr>
        <w:t xml:space="preserve">and </w:t>
      </w:r>
      <w:r w:rsidR="006F06EA" w:rsidRPr="00B47DF0">
        <w:rPr>
          <w:noProof w:val="0"/>
        </w:rPr>
        <w:t>cost money.</w:t>
      </w:r>
    </w:p>
    <w:p w:rsidR="006F06EA" w:rsidRPr="00B47DF0" w:rsidRDefault="006F06EA" w:rsidP="006F06EA">
      <w:pPr>
        <w:pStyle w:val="BodyCopy"/>
        <w:rPr>
          <w:noProof w:val="0"/>
        </w:rPr>
      </w:pPr>
      <w:r w:rsidRPr="00B47DF0">
        <w:rPr>
          <w:noProof w:val="0"/>
        </w:rPr>
        <w:t>They are not food-based (they are inedible) and include:</w:t>
      </w:r>
    </w:p>
    <w:p w:rsidR="006F06EA" w:rsidRPr="00B47DF0" w:rsidRDefault="006F06EA" w:rsidP="00AC01E2">
      <w:pPr>
        <w:pStyle w:val="Bullet1"/>
      </w:pPr>
      <w:r w:rsidRPr="00B47DF0">
        <w:t>Paper parasols – stuck into a wedge of fruit</w:t>
      </w:r>
    </w:p>
    <w:p w:rsidR="006F06EA" w:rsidRPr="00B47DF0" w:rsidRDefault="006F06EA" w:rsidP="00AC01E2">
      <w:pPr>
        <w:pStyle w:val="Bullet1"/>
      </w:pPr>
      <w:r w:rsidRPr="00B47DF0">
        <w:t>Plastic animals – hung off the side of the glass: monkey, giraffe, dolphin, elephant</w:t>
      </w:r>
    </w:p>
    <w:p w:rsidR="006F06EA" w:rsidRPr="00B47DF0" w:rsidRDefault="006F06EA" w:rsidP="00AC01E2">
      <w:pPr>
        <w:pStyle w:val="Bullet1"/>
      </w:pPr>
      <w:r w:rsidRPr="00B47DF0">
        <w:t>Mermaids – also hung from side of glass</w:t>
      </w:r>
    </w:p>
    <w:p w:rsidR="006F06EA" w:rsidRPr="00B47DF0" w:rsidRDefault="008D3726" w:rsidP="00AC01E2">
      <w:pPr>
        <w:pStyle w:val="Bullet1"/>
      </w:pPr>
      <w:r w:rsidRPr="00B47DF0">
        <w:t xml:space="preserve">Pickaxes – </w:t>
      </w:r>
      <w:r w:rsidR="006F06EA" w:rsidRPr="00B47DF0">
        <w:t>used to hang cherries onto side of glass</w:t>
      </w:r>
      <w:r w:rsidR="00C57AD8" w:rsidRPr="00B47DF0">
        <w:t>.</w:t>
      </w:r>
    </w:p>
    <w:p w:rsidR="00C57AD8" w:rsidRPr="00B47DF0" w:rsidRDefault="00C57AD8" w:rsidP="00C57AD8">
      <w:pPr>
        <w:pStyle w:val="BodyCopy"/>
        <w:rPr>
          <w:noProof w:val="0"/>
          <w:szCs w:val="24"/>
        </w:rPr>
      </w:pPr>
      <w:r w:rsidRPr="00B47DF0">
        <w:rPr>
          <w:noProof w:val="0"/>
          <w:szCs w:val="24"/>
        </w:rPr>
        <w:t>The above are all commonly used with cocktails but have a role to play decorating non-alcoholic beverages too.</w:t>
      </w:r>
    </w:p>
    <w:p w:rsidR="00AC01E2" w:rsidRPr="00B47DF0" w:rsidRDefault="00AC01E2" w:rsidP="00C57AD8">
      <w:pPr>
        <w:pStyle w:val="BodyCopy"/>
        <w:rPr>
          <w:noProof w:val="0"/>
          <w:szCs w:val="24"/>
        </w:rPr>
      </w:pPr>
      <w:r w:rsidRPr="00B47DF0">
        <w:rPr>
          <w:noProof w:val="0"/>
          <w:szCs w:val="24"/>
        </w:rPr>
        <w:t>See the following site for examples of what are available:</w:t>
      </w:r>
    </w:p>
    <w:p w:rsidR="00AC01E2" w:rsidRPr="00B47DF0" w:rsidRDefault="005C4B3E" w:rsidP="00AC01E2">
      <w:pPr>
        <w:pStyle w:val="Bullet1"/>
        <w:rPr>
          <w:szCs w:val="24"/>
        </w:rPr>
      </w:pPr>
      <w:hyperlink r:id="rId150" w:history="1">
        <w:r w:rsidR="00AC01E2" w:rsidRPr="00B47DF0">
          <w:rPr>
            <w:rStyle w:val="Hyperlink"/>
            <w:szCs w:val="24"/>
          </w:rPr>
          <w:t>http://www.thepartypeople.com.au/party-supplies-cat/5582/cocktail-accessories</w:t>
        </w:r>
      </w:hyperlink>
      <w:r w:rsidR="00AC01E2" w:rsidRPr="00B47DF0">
        <w:rPr>
          <w:szCs w:val="24"/>
        </w:rPr>
        <w:t>.</w:t>
      </w:r>
    </w:p>
    <w:p w:rsidR="00C57AD8" w:rsidRPr="00B47DF0" w:rsidRDefault="00C57AD8" w:rsidP="00C57AD8">
      <w:pPr>
        <w:pStyle w:val="Heading3"/>
      </w:pPr>
      <w:r w:rsidRPr="00B47DF0">
        <w:t>Drink accompaniments</w:t>
      </w:r>
    </w:p>
    <w:p w:rsidR="00C57AD8" w:rsidRPr="00B47DF0" w:rsidRDefault="00C57AD8" w:rsidP="00C57AD8">
      <w:pPr>
        <w:pStyle w:val="BodyCopy"/>
        <w:rPr>
          <w:noProof w:val="0"/>
        </w:rPr>
      </w:pPr>
      <w:r w:rsidRPr="00B47DF0">
        <w:rPr>
          <w:noProof w:val="0"/>
        </w:rPr>
        <w:t xml:space="preserve">The following are examples of traditional drink </w:t>
      </w:r>
      <w:r w:rsidR="00E232D4" w:rsidRPr="00B47DF0">
        <w:rPr>
          <w:noProof w:val="0"/>
        </w:rPr>
        <w:t xml:space="preserve">accompaniments </w:t>
      </w:r>
      <w:r w:rsidRPr="00B47DF0">
        <w:rPr>
          <w:noProof w:val="0"/>
        </w:rPr>
        <w:t>used:</w:t>
      </w:r>
    </w:p>
    <w:p w:rsidR="006F06EA" w:rsidRPr="00B47DF0" w:rsidRDefault="006F06EA" w:rsidP="00AC01E2">
      <w:pPr>
        <w:pStyle w:val="Bullet1"/>
      </w:pPr>
      <w:r w:rsidRPr="00B47DF0">
        <w:t>Doilies – sometimes placed under drinks</w:t>
      </w:r>
      <w:r w:rsidR="00C57AD8" w:rsidRPr="00B47DF0">
        <w:t xml:space="preserve"> to enhance presentation</w:t>
      </w:r>
    </w:p>
    <w:p w:rsidR="00C57AD8" w:rsidRPr="00B47DF0" w:rsidRDefault="00D90E84" w:rsidP="00AC01E2">
      <w:pPr>
        <w:pStyle w:val="Bullet1"/>
      </w:pPr>
      <w:r w:rsidRPr="00B47DF0">
        <w:rPr>
          <w:noProof/>
          <w:lang w:val="en-US"/>
        </w:rPr>
        <w:drawing>
          <wp:anchor distT="0" distB="0" distL="114300" distR="114300" simplePos="0" relativeHeight="251817984" behindDoc="0" locked="0" layoutInCell="1" allowOverlap="1">
            <wp:simplePos x="0" y="0"/>
            <wp:positionH relativeFrom="column">
              <wp:posOffset>3711575</wp:posOffset>
            </wp:positionH>
            <wp:positionV relativeFrom="paragraph">
              <wp:posOffset>286385</wp:posOffset>
            </wp:positionV>
            <wp:extent cx="1880235" cy="1248410"/>
            <wp:effectExtent l="19050" t="0" r="5715" b="0"/>
            <wp:wrapSquare wrapText="bothSides"/>
            <wp:docPr id="55" name="Picture 1" descr="C:\Documents and Settings\danielc\Desktop\Non-alcoholic beverages images\331381_straw_explosion_2.jpg"/>
            <wp:cNvGraphicFramePr/>
            <a:graphic xmlns:a="http://schemas.openxmlformats.org/drawingml/2006/main">
              <a:graphicData uri="http://schemas.openxmlformats.org/drawingml/2006/picture">
                <pic:pic xmlns:pic="http://schemas.openxmlformats.org/drawingml/2006/picture">
                  <pic:nvPicPr>
                    <pic:cNvPr id="6147" name="Picture 3" descr="C:\Documents and Settings\danielc\Desktop\Non-alcoholic beverages images\331381_straw_explosion_2.jpg"/>
                    <pic:cNvPicPr>
                      <a:picLocks noChangeAspect="1" noChangeArrowheads="1"/>
                    </pic:cNvPicPr>
                  </pic:nvPicPr>
                  <pic:blipFill>
                    <a:blip r:embed="rId151" cstate="print">
                      <a:lum bright="20000"/>
                    </a:blip>
                    <a:srcRect/>
                    <a:stretch>
                      <a:fillRect/>
                    </a:stretch>
                  </pic:blipFill>
                  <pic:spPr bwMode="auto">
                    <a:xfrm>
                      <a:off x="0" y="0"/>
                      <a:ext cx="1880235" cy="1248410"/>
                    </a:xfrm>
                    <a:prstGeom prst="rect">
                      <a:avLst/>
                    </a:prstGeom>
                    <a:noFill/>
                  </pic:spPr>
                </pic:pic>
              </a:graphicData>
            </a:graphic>
          </wp:anchor>
        </w:drawing>
      </w:r>
      <w:r w:rsidR="00C57AD8" w:rsidRPr="00B47DF0">
        <w:t>Drinking s</w:t>
      </w:r>
      <w:r w:rsidR="006F06EA" w:rsidRPr="00B47DF0">
        <w:t xml:space="preserve">traws – </w:t>
      </w:r>
      <w:r w:rsidR="00C57AD8" w:rsidRPr="00B47DF0">
        <w:t xml:space="preserve">usually </w:t>
      </w:r>
      <w:r w:rsidR="006F06EA" w:rsidRPr="00B47DF0">
        <w:t xml:space="preserve">placed into the </w:t>
      </w:r>
      <w:r w:rsidR="00C57AD8" w:rsidRPr="00B47DF0">
        <w:t>drink but may be served in single-serve packaging.</w:t>
      </w:r>
    </w:p>
    <w:p w:rsidR="00C57AD8" w:rsidRPr="00B47DF0" w:rsidRDefault="00C57AD8" w:rsidP="007D107D">
      <w:pPr>
        <w:pStyle w:val="Bullet1"/>
        <w:numPr>
          <w:ilvl w:val="0"/>
          <w:numId w:val="0"/>
        </w:numPr>
        <w:ind w:left="357"/>
      </w:pPr>
      <w:r w:rsidRPr="00B47DF0">
        <w:t>Make sure straws are the correct size for the glass.</w:t>
      </w:r>
      <w:r w:rsidR="006F06EA" w:rsidRPr="00B47DF0">
        <w:t xml:space="preserve"> </w:t>
      </w:r>
    </w:p>
    <w:p w:rsidR="006F06EA" w:rsidRPr="00B47DF0" w:rsidRDefault="00C57AD8" w:rsidP="007D107D">
      <w:pPr>
        <w:pStyle w:val="Bullet1"/>
        <w:numPr>
          <w:ilvl w:val="0"/>
          <w:numId w:val="0"/>
        </w:numPr>
        <w:ind w:left="357"/>
      </w:pPr>
      <w:r w:rsidRPr="00B47DF0">
        <w:t>F</w:t>
      </w:r>
      <w:r w:rsidR="006F06EA" w:rsidRPr="00B47DF0">
        <w:t>lexible long straws are commonly used in tall glasses, and other alternatives include normal full</w:t>
      </w:r>
      <w:r w:rsidR="007D107D" w:rsidRPr="00B47DF0">
        <w:t>-length straws, and half-straws</w:t>
      </w:r>
    </w:p>
    <w:p w:rsidR="00C57AD8" w:rsidRPr="00B47DF0" w:rsidRDefault="00C57AD8" w:rsidP="00AC01E2">
      <w:pPr>
        <w:pStyle w:val="Bullet1"/>
      </w:pPr>
      <w:r w:rsidRPr="00B47DF0">
        <w:t>Swizzle sticks – placed into a drink for the customer to stir the drink if they choose</w:t>
      </w:r>
    </w:p>
    <w:p w:rsidR="00C57AD8" w:rsidRPr="00B47DF0" w:rsidRDefault="008D3726" w:rsidP="00AC01E2">
      <w:pPr>
        <w:pStyle w:val="Bullet1"/>
      </w:pPr>
      <w:r w:rsidRPr="00B47DF0">
        <w:t xml:space="preserve">Coaster – </w:t>
      </w:r>
      <w:r w:rsidR="00C57AD8" w:rsidRPr="00B47DF0">
        <w:t>placed under the drink to provide a resting place for the glass.</w:t>
      </w:r>
    </w:p>
    <w:p w:rsidR="00B81F5E" w:rsidRPr="00B47DF0" w:rsidRDefault="00B81F5E" w:rsidP="00B81F5E">
      <w:pPr>
        <w:pStyle w:val="Heading3"/>
      </w:pPr>
      <w:r w:rsidRPr="00B47DF0">
        <w:t>Serving the garnish</w:t>
      </w:r>
    </w:p>
    <w:p w:rsidR="006F06EA" w:rsidRPr="00B47DF0" w:rsidRDefault="006F06EA" w:rsidP="00B81F5E">
      <w:pPr>
        <w:pStyle w:val="BodyCopy"/>
        <w:rPr>
          <w:noProof w:val="0"/>
          <w:szCs w:val="24"/>
        </w:rPr>
      </w:pPr>
      <w:r w:rsidRPr="00B47DF0">
        <w:rPr>
          <w:noProof w:val="0"/>
          <w:szCs w:val="24"/>
        </w:rPr>
        <w:t>House r</w:t>
      </w:r>
      <w:r w:rsidR="008D3726" w:rsidRPr="00B47DF0">
        <w:rPr>
          <w:noProof w:val="0"/>
          <w:szCs w:val="24"/>
        </w:rPr>
        <w:t>ecipes should guide how you use</w:t>
      </w:r>
      <w:r w:rsidRPr="00B47DF0">
        <w:rPr>
          <w:noProof w:val="0"/>
          <w:szCs w:val="24"/>
        </w:rPr>
        <w:t xml:space="preserve"> garnishes.</w:t>
      </w:r>
    </w:p>
    <w:p w:rsidR="00B81F5E" w:rsidRPr="00B47DF0" w:rsidRDefault="00B81F5E" w:rsidP="00B81F5E">
      <w:pPr>
        <w:pStyle w:val="BodyCopy"/>
        <w:rPr>
          <w:noProof w:val="0"/>
          <w:szCs w:val="24"/>
        </w:rPr>
      </w:pPr>
      <w:r w:rsidRPr="00B47DF0">
        <w:rPr>
          <w:noProof w:val="0"/>
          <w:szCs w:val="24"/>
        </w:rPr>
        <w:t>Garnishes may be served:</w:t>
      </w:r>
    </w:p>
    <w:p w:rsidR="00B81F5E" w:rsidRPr="00B47DF0" w:rsidRDefault="00B81F5E" w:rsidP="00B81F5E">
      <w:pPr>
        <w:pStyle w:val="Bullet1"/>
      </w:pPr>
      <w:r w:rsidRPr="00B47DF0">
        <w:t>In the drink – slices of orange and lemon can be p</w:t>
      </w:r>
      <w:r w:rsidR="008D3726" w:rsidRPr="00B47DF0">
        <w:t>laced directly into the drink. M</w:t>
      </w:r>
      <w:r w:rsidRPr="00B47DF0">
        <w:t>ake sure to use tongs to handle the fruit</w:t>
      </w:r>
    </w:p>
    <w:p w:rsidR="00B81F5E" w:rsidRPr="00B47DF0" w:rsidRDefault="00B81F5E" w:rsidP="00B81F5E">
      <w:pPr>
        <w:pStyle w:val="Bullet1"/>
      </w:pPr>
      <w:r w:rsidRPr="00B47DF0">
        <w:t>On the side of the glass – using a cut in the slice to enable the slice to be fitted to the rim of the glass</w:t>
      </w:r>
    </w:p>
    <w:p w:rsidR="00B81F5E" w:rsidRPr="00B47DF0" w:rsidRDefault="00B81F5E" w:rsidP="00B81F5E">
      <w:pPr>
        <w:pStyle w:val="Bullet1"/>
      </w:pPr>
      <w:r w:rsidRPr="00B47DF0">
        <w:t>On top of the drink – dusting powders and whipped cream are added on top of the finished beverage</w:t>
      </w:r>
    </w:p>
    <w:p w:rsidR="00B81F5E" w:rsidRPr="00B47DF0" w:rsidRDefault="006F06EA" w:rsidP="00B81F5E">
      <w:pPr>
        <w:pStyle w:val="Bullet1"/>
      </w:pPr>
      <w:r w:rsidRPr="00B47DF0">
        <w:t>Served on the side – on a plate (perhaps with a doily/napkin), or on the saucer the glass is served on</w:t>
      </w:r>
      <w:r w:rsidR="00E232D4" w:rsidRPr="00B47DF0">
        <w:t xml:space="preserve"> (this may be used for the service of mints. small biscuits or similar)</w:t>
      </w:r>
      <w:r w:rsidRPr="00B47DF0">
        <w:t>.</w:t>
      </w:r>
    </w:p>
    <w:p w:rsidR="00C57AD8" w:rsidRPr="00B47DF0" w:rsidRDefault="00C57AD8" w:rsidP="00C57AD8">
      <w:pPr>
        <w:pStyle w:val="Heading3"/>
      </w:pPr>
      <w:r w:rsidRPr="00B47DF0">
        <w:t>Points to note when garnishing and decorating drinks</w:t>
      </w:r>
    </w:p>
    <w:p w:rsidR="00C57AD8" w:rsidRPr="00B47DF0" w:rsidRDefault="00C57AD8" w:rsidP="00C57AD8">
      <w:pPr>
        <w:pStyle w:val="BodyCopy"/>
        <w:rPr>
          <w:noProof w:val="0"/>
          <w:szCs w:val="24"/>
        </w:rPr>
      </w:pPr>
      <w:r w:rsidRPr="00B47DF0">
        <w:rPr>
          <w:noProof w:val="0"/>
          <w:szCs w:val="24"/>
        </w:rPr>
        <w:t>Always:</w:t>
      </w:r>
      <w:r w:rsidR="007D107D" w:rsidRPr="00B47DF0">
        <w:rPr>
          <w:noProof w:val="0"/>
        </w:rPr>
        <w:t xml:space="preserve"> </w:t>
      </w:r>
      <w:r w:rsidR="007D107D" w:rsidRPr="00B47DF0">
        <w:rPr>
          <w:szCs w:val="24"/>
          <w:lang w:val="en-US" w:eastAsia="en-US"/>
        </w:rPr>
        <w:drawing>
          <wp:inline distT="0" distB="0" distL="0" distR="0">
            <wp:extent cx="404495" cy="434340"/>
            <wp:effectExtent l="19050" t="0" r="0" b="0"/>
            <wp:docPr id="103" name="Picture 33" descr="updated resources\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dated resources\tick.JPG"/>
                    <pic:cNvPicPr>
                      <a:picLocks noChangeAspect="1" noChangeArrowheads="1"/>
                    </pic:cNvPicPr>
                  </pic:nvPicPr>
                  <pic:blipFill>
                    <a:blip r:embed="rId113" cstate="print"/>
                    <a:srcRect/>
                    <a:stretch>
                      <a:fillRect/>
                    </a:stretch>
                  </pic:blipFill>
                  <pic:spPr bwMode="auto">
                    <a:xfrm>
                      <a:off x="0" y="0"/>
                      <a:ext cx="404495" cy="434340"/>
                    </a:xfrm>
                    <a:prstGeom prst="rect">
                      <a:avLst/>
                    </a:prstGeom>
                    <a:noFill/>
                    <a:ln w="9525">
                      <a:noFill/>
                      <a:miter lim="800000"/>
                      <a:headEnd/>
                      <a:tailEnd/>
                    </a:ln>
                  </pic:spPr>
                </pic:pic>
              </a:graphicData>
            </a:graphic>
          </wp:inline>
        </w:drawing>
      </w:r>
    </w:p>
    <w:p w:rsidR="00C57AD8" w:rsidRPr="00B47DF0" w:rsidRDefault="00C57AD8" w:rsidP="00C57AD8">
      <w:pPr>
        <w:pStyle w:val="Bullet1"/>
      </w:pPr>
      <w:r w:rsidRPr="00B47DF0">
        <w:t>Follow house recipes</w:t>
      </w:r>
    </w:p>
    <w:p w:rsidR="00C57AD8" w:rsidRPr="00B47DF0" w:rsidRDefault="00C57AD8" w:rsidP="00C57AD8">
      <w:pPr>
        <w:pStyle w:val="Bullet1"/>
      </w:pPr>
      <w:r w:rsidRPr="00B47DF0">
        <w:t>Use only the amount of garni</w:t>
      </w:r>
      <w:r w:rsidR="008D3726" w:rsidRPr="00B47DF0">
        <w:t>sh and decoration stipulated. D</w:t>
      </w:r>
      <w:r w:rsidRPr="00B47DF0">
        <w:t>o not over-garnish</w:t>
      </w:r>
      <w:r w:rsidR="002C4DE5" w:rsidRPr="00B47DF0">
        <w:t xml:space="preserve"> or over-decorate</w:t>
      </w:r>
    </w:p>
    <w:p w:rsidR="00C57AD8" w:rsidRPr="00B47DF0" w:rsidRDefault="00C57AD8" w:rsidP="00C57AD8">
      <w:pPr>
        <w:pStyle w:val="Bullet1"/>
      </w:pPr>
      <w:r w:rsidRPr="00B47DF0">
        <w:t xml:space="preserve">Strive for consistency – all drinks </w:t>
      </w:r>
      <w:r w:rsidR="002C4DE5" w:rsidRPr="00B47DF0">
        <w:t xml:space="preserve">of the same type </w:t>
      </w:r>
      <w:r w:rsidRPr="00B47DF0">
        <w:t xml:space="preserve">should be garnished and decorated </w:t>
      </w:r>
      <w:r w:rsidR="002C4DE5" w:rsidRPr="00B47DF0">
        <w:t xml:space="preserve">to look </w:t>
      </w:r>
      <w:r w:rsidRPr="00B47DF0">
        <w:t>the same</w:t>
      </w:r>
    </w:p>
    <w:p w:rsidR="00C57AD8" w:rsidRPr="00B47DF0" w:rsidRDefault="00C57AD8" w:rsidP="00C57AD8">
      <w:pPr>
        <w:pStyle w:val="Bullet1"/>
      </w:pPr>
      <w:r w:rsidRPr="00B47DF0">
        <w:t>Realise garnishes and decorations cost money</w:t>
      </w:r>
    </w:p>
    <w:p w:rsidR="00DE327E" w:rsidRPr="00B47DF0" w:rsidRDefault="00DE327E" w:rsidP="00C57AD8">
      <w:pPr>
        <w:pStyle w:val="Bullet1"/>
      </w:pPr>
      <w:r w:rsidRPr="00B47DF0">
        <w:t>Protect garnishes and decorations from contamination.</w:t>
      </w:r>
    </w:p>
    <w:p w:rsidR="00287762" w:rsidRPr="00B47DF0" w:rsidRDefault="00287762">
      <w:pPr>
        <w:rPr>
          <w:rFonts w:ascii="Helvetica" w:eastAsia="Calibri" w:hAnsi="Helvetica" w:cs="Calibri"/>
          <w:b/>
          <w:color w:val="FFFFFF" w:themeColor="background1"/>
          <w:sz w:val="32"/>
          <w:szCs w:val="28"/>
          <w:lang w:eastAsia="ar-SA"/>
        </w:rPr>
      </w:pPr>
      <w:r w:rsidRPr="00B47DF0">
        <w:rPr>
          <w:rFonts w:ascii="Helvetica" w:hAnsi="Helvetica"/>
          <w:color w:val="FFFFFF" w:themeColor="background1"/>
        </w:rPr>
        <w:br w:type="page"/>
      </w:r>
    </w:p>
    <w:p w:rsidR="008A7C19" w:rsidRPr="00B47DF0" w:rsidRDefault="008A7C19" w:rsidP="008A7C19">
      <w:pPr>
        <w:pStyle w:val="ActivityHead"/>
        <w:shd w:val="clear" w:color="auto" w:fill="E36C0A" w:themeFill="accent6" w:themeFillShade="BF"/>
        <w:rPr>
          <w:noProof w:val="0"/>
          <w:color w:val="FFFFFF" w:themeColor="background1"/>
        </w:rPr>
      </w:pPr>
      <w:r w:rsidRPr="00B47DF0">
        <w:rPr>
          <w:noProof w:val="0"/>
          <w:color w:val="FFFFFF" w:themeColor="background1"/>
        </w:rPr>
        <w:t>Work Projects</w:t>
      </w:r>
    </w:p>
    <w:p w:rsidR="008A7C19" w:rsidRPr="00B47DF0" w:rsidRDefault="008A7C19" w:rsidP="008A7C19">
      <w:pPr>
        <w:pStyle w:val="BodyCopy"/>
        <w:rPr>
          <w:noProof w:val="0"/>
        </w:rPr>
      </w:pPr>
      <w:r w:rsidRPr="00B47DF0">
        <w:rPr>
          <w:noProof w:val="0"/>
        </w:rPr>
        <w:t xml:space="preserve">It is a requirement of this Unit </w:t>
      </w:r>
      <w:r w:rsidR="008D3726" w:rsidRPr="00B47DF0">
        <w:rPr>
          <w:noProof w:val="0"/>
        </w:rPr>
        <w:t xml:space="preserve">that </w:t>
      </w:r>
      <w:r w:rsidRPr="00B47DF0">
        <w:rPr>
          <w:noProof w:val="0"/>
        </w:rPr>
        <w:t xml:space="preserve">you complete Work Projects as advised by your Trainer. You must submit documentation, suitable evidence or other relevant proof of completion of the project to your Trainer by the agreed </w:t>
      </w:r>
      <w:r w:rsidR="00771003" w:rsidRPr="00B47DF0">
        <w:rPr>
          <w:noProof w:val="0"/>
        </w:rPr>
        <w:t>date</w:t>
      </w:r>
      <w:r w:rsidRPr="00B47DF0">
        <w:rPr>
          <w:noProof w:val="0"/>
        </w:rPr>
        <w:t>.</w:t>
      </w:r>
    </w:p>
    <w:p w:rsidR="008A7C19" w:rsidRPr="00B47DF0" w:rsidRDefault="00807840" w:rsidP="008A7C19">
      <w:pPr>
        <w:pStyle w:val="ActivityNumbered"/>
      </w:pPr>
      <w:r w:rsidRPr="00B47DF0">
        <w:t>2</w:t>
      </w:r>
      <w:r w:rsidR="008A7C19" w:rsidRPr="00B47DF0">
        <w:t>.1</w:t>
      </w:r>
      <w:r w:rsidR="008A7C19" w:rsidRPr="00B47DF0">
        <w:tab/>
      </w:r>
      <w:r w:rsidR="00C265D6" w:rsidRPr="00B47DF0">
        <w:t>Demonstrate or provide other evidence you have selected the ingredients, equipment and correct crockery/glassware and/or other serviceware to:</w:t>
      </w:r>
    </w:p>
    <w:p w:rsidR="008A7C19" w:rsidRPr="00B47DF0" w:rsidRDefault="00C265D6" w:rsidP="008A7C19">
      <w:pPr>
        <w:pStyle w:val="Bullet1"/>
        <w:ind w:left="867"/>
      </w:pPr>
      <w:r w:rsidRPr="00B47DF0">
        <w:t xml:space="preserve">Prepare, garnish and serve a </w:t>
      </w:r>
      <w:r w:rsidR="00193870" w:rsidRPr="00B47DF0">
        <w:t>milkshake</w:t>
      </w:r>
    </w:p>
    <w:p w:rsidR="00C265D6" w:rsidRPr="00B47DF0" w:rsidRDefault="00C265D6" w:rsidP="00C265D6">
      <w:pPr>
        <w:pStyle w:val="Bullet1"/>
        <w:ind w:left="867"/>
      </w:pPr>
      <w:r w:rsidRPr="00B47DF0">
        <w:t>Prepare, garnish and serve a smoothie</w:t>
      </w:r>
    </w:p>
    <w:p w:rsidR="00C265D6" w:rsidRPr="00B47DF0" w:rsidRDefault="00C265D6" w:rsidP="00C265D6">
      <w:pPr>
        <w:pStyle w:val="Bullet1"/>
        <w:ind w:left="867"/>
      </w:pPr>
      <w:r w:rsidRPr="00B47DF0">
        <w:t>Prepare, garnish and serve a mocktail</w:t>
      </w:r>
    </w:p>
    <w:p w:rsidR="00C265D6" w:rsidRPr="00B47DF0" w:rsidRDefault="00C265D6" w:rsidP="00C265D6">
      <w:pPr>
        <w:pStyle w:val="Bullet1"/>
        <w:ind w:left="867"/>
      </w:pPr>
      <w:r w:rsidRPr="00B47DF0">
        <w:t>Prepare, garnish and serve a fruit juice</w:t>
      </w:r>
    </w:p>
    <w:p w:rsidR="00C265D6" w:rsidRPr="00B47DF0" w:rsidRDefault="00C265D6" w:rsidP="00C265D6">
      <w:pPr>
        <w:pStyle w:val="Bullet1"/>
        <w:ind w:left="867"/>
      </w:pPr>
      <w:r w:rsidRPr="00B47DF0">
        <w:t>Prepare, garnish and serve an aerated water</w:t>
      </w:r>
    </w:p>
    <w:p w:rsidR="00C265D6" w:rsidRPr="00B47DF0" w:rsidRDefault="00C265D6" w:rsidP="00C265D6">
      <w:pPr>
        <w:pStyle w:val="Bullet1"/>
        <w:ind w:left="867"/>
      </w:pPr>
      <w:r w:rsidRPr="00B47DF0">
        <w:t>Prepare, garnish and serve a hot chocolate or an iced chocolate.</w:t>
      </w:r>
    </w:p>
    <w:p w:rsidR="008A7C19" w:rsidRPr="00B47DF0" w:rsidRDefault="008A7C19" w:rsidP="008A7C19">
      <w:pPr>
        <w:pStyle w:val="ActivityBottom"/>
        <w:rPr>
          <w:noProof w:val="0"/>
        </w:rPr>
      </w:pPr>
    </w:p>
    <w:p w:rsidR="008A7C19" w:rsidRPr="00B47DF0" w:rsidRDefault="008A7C19" w:rsidP="008A7C19">
      <w:pPr>
        <w:pStyle w:val="BodyCopy"/>
        <w:rPr>
          <w:rStyle w:val="Heading1Char"/>
          <w:rFonts w:eastAsia="Calibri" w:cs="Calibri"/>
          <w:bCs w:val="0"/>
          <w:noProof w:val="0"/>
          <w:color w:val="auto"/>
          <w:sz w:val="22"/>
          <w:lang w:val="en-AU"/>
        </w:rPr>
      </w:pPr>
    </w:p>
    <w:p w:rsidR="008A7C19" w:rsidRPr="00B47DF0" w:rsidRDefault="008A7C19" w:rsidP="008A7C19">
      <w:pPr>
        <w:pStyle w:val="BodyCopy"/>
        <w:rPr>
          <w:rStyle w:val="Heading1Char"/>
          <w:rFonts w:eastAsia="Calibri" w:cs="Calibri"/>
          <w:b w:val="0"/>
          <w:bCs w:val="0"/>
          <w:noProof w:val="0"/>
          <w:color w:val="auto"/>
          <w:sz w:val="22"/>
          <w:lang w:val="en-AU"/>
        </w:rPr>
      </w:pPr>
      <w:r w:rsidRPr="00B47DF0">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B47DF0" w:rsidTr="00D724DB">
        <w:trPr>
          <w:trHeight w:val="5670"/>
        </w:trPr>
        <w:tc>
          <w:tcPr>
            <w:tcW w:w="8931" w:type="dxa"/>
            <w:shd w:val="clear" w:color="auto" w:fill="F2F2F2" w:themeFill="background1" w:themeFillShade="F2"/>
          </w:tcPr>
          <w:p w:rsidR="008A7C19" w:rsidRPr="00B47DF0" w:rsidRDefault="008A7C19" w:rsidP="00F067EA">
            <w:pPr>
              <w:pStyle w:val="Heading2"/>
              <w:outlineLvl w:val="1"/>
            </w:pPr>
            <w:r w:rsidRPr="00B47DF0">
              <w:t>Summary</w:t>
            </w:r>
          </w:p>
          <w:p w:rsidR="008A7C19" w:rsidRPr="00B47DF0" w:rsidRDefault="005C4B3E" w:rsidP="00F45D9C">
            <w:pPr>
              <w:pStyle w:val="SumaryHeading3"/>
            </w:pPr>
            <w:r>
              <w:fldChar w:fldCharType="begin"/>
            </w:r>
            <w:r>
              <w:instrText xml:space="preserve"> REF  Element2  \* MERGEFORMAT </w:instrText>
            </w:r>
            <w:r>
              <w:fldChar w:fldCharType="separate"/>
            </w:r>
            <w:sdt>
              <w:sdtPr>
                <w:alias w:val="Element 2"/>
                <w:tag w:val="Element 2"/>
                <w:id w:val="10511160"/>
                <w:lock w:val="sdtLocked"/>
              </w:sdtPr>
              <w:sdtEndPr/>
              <w:sdtContent>
                <w:r w:rsidR="00A95F3B" w:rsidRPr="00B47DF0">
                  <w:t>Prepare and serve cold drinks</w:t>
                </w:r>
              </w:sdtContent>
            </w:sdt>
            <w:r>
              <w:fldChar w:fldCharType="end"/>
            </w:r>
          </w:p>
          <w:p w:rsidR="008A7C19" w:rsidRPr="00B47DF0" w:rsidRDefault="00C265D6" w:rsidP="00F067EA">
            <w:pPr>
              <w:pStyle w:val="TableText"/>
              <w:rPr>
                <w:noProof w:val="0"/>
              </w:rPr>
            </w:pPr>
            <w:r w:rsidRPr="00B47DF0">
              <w:rPr>
                <w:noProof w:val="0"/>
              </w:rPr>
              <w:t>When preparing and serving cold drinks:</w:t>
            </w:r>
          </w:p>
          <w:p w:rsidR="00C265D6" w:rsidRPr="00B47DF0" w:rsidRDefault="00C265D6" w:rsidP="00EF726F">
            <w:pPr>
              <w:pStyle w:val="TableBullet1"/>
              <w:spacing w:before="120" w:after="120"/>
              <w:ind w:left="363" w:hanging="289"/>
              <w:rPr>
                <w:noProof w:val="0"/>
              </w:rPr>
            </w:pPr>
            <w:r w:rsidRPr="00B47DF0">
              <w:rPr>
                <w:noProof w:val="0"/>
              </w:rPr>
              <w:t>Follow house recipes</w:t>
            </w:r>
          </w:p>
          <w:p w:rsidR="00C265D6" w:rsidRPr="00B47DF0" w:rsidRDefault="00C265D6" w:rsidP="00EF726F">
            <w:pPr>
              <w:pStyle w:val="TableBullet1"/>
              <w:spacing w:before="120" w:after="120"/>
              <w:ind w:left="363" w:hanging="289"/>
              <w:rPr>
                <w:noProof w:val="0"/>
              </w:rPr>
            </w:pPr>
            <w:r w:rsidRPr="00B47DF0">
              <w:rPr>
                <w:noProof w:val="0"/>
              </w:rPr>
              <w:t>Accommodate customer requirements and requests</w:t>
            </w:r>
          </w:p>
          <w:p w:rsidR="00C265D6" w:rsidRPr="00B47DF0" w:rsidRDefault="00C265D6" w:rsidP="00EF726F">
            <w:pPr>
              <w:pStyle w:val="TableBullet1"/>
              <w:spacing w:before="120" w:after="120"/>
              <w:ind w:left="363" w:hanging="289"/>
              <w:rPr>
                <w:noProof w:val="0"/>
              </w:rPr>
            </w:pPr>
            <w:r w:rsidRPr="00B47DF0">
              <w:rPr>
                <w:noProof w:val="0"/>
              </w:rPr>
              <w:t>Use fresh ingredients</w:t>
            </w:r>
          </w:p>
          <w:p w:rsidR="00C265D6" w:rsidRPr="00B47DF0" w:rsidRDefault="00C265D6" w:rsidP="00EF726F">
            <w:pPr>
              <w:pStyle w:val="TableBullet1"/>
              <w:spacing w:before="120" w:after="120"/>
              <w:ind w:left="363" w:hanging="289"/>
              <w:rPr>
                <w:noProof w:val="0"/>
              </w:rPr>
            </w:pPr>
            <w:r w:rsidRPr="00B47DF0">
              <w:rPr>
                <w:noProof w:val="0"/>
              </w:rPr>
              <w:t>Check glassware for condition and cleanliness</w:t>
            </w:r>
          </w:p>
          <w:p w:rsidR="00C265D6" w:rsidRPr="00B47DF0" w:rsidRDefault="00C265D6" w:rsidP="00EF726F">
            <w:pPr>
              <w:pStyle w:val="TableBullet1"/>
              <w:spacing w:before="120" w:after="120"/>
              <w:ind w:left="363" w:hanging="289"/>
              <w:rPr>
                <w:noProof w:val="0"/>
              </w:rPr>
            </w:pPr>
            <w:r w:rsidRPr="00B47DF0">
              <w:rPr>
                <w:noProof w:val="0"/>
              </w:rPr>
              <w:t>If making two drinks of the same type, make them at the same time</w:t>
            </w:r>
          </w:p>
          <w:p w:rsidR="00C265D6" w:rsidRPr="00B47DF0" w:rsidRDefault="00C265D6" w:rsidP="00EF726F">
            <w:pPr>
              <w:pStyle w:val="TableBullet1"/>
              <w:spacing w:before="120" w:after="120"/>
              <w:ind w:left="363" w:hanging="289"/>
              <w:rPr>
                <w:noProof w:val="0"/>
              </w:rPr>
            </w:pPr>
            <w:r w:rsidRPr="00B47DF0">
              <w:rPr>
                <w:noProof w:val="0"/>
              </w:rPr>
              <w:t>Identify and adhere to house policies</w:t>
            </w:r>
          </w:p>
          <w:p w:rsidR="00C265D6" w:rsidRPr="00B47DF0" w:rsidRDefault="00C265D6" w:rsidP="00EF726F">
            <w:pPr>
              <w:pStyle w:val="TableBullet1"/>
              <w:spacing w:before="120" w:after="120"/>
              <w:ind w:left="363" w:hanging="289"/>
              <w:rPr>
                <w:noProof w:val="0"/>
              </w:rPr>
            </w:pPr>
            <w:r w:rsidRPr="00B47DF0">
              <w:rPr>
                <w:noProof w:val="0"/>
              </w:rPr>
              <w:t>Avoid eating the ingredients and drinking the products</w:t>
            </w:r>
          </w:p>
          <w:p w:rsidR="00FD2DFA" w:rsidRPr="00B47DF0" w:rsidRDefault="00FD2DFA" w:rsidP="00EF726F">
            <w:pPr>
              <w:pStyle w:val="TableBullet1"/>
              <w:spacing w:before="120" w:after="120"/>
              <w:ind w:left="363" w:hanging="289"/>
              <w:rPr>
                <w:noProof w:val="0"/>
              </w:rPr>
            </w:pPr>
            <w:r w:rsidRPr="00B47DF0">
              <w:rPr>
                <w:noProof w:val="0"/>
              </w:rPr>
              <w:t>Learn the whole range of non-alcoholic beverages offered by the venue on their drink lists</w:t>
            </w:r>
          </w:p>
          <w:p w:rsidR="00FD2DFA" w:rsidRPr="00B47DF0" w:rsidRDefault="00FD2DFA" w:rsidP="00EF726F">
            <w:pPr>
              <w:pStyle w:val="TableBullet1"/>
              <w:spacing w:before="120" w:after="120"/>
              <w:ind w:left="363" w:hanging="289"/>
              <w:rPr>
                <w:noProof w:val="0"/>
              </w:rPr>
            </w:pPr>
            <w:r w:rsidRPr="00B47DF0">
              <w:rPr>
                <w:noProof w:val="0"/>
              </w:rPr>
              <w:t>Serve cold drinks immediately they have been made</w:t>
            </w:r>
          </w:p>
          <w:p w:rsidR="008A7C19" w:rsidRPr="00B47DF0" w:rsidRDefault="00FD2DFA" w:rsidP="00EF726F">
            <w:pPr>
              <w:pStyle w:val="TableBullet1"/>
              <w:spacing w:before="120" w:after="120"/>
              <w:ind w:left="363" w:hanging="289"/>
              <w:rPr>
                <w:noProof w:val="0"/>
              </w:rPr>
            </w:pPr>
            <w:r w:rsidRPr="00B47DF0">
              <w:rPr>
                <w:noProof w:val="0"/>
              </w:rPr>
              <w:t>Garnish and decorate all drinks appropriately</w:t>
            </w:r>
            <w:r w:rsidR="008A7C19" w:rsidRPr="00B47DF0">
              <w:rPr>
                <w:noProof w:val="0"/>
              </w:rPr>
              <w:t>.</w:t>
            </w:r>
            <w:r w:rsidR="008A7C19" w:rsidRPr="00B47DF0">
              <w:rPr>
                <w:noProof w:val="0"/>
              </w:rPr>
              <w:br/>
            </w:r>
          </w:p>
        </w:tc>
      </w:tr>
    </w:tbl>
    <w:p w:rsidR="0044078E" w:rsidRPr="00B47DF0" w:rsidRDefault="0044078E">
      <w:pPr>
        <w:rPr>
          <w:rFonts w:ascii="Helvetica" w:eastAsia="Calibri" w:hAnsi="Helvetica" w:cs="Calibri"/>
          <w:szCs w:val="16"/>
          <w:lang w:eastAsia="ar-SA"/>
        </w:rPr>
      </w:pPr>
      <w:r w:rsidRPr="00B47DF0">
        <w:rPr>
          <w:rFonts w:ascii="Helvetica" w:hAnsi="Helvetica"/>
        </w:rPr>
        <w:br w:type="page"/>
      </w:r>
    </w:p>
    <w:p w:rsidR="00F07872" w:rsidRPr="00B47DF0" w:rsidRDefault="00F07872" w:rsidP="005E0CC5">
      <w:pPr>
        <w:pStyle w:val="BodyCopy"/>
        <w:rPr>
          <w:noProof w:val="0"/>
        </w:rPr>
      </w:pPr>
    </w:p>
    <w:p w:rsidR="0044078E" w:rsidRPr="00B47DF0" w:rsidRDefault="0044078E" w:rsidP="005E0CC5">
      <w:pPr>
        <w:pStyle w:val="BodyCopy"/>
        <w:rPr>
          <w:noProof w:val="0"/>
        </w:rPr>
        <w:sectPr w:rsidR="0044078E" w:rsidRPr="00B47DF0" w:rsidSect="00475101">
          <w:headerReference w:type="even" r:id="rId152"/>
          <w:headerReference w:type="default" r:id="rId153"/>
          <w:pgSz w:w="11906" w:h="16838" w:code="9"/>
          <w:pgMar w:top="1440" w:right="1440" w:bottom="1440" w:left="1701" w:header="709" w:footer="10" w:gutter="0"/>
          <w:cols w:space="708"/>
          <w:docGrid w:linePitch="360"/>
        </w:sectPr>
      </w:pPr>
    </w:p>
    <w:p w:rsidR="008D480E" w:rsidRPr="00B47DF0" w:rsidRDefault="008D480E" w:rsidP="00326643">
      <w:pPr>
        <w:pStyle w:val="Heading1"/>
      </w:pPr>
      <w:bookmarkStart w:id="28" w:name="_Toc294862962"/>
      <w:bookmarkStart w:id="29" w:name="_Toc378610922"/>
      <w:r w:rsidRPr="00B47DF0">
        <w:t xml:space="preserve">Element </w:t>
      </w:r>
      <w:r w:rsidR="00F05CA9" w:rsidRPr="00B47DF0">
        <w:t>3</w:t>
      </w:r>
      <w:r w:rsidRPr="00B47DF0">
        <w:t>:</w:t>
      </w:r>
      <w:bookmarkEnd w:id="28"/>
      <w:r w:rsidR="00F45D9C" w:rsidRPr="00B47DF0">
        <w:br/>
      </w:r>
      <w:r w:rsidR="005C4B3E">
        <w:fldChar w:fldCharType="begin"/>
      </w:r>
      <w:r w:rsidR="005C4B3E">
        <w:instrText xml:space="preserve"> REF  Element3  \* MERGEFORMAT </w:instrText>
      </w:r>
      <w:r w:rsidR="005C4B3E">
        <w:fldChar w:fldCharType="separate"/>
      </w:r>
      <w:sdt>
        <w:sdtPr>
          <w:alias w:val="Element 3"/>
          <w:tag w:val="Element 3"/>
          <w:id w:val="10511161"/>
          <w:lock w:val="sdtLocked"/>
        </w:sdtPr>
        <w:sdtEndPr/>
        <w:sdtContent>
          <w:r w:rsidR="00A95F3B" w:rsidRPr="00B47DF0">
            <w:t xml:space="preserve">Use, clean and maintain equipment and machinery for non-alcoholic drinks </w:t>
          </w:r>
        </w:sdtContent>
      </w:sdt>
      <w:bookmarkEnd w:id="29"/>
      <w:r w:rsidR="005C4B3E">
        <w:fldChar w:fldCharType="end"/>
      </w:r>
    </w:p>
    <w:p w:rsidR="008D480E" w:rsidRPr="00B47DF0" w:rsidRDefault="007D1ACE" w:rsidP="008D480E">
      <w:pPr>
        <w:pStyle w:val="Heading2"/>
      </w:pPr>
      <w:r w:rsidRPr="00B47DF0">
        <w:rPr>
          <w:noProof/>
          <w:lang w:val="en-US" w:eastAsia="en-US"/>
        </w:rPr>
        <w:drawing>
          <wp:anchor distT="0" distB="0" distL="114300" distR="114300" simplePos="0" relativeHeight="251800576" behindDoc="0" locked="0" layoutInCell="1" allowOverlap="1">
            <wp:simplePos x="0" y="0"/>
            <wp:positionH relativeFrom="column">
              <wp:posOffset>4536440</wp:posOffset>
            </wp:positionH>
            <wp:positionV relativeFrom="paragraph">
              <wp:posOffset>1083945</wp:posOffset>
            </wp:positionV>
            <wp:extent cx="1050925" cy="1906270"/>
            <wp:effectExtent l="19050" t="0" r="0" b="0"/>
            <wp:wrapSquare wrapText="bothSides"/>
            <wp:docPr id="104" name="Picture 48" descr="C:\Documents and Settings\danielc\Desktop\Non-alcoholic beverages images\1380157_squeezing_oran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Documents and Settings\danielc\Desktop\Non-alcoholic beverages images\1380157_squeezing_orange.jpg"/>
                    <pic:cNvPicPr>
                      <a:picLocks noChangeAspect="1" noChangeArrowheads="1"/>
                    </pic:cNvPicPr>
                  </pic:nvPicPr>
                  <pic:blipFill>
                    <a:blip r:embed="rId154" cstate="print"/>
                    <a:srcRect/>
                    <a:stretch>
                      <a:fillRect/>
                    </a:stretch>
                  </pic:blipFill>
                  <pic:spPr bwMode="auto">
                    <a:xfrm>
                      <a:off x="0" y="0"/>
                      <a:ext cx="1050925" cy="1906270"/>
                    </a:xfrm>
                    <a:prstGeom prst="rect">
                      <a:avLst/>
                    </a:prstGeom>
                    <a:noFill/>
                    <a:ln w="9525">
                      <a:noFill/>
                      <a:miter lim="800000"/>
                      <a:headEnd/>
                      <a:tailEnd/>
                    </a:ln>
                  </pic:spPr>
                </pic:pic>
              </a:graphicData>
            </a:graphic>
          </wp:anchor>
        </w:drawing>
      </w:r>
      <w:r w:rsidR="00F05CA9" w:rsidRPr="00B47DF0">
        <w:t>3</w:t>
      </w:r>
      <w:r w:rsidR="008D480E" w:rsidRPr="00B47DF0">
        <w:t>.1</w:t>
      </w:r>
      <w:r w:rsidR="008D480E" w:rsidRPr="00B47DF0">
        <w:tab/>
      </w:r>
      <w:r w:rsidR="005C4B3E">
        <w:fldChar w:fldCharType="begin"/>
      </w:r>
      <w:r w:rsidR="005C4B3E">
        <w:instrText xml:space="preserve"> REF  Criteria31  \* MERGEFORMAT </w:instrText>
      </w:r>
      <w:r w:rsidR="005C4B3E">
        <w:fldChar w:fldCharType="separate"/>
      </w:r>
      <w:sdt>
        <w:sdtPr>
          <w:alias w:val="Criteria 3.1"/>
          <w:tag w:val="Criteria 3.1"/>
          <w:id w:val="10511162"/>
          <w:lock w:val="sdtLocked"/>
        </w:sdtPr>
        <w:sdtEndPr/>
        <w:sdtContent>
          <w:r w:rsidR="00A95F3B" w:rsidRPr="00B47DF0">
            <w:rPr>
              <w:rFonts w:cs="Arial"/>
              <w:szCs w:val="22"/>
            </w:rPr>
            <w:t xml:space="preserve">Use machinery and equipment safely in accordance with manufacturer's specifications and hygiene/safety requirements </w:t>
          </w:r>
        </w:sdtContent>
      </w:sdt>
      <w:r w:rsidR="005C4B3E">
        <w:fldChar w:fldCharType="end"/>
      </w:r>
    </w:p>
    <w:p w:rsidR="008D480E" w:rsidRPr="00B47DF0" w:rsidRDefault="008D480E" w:rsidP="008D480E">
      <w:pPr>
        <w:pStyle w:val="Heading3"/>
      </w:pPr>
      <w:r w:rsidRPr="00B47DF0">
        <w:t>Introduction</w:t>
      </w:r>
    </w:p>
    <w:p w:rsidR="00D319B4" w:rsidRPr="00B47DF0" w:rsidRDefault="00D319B4" w:rsidP="00D319B4">
      <w:pPr>
        <w:pStyle w:val="BodyCopy"/>
        <w:rPr>
          <w:noProof w:val="0"/>
        </w:rPr>
      </w:pPr>
      <w:r w:rsidRPr="00B47DF0">
        <w:rPr>
          <w:noProof w:val="0"/>
        </w:rPr>
        <w:t xml:space="preserve">All equipment used in the preparing and serving of non-alcoholic beverages should be safely operated in accordance with the manufacturer’s instructions and </w:t>
      </w:r>
      <w:r w:rsidR="001B07A1" w:rsidRPr="00B47DF0">
        <w:rPr>
          <w:noProof w:val="0"/>
        </w:rPr>
        <w:t xml:space="preserve">standard </w:t>
      </w:r>
      <w:r w:rsidRPr="00B47DF0">
        <w:rPr>
          <w:noProof w:val="0"/>
        </w:rPr>
        <w:t xml:space="preserve">hygiene and safety requirements. </w:t>
      </w:r>
    </w:p>
    <w:p w:rsidR="00D319B4" w:rsidRPr="00B47DF0" w:rsidRDefault="00D319B4" w:rsidP="00D319B4">
      <w:pPr>
        <w:pStyle w:val="BodyCopy"/>
        <w:rPr>
          <w:noProof w:val="0"/>
        </w:rPr>
      </w:pPr>
      <w:r w:rsidRPr="00B47DF0">
        <w:rPr>
          <w:noProof w:val="0"/>
        </w:rPr>
        <w:t>The employer is responsible for ensuring the equipment is in good working order, is regularly maintained, and you are fully trained in the operation of equipment, before allowing you to operate such equipment.</w:t>
      </w:r>
    </w:p>
    <w:p w:rsidR="00D319B4" w:rsidRPr="00B47DF0" w:rsidRDefault="00D319B4" w:rsidP="00D319B4">
      <w:pPr>
        <w:pStyle w:val="BodyCopy"/>
        <w:rPr>
          <w:noProof w:val="0"/>
        </w:rPr>
      </w:pPr>
      <w:r w:rsidRPr="00B47DF0">
        <w:rPr>
          <w:noProof w:val="0"/>
        </w:rPr>
        <w:t xml:space="preserve">You must always use equipment in accordance with the manufacturer’s instructions and the training provided. </w:t>
      </w:r>
    </w:p>
    <w:p w:rsidR="00D319B4" w:rsidRPr="00B47DF0" w:rsidRDefault="001A38AA" w:rsidP="00DE327E">
      <w:pPr>
        <w:pStyle w:val="Heading3"/>
      </w:pPr>
      <w:r w:rsidRPr="00B47DF0">
        <w:t>Adhering to h</w:t>
      </w:r>
      <w:r w:rsidR="007D1ACE" w:rsidRPr="00B47DF0">
        <w:t>ygiene and safety requirements</w:t>
      </w:r>
    </w:p>
    <w:p w:rsidR="001A38AA" w:rsidRPr="00B47DF0" w:rsidRDefault="001A38AA" w:rsidP="00D319B4">
      <w:pPr>
        <w:pStyle w:val="BodyCopy"/>
        <w:rPr>
          <w:noProof w:val="0"/>
        </w:rPr>
      </w:pPr>
      <w:r w:rsidRPr="00B47DF0">
        <w:rPr>
          <w:noProof w:val="0"/>
        </w:rPr>
        <w:t>The hygiene and safety standards and requirements in the workplace must be the basis of all your actions.</w:t>
      </w:r>
    </w:p>
    <w:p w:rsidR="001A38AA" w:rsidRPr="00B47DF0" w:rsidRDefault="007D1ACE" w:rsidP="00D319B4">
      <w:pPr>
        <w:pStyle w:val="BodyCopy"/>
        <w:rPr>
          <w:noProof w:val="0"/>
        </w:rPr>
      </w:pPr>
      <w:r w:rsidRPr="00B47DF0">
        <w:rPr>
          <w:lang w:val="en-US" w:eastAsia="en-US"/>
        </w:rPr>
        <w:drawing>
          <wp:anchor distT="0" distB="0" distL="114300" distR="114300" simplePos="0" relativeHeight="251802624" behindDoc="0" locked="0" layoutInCell="1" allowOverlap="1">
            <wp:simplePos x="0" y="0"/>
            <wp:positionH relativeFrom="column">
              <wp:posOffset>3811905</wp:posOffset>
            </wp:positionH>
            <wp:positionV relativeFrom="paragraph">
              <wp:posOffset>311785</wp:posOffset>
            </wp:positionV>
            <wp:extent cx="1776095" cy="1326515"/>
            <wp:effectExtent l="19050" t="0" r="0" b="0"/>
            <wp:wrapSquare wrapText="bothSides"/>
            <wp:docPr id="105" name="Picture 5" descr="I:\Overseas Projects\PHOTOS\2012\Kitchen\821066_kitchen_sink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Kitchen\821066_kitchen_sink_2.jpg"/>
                    <pic:cNvPicPr>
                      <a:picLocks noChangeAspect="1" noChangeArrowheads="1"/>
                    </pic:cNvPicPr>
                  </pic:nvPicPr>
                  <pic:blipFill>
                    <a:blip r:embed="rId155" cstate="print"/>
                    <a:stretch>
                      <a:fillRect/>
                    </a:stretch>
                  </pic:blipFill>
                  <pic:spPr bwMode="auto">
                    <a:xfrm>
                      <a:off x="0" y="0"/>
                      <a:ext cx="1776095" cy="1326515"/>
                    </a:xfrm>
                    <a:prstGeom prst="rect">
                      <a:avLst/>
                    </a:prstGeom>
                    <a:noFill/>
                    <a:ln>
                      <a:noFill/>
                    </a:ln>
                  </pic:spPr>
                </pic:pic>
              </a:graphicData>
            </a:graphic>
          </wp:anchor>
        </w:drawing>
      </w:r>
      <w:r w:rsidR="001A38AA" w:rsidRPr="00B47DF0">
        <w:rPr>
          <w:noProof w:val="0"/>
        </w:rPr>
        <w:t>Where venue policies and procedures differ from what is provided below then you must follow the workplace requirements.</w:t>
      </w:r>
    </w:p>
    <w:p w:rsidR="00D319B4" w:rsidRPr="00B47DF0" w:rsidRDefault="00D319B4" w:rsidP="00D319B4">
      <w:pPr>
        <w:pStyle w:val="BodyCopy"/>
        <w:rPr>
          <w:noProof w:val="0"/>
        </w:rPr>
      </w:pPr>
      <w:r w:rsidRPr="00B47DF0">
        <w:rPr>
          <w:noProof w:val="0"/>
        </w:rPr>
        <w:t>Hygiene and safety requirements may include:</w:t>
      </w:r>
    </w:p>
    <w:p w:rsidR="00D319B4" w:rsidRPr="00B47DF0" w:rsidRDefault="00D319B4" w:rsidP="00DE327E">
      <w:pPr>
        <w:pStyle w:val="Bullet1"/>
      </w:pPr>
      <w:r w:rsidRPr="00B47DF0">
        <w:t xml:space="preserve">Thoroughly cleaning the equipment after each shift using the appropriate detergent and clean cloths </w:t>
      </w:r>
      <w:r w:rsidR="001A38AA" w:rsidRPr="00B47DF0">
        <w:t xml:space="preserve">as specified in house Food </w:t>
      </w:r>
      <w:r w:rsidR="003F505D" w:rsidRPr="00B47DF0">
        <w:t>S</w:t>
      </w:r>
      <w:r w:rsidR="001A38AA" w:rsidRPr="00B47DF0">
        <w:t>afety Plans and/or cleaning schedules</w:t>
      </w:r>
      <w:r w:rsidR="008D3726" w:rsidRPr="00B47DF0">
        <w:t>. I</w:t>
      </w:r>
      <w:r w:rsidRPr="00B47DF0">
        <w:t xml:space="preserve">ndividual items used to produce drinks (such as blenders, </w:t>
      </w:r>
      <w:r w:rsidR="00193870" w:rsidRPr="00B47DF0">
        <w:t>milkshake</w:t>
      </w:r>
      <w:r w:rsidRPr="00B47DF0">
        <w:t xml:space="preserve"> machines) must be cleaned </w:t>
      </w:r>
      <w:r w:rsidRPr="00B47DF0">
        <w:rPr>
          <w:b/>
        </w:rPr>
        <w:t>after every use</w:t>
      </w:r>
    </w:p>
    <w:p w:rsidR="00D319B4" w:rsidRPr="00B47DF0" w:rsidRDefault="00D319B4" w:rsidP="00DE327E">
      <w:pPr>
        <w:pStyle w:val="Bullet1"/>
      </w:pPr>
      <w:r w:rsidRPr="00B47DF0">
        <w:t>Not wearing loose clothing around the equipment</w:t>
      </w:r>
      <w:r w:rsidR="008D3726" w:rsidRPr="00B47DF0">
        <w:t>. L</w:t>
      </w:r>
      <w:r w:rsidR="001A38AA" w:rsidRPr="00B47DF0">
        <w:t xml:space="preserve">oose clothing can get </w:t>
      </w:r>
      <w:r w:rsidR="00153759" w:rsidRPr="00B47DF0">
        <w:t>caught</w:t>
      </w:r>
      <w:r w:rsidR="001A38AA" w:rsidRPr="00B47DF0">
        <w:t xml:space="preserve"> on equipment and cause accident or injury</w:t>
      </w:r>
    </w:p>
    <w:p w:rsidR="00D319B4" w:rsidRPr="00B47DF0" w:rsidRDefault="00D319B4" w:rsidP="00DE327E">
      <w:pPr>
        <w:pStyle w:val="Bullet1"/>
      </w:pPr>
      <w:r w:rsidRPr="00B47DF0">
        <w:t>Wearing appropriate f</w:t>
      </w:r>
      <w:r w:rsidR="00153759" w:rsidRPr="00B47DF0">
        <w:t>ootwear around the equipment. S</w:t>
      </w:r>
      <w:r w:rsidRPr="00B47DF0">
        <w:t>hoes should be non-slip and other house requirements may also apply (such as steel-capped footwear)</w:t>
      </w:r>
    </w:p>
    <w:p w:rsidR="00D319B4" w:rsidRPr="00B47DF0" w:rsidRDefault="00D319B4" w:rsidP="00DE327E">
      <w:pPr>
        <w:pStyle w:val="Bullet1"/>
      </w:pPr>
      <w:r w:rsidRPr="00B47DF0">
        <w:t>Switching the equipment on and off at the appropriate times,</w:t>
      </w:r>
      <w:r w:rsidR="001A38AA" w:rsidRPr="00B47DF0">
        <w:t xml:space="preserve"> as </w:t>
      </w:r>
      <w:r w:rsidRPr="00B47DF0">
        <w:t>opposed to leaving it running</w:t>
      </w:r>
      <w:r w:rsidR="001A38AA" w:rsidRPr="00B47DF0">
        <w:t xml:space="preserve"> all the time</w:t>
      </w:r>
    </w:p>
    <w:p w:rsidR="001A38AA" w:rsidRPr="00B47DF0" w:rsidRDefault="001A38AA" w:rsidP="00DE327E">
      <w:pPr>
        <w:pStyle w:val="Bullet1"/>
      </w:pPr>
      <w:r w:rsidRPr="00B47DF0">
        <w:t>Never removing or modifying safety guards or safety switches fitted to equipment and machinery</w:t>
      </w:r>
    </w:p>
    <w:p w:rsidR="00D319B4" w:rsidRPr="00B47DF0" w:rsidRDefault="00D319B4" w:rsidP="00DE327E">
      <w:pPr>
        <w:pStyle w:val="Bullet1"/>
      </w:pPr>
      <w:r w:rsidRPr="00B47DF0">
        <w:t>Taking responsibility f</w:t>
      </w:r>
      <w:r w:rsidR="00153759" w:rsidRPr="00B47DF0">
        <w:t xml:space="preserve">or personal health and safety </w:t>
      </w:r>
      <w:r w:rsidRPr="00B47DF0">
        <w:t>such as being careful not to scald, burn or otherwise injure yourself</w:t>
      </w:r>
      <w:r w:rsidR="001A38AA" w:rsidRPr="00B47DF0">
        <w:t>.</w:t>
      </w:r>
    </w:p>
    <w:p w:rsidR="001A38AA" w:rsidRPr="00B47DF0" w:rsidRDefault="001A38AA" w:rsidP="00381BE8">
      <w:pPr>
        <w:pStyle w:val="Bullet1"/>
        <w:numPr>
          <w:ilvl w:val="0"/>
          <w:numId w:val="0"/>
        </w:numPr>
        <w:ind w:left="357"/>
      </w:pPr>
      <w:r w:rsidRPr="00B47DF0">
        <w:t>You are under an obligation to work safely when at work.</w:t>
      </w:r>
    </w:p>
    <w:p w:rsidR="00D319B4" w:rsidRPr="00B47DF0" w:rsidRDefault="001A38AA" w:rsidP="00DE327E">
      <w:pPr>
        <w:pStyle w:val="Bullet1"/>
      </w:pPr>
      <w:r w:rsidRPr="00B47DF0">
        <w:t xml:space="preserve">Trying not to spill liquid or foods </w:t>
      </w:r>
      <w:r w:rsidR="00153759" w:rsidRPr="00B47DF0">
        <w:t xml:space="preserve">on the floor </w:t>
      </w:r>
      <w:r w:rsidRPr="00B47DF0">
        <w:t>and</w:t>
      </w:r>
      <w:r w:rsidR="00153759" w:rsidRPr="00B47DF0">
        <w:t>,</w:t>
      </w:r>
      <w:r w:rsidRPr="00B47DF0">
        <w:t xml:space="preserve"> </w:t>
      </w:r>
      <w:r w:rsidR="00153759" w:rsidRPr="00B47DF0">
        <w:t>if there is a</w:t>
      </w:r>
      <w:r w:rsidR="00D319B4" w:rsidRPr="00B47DF0">
        <w:t xml:space="preserve"> </w:t>
      </w:r>
      <w:r w:rsidRPr="00B47DF0">
        <w:t>spill</w:t>
      </w:r>
      <w:r w:rsidR="00153759" w:rsidRPr="00B47DF0">
        <w:t xml:space="preserve">, </w:t>
      </w:r>
      <w:r w:rsidR="00D319B4" w:rsidRPr="00B47DF0">
        <w:t>making sure it is immediately cleaned up</w:t>
      </w:r>
    </w:p>
    <w:p w:rsidR="00D319B4" w:rsidRPr="00B47DF0" w:rsidRDefault="00D319B4" w:rsidP="00DE327E">
      <w:pPr>
        <w:pStyle w:val="Bullet1"/>
      </w:pPr>
      <w:r w:rsidRPr="00B47DF0">
        <w:t>Ensuring the area around the eq</w:t>
      </w:r>
      <w:r w:rsidR="00153759" w:rsidRPr="00B47DF0">
        <w:t>uipment is free from clutter. C</w:t>
      </w:r>
      <w:r w:rsidRPr="00B47DF0">
        <w:t>lutter interferes with effective work performance and has proven to be a contributing factor in many accidents</w:t>
      </w:r>
      <w:r w:rsidR="001A38AA" w:rsidRPr="00B47DF0">
        <w:t xml:space="preserve"> and in many spillages</w:t>
      </w:r>
    </w:p>
    <w:p w:rsidR="00D319B4" w:rsidRPr="00B47DF0" w:rsidRDefault="00D319B4" w:rsidP="00DE327E">
      <w:pPr>
        <w:pStyle w:val="Bullet1"/>
      </w:pPr>
      <w:r w:rsidRPr="00B47DF0">
        <w:t>Making sure all machinery and equipment is operated in accordance with the appropriate instruction manual</w:t>
      </w:r>
    </w:p>
    <w:p w:rsidR="00D319B4" w:rsidRPr="00B47DF0" w:rsidRDefault="00D319B4" w:rsidP="00DE327E">
      <w:pPr>
        <w:pStyle w:val="Bullet1"/>
      </w:pPr>
      <w:r w:rsidRPr="00B47DF0">
        <w:t xml:space="preserve">Following the requirements of </w:t>
      </w:r>
      <w:r w:rsidR="00DE327E" w:rsidRPr="00B47DF0">
        <w:t xml:space="preserve">any internal </w:t>
      </w:r>
      <w:r w:rsidRPr="00B47DF0">
        <w:t>Food Safety Plan for the cleaning and maintenance of all items and areas in the preparation and service of beverages.</w:t>
      </w:r>
    </w:p>
    <w:p w:rsidR="00D319B4" w:rsidRPr="00B47DF0" w:rsidRDefault="001A38AA" w:rsidP="00DE327E">
      <w:pPr>
        <w:pStyle w:val="Heading3"/>
      </w:pPr>
      <w:r w:rsidRPr="00B47DF0">
        <w:t>Following m</w:t>
      </w:r>
      <w:r w:rsidR="00D319B4" w:rsidRPr="00B47DF0">
        <w:t>anufacturer instructions</w:t>
      </w:r>
    </w:p>
    <w:p w:rsidR="003F505D" w:rsidRPr="00B47DF0" w:rsidRDefault="003F505D" w:rsidP="00DE327E">
      <w:pPr>
        <w:pStyle w:val="BodyCopy"/>
        <w:rPr>
          <w:noProof w:val="0"/>
        </w:rPr>
      </w:pPr>
      <w:r w:rsidRPr="00B47DF0">
        <w:rPr>
          <w:noProof w:val="0"/>
        </w:rPr>
        <w:t>You need to follow manufacturer’s instru</w:t>
      </w:r>
      <w:r w:rsidR="00067D31" w:rsidRPr="00B47DF0">
        <w:rPr>
          <w:noProof w:val="0"/>
        </w:rPr>
        <w:t>c</w:t>
      </w:r>
      <w:r w:rsidRPr="00B47DF0">
        <w:rPr>
          <w:noProof w:val="0"/>
        </w:rPr>
        <w:t>tions when using equipment because this will:</w:t>
      </w:r>
    </w:p>
    <w:p w:rsidR="003F505D" w:rsidRPr="00B47DF0" w:rsidRDefault="003F505D" w:rsidP="003F505D">
      <w:pPr>
        <w:pStyle w:val="Bullet1"/>
      </w:pPr>
      <w:r w:rsidRPr="00B47DF0">
        <w:t>Optimise safety</w:t>
      </w:r>
    </w:p>
    <w:p w:rsidR="003F505D" w:rsidRPr="00B47DF0" w:rsidRDefault="003F505D" w:rsidP="003F505D">
      <w:pPr>
        <w:pStyle w:val="Bullet1"/>
      </w:pPr>
      <w:r w:rsidRPr="00B47DF0">
        <w:t>Produce the best product</w:t>
      </w:r>
    </w:p>
    <w:p w:rsidR="003F505D" w:rsidRPr="00B47DF0" w:rsidRDefault="007D1ACE" w:rsidP="003F505D">
      <w:pPr>
        <w:pStyle w:val="Bullet1"/>
      </w:pPr>
      <w:r w:rsidRPr="00B47DF0">
        <w:rPr>
          <w:noProof/>
          <w:lang w:val="en-US"/>
        </w:rPr>
        <w:drawing>
          <wp:anchor distT="0" distB="0" distL="114300" distR="114300" simplePos="0" relativeHeight="251803648" behindDoc="0" locked="0" layoutInCell="1" allowOverlap="1">
            <wp:simplePos x="0" y="0"/>
            <wp:positionH relativeFrom="column">
              <wp:posOffset>3977640</wp:posOffset>
            </wp:positionH>
            <wp:positionV relativeFrom="paragraph">
              <wp:posOffset>176530</wp:posOffset>
            </wp:positionV>
            <wp:extent cx="1642110" cy="1839595"/>
            <wp:effectExtent l="19050" t="0" r="0" b="0"/>
            <wp:wrapSquare wrapText="bothSides"/>
            <wp:docPr id="106" name="Picture 49" descr="C:\Documents and Settings\danielc\Desktop\Non-alcoholic beverages images\manufacturer’s instru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danielc\Desktop\Non-alcoholic beverages images\manufacturer’s instructions.jpg"/>
                    <pic:cNvPicPr>
                      <a:picLocks noChangeAspect="1" noChangeArrowheads="1"/>
                    </pic:cNvPicPr>
                  </pic:nvPicPr>
                  <pic:blipFill>
                    <a:blip r:embed="rId156" cstate="print"/>
                    <a:srcRect l="6738" t="25752" r="7536" b="5676"/>
                    <a:stretch>
                      <a:fillRect/>
                    </a:stretch>
                  </pic:blipFill>
                  <pic:spPr bwMode="auto">
                    <a:xfrm>
                      <a:off x="0" y="0"/>
                      <a:ext cx="1642110" cy="1839595"/>
                    </a:xfrm>
                    <a:prstGeom prst="rect">
                      <a:avLst/>
                    </a:prstGeom>
                    <a:noFill/>
                    <a:ln w="9525">
                      <a:noFill/>
                      <a:miter lim="800000"/>
                      <a:headEnd/>
                      <a:tailEnd/>
                    </a:ln>
                  </pic:spPr>
                </pic:pic>
              </a:graphicData>
            </a:graphic>
          </wp:anchor>
        </w:drawing>
      </w:r>
      <w:r w:rsidR="003F505D" w:rsidRPr="00B47DF0">
        <w:t>Extend the working life of the item.</w:t>
      </w:r>
    </w:p>
    <w:p w:rsidR="00D319B4" w:rsidRPr="00B47DF0" w:rsidRDefault="008B2E3C" w:rsidP="00DE327E">
      <w:pPr>
        <w:pStyle w:val="BodyCopy"/>
        <w:rPr>
          <w:noProof w:val="0"/>
        </w:rPr>
      </w:pPr>
      <w:r w:rsidRPr="00B47DF0">
        <w:rPr>
          <w:noProof w:val="0"/>
        </w:rPr>
        <w:t xml:space="preserve">The basic items of equipment </w:t>
      </w:r>
      <w:r w:rsidR="00D319B4" w:rsidRPr="00B47DF0">
        <w:rPr>
          <w:noProof w:val="0"/>
        </w:rPr>
        <w:t xml:space="preserve">such as </w:t>
      </w:r>
      <w:r w:rsidR="001A38AA" w:rsidRPr="00B47DF0">
        <w:rPr>
          <w:noProof w:val="0"/>
        </w:rPr>
        <w:t>dripolators</w:t>
      </w:r>
      <w:r w:rsidR="00D319B4" w:rsidRPr="00B47DF0">
        <w:rPr>
          <w:noProof w:val="0"/>
        </w:rPr>
        <w:t xml:space="preserve">, </w:t>
      </w:r>
      <w:r w:rsidR="001A38AA" w:rsidRPr="00B47DF0">
        <w:rPr>
          <w:noProof w:val="0"/>
        </w:rPr>
        <w:t>coffee grinders</w:t>
      </w:r>
      <w:r w:rsidR="00D319B4" w:rsidRPr="00B47DF0">
        <w:rPr>
          <w:noProof w:val="0"/>
        </w:rPr>
        <w:t xml:space="preserve"> and other smaller items of equipment</w:t>
      </w:r>
      <w:r w:rsidRPr="00B47DF0">
        <w:rPr>
          <w:noProof w:val="0"/>
        </w:rPr>
        <w:t xml:space="preserve"> </w:t>
      </w:r>
      <w:r w:rsidR="00D319B4" w:rsidRPr="00B47DF0">
        <w:rPr>
          <w:noProof w:val="0"/>
        </w:rPr>
        <w:t xml:space="preserve">will have manufacturer’s instructions accompanying them when they are </w:t>
      </w:r>
      <w:r w:rsidR="00DE327E" w:rsidRPr="00B47DF0">
        <w:rPr>
          <w:noProof w:val="0"/>
        </w:rPr>
        <w:t xml:space="preserve">purchased and </w:t>
      </w:r>
      <w:r w:rsidR="00D319B4" w:rsidRPr="00B47DF0">
        <w:rPr>
          <w:noProof w:val="0"/>
        </w:rPr>
        <w:t>delivered</w:t>
      </w:r>
      <w:r w:rsidR="00DE327E" w:rsidRPr="00B47DF0">
        <w:rPr>
          <w:noProof w:val="0"/>
        </w:rPr>
        <w:t xml:space="preserve"> to the premises</w:t>
      </w:r>
      <w:r w:rsidR="00D319B4" w:rsidRPr="00B47DF0">
        <w:rPr>
          <w:noProof w:val="0"/>
        </w:rPr>
        <w:t>.</w:t>
      </w:r>
    </w:p>
    <w:p w:rsidR="00D319B4" w:rsidRPr="00B47DF0" w:rsidRDefault="00DE327E" w:rsidP="00DE327E">
      <w:pPr>
        <w:pStyle w:val="BodyCopy"/>
        <w:rPr>
          <w:noProof w:val="0"/>
        </w:rPr>
      </w:pPr>
      <w:r w:rsidRPr="00B47DF0">
        <w:rPr>
          <w:noProof w:val="0"/>
        </w:rPr>
        <w:t>Ca</w:t>
      </w:r>
      <w:r w:rsidR="003F505D" w:rsidRPr="00B47DF0">
        <w:rPr>
          <w:noProof w:val="0"/>
        </w:rPr>
        <w:t>r</w:t>
      </w:r>
      <w:r w:rsidRPr="00B47DF0">
        <w:rPr>
          <w:noProof w:val="0"/>
        </w:rPr>
        <w:t>e should be t</w:t>
      </w:r>
      <w:r w:rsidR="00D319B4" w:rsidRPr="00B47DF0">
        <w:rPr>
          <w:noProof w:val="0"/>
        </w:rPr>
        <w:t>ake</w:t>
      </w:r>
      <w:r w:rsidRPr="00B47DF0">
        <w:rPr>
          <w:noProof w:val="0"/>
        </w:rPr>
        <w:t xml:space="preserve">n to preserve these and </w:t>
      </w:r>
      <w:r w:rsidR="00D319B4" w:rsidRPr="00B47DF0">
        <w:rPr>
          <w:noProof w:val="0"/>
        </w:rPr>
        <w:t>not throw the</w:t>
      </w:r>
      <w:r w:rsidRPr="00B47DF0">
        <w:rPr>
          <w:noProof w:val="0"/>
        </w:rPr>
        <w:t>m</w:t>
      </w:r>
      <w:r w:rsidR="00D319B4" w:rsidRPr="00B47DF0">
        <w:rPr>
          <w:noProof w:val="0"/>
        </w:rPr>
        <w:t xml:space="preserve"> </w:t>
      </w:r>
      <w:r w:rsidRPr="00B47DF0">
        <w:rPr>
          <w:noProof w:val="0"/>
        </w:rPr>
        <w:t>away</w:t>
      </w:r>
      <w:r w:rsidR="00D319B4" w:rsidRPr="00B47DF0">
        <w:rPr>
          <w:noProof w:val="0"/>
        </w:rPr>
        <w:t>.</w:t>
      </w:r>
    </w:p>
    <w:p w:rsidR="00DE327E" w:rsidRPr="00B47DF0" w:rsidRDefault="00D319B4" w:rsidP="00DE327E">
      <w:pPr>
        <w:pStyle w:val="BodyCopy"/>
        <w:rPr>
          <w:noProof w:val="0"/>
        </w:rPr>
      </w:pPr>
      <w:r w:rsidRPr="00B47DF0">
        <w:rPr>
          <w:noProof w:val="0"/>
        </w:rPr>
        <w:t>It is always a good idea to read these instructions</w:t>
      </w:r>
      <w:r w:rsidR="00DE327E" w:rsidRPr="00B47DF0">
        <w:rPr>
          <w:noProof w:val="0"/>
        </w:rPr>
        <w:t xml:space="preserve"> to determine how to operate items</w:t>
      </w:r>
      <w:r w:rsidRPr="00B47DF0">
        <w:rPr>
          <w:noProof w:val="0"/>
        </w:rPr>
        <w:t xml:space="preserve">. </w:t>
      </w:r>
    </w:p>
    <w:p w:rsidR="00D319B4" w:rsidRPr="00B47DF0" w:rsidRDefault="00D319B4" w:rsidP="00DE327E">
      <w:pPr>
        <w:pStyle w:val="BodyCopy"/>
        <w:rPr>
          <w:noProof w:val="0"/>
        </w:rPr>
      </w:pPr>
      <w:r w:rsidRPr="00B47DF0">
        <w:rPr>
          <w:noProof w:val="0"/>
        </w:rPr>
        <w:t>While these items o</w:t>
      </w:r>
      <w:r w:rsidR="008B2E3C" w:rsidRPr="00B47DF0">
        <w:rPr>
          <w:noProof w:val="0"/>
        </w:rPr>
        <w:t>f equipment are fairly straight</w:t>
      </w:r>
      <w:r w:rsidRPr="00B47DF0">
        <w:rPr>
          <w:noProof w:val="0"/>
        </w:rPr>
        <w:t>forward in their operation, the instructions nearly always tell you something you did</w:t>
      </w:r>
      <w:r w:rsidR="00DE327E" w:rsidRPr="00B47DF0">
        <w:rPr>
          <w:noProof w:val="0"/>
        </w:rPr>
        <w:t xml:space="preserve"> </w:t>
      </w:r>
      <w:r w:rsidRPr="00B47DF0">
        <w:rPr>
          <w:noProof w:val="0"/>
        </w:rPr>
        <w:t>n</w:t>
      </w:r>
      <w:r w:rsidR="00DE327E" w:rsidRPr="00B47DF0">
        <w:rPr>
          <w:noProof w:val="0"/>
        </w:rPr>
        <w:t>o</w:t>
      </w:r>
      <w:r w:rsidRPr="00B47DF0">
        <w:rPr>
          <w:noProof w:val="0"/>
        </w:rPr>
        <w:t>t know about issues including trouble shooting, maintenance, and/or cleaning.</w:t>
      </w:r>
    </w:p>
    <w:p w:rsidR="00D319B4" w:rsidRPr="00B47DF0" w:rsidRDefault="00D319B4" w:rsidP="00DE327E">
      <w:pPr>
        <w:pStyle w:val="BodyCopy"/>
        <w:rPr>
          <w:noProof w:val="0"/>
        </w:rPr>
      </w:pPr>
      <w:r w:rsidRPr="00B47DF0">
        <w:rPr>
          <w:noProof w:val="0"/>
        </w:rPr>
        <w:t xml:space="preserve">More complex, larger pieces of equipment </w:t>
      </w:r>
      <w:r w:rsidR="001A38AA" w:rsidRPr="00B47DF0">
        <w:rPr>
          <w:noProof w:val="0"/>
        </w:rPr>
        <w:t xml:space="preserve">(such as individual espresso machines) </w:t>
      </w:r>
      <w:r w:rsidRPr="00B47DF0">
        <w:rPr>
          <w:noProof w:val="0"/>
        </w:rPr>
        <w:t>are traditionally supplied with an operator’s manual (or similar) and there is sometimes free training provided to staff once the machine has been installed and commissioned.</w:t>
      </w:r>
    </w:p>
    <w:p w:rsidR="00D319B4" w:rsidRPr="00B47DF0" w:rsidRDefault="00D319B4" w:rsidP="00DE327E">
      <w:pPr>
        <w:pStyle w:val="BodyCopy"/>
        <w:rPr>
          <w:noProof w:val="0"/>
        </w:rPr>
      </w:pPr>
      <w:r w:rsidRPr="00B47DF0">
        <w:rPr>
          <w:noProof w:val="0"/>
        </w:rPr>
        <w:t>Operator manuals are more comprehensive than basic instructions as can be seen by visiting the following site:</w:t>
      </w:r>
    </w:p>
    <w:p w:rsidR="00885A29" w:rsidRPr="00B47DF0" w:rsidRDefault="005C4B3E" w:rsidP="00B47DF0">
      <w:pPr>
        <w:pStyle w:val="Bullet1"/>
        <w:rPr>
          <w:rStyle w:val="Hyperlink"/>
          <w:color w:val="auto"/>
        </w:rPr>
      </w:pPr>
      <w:hyperlink r:id="rId157" w:history="1">
        <w:r w:rsidR="006B275F" w:rsidRPr="00B47DF0">
          <w:rPr>
            <w:rStyle w:val="Hyperlink"/>
          </w:rPr>
          <w:t>http://www.lovecoffeemachines.co.uk/downloads/cma_lisa_manual.pdf</w:t>
        </w:r>
      </w:hyperlink>
      <w:r w:rsidR="006B275F" w:rsidRPr="00B47DF0">
        <w:rPr>
          <w:rStyle w:val="Hyperlink"/>
        </w:rPr>
        <w:t xml:space="preserve"> </w:t>
      </w:r>
    </w:p>
    <w:p w:rsidR="00D319B4" w:rsidRPr="00B47DF0" w:rsidRDefault="005C4B3E" w:rsidP="00B47DF0">
      <w:pPr>
        <w:pStyle w:val="Bullet1"/>
      </w:pPr>
      <w:hyperlink r:id="rId158" w:history="1">
        <w:r w:rsidR="00885A29" w:rsidRPr="00B47DF0">
          <w:rPr>
            <w:rStyle w:val="Hyperlink"/>
          </w:rPr>
          <w:t>http://www.taylor-company.com/service/resources/op_man/0060op0.pdf</w:t>
        </w:r>
      </w:hyperlink>
      <w:r w:rsidR="006B275F" w:rsidRPr="00B47DF0">
        <w:t>.</w:t>
      </w:r>
      <w:r w:rsidR="00D319B4" w:rsidRPr="00B47DF0">
        <w:br w:type="page"/>
      </w:r>
    </w:p>
    <w:p w:rsidR="008D480E" w:rsidRPr="00B47DF0" w:rsidRDefault="00F05CA9" w:rsidP="008D480E">
      <w:pPr>
        <w:pStyle w:val="Heading2"/>
      </w:pPr>
      <w:r w:rsidRPr="00B47DF0">
        <w:t>3</w:t>
      </w:r>
      <w:r w:rsidR="008D480E" w:rsidRPr="00B47DF0">
        <w:t>.2</w:t>
      </w:r>
      <w:r w:rsidR="008D480E" w:rsidRPr="00B47DF0">
        <w:tab/>
      </w:r>
      <w:r w:rsidR="005C4B3E">
        <w:fldChar w:fldCharType="begin"/>
      </w:r>
      <w:r w:rsidR="005C4B3E">
        <w:instrText xml:space="preserve"> REF  Criteria32  \* MERGEFORMAT </w:instrText>
      </w:r>
      <w:r w:rsidR="005C4B3E">
        <w:fldChar w:fldCharType="separate"/>
      </w:r>
      <w:sdt>
        <w:sdtPr>
          <w:alias w:val="Insert Criteria 3.2"/>
          <w:tag w:val="Insert Criteria 3.2"/>
          <w:id w:val="10511163"/>
          <w:lock w:val="sdtLocked"/>
        </w:sdtPr>
        <w:sdtEndPr/>
        <w:sdtContent>
          <w:r w:rsidR="00A95F3B" w:rsidRPr="00B47DF0">
            <w:rPr>
              <w:rFonts w:cs="Arial"/>
              <w:szCs w:val="22"/>
            </w:rPr>
            <w:t xml:space="preserve">Clean and maintain machinery and equipment regularly in accordance with manufacturer's specifications and enterprise cleaning and maintenance schedules </w:t>
          </w:r>
        </w:sdtContent>
      </w:sdt>
      <w:r w:rsidR="005C4B3E">
        <w:fldChar w:fldCharType="end"/>
      </w:r>
    </w:p>
    <w:p w:rsidR="008D480E" w:rsidRPr="00B47DF0" w:rsidRDefault="008D480E" w:rsidP="00F000D8">
      <w:pPr>
        <w:pStyle w:val="Heading3"/>
        <w:spacing w:before="200" w:after="120"/>
      </w:pPr>
      <w:r w:rsidRPr="00B47DF0">
        <w:t>Introduction</w:t>
      </w:r>
    </w:p>
    <w:p w:rsidR="00DE327E" w:rsidRPr="00B47DF0" w:rsidRDefault="00DE327E" w:rsidP="00F000D8">
      <w:pPr>
        <w:pStyle w:val="BodyCopy"/>
        <w:spacing w:after="120"/>
        <w:rPr>
          <w:noProof w:val="0"/>
        </w:rPr>
      </w:pPr>
      <w:r w:rsidRPr="00B47DF0">
        <w:rPr>
          <w:noProof w:val="0"/>
        </w:rPr>
        <w:t>All machinery and equipment must be regularly cleaned in accordance w</w:t>
      </w:r>
      <w:r w:rsidR="000B5DB9" w:rsidRPr="00B47DF0">
        <w:rPr>
          <w:noProof w:val="0"/>
        </w:rPr>
        <w:t>ith any Food Safety Program</w:t>
      </w:r>
      <w:r w:rsidRPr="00B47DF0">
        <w:rPr>
          <w:noProof w:val="0"/>
        </w:rPr>
        <w:t xml:space="preserve"> in operation at the workplace. </w:t>
      </w:r>
    </w:p>
    <w:p w:rsidR="00DE327E" w:rsidRPr="00B47DF0" w:rsidRDefault="00DE327E" w:rsidP="00F000D8">
      <w:pPr>
        <w:pStyle w:val="BodyCopy"/>
        <w:spacing w:after="120"/>
        <w:rPr>
          <w:noProof w:val="0"/>
        </w:rPr>
      </w:pPr>
      <w:r w:rsidRPr="00B47DF0">
        <w:rPr>
          <w:noProof w:val="0"/>
        </w:rPr>
        <w:t xml:space="preserve">The equipment should also be cleaned in accordance with the manufacturer’s instructions. </w:t>
      </w:r>
    </w:p>
    <w:p w:rsidR="008D480E" w:rsidRPr="00B47DF0" w:rsidRDefault="00123DAD" w:rsidP="00F000D8">
      <w:pPr>
        <w:pStyle w:val="Heading3"/>
        <w:spacing w:before="200" w:after="120"/>
      </w:pPr>
      <w:r w:rsidRPr="00B47DF0">
        <w:t>Cleaning frequency</w:t>
      </w:r>
    </w:p>
    <w:p w:rsidR="00D319B4" w:rsidRPr="00B47DF0" w:rsidRDefault="00D319B4" w:rsidP="00F000D8">
      <w:pPr>
        <w:pStyle w:val="BodyCopy"/>
        <w:spacing w:after="120"/>
        <w:rPr>
          <w:noProof w:val="0"/>
        </w:rPr>
      </w:pPr>
      <w:r w:rsidRPr="00B47DF0">
        <w:rPr>
          <w:noProof w:val="0"/>
        </w:rPr>
        <w:t>Cleaning is usually done:</w:t>
      </w:r>
    </w:p>
    <w:p w:rsidR="00D319B4" w:rsidRPr="00B47DF0" w:rsidRDefault="00D319B4" w:rsidP="00F000D8">
      <w:pPr>
        <w:pStyle w:val="Bullet1"/>
      </w:pPr>
      <w:r w:rsidRPr="00B47DF0">
        <w:t xml:space="preserve">At the end of service </w:t>
      </w:r>
    </w:p>
    <w:p w:rsidR="00D319B4" w:rsidRPr="00B47DF0" w:rsidRDefault="00D319B4" w:rsidP="00F000D8">
      <w:pPr>
        <w:pStyle w:val="Bullet1"/>
      </w:pPr>
      <w:r w:rsidRPr="00B47DF0">
        <w:t>Once the item is no longer required for service</w:t>
      </w:r>
    </w:p>
    <w:p w:rsidR="00D319B4" w:rsidRPr="00B47DF0" w:rsidRDefault="00D319B4" w:rsidP="00F000D8">
      <w:pPr>
        <w:pStyle w:val="Bullet1"/>
      </w:pPr>
      <w:r w:rsidRPr="00B47DF0">
        <w:t xml:space="preserve">In between uses. </w:t>
      </w:r>
    </w:p>
    <w:p w:rsidR="00D319B4" w:rsidRPr="00B47DF0" w:rsidRDefault="00D319B4" w:rsidP="00F000D8">
      <w:pPr>
        <w:pStyle w:val="Heading3"/>
        <w:spacing w:before="200" w:after="120"/>
      </w:pPr>
      <w:r w:rsidRPr="00B47DF0">
        <w:t>What</w:t>
      </w:r>
      <w:r w:rsidR="00123DAD" w:rsidRPr="00B47DF0">
        <w:t xml:space="preserve"> i</w:t>
      </w:r>
      <w:r w:rsidR="00381BE8" w:rsidRPr="00B47DF0">
        <w:t>s involved in cleaning?</w:t>
      </w:r>
    </w:p>
    <w:p w:rsidR="00D319B4" w:rsidRPr="00B47DF0" w:rsidRDefault="00D319B4" w:rsidP="00F000D8">
      <w:pPr>
        <w:pStyle w:val="BodyCopy"/>
        <w:spacing w:after="120"/>
        <w:rPr>
          <w:noProof w:val="0"/>
        </w:rPr>
      </w:pPr>
      <w:r w:rsidRPr="00B47DF0">
        <w:rPr>
          <w:noProof w:val="0"/>
        </w:rPr>
        <w:t>Cleaning may include the removal of physical material – the remains of fruit juice, dairy products, dusting powder, pieces of fruit and the like – and may include:</w:t>
      </w:r>
    </w:p>
    <w:p w:rsidR="00D319B4" w:rsidRPr="00B47DF0" w:rsidRDefault="00F000D8" w:rsidP="00F000D8">
      <w:pPr>
        <w:pStyle w:val="Bullet1"/>
      </w:pPr>
      <w:r w:rsidRPr="00B47DF0">
        <w:rPr>
          <w:noProof/>
          <w:lang w:val="en-US"/>
        </w:rPr>
        <w:drawing>
          <wp:anchor distT="0" distB="0" distL="114300" distR="114300" simplePos="0" relativeHeight="251806720" behindDoc="0" locked="0" layoutInCell="1" allowOverlap="1">
            <wp:simplePos x="0" y="0"/>
            <wp:positionH relativeFrom="column">
              <wp:posOffset>3978910</wp:posOffset>
            </wp:positionH>
            <wp:positionV relativeFrom="paragraph">
              <wp:posOffset>462915</wp:posOffset>
            </wp:positionV>
            <wp:extent cx="1664335" cy="1482725"/>
            <wp:effectExtent l="19050" t="0" r="0" b="3175"/>
            <wp:wrapSquare wrapText="bothSides"/>
            <wp:docPr id="109" name="Picture 51" descr="C:\Documents and Settings\danielc\Desktop\Non-alcoholic beverages images\ft_jan03msl01_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danielc\Desktop\Non-alcoholic beverages images\ft_jan03msl01_xl.jpg"/>
                    <pic:cNvPicPr>
                      <a:picLocks noChangeAspect="1" noChangeArrowheads="1"/>
                    </pic:cNvPicPr>
                  </pic:nvPicPr>
                  <pic:blipFill>
                    <a:blip r:embed="rId159" cstate="print">
                      <a:grayscl/>
                    </a:blip>
                    <a:srcRect t="18651" b="9921"/>
                    <a:stretch>
                      <a:fillRect/>
                    </a:stretch>
                  </pic:blipFill>
                  <pic:spPr bwMode="auto">
                    <a:xfrm flipH="1">
                      <a:off x="0" y="0"/>
                      <a:ext cx="1664335" cy="1482725"/>
                    </a:xfrm>
                    <a:prstGeom prst="rect">
                      <a:avLst/>
                    </a:prstGeom>
                    <a:noFill/>
                    <a:ln w="9525">
                      <a:noFill/>
                      <a:miter lim="800000"/>
                      <a:headEnd/>
                      <a:tailEnd/>
                    </a:ln>
                  </pic:spPr>
                </pic:pic>
              </a:graphicData>
            </a:graphic>
          </wp:anchor>
        </w:drawing>
      </w:r>
      <w:r w:rsidR="00D319B4" w:rsidRPr="00B47DF0">
        <w:t xml:space="preserve">Dismantling and cleaning relevant equipment with hot water </w:t>
      </w:r>
      <w:r w:rsidR="00D04D73" w:rsidRPr="00B47DF0">
        <w:t xml:space="preserve">containing an appropriate detergent </w:t>
      </w:r>
      <w:r w:rsidR="00D319B4" w:rsidRPr="00B47DF0">
        <w:t>and a clean cloth – checking first to ensure this cleaning method/procedure is in-keeping with manufacturer’s instructions</w:t>
      </w:r>
    </w:p>
    <w:p w:rsidR="00123DAD" w:rsidRPr="00B47DF0" w:rsidRDefault="00123DAD" w:rsidP="00F000D8">
      <w:pPr>
        <w:pStyle w:val="Bullet1"/>
      </w:pPr>
      <w:r w:rsidRPr="00B47DF0">
        <w:t>Applying and rinsing off a sanitiser</w:t>
      </w:r>
    </w:p>
    <w:p w:rsidR="00D319B4" w:rsidRPr="00B47DF0" w:rsidRDefault="00D319B4" w:rsidP="00F000D8">
      <w:pPr>
        <w:pStyle w:val="Bullet1"/>
      </w:pPr>
      <w:r w:rsidRPr="00B47DF0">
        <w:t xml:space="preserve">Soaking post-mix dispensers in soda water overnight </w:t>
      </w:r>
      <w:r w:rsidR="00123DAD" w:rsidRPr="00B47DF0">
        <w:t xml:space="preserve">– as </w:t>
      </w:r>
      <w:r w:rsidRPr="00B47DF0">
        <w:t>well as wiping parts with a warm cloth to remove sticky syrup</w:t>
      </w:r>
    </w:p>
    <w:p w:rsidR="00D319B4" w:rsidRPr="00B47DF0" w:rsidRDefault="00C90C1F" w:rsidP="00F000D8">
      <w:pPr>
        <w:pStyle w:val="Bullet1"/>
      </w:pPr>
      <w:r w:rsidRPr="00B47DF0">
        <w:t xml:space="preserve">Washing and air drying </w:t>
      </w:r>
      <w:r w:rsidR="00D319B4" w:rsidRPr="00B47DF0">
        <w:t>all plunger coffee jugs, steel holders and plungers</w:t>
      </w:r>
    </w:p>
    <w:p w:rsidR="00D319B4" w:rsidRPr="00B47DF0" w:rsidRDefault="00D319B4" w:rsidP="00F000D8">
      <w:pPr>
        <w:pStyle w:val="Bullet1"/>
      </w:pPr>
      <w:r w:rsidRPr="00B47DF0">
        <w:t>Cleaning down</w:t>
      </w:r>
      <w:r w:rsidR="000B5DB9" w:rsidRPr="00B47DF0">
        <w:t xml:space="preserve"> and </w:t>
      </w:r>
      <w:r w:rsidR="00C90C1F" w:rsidRPr="00B47DF0">
        <w:t>wiping</w:t>
      </w:r>
      <w:r w:rsidRPr="00B47DF0">
        <w:t xml:space="preserve"> the dripolator machine and Cona jugs</w:t>
      </w:r>
    </w:p>
    <w:p w:rsidR="00D319B4" w:rsidRPr="00B47DF0" w:rsidRDefault="000B5DB9" w:rsidP="00F000D8">
      <w:pPr>
        <w:pStyle w:val="Bullet1"/>
      </w:pPr>
      <w:r w:rsidRPr="00B47DF0">
        <w:t>Rinsing out and/or washing tea</w:t>
      </w:r>
      <w:r w:rsidR="00D319B4" w:rsidRPr="00B47DF0">
        <w:t>pots</w:t>
      </w:r>
      <w:r w:rsidR="00F000D8" w:rsidRPr="00B47DF0">
        <w:rPr>
          <w:lang w:eastAsia="en-AU"/>
        </w:rPr>
        <w:t xml:space="preserve"> </w:t>
      </w:r>
    </w:p>
    <w:p w:rsidR="00D319B4" w:rsidRPr="00B47DF0" w:rsidRDefault="00D319B4" w:rsidP="00F000D8">
      <w:pPr>
        <w:pStyle w:val="Bullet1"/>
      </w:pPr>
      <w:r w:rsidRPr="00B47DF0">
        <w:t>Removing and cleaning the dispensing noz</w:t>
      </w:r>
      <w:r w:rsidR="000B5DB9" w:rsidRPr="00B47DF0">
        <w:t xml:space="preserve">zles and the gun for post-mix </w:t>
      </w:r>
      <w:r w:rsidRPr="00B47DF0">
        <w:t>including cleaning the gun holder regularly, because grime a</w:t>
      </w:r>
      <w:r w:rsidR="000B5DB9" w:rsidRPr="00B47DF0">
        <w:t>nd slime can build up in it too. C</w:t>
      </w:r>
      <w:r w:rsidRPr="00B47DF0">
        <w:t>lean gun holder with a brush and hot soapy water.</w:t>
      </w:r>
    </w:p>
    <w:p w:rsidR="00D319B4" w:rsidRPr="00B47DF0" w:rsidRDefault="000B5DB9" w:rsidP="00F000D8">
      <w:pPr>
        <w:pStyle w:val="BodyCopy"/>
        <w:spacing w:after="120"/>
        <w:rPr>
          <w:noProof w:val="0"/>
        </w:rPr>
      </w:pPr>
      <w:r w:rsidRPr="00B47DF0">
        <w:rPr>
          <w:noProof w:val="0"/>
        </w:rPr>
        <w:t xml:space="preserve">Remember the </w:t>
      </w:r>
      <w:r w:rsidR="00D319B4" w:rsidRPr="00B47DF0">
        <w:rPr>
          <w:noProof w:val="0"/>
        </w:rPr>
        <w:t>recommended cleaning instructions for every item of equipment will be included in the printed materials supplied with the machine – the manufacturer’s instructions or the operator’s manual.</w:t>
      </w:r>
    </w:p>
    <w:p w:rsidR="00D319B4" w:rsidRPr="00B47DF0" w:rsidRDefault="00D319B4" w:rsidP="00F000D8">
      <w:pPr>
        <w:pStyle w:val="BodyCopy"/>
        <w:spacing w:after="120"/>
        <w:rPr>
          <w:noProof w:val="0"/>
        </w:rPr>
      </w:pPr>
      <w:r w:rsidRPr="00B47DF0">
        <w:rPr>
          <w:noProof w:val="0"/>
        </w:rPr>
        <w:t>If you are unsu</w:t>
      </w:r>
      <w:r w:rsidR="000B5DB9" w:rsidRPr="00B47DF0">
        <w:rPr>
          <w:noProof w:val="0"/>
        </w:rPr>
        <w:t xml:space="preserve">re about how to clean a machine or </w:t>
      </w:r>
      <w:r w:rsidRPr="00B47DF0">
        <w:rPr>
          <w:noProof w:val="0"/>
        </w:rPr>
        <w:t>item of equipment you have, then you should try the following:</w:t>
      </w:r>
    </w:p>
    <w:p w:rsidR="00D319B4" w:rsidRPr="00B47DF0" w:rsidRDefault="00D319B4" w:rsidP="00F000D8">
      <w:pPr>
        <w:pStyle w:val="Bullet1"/>
      </w:pPr>
      <w:r w:rsidRPr="00B47DF0">
        <w:t>Contact the manufacturer and see if you can arrange for a copy of the recommended cleaning procedures to be sent to you – many are available via the internet</w:t>
      </w:r>
    </w:p>
    <w:p w:rsidR="00D319B4" w:rsidRPr="00B47DF0" w:rsidRDefault="00D319B4" w:rsidP="00123DAD">
      <w:pPr>
        <w:pStyle w:val="Bullet1"/>
      </w:pPr>
      <w:r w:rsidRPr="00B47DF0">
        <w:t>Contact another business who has the same piece of equipment and ask if they have a copy of the cleanin</w:t>
      </w:r>
      <w:r w:rsidR="000B5DB9" w:rsidRPr="00B47DF0">
        <w:t>g instructions you can copy. It</w:t>
      </w:r>
      <w:r w:rsidRPr="00B47DF0">
        <w:t xml:space="preserve"> may sound strange asking your competition for help but it is often a positive experience and can establish a useful working relationship between businesses</w:t>
      </w:r>
      <w:r w:rsidR="00123DAD" w:rsidRPr="00B47DF0">
        <w:t>.</w:t>
      </w:r>
    </w:p>
    <w:p w:rsidR="006B275F" w:rsidRPr="00B47DF0" w:rsidRDefault="006B275F" w:rsidP="00123DAD">
      <w:pPr>
        <w:pStyle w:val="Heading3"/>
      </w:pPr>
      <w:r w:rsidRPr="00B47DF0">
        <w:t>Cleaning espresso machines</w:t>
      </w:r>
    </w:p>
    <w:p w:rsidR="006B275F" w:rsidRPr="00B47DF0" w:rsidRDefault="006B275F" w:rsidP="006B275F">
      <w:pPr>
        <w:pStyle w:val="BodyCopy"/>
        <w:rPr>
          <w:noProof w:val="0"/>
        </w:rPr>
      </w:pPr>
      <w:r w:rsidRPr="00B47DF0">
        <w:rPr>
          <w:noProof w:val="0"/>
        </w:rPr>
        <w:t>The cleaning of the coffee machine and all associated parts must be done thoroughly and safely</w:t>
      </w:r>
      <w:r w:rsidR="000B5DB9" w:rsidRPr="00B47DF0">
        <w:rPr>
          <w:noProof w:val="0"/>
        </w:rPr>
        <w:t>.</w:t>
      </w:r>
      <w:r w:rsidRPr="00B47DF0">
        <w:rPr>
          <w:noProof w:val="0"/>
        </w:rPr>
        <w:t xml:space="preserve"> </w:t>
      </w:r>
    </w:p>
    <w:p w:rsidR="006B275F" w:rsidRPr="00B47DF0" w:rsidRDefault="006B275F" w:rsidP="006B275F">
      <w:pPr>
        <w:pStyle w:val="BodyCopy"/>
        <w:rPr>
          <w:noProof w:val="0"/>
        </w:rPr>
      </w:pPr>
      <w:r w:rsidRPr="00B47DF0">
        <w:rPr>
          <w:noProof w:val="0"/>
        </w:rPr>
        <w:t>It is essential to use nominated cleaning methods as identified by management and critical to only use the cleaning products and materials designated for these tasks.</w:t>
      </w:r>
    </w:p>
    <w:p w:rsidR="006B275F" w:rsidRPr="00B47DF0" w:rsidRDefault="006B275F" w:rsidP="006B275F">
      <w:pPr>
        <w:pStyle w:val="BodyCopy"/>
        <w:rPr>
          <w:noProof w:val="0"/>
        </w:rPr>
      </w:pPr>
      <w:r w:rsidRPr="00B47DF0">
        <w:rPr>
          <w:noProof w:val="0"/>
        </w:rPr>
        <w:t>The following are representative of what applies at coffee workstations:</w:t>
      </w:r>
    </w:p>
    <w:p w:rsidR="006B275F" w:rsidRPr="00B47DF0" w:rsidRDefault="006B275F" w:rsidP="006B275F">
      <w:pPr>
        <w:pStyle w:val="Bullet1"/>
      </w:pPr>
      <w:r w:rsidRPr="00B47DF0">
        <w:t>Wiping down entire machine to ensure cleanliness and good appearance</w:t>
      </w:r>
    </w:p>
    <w:p w:rsidR="006B275F" w:rsidRPr="00B47DF0" w:rsidRDefault="006B275F" w:rsidP="006B275F">
      <w:pPr>
        <w:pStyle w:val="Bullet1"/>
      </w:pPr>
      <w:r w:rsidRPr="00B47DF0">
        <w:t>Purging reservoir of hot water, releasing steam and backwashing the machine with an appropriate cleaning solution</w:t>
      </w:r>
    </w:p>
    <w:p w:rsidR="006B275F" w:rsidRPr="00B47DF0" w:rsidRDefault="006B275F" w:rsidP="006B275F">
      <w:pPr>
        <w:pStyle w:val="Bullet1"/>
      </w:pPr>
      <w:r w:rsidRPr="00B47DF0">
        <w:t>Pouring boiling water to cl</w:t>
      </w:r>
      <w:r w:rsidR="00381BE8" w:rsidRPr="00B47DF0">
        <w:t>ean drainage pipes of equipment</w:t>
      </w:r>
    </w:p>
    <w:p w:rsidR="006B275F" w:rsidRPr="00B47DF0" w:rsidRDefault="007D1ACE" w:rsidP="006B275F">
      <w:pPr>
        <w:pStyle w:val="Bullet1"/>
      </w:pPr>
      <w:r w:rsidRPr="00B47DF0">
        <w:rPr>
          <w:noProof/>
          <w:lang w:val="en-US"/>
        </w:rPr>
        <w:drawing>
          <wp:anchor distT="0" distB="0" distL="114300" distR="114300" simplePos="0" relativeHeight="251804672" behindDoc="0" locked="0" layoutInCell="1" allowOverlap="1">
            <wp:simplePos x="0" y="0"/>
            <wp:positionH relativeFrom="column">
              <wp:posOffset>3642995</wp:posOffset>
            </wp:positionH>
            <wp:positionV relativeFrom="paragraph">
              <wp:posOffset>659130</wp:posOffset>
            </wp:positionV>
            <wp:extent cx="2021205" cy="1638935"/>
            <wp:effectExtent l="19050" t="0" r="0" b="0"/>
            <wp:wrapSquare wrapText="bothSides"/>
            <wp:docPr id="107" name="Picture 50" descr="C:\Documents and Settings\danielc\Desktop\Non-alcoholic beverages images\Soak-coffee-bas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Documents and Settings\danielc\Desktop\Non-alcoholic beverages images\Soak-coffee-baskets.jpg"/>
                    <pic:cNvPicPr>
                      <a:picLocks noChangeAspect="1" noChangeArrowheads="1"/>
                    </pic:cNvPicPr>
                  </pic:nvPicPr>
                  <pic:blipFill>
                    <a:blip r:embed="rId160" cstate="print"/>
                    <a:srcRect/>
                    <a:stretch>
                      <a:fillRect/>
                    </a:stretch>
                  </pic:blipFill>
                  <pic:spPr bwMode="auto">
                    <a:xfrm>
                      <a:off x="0" y="0"/>
                      <a:ext cx="2021205" cy="1638935"/>
                    </a:xfrm>
                    <a:prstGeom prst="rect">
                      <a:avLst/>
                    </a:prstGeom>
                    <a:noFill/>
                    <a:ln w="9525">
                      <a:noFill/>
                      <a:miter lim="800000"/>
                      <a:headEnd/>
                      <a:tailEnd/>
                    </a:ln>
                  </pic:spPr>
                </pic:pic>
              </a:graphicData>
            </a:graphic>
          </wp:anchor>
        </w:drawing>
      </w:r>
      <w:r w:rsidR="006B275F" w:rsidRPr="00B47DF0">
        <w:t>Back flushing the machine at the end of a service cycle, using clean water to ensure no chemical or other residues are left</w:t>
      </w:r>
    </w:p>
    <w:p w:rsidR="006B275F" w:rsidRPr="00B47DF0" w:rsidRDefault="006B275F" w:rsidP="006B275F">
      <w:pPr>
        <w:pStyle w:val="Bullet1"/>
      </w:pPr>
      <w:r w:rsidRPr="00B47DF0">
        <w:t>Cleaning the bean hopper using wet method (see below), and drying thoroughly before refilling and storing</w:t>
      </w:r>
    </w:p>
    <w:p w:rsidR="006B275F" w:rsidRPr="00B47DF0" w:rsidRDefault="006B275F" w:rsidP="006B275F">
      <w:pPr>
        <w:pStyle w:val="Bullet1"/>
      </w:pPr>
      <w:r w:rsidRPr="00B47DF0">
        <w:t>Cleaning all remaining parts using dry cleaning method (see below)</w:t>
      </w:r>
    </w:p>
    <w:p w:rsidR="006B275F" w:rsidRPr="00B47DF0" w:rsidRDefault="006B275F" w:rsidP="006B275F">
      <w:pPr>
        <w:pStyle w:val="Bullet1"/>
      </w:pPr>
      <w:r w:rsidRPr="00B47DF0">
        <w:t>Back flushing group heads according to recommended industry methods, using a blank filter and appropriate machine detergent</w:t>
      </w:r>
    </w:p>
    <w:p w:rsidR="006B275F" w:rsidRPr="00B47DF0" w:rsidRDefault="006B275F" w:rsidP="006B275F">
      <w:pPr>
        <w:pStyle w:val="Bullet1"/>
      </w:pPr>
      <w:r w:rsidRPr="00B47DF0">
        <w:t>Using col</w:t>
      </w:r>
      <w:r w:rsidR="00DB5403" w:rsidRPr="00B47DF0">
        <w:t xml:space="preserve">our-coded cloths for cleaning </w:t>
      </w:r>
      <w:r w:rsidRPr="00B47DF0">
        <w:t>such as blue for general cleaning and yellow for cleaning steam wands</w:t>
      </w:r>
    </w:p>
    <w:p w:rsidR="006B275F" w:rsidRPr="00B47DF0" w:rsidRDefault="006B275F" w:rsidP="006B275F">
      <w:pPr>
        <w:pStyle w:val="Bullet1"/>
      </w:pPr>
      <w:r w:rsidRPr="00B47DF0">
        <w:t>Wiping steamer wands after each use</w:t>
      </w:r>
      <w:r w:rsidR="00DB5403" w:rsidRPr="00B47DF0">
        <w:t xml:space="preserve"> </w:t>
      </w:r>
      <w:r w:rsidR="00C745C8" w:rsidRPr="00B47DF0">
        <w:t>to remove milk residue</w:t>
      </w:r>
    </w:p>
    <w:p w:rsidR="006B275F" w:rsidRPr="00B47DF0" w:rsidRDefault="006B275F" w:rsidP="006B275F">
      <w:pPr>
        <w:pStyle w:val="Bullet1"/>
      </w:pPr>
      <w:r w:rsidRPr="00B47DF0">
        <w:t>Where there is caked-on product, wrapping steamer wands in a clean cloth, opening the valve and allowing hot water, with steam venting, to soften caked-on milk and then wiping with a damp cloth</w:t>
      </w:r>
    </w:p>
    <w:p w:rsidR="006B275F" w:rsidRPr="00B47DF0" w:rsidRDefault="006B275F" w:rsidP="006B275F">
      <w:pPr>
        <w:pStyle w:val="Bullet1"/>
      </w:pPr>
      <w:r w:rsidRPr="00B47DF0">
        <w:t>Washing drip trays</w:t>
      </w:r>
    </w:p>
    <w:p w:rsidR="006B275F" w:rsidRPr="00B47DF0" w:rsidRDefault="006B275F" w:rsidP="006B275F">
      <w:pPr>
        <w:pStyle w:val="Bullet1"/>
      </w:pPr>
      <w:r w:rsidRPr="00B47DF0">
        <w:t>Removing shower screens and diffusers if appropriate, cleaning using wet method and reassembling</w:t>
      </w:r>
    </w:p>
    <w:p w:rsidR="006B275F" w:rsidRPr="00B47DF0" w:rsidRDefault="006B275F" w:rsidP="006B275F">
      <w:pPr>
        <w:pStyle w:val="Bullet1"/>
      </w:pPr>
      <w:r w:rsidRPr="00B47DF0">
        <w:t>Cleaning around the inside of the group head using an appropriate brush or cloth</w:t>
      </w:r>
    </w:p>
    <w:p w:rsidR="006B275F" w:rsidRPr="00B47DF0" w:rsidRDefault="006B275F" w:rsidP="006B275F">
      <w:pPr>
        <w:pStyle w:val="Bullet1"/>
      </w:pPr>
      <w:r w:rsidRPr="00B47DF0">
        <w:t>Cleaning group handle and filter basket and steam arm spout after removing, using the wet method.</w:t>
      </w:r>
    </w:p>
    <w:p w:rsidR="006B275F" w:rsidRPr="00B47DF0" w:rsidRDefault="006B275F" w:rsidP="006B275F">
      <w:pPr>
        <w:pStyle w:val="BodyCopy"/>
        <w:rPr>
          <w:b/>
          <w:noProof w:val="0"/>
        </w:rPr>
      </w:pPr>
      <w:r w:rsidRPr="00B47DF0">
        <w:rPr>
          <w:b/>
          <w:noProof w:val="0"/>
        </w:rPr>
        <w:t>Wet and dry cleaning techniques</w:t>
      </w:r>
    </w:p>
    <w:p w:rsidR="006B275F" w:rsidRPr="00B47DF0" w:rsidRDefault="006B275F" w:rsidP="006B275F">
      <w:pPr>
        <w:pStyle w:val="BodyCopy"/>
        <w:rPr>
          <w:noProof w:val="0"/>
        </w:rPr>
      </w:pPr>
      <w:r w:rsidRPr="00B47DF0">
        <w:rPr>
          <w:noProof w:val="0"/>
        </w:rPr>
        <w:t>Cleaning methods for cleani</w:t>
      </w:r>
      <w:r w:rsidR="00DB5403" w:rsidRPr="00B47DF0">
        <w:rPr>
          <w:noProof w:val="0"/>
        </w:rPr>
        <w:t xml:space="preserve">ng coffee utensils and </w:t>
      </w:r>
      <w:r w:rsidRPr="00B47DF0">
        <w:rPr>
          <w:noProof w:val="0"/>
        </w:rPr>
        <w:t>equipment include:</w:t>
      </w:r>
    </w:p>
    <w:p w:rsidR="006B275F" w:rsidRPr="00B47DF0" w:rsidRDefault="006B275F" w:rsidP="006B275F">
      <w:pPr>
        <w:pStyle w:val="Bullet1"/>
      </w:pPr>
      <w:r w:rsidRPr="00B47DF0">
        <w:t>Wet techniques – using warm water with detergent for soaking various parts and cleaning with a sponge, cloth or scourer (for group handle only)</w:t>
      </w:r>
    </w:p>
    <w:p w:rsidR="00C745C8" w:rsidRPr="00B47DF0" w:rsidRDefault="006B275F" w:rsidP="007D1ACE">
      <w:pPr>
        <w:pStyle w:val="Bullet1"/>
        <w:rPr>
          <w:rFonts w:eastAsia="Calibri" w:cs="Calibri"/>
          <w:b/>
          <w:szCs w:val="16"/>
          <w:lang w:eastAsia="ar-SA"/>
        </w:rPr>
      </w:pPr>
      <w:r w:rsidRPr="00B47DF0">
        <w:t>Dry techniques – using a damp cloth followed by a dry cloth.</w:t>
      </w:r>
      <w:r w:rsidR="00C745C8" w:rsidRPr="00B47DF0">
        <w:rPr>
          <w:b/>
        </w:rPr>
        <w:br w:type="page"/>
      </w:r>
    </w:p>
    <w:p w:rsidR="006B275F" w:rsidRPr="00B47DF0" w:rsidRDefault="0090192D" w:rsidP="006B275F">
      <w:pPr>
        <w:pStyle w:val="BodyCopy"/>
        <w:rPr>
          <w:b/>
          <w:noProof w:val="0"/>
        </w:rPr>
      </w:pPr>
      <w:r w:rsidRPr="00B47DF0">
        <w:rPr>
          <w:b/>
          <w:lang w:val="en-US" w:eastAsia="en-US"/>
        </w:rPr>
        <w:drawing>
          <wp:anchor distT="0" distB="0" distL="114300" distR="114300" simplePos="0" relativeHeight="251807744" behindDoc="0" locked="0" layoutInCell="1" allowOverlap="1">
            <wp:simplePos x="0" y="0"/>
            <wp:positionH relativeFrom="column">
              <wp:posOffset>4068445</wp:posOffset>
            </wp:positionH>
            <wp:positionV relativeFrom="paragraph">
              <wp:posOffset>225425</wp:posOffset>
            </wp:positionV>
            <wp:extent cx="1608455" cy="1193165"/>
            <wp:effectExtent l="19050" t="0" r="0" b="0"/>
            <wp:wrapSquare wrapText="bothSides"/>
            <wp:docPr id="110" name="Picture 52" descr="C:\Documents and Settings\danielc\Desktop\Non-alcoholic beverages images\Cleaning_2_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Documents and Settings\danielc\Desktop\Non-alcoholic beverages images\Cleaning_2_2000.jpg"/>
                    <pic:cNvPicPr>
                      <a:picLocks noChangeAspect="1" noChangeArrowheads="1"/>
                    </pic:cNvPicPr>
                  </pic:nvPicPr>
                  <pic:blipFill>
                    <a:blip r:embed="rId161" cstate="print"/>
                    <a:srcRect l="23523" b="15079"/>
                    <a:stretch>
                      <a:fillRect/>
                    </a:stretch>
                  </pic:blipFill>
                  <pic:spPr bwMode="auto">
                    <a:xfrm>
                      <a:off x="0" y="0"/>
                      <a:ext cx="1608455" cy="1193165"/>
                    </a:xfrm>
                    <a:prstGeom prst="rect">
                      <a:avLst/>
                    </a:prstGeom>
                    <a:noFill/>
                    <a:ln w="9525">
                      <a:noFill/>
                      <a:miter lim="800000"/>
                      <a:headEnd/>
                      <a:tailEnd/>
                    </a:ln>
                  </pic:spPr>
                </pic:pic>
              </a:graphicData>
            </a:graphic>
          </wp:anchor>
        </w:drawing>
      </w:r>
      <w:r w:rsidR="006B275F" w:rsidRPr="00B47DF0">
        <w:rPr>
          <w:b/>
          <w:noProof w:val="0"/>
        </w:rPr>
        <w:t xml:space="preserve">Daily </w:t>
      </w:r>
      <w:r w:rsidR="005F62F4" w:rsidRPr="00B47DF0">
        <w:rPr>
          <w:b/>
          <w:noProof w:val="0"/>
        </w:rPr>
        <w:t xml:space="preserve">and/or weekly </w:t>
      </w:r>
      <w:r w:rsidR="006B275F" w:rsidRPr="00B47DF0">
        <w:rPr>
          <w:b/>
          <w:noProof w:val="0"/>
        </w:rPr>
        <w:t xml:space="preserve">cleaning </w:t>
      </w:r>
    </w:p>
    <w:p w:rsidR="006B275F" w:rsidRPr="00B47DF0" w:rsidRDefault="006B275F" w:rsidP="006B275F">
      <w:pPr>
        <w:pStyle w:val="BodyCopy"/>
        <w:rPr>
          <w:b/>
          <w:i/>
          <w:noProof w:val="0"/>
        </w:rPr>
      </w:pPr>
      <w:r w:rsidRPr="00B47DF0">
        <w:rPr>
          <w:b/>
          <w:i/>
          <w:noProof w:val="0"/>
        </w:rPr>
        <w:t>Steam arms</w:t>
      </w:r>
    </w:p>
    <w:p w:rsidR="006B275F" w:rsidRPr="00B47DF0" w:rsidRDefault="006B275F" w:rsidP="006B275F">
      <w:pPr>
        <w:pStyle w:val="Bullet1"/>
      </w:pPr>
      <w:r w:rsidRPr="00B47DF0">
        <w:t xml:space="preserve">Wipe down after foaming milk </w:t>
      </w:r>
      <w:r w:rsidR="00BE599A" w:rsidRPr="00B47DF0">
        <w:t>after every use</w:t>
      </w:r>
    </w:p>
    <w:p w:rsidR="006B275F" w:rsidRPr="00B47DF0" w:rsidRDefault="006B275F" w:rsidP="006B275F">
      <w:pPr>
        <w:pStyle w:val="Bullet1"/>
      </w:pPr>
      <w:r w:rsidRPr="00B47DF0">
        <w:t>Keep cloths in a soaking solution of mild bleach or sanitiser</w:t>
      </w:r>
    </w:p>
    <w:p w:rsidR="006B275F" w:rsidRPr="00B47DF0" w:rsidRDefault="00DB5403" w:rsidP="006B275F">
      <w:pPr>
        <w:pStyle w:val="Bullet1"/>
      </w:pPr>
      <w:r w:rsidRPr="00B47DF0">
        <w:t>Check steam holes are clear. U</w:t>
      </w:r>
      <w:r w:rsidR="006B275F" w:rsidRPr="00B47DF0">
        <w:t>se a paper clip to clear if necessary</w:t>
      </w:r>
      <w:r w:rsidR="00BE599A" w:rsidRPr="00B47DF0">
        <w:t>.</w:t>
      </w:r>
    </w:p>
    <w:p w:rsidR="006B275F" w:rsidRPr="00B47DF0" w:rsidRDefault="00F000D8" w:rsidP="006B275F">
      <w:pPr>
        <w:pStyle w:val="BodyCopy"/>
        <w:rPr>
          <w:b/>
          <w:i/>
          <w:noProof w:val="0"/>
        </w:rPr>
      </w:pPr>
      <w:r w:rsidRPr="00B47DF0">
        <w:rPr>
          <w:b/>
          <w:i/>
          <w:noProof w:val="0"/>
        </w:rPr>
        <w:t>Blind filter – Back flushing</w:t>
      </w:r>
    </w:p>
    <w:p w:rsidR="006B275F" w:rsidRPr="00B47DF0" w:rsidRDefault="006B275F" w:rsidP="006B275F">
      <w:pPr>
        <w:pStyle w:val="Bullet1"/>
      </w:pPr>
      <w:r w:rsidRPr="00B47DF0">
        <w:t>Take out filter basket and clean out using scouring pad</w:t>
      </w:r>
    </w:p>
    <w:p w:rsidR="006B275F" w:rsidRPr="00B47DF0" w:rsidRDefault="006B275F" w:rsidP="006B275F">
      <w:pPr>
        <w:pStyle w:val="Bullet1"/>
      </w:pPr>
      <w:r w:rsidRPr="00B47DF0">
        <w:t>Fit blind filter</w:t>
      </w:r>
    </w:p>
    <w:p w:rsidR="006B275F" w:rsidRPr="00B47DF0" w:rsidRDefault="006B275F" w:rsidP="006B275F">
      <w:pPr>
        <w:pStyle w:val="Bullet1"/>
      </w:pPr>
      <w:r w:rsidRPr="00B47DF0">
        <w:t>Loosely fit the group handle into the group and run water. Gently jiggle it left and right to dislodge coffee</w:t>
      </w:r>
      <w:r w:rsidR="00DB5403" w:rsidRPr="00B47DF0">
        <w:t xml:space="preserve"> grounds until water runs clear</w:t>
      </w:r>
    </w:p>
    <w:p w:rsidR="006B275F" w:rsidRPr="00B47DF0" w:rsidRDefault="006B275F" w:rsidP="006B275F">
      <w:pPr>
        <w:pStyle w:val="Bullet1"/>
      </w:pPr>
      <w:r w:rsidRPr="00B47DF0">
        <w:t>Lock in the filter holder and run water for five seconds – turn water off and repeat three times</w:t>
      </w:r>
    </w:p>
    <w:p w:rsidR="006B275F" w:rsidRPr="00B47DF0" w:rsidRDefault="006B275F" w:rsidP="006B275F">
      <w:pPr>
        <w:pStyle w:val="BodyText1"/>
        <w:spacing w:after="120"/>
        <w:ind w:left="0"/>
        <w:rPr>
          <w:rFonts w:eastAsia="Calibri" w:cs="Calibri"/>
          <w:color w:val="auto"/>
          <w:szCs w:val="16"/>
          <w:lang w:eastAsia="ar-SA"/>
        </w:rPr>
      </w:pPr>
      <w:r w:rsidRPr="00B47DF0">
        <w:rPr>
          <w:rFonts w:eastAsia="Calibri" w:cs="Calibri"/>
          <w:color w:val="auto"/>
          <w:szCs w:val="16"/>
          <w:lang w:eastAsia="ar-SA"/>
        </w:rPr>
        <w:t xml:space="preserve">This should be done at least 4 times a day and at the end of the day. Back flush more when the machine is </w:t>
      </w:r>
      <w:r w:rsidR="00F000D8" w:rsidRPr="00B47DF0">
        <w:rPr>
          <w:rFonts w:eastAsia="Calibri" w:cs="Calibri"/>
          <w:color w:val="auto"/>
          <w:szCs w:val="16"/>
          <w:lang w:eastAsia="ar-SA"/>
        </w:rPr>
        <w:t>underutilised</w:t>
      </w:r>
      <w:r w:rsidRPr="00B47DF0">
        <w:rPr>
          <w:rFonts w:eastAsia="Calibri" w:cs="Calibri"/>
          <w:color w:val="auto"/>
          <w:szCs w:val="16"/>
          <w:lang w:eastAsia="ar-SA"/>
        </w:rPr>
        <w:t>.</w:t>
      </w:r>
    </w:p>
    <w:p w:rsidR="006B275F" w:rsidRPr="00B47DF0" w:rsidRDefault="006B275F" w:rsidP="006B275F">
      <w:pPr>
        <w:pStyle w:val="BodyCopy"/>
        <w:rPr>
          <w:b/>
          <w:i/>
          <w:noProof w:val="0"/>
        </w:rPr>
      </w:pPr>
      <w:r w:rsidRPr="00B47DF0">
        <w:rPr>
          <w:b/>
          <w:i/>
          <w:noProof w:val="0"/>
        </w:rPr>
        <w:t xml:space="preserve">Drip tray </w:t>
      </w:r>
    </w:p>
    <w:p w:rsidR="006B275F" w:rsidRPr="00B47DF0" w:rsidRDefault="006B275F" w:rsidP="006B275F">
      <w:pPr>
        <w:pStyle w:val="Bullet1"/>
      </w:pPr>
      <w:r w:rsidRPr="00B47DF0">
        <w:t>Remove the drip tray and wash – follow requirements of the FSP.</w:t>
      </w:r>
    </w:p>
    <w:p w:rsidR="006B275F" w:rsidRPr="00B47DF0" w:rsidRDefault="006B275F" w:rsidP="006B275F">
      <w:pPr>
        <w:pStyle w:val="BodyCopy"/>
        <w:rPr>
          <w:b/>
          <w:i/>
          <w:noProof w:val="0"/>
        </w:rPr>
      </w:pPr>
      <w:r w:rsidRPr="00B47DF0">
        <w:rPr>
          <w:b/>
          <w:i/>
          <w:noProof w:val="0"/>
        </w:rPr>
        <w:t xml:space="preserve">Panels </w:t>
      </w:r>
    </w:p>
    <w:p w:rsidR="006B275F" w:rsidRPr="00B47DF0" w:rsidRDefault="006B275F" w:rsidP="006B275F">
      <w:pPr>
        <w:pStyle w:val="Bullet1"/>
      </w:pPr>
      <w:r w:rsidRPr="00B47DF0">
        <w:t xml:space="preserve">Wipe down with a clean cloth </w:t>
      </w:r>
      <w:r w:rsidR="00BE599A" w:rsidRPr="00B47DF0">
        <w:t>soaked in warm water and detergent</w:t>
      </w:r>
    </w:p>
    <w:p w:rsidR="006B275F" w:rsidRPr="00B47DF0" w:rsidRDefault="006B275F" w:rsidP="006B275F">
      <w:pPr>
        <w:pStyle w:val="Bullet1"/>
      </w:pPr>
      <w:r w:rsidRPr="00B47DF0">
        <w:t>Pay attention to the areas where milk is likely to have been splashed.</w:t>
      </w:r>
    </w:p>
    <w:p w:rsidR="006B275F" w:rsidRPr="00B47DF0" w:rsidRDefault="006B275F" w:rsidP="006B275F">
      <w:pPr>
        <w:pStyle w:val="BodyCopy"/>
        <w:rPr>
          <w:b/>
          <w:i/>
          <w:noProof w:val="0"/>
        </w:rPr>
      </w:pPr>
      <w:r w:rsidRPr="00B47DF0">
        <w:rPr>
          <w:b/>
          <w:i/>
          <w:noProof w:val="0"/>
        </w:rPr>
        <w:t xml:space="preserve">Grinder </w:t>
      </w:r>
    </w:p>
    <w:p w:rsidR="006B275F" w:rsidRPr="00B47DF0" w:rsidRDefault="006B275F" w:rsidP="006B275F">
      <w:pPr>
        <w:pStyle w:val="Bullet1"/>
      </w:pPr>
      <w:r w:rsidRPr="00B47DF0">
        <w:t xml:space="preserve">Empty beans out of hopper at the end of the day and store in an airtight container in </w:t>
      </w:r>
      <w:r w:rsidR="00DB5403" w:rsidRPr="00B47DF0">
        <w:t xml:space="preserve">a </w:t>
      </w:r>
      <w:r w:rsidRPr="00B47DF0">
        <w:t>dark place but not in refrigerator</w:t>
      </w:r>
    </w:p>
    <w:p w:rsidR="006B275F" w:rsidRPr="00B47DF0" w:rsidRDefault="00377F9A" w:rsidP="006B275F">
      <w:pPr>
        <w:pStyle w:val="Bullet1"/>
      </w:pPr>
      <w:r w:rsidRPr="00B47DF0">
        <w:rPr>
          <w:noProof/>
          <w:lang w:val="en-US"/>
        </w:rPr>
        <w:drawing>
          <wp:anchor distT="0" distB="0" distL="114300" distR="114300" simplePos="0" relativeHeight="251820032" behindDoc="0" locked="0" layoutInCell="1" allowOverlap="1">
            <wp:simplePos x="0" y="0"/>
            <wp:positionH relativeFrom="column">
              <wp:posOffset>3923030</wp:posOffset>
            </wp:positionH>
            <wp:positionV relativeFrom="paragraph">
              <wp:posOffset>342265</wp:posOffset>
            </wp:positionV>
            <wp:extent cx="1697355" cy="1627505"/>
            <wp:effectExtent l="19050" t="0" r="0" b="0"/>
            <wp:wrapSquare wrapText="bothSides"/>
            <wp:docPr id="58" name="Picture 3" descr="C:\Documents and Settings\danielc\Desktop\Non-alcoholic beverages images\2010-02-03-CoffeeGrinder2.jpg"/>
            <wp:cNvGraphicFramePr/>
            <a:graphic xmlns:a="http://schemas.openxmlformats.org/drawingml/2006/main">
              <a:graphicData uri="http://schemas.openxmlformats.org/drawingml/2006/picture">
                <pic:pic xmlns:pic="http://schemas.openxmlformats.org/drawingml/2006/picture">
                  <pic:nvPicPr>
                    <pic:cNvPr id="14338" name="Picture 2" descr="C:\Documents and Settings\danielc\Desktop\Non-alcoholic beverages images\2010-02-03-CoffeeGrinder2.jpg"/>
                    <pic:cNvPicPr>
                      <a:picLocks noChangeAspect="1" noChangeArrowheads="1"/>
                    </pic:cNvPicPr>
                  </pic:nvPicPr>
                  <pic:blipFill>
                    <a:blip r:embed="rId162" cstate="print"/>
                    <a:srcRect r="30991"/>
                    <a:stretch>
                      <a:fillRect/>
                    </a:stretch>
                  </pic:blipFill>
                  <pic:spPr bwMode="auto">
                    <a:xfrm flipH="1">
                      <a:off x="0" y="0"/>
                      <a:ext cx="1697355" cy="1627505"/>
                    </a:xfrm>
                    <a:prstGeom prst="rect">
                      <a:avLst/>
                    </a:prstGeom>
                    <a:noFill/>
                  </pic:spPr>
                </pic:pic>
              </a:graphicData>
            </a:graphic>
          </wp:anchor>
        </w:drawing>
      </w:r>
      <w:r w:rsidR="006B275F" w:rsidRPr="00B47DF0">
        <w:t>Wash hopper at least weekly in mild detergent and very hot water – do not put through the dishwasher: dry fully</w:t>
      </w:r>
    </w:p>
    <w:p w:rsidR="006B275F" w:rsidRPr="00B47DF0" w:rsidRDefault="006B275F" w:rsidP="006B275F">
      <w:pPr>
        <w:pStyle w:val="Bullet1"/>
      </w:pPr>
      <w:r w:rsidRPr="00B47DF0">
        <w:t xml:space="preserve">Remove ground coffee from the dispenser and brush out with a small brush and wipe out with clean dry cloth. Removed coffee can be used for start-up the next day. </w:t>
      </w:r>
      <w:r w:rsidRPr="00B47DF0">
        <w:rPr>
          <w:b/>
        </w:rPr>
        <w:t>Never use this coffee</w:t>
      </w:r>
      <w:r w:rsidRPr="00B47DF0">
        <w:t xml:space="preserve"> for customers as it is completely stale 24 hours after grinding.</w:t>
      </w:r>
    </w:p>
    <w:p w:rsidR="006B275F" w:rsidRPr="00B47DF0" w:rsidRDefault="006B275F" w:rsidP="006B275F">
      <w:pPr>
        <w:pStyle w:val="Bullet1"/>
      </w:pPr>
      <w:r w:rsidRPr="00B47DF0">
        <w:t xml:space="preserve">Wipe down </w:t>
      </w:r>
      <w:r w:rsidR="005F62F4" w:rsidRPr="00B47DF0">
        <w:t xml:space="preserve">exterior of </w:t>
      </w:r>
      <w:r w:rsidRPr="00B47DF0">
        <w:t>the grinder.</w:t>
      </w:r>
      <w:r w:rsidR="00377F9A" w:rsidRPr="00B47DF0">
        <w:t xml:space="preserve"> </w:t>
      </w:r>
    </w:p>
    <w:p w:rsidR="006B275F" w:rsidRPr="00B47DF0" w:rsidRDefault="006B275F">
      <w:pPr>
        <w:rPr>
          <w:rFonts w:ascii="Helvetica" w:eastAsia="Calibri" w:hAnsi="Helvetica" w:cs="Calibri"/>
          <w:b/>
          <w:szCs w:val="16"/>
          <w:lang w:eastAsia="ar-SA"/>
        </w:rPr>
      </w:pPr>
      <w:r w:rsidRPr="00B47DF0">
        <w:rPr>
          <w:rFonts w:ascii="Helvetica" w:hAnsi="Helvetica"/>
          <w:b/>
        </w:rPr>
        <w:br w:type="page"/>
      </w:r>
    </w:p>
    <w:p w:rsidR="006B275F" w:rsidRPr="00B47DF0" w:rsidRDefault="006B275F" w:rsidP="006B275F">
      <w:pPr>
        <w:pStyle w:val="BodyCopy"/>
        <w:rPr>
          <w:b/>
          <w:noProof w:val="0"/>
        </w:rPr>
      </w:pPr>
      <w:r w:rsidRPr="00B47DF0">
        <w:rPr>
          <w:b/>
          <w:noProof w:val="0"/>
        </w:rPr>
        <w:t>Cleaning schedule</w:t>
      </w:r>
    </w:p>
    <w:p w:rsidR="006B275F" w:rsidRPr="00B47DF0" w:rsidRDefault="00DB5403" w:rsidP="006B275F">
      <w:pPr>
        <w:pStyle w:val="BodyText1"/>
        <w:spacing w:after="120"/>
        <w:ind w:left="0"/>
        <w:rPr>
          <w:rFonts w:eastAsia="Calibri" w:cs="Calibri"/>
          <w:color w:val="auto"/>
          <w:szCs w:val="16"/>
          <w:lang w:eastAsia="ar-SA"/>
        </w:rPr>
      </w:pPr>
      <w:r w:rsidRPr="00B47DF0">
        <w:rPr>
          <w:rFonts w:eastAsia="Calibri" w:cs="Calibri"/>
          <w:color w:val="auto"/>
          <w:szCs w:val="16"/>
          <w:lang w:eastAsia="ar-SA"/>
        </w:rPr>
        <w:t>The f</w:t>
      </w:r>
      <w:r w:rsidR="005F62F4" w:rsidRPr="00B47DF0">
        <w:rPr>
          <w:rFonts w:eastAsia="Calibri" w:cs="Calibri"/>
          <w:color w:val="auto"/>
          <w:szCs w:val="16"/>
          <w:lang w:eastAsia="ar-SA"/>
        </w:rPr>
        <w:t xml:space="preserve">ollowing is a </w:t>
      </w:r>
      <w:r w:rsidR="006B275F" w:rsidRPr="00B47DF0">
        <w:rPr>
          <w:rFonts w:eastAsia="Calibri" w:cs="Calibri"/>
          <w:color w:val="auto"/>
          <w:szCs w:val="16"/>
          <w:lang w:eastAsia="ar-SA"/>
        </w:rPr>
        <w:t xml:space="preserve">sample ‘Cleaning Schedule Checklist’. </w:t>
      </w:r>
    </w:p>
    <w:p w:rsidR="006B275F" w:rsidRPr="00B47DF0" w:rsidRDefault="006B275F" w:rsidP="006B275F">
      <w:pPr>
        <w:pStyle w:val="BodyText1"/>
        <w:spacing w:after="120"/>
        <w:ind w:left="0"/>
        <w:jc w:val="center"/>
        <w:rPr>
          <w:rFonts w:eastAsia="Calibri" w:cs="Calibri"/>
          <w:b/>
          <w:color w:val="auto"/>
          <w:szCs w:val="16"/>
          <w:lang w:eastAsia="ar-SA"/>
        </w:rPr>
      </w:pPr>
      <w:r w:rsidRPr="00B47DF0">
        <w:rPr>
          <w:rFonts w:eastAsia="Calibri" w:cs="Calibri"/>
          <w:b/>
          <w:color w:val="auto"/>
          <w:szCs w:val="16"/>
          <w:lang w:eastAsia="ar-SA"/>
        </w:rPr>
        <w:t>CLEANING SCHEDULE CHECKLIST:</w:t>
      </w:r>
    </w:p>
    <w:p w:rsidR="006B275F" w:rsidRPr="00B47DF0" w:rsidRDefault="006B275F" w:rsidP="006B275F">
      <w:pPr>
        <w:pStyle w:val="BodyText1"/>
        <w:spacing w:after="120"/>
        <w:rPr>
          <w:b/>
        </w:rPr>
      </w:pPr>
      <w:r w:rsidRPr="00B47DF0">
        <w:rPr>
          <w:b/>
        </w:rPr>
        <w:t>Month ……………………. Year ………………..</w:t>
      </w:r>
      <w:r w:rsidRPr="00B47DF0">
        <w:rPr>
          <w:b/>
        </w:rPr>
        <w:br/>
        <w:t xml:space="preserve">                              Sign each day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ayout w:type="fixed"/>
        <w:tblLook w:val="0000" w:firstRow="0" w:lastRow="0" w:firstColumn="0" w:lastColumn="0" w:noHBand="0" w:noVBand="0"/>
      </w:tblPr>
      <w:tblGrid>
        <w:gridCol w:w="668"/>
        <w:gridCol w:w="2377"/>
        <w:gridCol w:w="586"/>
        <w:gridCol w:w="587"/>
        <w:gridCol w:w="586"/>
        <w:gridCol w:w="589"/>
        <w:gridCol w:w="587"/>
        <w:gridCol w:w="586"/>
        <w:gridCol w:w="587"/>
        <w:gridCol w:w="586"/>
        <w:gridCol w:w="588"/>
        <w:gridCol w:w="587"/>
      </w:tblGrid>
      <w:tr w:rsidR="006B275F" w:rsidRPr="00B47DF0" w:rsidTr="00381BE8">
        <w:trPr>
          <w:cantSplit/>
        </w:trPr>
        <w:tc>
          <w:tcPr>
            <w:tcW w:w="668" w:type="dxa"/>
            <w:shd w:val="clear" w:color="auto" w:fill="FFFF00"/>
          </w:tcPr>
          <w:p w:rsidR="006B275F" w:rsidRPr="00B47DF0" w:rsidRDefault="006B275F" w:rsidP="006B275F">
            <w:pPr>
              <w:pStyle w:val="BodyText1"/>
              <w:spacing w:after="0"/>
              <w:ind w:left="0"/>
              <w:rPr>
                <w:b/>
                <w:sz w:val="18"/>
              </w:rPr>
            </w:pPr>
          </w:p>
        </w:tc>
        <w:tc>
          <w:tcPr>
            <w:tcW w:w="2377" w:type="dxa"/>
            <w:shd w:val="clear" w:color="auto" w:fill="FFFF00"/>
          </w:tcPr>
          <w:p w:rsidR="006B275F" w:rsidRPr="00B47DF0" w:rsidRDefault="00381BE8" w:rsidP="006B275F">
            <w:pPr>
              <w:pStyle w:val="BodyText1"/>
              <w:spacing w:after="0"/>
              <w:ind w:left="0"/>
              <w:rPr>
                <w:b/>
                <w:sz w:val="18"/>
              </w:rPr>
            </w:pPr>
            <w:r w:rsidRPr="00B47DF0">
              <w:rPr>
                <w:b/>
                <w:sz w:val="18"/>
              </w:rPr>
              <w:t>Item</w:t>
            </w:r>
          </w:p>
        </w:tc>
        <w:tc>
          <w:tcPr>
            <w:tcW w:w="586"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M</w:t>
            </w:r>
          </w:p>
        </w:tc>
        <w:tc>
          <w:tcPr>
            <w:tcW w:w="587"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T</w:t>
            </w:r>
          </w:p>
        </w:tc>
        <w:tc>
          <w:tcPr>
            <w:tcW w:w="586"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W</w:t>
            </w:r>
          </w:p>
        </w:tc>
        <w:tc>
          <w:tcPr>
            <w:tcW w:w="589"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TH</w:t>
            </w:r>
          </w:p>
        </w:tc>
        <w:tc>
          <w:tcPr>
            <w:tcW w:w="587"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F</w:t>
            </w:r>
          </w:p>
        </w:tc>
        <w:tc>
          <w:tcPr>
            <w:tcW w:w="586"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M</w:t>
            </w:r>
          </w:p>
        </w:tc>
        <w:tc>
          <w:tcPr>
            <w:tcW w:w="587"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T</w:t>
            </w:r>
          </w:p>
        </w:tc>
        <w:tc>
          <w:tcPr>
            <w:tcW w:w="586"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W</w:t>
            </w:r>
          </w:p>
        </w:tc>
        <w:tc>
          <w:tcPr>
            <w:tcW w:w="588"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Th</w:t>
            </w:r>
          </w:p>
        </w:tc>
        <w:tc>
          <w:tcPr>
            <w:tcW w:w="587" w:type="dxa"/>
            <w:shd w:val="clear" w:color="auto" w:fill="FFFF00"/>
            <w:vAlign w:val="center"/>
          </w:tcPr>
          <w:p w:rsidR="006B275F" w:rsidRPr="00B47DF0" w:rsidRDefault="006B275F" w:rsidP="00381BE8">
            <w:pPr>
              <w:pStyle w:val="BodyText1"/>
              <w:spacing w:after="0"/>
              <w:ind w:left="0"/>
              <w:jc w:val="center"/>
              <w:rPr>
                <w:b/>
                <w:sz w:val="18"/>
              </w:rPr>
            </w:pPr>
            <w:r w:rsidRPr="00B47DF0">
              <w:rPr>
                <w:b/>
                <w:sz w:val="18"/>
              </w:rPr>
              <w:t>F</w:t>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1.</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Steam Arms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2.</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Blind Filter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3.</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Drip trays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4.</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Panels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 xml:space="preserve">5. </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Grinder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6.</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Chemical cleaning</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7.</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Cup tray</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381BE8" w:rsidRPr="00B47DF0" w:rsidTr="00381BE8">
        <w:trPr>
          <w:cantSplit/>
          <w:trHeight w:val="284"/>
        </w:trPr>
        <w:tc>
          <w:tcPr>
            <w:tcW w:w="668"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2377"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1.</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Steam Arms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2.</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Blind Filter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3.</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Drip trays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4.</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Panels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 xml:space="preserve">5. </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Grinder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6.</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Chemical cleaning</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7.</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Cup tray</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2377"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1.</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Steam Arms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2.</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Blind Filter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3.</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Drip trays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4.</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Panels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 xml:space="preserve">5. </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Grinder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6.</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Chemical cleaning</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7.</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Cup tray</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2377"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1.</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Steam Arms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2.</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Blind Filter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3.</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Drip trays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4.</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Panels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 xml:space="preserve">5. </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Grinder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6.</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Chemical cleaning</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7.</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Cup tray</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2377" w:type="dxa"/>
            <w:shd w:val="clear" w:color="auto" w:fill="7F7F7F" w:themeFill="text1" w:themeFillTint="80"/>
            <w:vAlign w:val="center"/>
          </w:tcPr>
          <w:p w:rsidR="006B275F" w:rsidRPr="00B47DF0" w:rsidRDefault="006B275F" w:rsidP="00381BE8">
            <w:pPr>
              <w:pStyle w:val="BodyText1"/>
              <w:spacing w:after="0"/>
              <w:ind w:left="0"/>
              <w:rPr>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7F7F7F" w:themeFill="text1" w:themeFillTint="8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1.</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Steam Arms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2.</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Blind Filter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3.</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Drip trays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4.</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Panels</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 xml:space="preserve">5. </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Grinder</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6.</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Chemical cleaning</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r w:rsidR="006B275F" w:rsidRPr="00B47DF0" w:rsidTr="00381BE8">
        <w:trPr>
          <w:cantSplit/>
          <w:trHeight w:val="284"/>
        </w:trPr>
        <w:tc>
          <w:tcPr>
            <w:tcW w:w="668" w:type="dxa"/>
            <w:shd w:val="clear" w:color="auto" w:fill="FFFF00"/>
            <w:vAlign w:val="center"/>
          </w:tcPr>
          <w:p w:rsidR="006B275F" w:rsidRPr="00B47DF0" w:rsidRDefault="006B275F" w:rsidP="00381BE8">
            <w:pPr>
              <w:pStyle w:val="BodyText1"/>
              <w:spacing w:after="0"/>
              <w:ind w:left="0"/>
              <w:rPr>
                <w:sz w:val="18"/>
              </w:rPr>
            </w:pPr>
            <w:r w:rsidRPr="00B47DF0">
              <w:rPr>
                <w:sz w:val="18"/>
              </w:rPr>
              <w:t>7.</w:t>
            </w:r>
          </w:p>
        </w:tc>
        <w:tc>
          <w:tcPr>
            <w:tcW w:w="2377" w:type="dxa"/>
            <w:shd w:val="clear" w:color="auto" w:fill="FFFF00"/>
            <w:vAlign w:val="center"/>
          </w:tcPr>
          <w:p w:rsidR="006B275F" w:rsidRPr="00B47DF0" w:rsidRDefault="006B275F" w:rsidP="00381BE8">
            <w:pPr>
              <w:pStyle w:val="BodyText1"/>
              <w:spacing w:after="0"/>
              <w:ind w:left="0"/>
              <w:rPr>
                <w:sz w:val="18"/>
              </w:rPr>
            </w:pPr>
            <w:r w:rsidRPr="00B47DF0">
              <w:rPr>
                <w:sz w:val="18"/>
              </w:rPr>
              <w:t>Cup tray</w:t>
            </w: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9"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6" w:type="dxa"/>
            <w:shd w:val="clear" w:color="auto" w:fill="FFFF00"/>
            <w:vAlign w:val="center"/>
          </w:tcPr>
          <w:p w:rsidR="006B275F" w:rsidRPr="00B47DF0" w:rsidRDefault="006B275F" w:rsidP="00381BE8">
            <w:pPr>
              <w:pStyle w:val="BodyText1"/>
              <w:spacing w:after="0"/>
              <w:ind w:left="0"/>
              <w:jc w:val="center"/>
              <w:rPr>
                <w:position w:val="-20"/>
                <w:sz w:val="18"/>
              </w:rPr>
            </w:pPr>
          </w:p>
        </w:tc>
        <w:tc>
          <w:tcPr>
            <w:tcW w:w="588" w:type="dxa"/>
            <w:shd w:val="clear" w:color="auto" w:fill="FFFF00"/>
            <w:vAlign w:val="center"/>
          </w:tcPr>
          <w:p w:rsidR="006B275F" w:rsidRPr="00B47DF0" w:rsidRDefault="006B275F" w:rsidP="00381BE8">
            <w:pPr>
              <w:pStyle w:val="BodyText1"/>
              <w:spacing w:after="0"/>
              <w:ind w:left="0"/>
              <w:jc w:val="center"/>
              <w:rPr>
                <w:position w:val="-20"/>
                <w:sz w:val="18"/>
              </w:rPr>
            </w:pPr>
            <w:r w:rsidRPr="00B47DF0">
              <w:rPr>
                <w:position w:val="-20"/>
                <w:sz w:val="18"/>
              </w:rPr>
              <w:sym w:font="Webdings" w:char="F03D"/>
            </w:r>
          </w:p>
        </w:tc>
        <w:tc>
          <w:tcPr>
            <w:tcW w:w="587" w:type="dxa"/>
            <w:shd w:val="clear" w:color="auto" w:fill="FFFF00"/>
            <w:vAlign w:val="center"/>
          </w:tcPr>
          <w:p w:rsidR="006B275F" w:rsidRPr="00B47DF0" w:rsidRDefault="006B275F" w:rsidP="00381BE8">
            <w:pPr>
              <w:pStyle w:val="BodyText1"/>
              <w:spacing w:after="0"/>
              <w:ind w:left="0"/>
              <w:jc w:val="center"/>
              <w:rPr>
                <w:position w:val="-20"/>
                <w:sz w:val="18"/>
              </w:rPr>
            </w:pPr>
          </w:p>
        </w:tc>
      </w:tr>
    </w:tbl>
    <w:p w:rsidR="006B275F" w:rsidRPr="00B47DF0" w:rsidRDefault="006B275F" w:rsidP="006B275F">
      <w:pPr>
        <w:pStyle w:val="BodyText1"/>
        <w:spacing w:before="160" w:after="120"/>
        <w:ind w:left="0"/>
        <w:rPr>
          <w:sz w:val="20"/>
        </w:rPr>
      </w:pPr>
      <w:r w:rsidRPr="00B47DF0">
        <w:rPr>
          <w:sz w:val="20"/>
        </w:rPr>
        <w:t xml:space="preserve">Checked by _____________________ Title: ________________________ </w:t>
      </w:r>
      <w:r w:rsidR="00D97C1F" w:rsidRPr="00B47DF0">
        <w:rPr>
          <w:sz w:val="20"/>
        </w:rPr>
        <w:t>Date: ____________</w:t>
      </w:r>
    </w:p>
    <w:p w:rsidR="006B275F" w:rsidRPr="00B47DF0" w:rsidRDefault="006B275F" w:rsidP="00D97C1F">
      <w:pPr>
        <w:pStyle w:val="BodyCopy"/>
        <w:rPr>
          <w:noProof w:val="0"/>
        </w:rPr>
      </w:pPr>
      <w:r w:rsidRPr="00B47DF0">
        <w:rPr>
          <w:noProof w:val="0"/>
        </w:rPr>
        <w:t>These are used to guide cleaning activities for the espresso machine and associated equipment.</w:t>
      </w:r>
    </w:p>
    <w:p w:rsidR="006B275F" w:rsidRPr="00B47DF0" w:rsidRDefault="006B275F" w:rsidP="006B275F">
      <w:pPr>
        <w:pStyle w:val="BodyCopy"/>
        <w:rPr>
          <w:b/>
          <w:noProof w:val="0"/>
        </w:rPr>
      </w:pPr>
      <w:r w:rsidRPr="00B47DF0">
        <w:rPr>
          <w:b/>
          <w:noProof w:val="0"/>
        </w:rPr>
        <w:t>Online videos</w:t>
      </w:r>
    </w:p>
    <w:p w:rsidR="006B275F" w:rsidRPr="00B47DF0" w:rsidRDefault="006B275F" w:rsidP="006B275F">
      <w:pPr>
        <w:pStyle w:val="BodyCopy"/>
        <w:rPr>
          <w:noProof w:val="0"/>
        </w:rPr>
      </w:pPr>
      <w:r w:rsidRPr="00B47DF0">
        <w:rPr>
          <w:noProof w:val="0"/>
        </w:rPr>
        <w:t>You can gain good information about cleaning espresso machines at:</w:t>
      </w:r>
    </w:p>
    <w:p w:rsidR="006B275F" w:rsidRPr="00B47DF0" w:rsidRDefault="005C4B3E" w:rsidP="00381BE8">
      <w:pPr>
        <w:pStyle w:val="Bullet1"/>
      </w:pPr>
      <w:hyperlink r:id="rId163" w:history="1">
        <w:r w:rsidR="006B275F" w:rsidRPr="00B47DF0">
          <w:rPr>
            <w:rStyle w:val="Hyperlink"/>
          </w:rPr>
          <w:t>http://www.youtube.com/watch?v=ubtUlnntpjs</w:t>
        </w:r>
      </w:hyperlink>
      <w:r w:rsidR="006B275F" w:rsidRPr="00B47DF0">
        <w:t xml:space="preserve"> </w:t>
      </w:r>
    </w:p>
    <w:p w:rsidR="00D97C1F" w:rsidRPr="00B47DF0" w:rsidRDefault="005C4B3E" w:rsidP="00381BE8">
      <w:pPr>
        <w:pStyle w:val="Bullet1"/>
      </w:pPr>
      <w:hyperlink r:id="rId164" w:history="1">
        <w:r w:rsidR="006B275F" w:rsidRPr="00B47DF0">
          <w:rPr>
            <w:rStyle w:val="Hyperlink"/>
          </w:rPr>
          <w:t>http://www.youtube.com/watch?v=pWyuMq5Ct8Y</w:t>
        </w:r>
      </w:hyperlink>
    </w:p>
    <w:p w:rsidR="00D97C1F" w:rsidRPr="00B47DF0" w:rsidRDefault="005C4B3E" w:rsidP="00381BE8">
      <w:pPr>
        <w:pStyle w:val="Bullet1"/>
      </w:pPr>
      <w:hyperlink r:id="rId165" w:history="1">
        <w:r w:rsidR="006B275F" w:rsidRPr="00B47DF0">
          <w:rPr>
            <w:rStyle w:val="Hyperlink"/>
          </w:rPr>
          <w:t>http://www.youtube.com/watch?v=pefMLxN19K8</w:t>
        </w:r>
      </w:hyperlink>
    </w:p>
    <w:p w:rsidR="006B275F" w:rsidRPr="00B47DF0" w:rsidRDefault="005C4B3E" w:rsidP="00381BE8">
      <w:pPr>
        <w:pStyle w:val="Bullet1"/>
      </w:pPr>
      <w:hyperlink r:id="rId166" w:history="1">
        <w:r w:rsidR="00D97C1F" w:rsidRPr="00B47DF0">
          <w:rPr>
            <w:rStyle w:val="Hyperlink"/>
          </w:rPr>
          <w:t>http://www.youtube.com/watch?v=ov8yoTpnpkY</w:t>
        </w:r>
      </w:hyperlink>
      <w:r w:rsidR="006B275F" w:rsidRPr="00B47DF0">
        <w:t xml:space="preserve">. </w:t>
      </w:r>
    </w:p>
    <w:p w:rsidR="00D319B4" w:rsidRPr="00B47DF0" w:rsidRDefault="00D319B4" w:rsidP="00123DAD">
      <w:pPr>
        <w:pStyle w:val="Heading3"/>
      </w:pPr>
      <w:r w:rsidRPr="00B47DF0">
        <w:t>Maintaining equipment</w:t>
      </w:r>
    </w:p>
    <w:p w:rsidR="00123DAD" w:rsidRPr="00B47DF0" w:rsidRDefault="00D319B4" w:rsidP="00D319B4">
      <w:pPr>
        <w:pStyle w:val="BodyCopy"/>
        <w:rPr>
          <w:noProof w:val="0"/>
        </w:rPr>
      </w:pPr>
      <w:r w:rsidRPr="00B47DF0">
        <w:rPr>
          <w:noProof w:val="0"/>
        </w:rPr>
        <w:t>All equipment must be maintained on a regular basis</w:t>
      </w:r>
      <w:r w:rsidR="00123DAD" w:rsidRPr="00B47DF0">
        <w:rPr>
          <w:noProof w:val="0"/>
        </w:rPr>
        <w:t>.</w:t>
      </w:r>
    </w:p>
    <w:p w:rsidR="00D319B4" w:rsidRPr="00B47DF0" w:rsidRDefault="00123DAD" w:rsidP="00D319B4">
      <w:pPr>
        <w:pStyle w:val="BodyCopy"/>
        <w:rPr>
          <w:noProof w:val="0"/>
        </w:rPr>
      </w:pPr>
      <w:r w:rsidRPr="00B47DF0">
        <w:rPr>
          <w:noProof w:val="0"/>
        </w:rPr>
        <w:t>T</w:t>
      </w:r>
      <w:r w:rsidR="00D319B4" w:rsidRPr="00B47DF0">
        <w:rPr>
          <w:noProof w:val="0"/>
        </w:rPr>
        <w:t xml:space="preserve">his approach is known as ‘preventative maintenance’. </w:t>
      </w:r>
    </w:p>
    <w:p w:rsidR="00D319B4" w:rsidRPr="00B47DF0" w:rsidRDefault="00377F9A" w:rsidP="00D319B4">
      <w:pPr>
        <w:pStyle w:val="BodyCopy"/>
        <w:rPr>
          <w:noProof w:val="0"/>
        </w:rPr>
      </w:pPr>
      <w:r w:rsidRPr="00B47DF0">
        <w:rPr>
          <w:lang w:val="en-US" w:eastAsia="en-US"/>
        </w:rPr>
        <w:drawing>
          <wp:anchor distT="0" distB="0" distL="114300" distR="114300" simplePos="0" relativeHeight="251821056" behindDoc="0" locked="0" layoutInCell="1" allowOverlap="1">
            <wp:simplePos x="0" y="0"/>
            <wp:positionH relativeFrom="column">
              <wp:posOffset>-1905</wp:posOffset>
            </wp:positionH>
            <wp:positionV relativeFrom="paragraph">
              <wp:posOffset>21590</wp:posOffset>
            </wp:positionV>
            <wp:extent cx="2305050" cy="1293495"/>
            <wp:effectExtent l="19050" t="0" r="0" b="1905"/>
            <wp:wrapSquare wrapText="bothSides"/>
            <wp:docPr id="59" name="Picture 2" descr="C:\Documents and Settings\danielc\Desktop\Non-alcoholic beverages images\maintenance espresso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Non-alcoholic beverages images\maintenance espresso machine.jpg"/>
                    <pic:cNvPicPr>
                      <a:picLocks noChangeAspect="1" noChangeArrowheads="1"/>
                    </pic:cNvPicPr>
                  </pic:nvPicPr>
                  <pic:blipFill>
                    <a:blip r:embed="rId167" cstate="print">
                      <a:duotone>
                        <a:prstClr val="black"/>
                        <a:srgbClr val="D9C3A5">
                          <a:tint val="50000"/>
                          <a:satMod val="180000"/>
                        </a:srgbClr>
                      </a:duotone>
                    </a:blip>
                    <a:srcRect/>
                    <a:stretch>
                      <a:fillRect/>
                    </a:stretch>
                  </pic:blipFill>
                  <pic:spPr bwMode="auto">
                    <a:xfrm flipH="1">
                      <a:off x="0" y="0"/>
                      <a:ext cx="2305050" cy="1293495"/>
                    </a:xfrm>
                    <a:prstGeom prst="rect">
                      <a:avLst/>
                    </a:prstGeom>
                    <a:noFill/>
                    <a:ln w="9525">
                      <a:noFill/>
                      <a:miter lim="800000"/>
                      <a:headEnd/>
                      <a:tailEnd/>
                    </a:ln>
                  </pic:spPr>
                </pic:pic>
              </a:graphicData>
            </a:graphic>
          </wp:anchor>
        </w:drawing>
      </w:r>
      <w:r w:rsidR="00D319B4" w:rsidRPr="00B47DF0">
        <w:rPr>
          <w:noProof w:val="0"/>
        </w:rPr>
        <w:t>In some instances, equipment may have to be taken in to a service agent for repairs, while in other cases a service technician will visit on-site to effect necessary repairs and/or preventative maintenance.</w:t>
      </w:r>
    </w:p>
    <w:p w:rsidR="00D319B4" w:rsidRPr="00B47DF0" w:rsidRDefault="00D319B4" w:rsidP="00D319B4">
      <w:pPr>
        <w:pStyle w:val="BodyCopy"/>
        <w:rPr>
          <w:noProof w:val="0"/>
        </w:rPr>
      </w:pPr>
      <w:r w:rsidRPr="00B47DF0">
        <w:rPr>
          <w:noProof w:val="0"/>
        </w:rPr>
        <w:t xml:space="preserve">At some stage equipment will need to be replaced or updated. </w:t>
      </w:r>
    </w:p>
    <w:p w:rsidR="00D76C1E" w:rsidRPr="00B47DF0" w:rsidRDefault="00D76C1E" w:rsidP="00D76C1E">
      <w:pPr>
        <w:pStyle w:val="BodyCopy"/>
        <w:rPr>
          <w:b/>
          <w:noProof w:val="0"/>
        </w:rPr>
      </w:pPr>
      <w:r w:rsidRPr="00B47DF0">
        <w:rPr>
          <w:b/>
          <w:noProof w:val="0"/>
        </w:rPr>
        <w:t>Maintenance schedules</w:t>
      </w:r>
    </w:p>
    <w:p w:rsidR="00D76C1E" w:rsidRPr="00B47DF0" w:rsidRDefault="00D76C1E" w:rsidP="00D76C1E">
      <w:pPr>
        <w:pStyle w:val="BodyCopy"/>
        <w:rPr>
          <w:noProof w:val="0"/>
        </w:rPr>
      </w:pPr>
      <w:r w:rsidRPr="00B47DF0">
        <w:rPr>
          <w:noProof w:val="0"/>
        </w:rPr>
        <w:t>Development of a maintenance schedule helps ensure all preventative maintenance tasks are carried out at the time required for all listed equipment.</w:t>
      </w:r>
    </w:p>
    <w:p w:rsidR="00D76C1E" w:rsidRPr="00B47DF0" w:rsidRDefault="00D76C1E" w:rsidP="00D76C1E">
      <w:pPr>
        <w:pStyle w:val="BodyCopy"/>
        <w:rPr>
          <w:noProof w:val="0"/>
        </w:rPr>
      </w:pPr>
      <w:r w:rsidRPr="00B47DF0">
        <w:rPr>
          <w:noProof w:val="0"/>
        </w:rPr>
        <w:t>The basis for the maintenance schedule must be a comprehensive list of all the equipment being used: everything used to produce your drinks must be listed on your equipment maintenance schedule.</w:t>
      </w:r>
    </w:p>
    <w:p w:rsidR="00D76C1E" w:rsidRPr="00B47DF0" w:rsidRDefault="00D76C1E" w:rsidP="00D76C1E">
      <w:pPr>
        <w:pStyle w:val="BodyCopy"/>
        <w:rPr>
          <w:noProof w:val="0"/>
        </w:rPr>
      </w:pPr>
      <w:r w:rsidRPr="00B47DF0">
        <w:rPr>
          <w:noProof w:val="0"/>
        </w:rPr>
        <w:t>Preparing an equipment maintenance schedule is the integration of all the individual service needs for all the identified items of equi</w:t>
      </w:r>
      <w:r w:rsidR="00DB5403" w:rsidRPr="00B47DF0">
        <w:rPr>
          <w:noProof w:val="0"/>
        </w:rPr>
        <w:t xml:space="preserve">pment so every item is serviced and </w:t>
      </w:r>
      <w:r w:rsidRPr="00B47DF0">
        <w:rPr>
          <w:noProof w:val="0"/>
        </w:rPr>
        <w:t>maintained as and when required.</w:t>
      </w:r>
    </w:p>
    <w:p w:rsidR="00F62639" w:rsidRPr="00B47DF0" w:rsidRDefault="00D76C1E" w:rsidP="00D76C1E">
      <w:pPr>
        <w:pStyle w:val="BodyCopy"/>
        <w:rPr>
          <w:noProof w:val="0"/>
        </w:rPr>
      </w:pPr>
      <w:r w:rsidRPr="00B47DF0">
        <w:rPr>
          <w:noProof w:val="0"/>
        </w:rPr>
        <w:t>A properly prepared equipment maintenance schedule keeps your maintenance activities on track and ensures nothing is missed.</w:t>
      </w:r>
    </w:p>
    <w:p w:rsidR="00F62639" w:rsidRPr="00B47DF0" w:rsidRDefault="00F62639">
      <w:pPr>
        <w:rPr>
          <w:rFonts w:ascii="Helvetica" w:eastAsia="Calibri" w:hAnsi="Helvetica" w:cs="Calibri"/>
          <w:szCs w:val="16"/>
          <w:lang w:eastAsia="ar-SA"/>
        </w:rPr>
      </w:pPr>
      <w:r w:rsidRPr="00B47DF0">
        <w:rPr>
          <w:rFonts w:ascii="Helvetica" w:hAnsi="Helvetica"/>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646"/>
        <w:gridCol w:w="647"/>
        <w:gridCol w:w="647"/>
        <w:gridCol w:w="647"/>
        <w:gridCol w:w="646"/>
        <w:gridCol w:w="647"/>
        <w:gridCol w:w="647"/>
        <w:gridCol w:w="647"/>
        <w:gridCol w:w="646"/>
        <w:gridCol w:w="647"/>
        <w:gridCol w:w="647"/>
        <w:gridCol w:w="647"/>
      </w:tblGrid>
      <w:tr w:rsidR="00D76C1E" w:rsidRPr="00B47DF0" w:rsidTr="00DC5D28">
        <w:tc>
          <w:tcPr>
            <w:tcW w:w="8981" w:type="dxa"/>
            <w:gridSpan w:val="13"/>
            <w:shd w:val="clear" w:color="auto" w:fill="FFFF00"/>
          </w:tcPr>
          <w:p w:rsidR="00D76C1E" w:rsidRPr="00B47DF0" w:rsidRDefault="00D76C1E" w:rsidP="00DC5D28">
            <w:pPr>
              <w:spacing w:before="120" w:after="120" w:line="240" w:lineRule="auto"/>
              <w:jc w:val="center"/>
              <w:rPr>
                <w:rFonts w:ascii="Helvetica" w:hAnsi="Helvetica" w:cs="Arial"/>
                <w:b/>
              </w:rPr>
            </w:pPr>
            <w:r w:rsidRPr="00B47DF0">
              <w:rPr>
                <w:rFonts w:ascii="Helvetica" w:hAnsi="Helvetica" w:cs="Arial"/>
                <w:b/>
              </w:rPr>
              <w:t>SAMPLE MAINTENANCE SCHEDULE</w:t>
            </w:r>
          </w:p>
          <w:p w:rsidR="00D76C1E" w:rsidRPr="00B47DF0" w:rsidRDefault="00D76C1E" w:rsidP="00DC5D28">
            <w:pPr>
              <w:spacing w:before="120" w:after="120" w:line="240" w:lineRule="auto"/>
              <w:jc w:val="center"/>
              <w:rPr>
                <w:rFonts w:ascii="Helvetica" w:hAnsi="Helvetica" w:cs="Arial"/>
                <w:b/>
              </w:rPr>
            </w:pPr>
            <w:r w:rsidRPr="00B47DF0">
              <w:rPr>
                <w:rFonts w:ascii="Helvetica" w:hAnsi="Helvetica" w:cs="Arial"/>
                <w:b/>
              </w:rPr>
              <w:t>For equipment used in the production of non-alcoholic beverages</w:t>
            </w:r>
          </w:p>
          <w:p w:rsidR="00D76C1E" w:rsidRPr="00B47DF0" w:rsidRDefault="00D76C1E" w:rsidP="00DC5D28">
            <w:pPr>
              <w:spacing w:before="120" w:after="120" w:line="240" w:lineRule="auto"/>
              <w:jc w:val="center"/>
              <w:rPr>
                <w:rFonts w:ascii="Helvetica" w:hAnsi="Helvetica" w:cs="Arial"/>
                <w:b/>
              </w:rPr>
            </w:pPr>
            <w:r w:rsidRPr="00B47DF0">
              <w:rPr>
                <w:rFonts w:ascii="Helvetica" w:hAnsi="Helvetica" w:cs="Arial"/>
                <w:b/>
              </w:rPr>
              <w:t>NAME OF VENUE/DEPARTMENT</w:t>
            </w:r>
          </w:p>
          <w:p w:rsidR="00D76C1E" w:rsidRPr="00B47DF0" w:rsidRDefault="00D76C1E" w:rsidP="00DC5D28">
            <w:pPr>
              <w:spacing w:before="120" w:after="240" w:line="240" w:lineRule="auto"/>
              <w:jc w:val="center"/>
              <w:rPr>
                <w:rFonts w:ascii="Helvetica" w:hAnsi="Helvetica" w:cs="Arial"/>
                <w:b/>
              </w:rPr>
            </w:pPr>
            <w:r w:rsidRPr="00B47DF0">
              <w:rPr>
                <w:rFonts w:ascii="Helvetica" w:hAnsi="Helvetica" w:cs="Arial"/>
                <w:b/>
              </w:rPr>
              <w:t>YEAR TO WHICH SCHEDULE APPLIES: _________</w:t>
            </w:r>
          </w:p>
        </w:tc>
      </w:tr>
      <w:tr w:rsidR="00D76C1E" w:rsidRPr="00B47DF0" w:rsidTr="00DC5D28">
        <w:tc>
          <w:tcPr>
            <w:tcW w:w="1220"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Item</w:t>
            </w:r>
          </w:p>
        </w:tc>
        <w:tc>
          <w:tcPr>
            <w:tcW w:w="646"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Jan</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Feb</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Mar</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April</w:t>
            </w:r>
          </w:p>
        </w:tc>
        <w:tc>
          <w:tcPr>
            <w:tcW w:w="646"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May</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June</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July</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Aug</w:t>
            </w:r>
          </w:p>
        </w:tc>
        <w:tc>
          <w:tcPr>
            <w:tcW w:w="646"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Sep</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Oct</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Nov</w:t>
            </w:r>
          </w:p>
        </w:tc>
        <w:tc>
          <w:tcPr>
            <w:tcW w:w="647" w:type="dxa"/>
            <w:shd w:val="clear" w:color="auto" w:fill="FFFF00"/>
            <w:vAlign w:val="center"/>
          </w:tcPr>
          <w:p w:rsidR="00D76C1E" w:rsidRPr="00B47DF0" w:rsidRDefault="00D76C1E" w:rsidP="00DC5D28">
            <w:pPr>
              <w:spacing w:before="60" w:after="120" w:line="240" w:lineRule="auto"/>
              <w:jc w:val="center"/>
              <w:rPr>
                <w:rFonts w:ascii="Helvetica" w:hAnsi="Helvetica" w:cs="Arial"/>
                <w:b/>
                <w:sz w:val="16"/>
                <w:szCs w:val="16"/>
              </w:rPr>
            </w:pPr>
            <w:r w:rsidRPr="00B47DF0">
              <w:rPr>
                <w:rFonts w:ascii="Helvetica" w:hAnsi="Helvetica" w:cs="Arial"/>
                <w:b/>
                <w:sz w:val="16"/>
                <w:szCs w:val="16"/>
              </w:rPr>
              <w:t>Dec</w:t>
            </w:r>
          </w:p>
        </w:tc>
      </w:tr>
      <w:tr w:rsidR="00D76C1E" w:rsidRPr="00B47DF0" w:rsidTr="00DC5D28">
        <w:trPr>
          <w:trHeight w:val="510"/>
        </w:trPr>
        <w:tc>
          <w:tcPr>
            <w:tcW w:w="1220" w:type="dxa"/>
            <w:shd w:val="clear" w:color="auto" w:fill="FFFF00"/>
            <w:vAlign w:val="center"/>
          </w:tcPr>
          <w:p w:rsidR="00D76C1E" w:rsidRPr="00B47DF0" w:rsidRDefault="00193870" w:rsidP="00DC5D28">
            <w:pPr>
              <w:spacing w:after="0" w:line="240" w:lineRule="auto"/>
              <w:rPr>
                <w:rFonts w:ascii="Helvetica" w:hAnsi="Helvetica" w:cs="Arial"/>
                <w:b/>
                <w:sz w:val="16"/>
                <w:szCs w:val="16"/>
              </w:rPr>
            </w:pPr>
            <w:r w:rsidRPr="00B47DF0">
              <w:rPr>
                <w:rFonts w:ascii="Helvetica" w:hAnsi="Helvetica" w:cs="Arial"/>
                <w:b/>
                <w:sz w:val="16"/>
                <w:szCs w:val="16"/>
              </w:rPr>
              <w:t>Milkshake</w:t>
            </w:r>
            <w:r w:rsidR="00D76C1E" w:rsidRPr="00B47DF0">
              <w:rPr>
                <w:rFonts w:ascii="Helvetica" w:hAnsi="Helvetica" w:cs="Arial"/>
                <w:b/>
                <w:sz w:val="16"/>
                <w:szCs w:val="16"/>
              </w:rPr>
              <w:t xml:space="preserve"> machines</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Soft serve machine</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Juicers</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Blenders</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Ice machine</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Ice crusher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Coffee grinder</w:t>
            </w: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Espresso machine</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Cool room</w:t>
            </w:r>
          </w:p>
        </w:tc>
        <w:tc>
          <w:tcPr>
            <w:tcW w:w="646"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Under-counter refrig units</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Yoghurt dispenser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Milk cooler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Backbar storage cabinet</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Ice cream machine</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Vertical freezer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Bench top freezer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Thick shake machine</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Smoothie makers</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Slushie maker</w:t>
            </w: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Scales</w:t>
            </w:r>
          </w:p>
        </w:tc>
        <w:tc>
          <w:tcPr>
            <w:tcW w:w="646"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r>
      <w:tr w:rsidR="00D76C1E" w:rsidRPr="00B47DF0" w:rsidTr="00DC5D28">
        <w:trPr>
          <w:trHeight w:val="510"/>
        </w:trPr>
        <w:tc>
          <w:tcPr>
            <w:tcW w:w="1220"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b/>
                <w:sz w:val="16"/>
                <w:szCs w:val="16"/>
              </w:rPr>
            </w:pPr>
            <w:r w:rsidRPr="00B47DF0">
              <w:rPr>
                <w:rFonts w:ascii="Helvetica" w:hAnsi="Helvetica" w:cs="Arial"/>
                <w:b/>
                <w:sz w:val="16"/>
                <w:szCs w:val="16"/>
              </w:rPr>
              <w:t>Urn</w:t>
            </w: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6"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FFFF00"/>
            <w:vAlign w:val="center"/>
          </w:tcPr>
          <w:p w:rsidR="00D76C1E" w:rsidRPr="00B47DF0" w:rsidRDefault="00D76C1E" w:rsidP="00DC5D28">
            <w:pPr>
              <w:spacing w:after="0" w:line="240" w:lineRule="auto"/>
              <w:rPr>
                <w:rFonts w:ascii="Helvetica" w:hAnsi="Helvetica" w:cs="Arial"/>
              </w:rPr>
            </w:pPr>
          </w:p>
        </w:tc>
        <w:tc>
          <w:tcPr>
            <w:tcW w:w="647" w:type="dxa"/>
            <w:tcBorders>
              <w:bottom w:val="single" w:sz="4" w:space="0" w:color="auto"/>
            </w:tcBorders>
            <w:shd w:val="clear" w:color="auto" w:fill="E6E6E6"/>
            <w:vAlign w:val="center"/>
          </w:tcPr>
          <w:p w:rsidR="00D76C1E" w:rsidRPr="00B47DF0" w:rsidRDefault="00D76C1E" w:rsidP="00DC5D28">
            <w:pPr>
              <w:spacing w:after="0" w:line="240" w:lineRule="auto"/>
              <w:rPr>
                <w:rFonts w:ascii="Helvetica" w:hAnsi="Helvetica" w:cs="Arial"/>
              </w:rPr>
            </w:pPr>
          </w:p>
        </w:tc>
      </w:tr>
    </w:tbl>
    <w:p w:rsidR="00F62639" w:rsidRPr="00B47DF0" w:rsidRDefault="00F62639">
      <w:pPr>
        <w:rPr>
          <w:rFonts w:ascii="Helvetica" w:hAnsi="Helvetica" w:cs="Arial"/>
        </w:rPr>
      </w:pPr>
      <w:r w:rsidRPr="00B47DF0">
        <w:rPr>
          <w:rFonts w:ascii="Helvetica" w:hAnsi="Helvetica" w:cs="Arial"/>
        </w:rPr>
        <w:br w:type="page"/>
      </w:r>
    </w:p>
    <w:p w:rsidR="00D76C1E" w:rsidRPr="00B47DF0" w:rsidRDefault="00D76C1E" w:rsidP="00DC5D28">
      <w:pPr>
        <w:pStyle w:val="BodyCopy"/>
        <w:rPr>
          <w:noProof w:val="0"/>
        </w:rPr>
      </w:pPr>
      <w:r w:rsidRPr="00B47DF0">
        <w:rPr>
          <w:noProof w:val="0"/>
        </w:rPr>
        <w:t xml:space="preserve">As new or different equipment is introduced into the workplace, the maintenance schedule (and the cleaning </w:t>
      </w:r>
      <w:r w:rsidR="00DB5403" w:rsidRPr="00B47DF0">
        <w:rPr>
          <w:noProof w:val="0"/>
        </w:rPr>
        <w:t>schedule in the Food Safety Program) must be up</w:t>
      </w:r>
      <w:r w:rsidRPr="00B47DF0">
        <w:rPr>
          <w:noProof w:val="0"/>
        </w:rPr>
        <w:t>dated to reflect this.</w:t>
      </w:r>
    </w:p>
    <w:p w:rsidR="00D319B4" w:rsidRPr="00B47DF0" w:rsidRDefault="00D319B4" w:rsidP="00123DAD">
      <w:pPr>
        <w:pStyle w:val="BodyCopy"/>
        <w:rPr>
          <w:b/>
          <w:noProof w:val="0"/>
        </w:rPr>
      </w:pPr>
      <w:r w:rsidRPr="00B47DF0">
        <w:rPr>
          <w:b/>
          <w:noProof w:val="0"/>
        </w:rPr>
        <w:t>Maintenance checklists</w:t>
      </w:r>
    </w:p>
    <w:p w:rsidR="00D319B4" w:rsidRPr="00B47DF0" w:rsidRDefault="00D319B4" w:rsidP="00D319B4">
      <w:pPr>
        <w:pStyle w:val="BodyCopy"/>
        <w:rPr>
          <w:noProof w:val="0"/>
        </w:rPr>
      </w:pPr>
      <w:r w:rsidRPr="00B47DF0">
        <w:rPr>
          <w:noProof w:val="0"/>
        </w:rPr>
        <w:t>A maintenance checklist is one (or more) lists of what has to be done when providing service to a nominated fac</w:t>
      </w:r>
      <w:r w:rsidR="00DB5403" w:rsidRPr="00B47DF0">
        <w:rPr>
          <w:noProof w:val="0"/>
        </w:rPr>
        <w:t>ility or item/s of equipment. T</w:t>
      </w:r>
      <w:r w:rsidRPr="00B47DF0">
        <w:rPr>
          <w:noProof w:val="0"/>
        </w:rPr>
        <w:t>he maintenance checklist guides the activities of the service technician and functions to ensure no necessary ma</w:t>
      </w:r>
      <w:r w:rsidR="00DB5403" w:rsidRPr="00B47DF0">
        <w:rPr>
          <w:noProof w:val="0"/>
        </w:rPr>
        <w:t>intenance requirements are over</w:t>
      </w:r>
      <w:r w:rsidRPr="00B47DF0">
        <w:rPr>
          <w:noProof w:val="0"/>
        </w:rPr>
        <w:t>looked</w:t>
      </w:r>
    </w:p>
    <w:p w:rsidR="00123DAD" w:rsidRPr="00B47DF0" w:rsidRDefault="00D319B4" w:rsidP="00D319B4">
      <w:pPr>
        <w:pStyle w:val="BodyCopy"/>
        <w:rPr>
          <w:noProof w:val="0"/>
        </w:rPr>
      </w:pPr>
      <w:r w:rsidRPr="00B47DF0">
        <w:rPr>
          <w:noProof w:val="0"/>
        </w:rPr>
        <w:t>These checklists must be developed to match the required preventative mai</w:t>
      </w:r>
      <w:r w:rsidR="00DB5403" w:rsidRPr="00B47DF0">
        <w:rPr>
          <w:noProof w:val="0"/>
        </w:rPr>
        <w:t xml:space="preserve">ntenance guidelines as supplied, </w:t>
      </w:r>
      <w:r w:rsidRPr="00B47DF0">
        <w:rPr>
          <w:noProof w:val="0"/>
        </w:rPr>
        <w:t>recomm</w:t>
      </w:r>
      <w:r w:rsidR="00DB5403" w:rsidRPr="00B47DF0">
        <w:rPr>
          <w:noProof w:val="0"/>
        </w:rPr>
        <w:t xml:space="preserve">ended by the manufacturer or </w:t>
      </w:r>
      <w:r w:rsidRPr="00B47DF0">
        <w:rPr>
          <w:noProof w:val="0"/>
        </w:rPr>
        <w:t xml:space="preserve">established by the organisation. </w:t>
      </w:r>
    </w:p>
    <w:p w:rsidR="00D319B4" w:rsidRPr="00B47DF0" w:rsidRDefault="00D319B4" w:rsidP="00D319B4">
      <w:pPr>
        <w:pStyle w:val="BodyCopy"/>
        <w:rPr>
          <w:noProof w:val="0"/>
        </w:rPr>
      </w:pPr>
      <w:r w:rsidRPr="00B47DF0">
        <w:rPr>
          <w:noProof w:val="0"/>
        </w:rPr>
        <w:t>The checklist can be supplied by the manufacturer and/or generated by the establishment itself.</w:t>
      </w:r>
    </w:p>
    <w:p w:rsidR="00D319B4" w:rsidRPr="00B47DF0" w:rsidRDefault="00D319B4" w:rsidP="00D319B4">
      <w:pPr>
        <w:pStyle w:val="BodyCopy"/>
        <w:rPr>
          <w:noProof w:val="0"/>
        </w:rPr>
      </w:pPr>
      <w:r w:rsidRPr="00B47DF0">
        <w:rPr>
          <w:noProof w:val="0"/>
        </w:rPr>
        <w:t>Where the establishment generates it</w:t>
      </w:r>
      <w:r w:rsidR="00DB5403" w:rsidRPr="00B47DF0">
        <w:rPr>
          <w:noProof w:val="0"/>
        </w:rPr>
        <w:t>s</w:t>
      </w:r>
      <w:r w:rsidRPr="00B47DF0">
        <w:rPr>
          <w:noProof w:val="0"/>
        </w:rPr>
        <w:t xml:space="preserve"> own checklists it is vital they address all the areas required by the manufacturer in order to protect warranties </w:t>
      </w:r>
      <w:r w:rsidR="00123DAD" w:rsidRPr="00B47DF0">
        <w:rPr>
          <w:noProof w:val="0"/>
        </w:rPr>
        <w:t>and guarantees</w:t>
      </w:r>
      <w:r w:rsidR="00DB5403" w:rsidRPr="00B47DF0">
        <w:rPr>
          <w:noProof w:val="0"/>
        </w:rPr>
        <w:t>.</w:t>
      </w:r>
    </w:p>
    <w:p w:rsidR="00D319B4" w:rsidRPr="00B47DF0" w:rsidRDefault="00D319B4" w:rsidP="00D319B4">
      <w:pPr>
        <w:pStyle w:val="BodyCopy"/>
        <w:rPr>
          <w:noProof w:val="0"/>
        </w:rPr>
      </w:pPr>
      <w:r w:rsidRPr="00B47DF0">
        <w:rPr>
          <w:noProof w:val="0"/>
        </w:rPr>
        <w:t>Depending on the item, maintenance checklists may be developed on a daily, ‘hours operated’, weekly, monthly or annual basis.</w:t>
      </w:r>
    </w:p>
    <w:p w:rsidR="00D319B4" w:rsidRPr="00B47DF0" w:rsidRDefault="00D319B4" w:rsidP="00123DAD">
      <w:pPr>
        <w:pStyle w:val="BodyCopy"/>
        <w:rPr>
          <w:b/>
          <w:noProof w:val="0"/>
        </w:rPr>
      </w:pPr>
      <w:r w:rsidRPr="00B47DF0">
        <w:rPr>
          <w:b/>
          <w:noProof w:val="0"/>
        </w:rPr>
        <w:t>Maintaining a ‘second’ item</w:t>
      </w:r>
    </w:p>
    <w:p w:rsidR="00D319B4" w:rsidRPr="00B47DF0" w:rsidRDefault="00D319B4" w:rsidP="00D319B4">
      <w:pPr>
        <w:pStyle w:val="BodyCopy"/>
        <w:rPr>
          <w:noProof w:val="0"/>
        </w:rPr>
      </w:pPr>
      <w:r w:rsidRPr="00B47DF0">
        <w:rPr>
          <w:noProof w:val="0"/>
        </w:rPr>
        <w:t>In some limited cases, establishments may elect to buy and maintai</w:t>
      </w:r>
      <w:r w:rsidR="00DB5403" w:rsidRPr="00B47DF0">
        <w:rPr>
          <w:noProof w:val="0"/>
        </w:rPr>
        <w:t>n a second item of equipment. T</w:t>
      </w:r>
      <w:r w:rsidRPr="00B47DF0">
        <w:rPr>
          <w:noProof w:val="0"/>
        </w:rPr>
        <w:t>his is a ‘stand-by’ item kept ready to use whenever the unit in operation breaks down (or needs to be taken out of service for maintenance).</w:t>
      </w:r>
    </w:p>
    <w:p w:rsidR="00D319B4" w:rsidRPr="00B47DF0" w:rsidRDefault="00D319B4" w:rsidP="00D319B4">
      <w:pPr>
        <w:pStyle w:val="BodyCopy"/>
        <w:rPr>
          <w:noProof w:val="0"/>
        </w:rPr>
      </w:pPr>
      <w:r w:rsidRPr="00B47DF0">
        <w:rPr>
          <w:noProof w:val="0"/>
        </w:rPr>
        <w:t>This situation is adopted by premises where the item of equipment:</w:t>
      </w:r>
    </w:p>
    <w:p w:rsidR="00D319B4" w:rsidRPr="00B47DF0" w:rsidRDefault="00D319B4" w:rsidP="00123DAD">
      <w:pPr>
        <w:pStyle w:val="Bullet1"/>
      </w:pPr>
      <w:r w:rsidRPr="00B47DF0">
        <w:t>Is relatively inexpensive</w:t>
      </w:r>
    </w:p>
    <w:p w:rsidR="00D319B4" w:rsidRPr="00B47DF0" w:rsidRDefault="00D319B4" w:rsidP="00123DAD">
      <w:pPr>
        <w:pStyle w:val="Bullet1"/>
      </w:pPr>
      <w:r w:rsidRPr="00B47DF0">
        <w:t>Is critical to the operation of the property</w:t>
      </w:r>
    </w:p>
    <w:p w:rsidR="00D319B4" w:rsidRPr="00B47DF0" w:rsidRDefault="00D319B4" w:rsidP="00123DAD">
      <w:pPr>
        <w:pStyle w:val="Bullet1"/>
      </w:pPr>
      <w:r w:rsidRPr="00B47DF0">
        <w:t>Represents a significant factor in revenue-generation</w:t>
      </w:r>
    </w:p>
    <w:p w:rsidR="00D319B4" w:rsidRPr="00B47DF0" w:rsidRDefault="002A7798" w:rsidP="00123DAD">
      <w:pPr>
        <w:pStyle w:val="Bullet1"/>
      </w:pPr>
      <w:r w:rsidRPr="00B47DF0">
        <w:t>Is prone to regular breakdown.</w:t>
      </w:r>
    </w:p>
    <w:p w:rsidR="00D319B4" w:rsidRPr="00B47DF0" w:rsidRDefault="00D319B4" w:rsidP="00123DAD">
      <w:pPr>
        <w:pStyle w:val="BodyCopy"/>
        <w:rPr>
          <w:noProof w:val="0"/>
        </w:rPr>
      </w:pPr>
      <w:r w:rsidRPr="00B47DF0">
        <w:rPr>
          <w:noProof w:val="0"/>
        </w:rPr>
        <w:t>For example, many establishments will have a ‘stand by’ blender but not a second ‘soft serve</w:t>
      </w:r>
      <w:r w:rsidR="00DB5403" w:rsidRPr="00B47DF0">
        <w:rPr>
          <w:noProof w:val="0"/>
        </w:rPr>
        <w:t>’</w:t>
      </w:r>
      <w:r w:rsidRPr="00B47DF0">
        <w:rPr>
          <w:noProof w:val="0"/>
        </w:rPr>
        <w:t xml:space="preserve"> machine.</w:t>
      </w:r>
    </w:p>
    <w:p w:rsidR="00D319B4" w:rsidRPr="00B47DF0" w:rsidRDefault="00D319B4" w:rsidP="002A7798">
      <w:pPr>
        <w:pStyle w:val="BodyCopy"/>
        <w:rPr>
          <w:noProof w:val="0"/>
          <w:szCs w:val="26"/>
        </w:rPr>
      </w:pPr>
      <w:r w:rsidRPr="00B47DF0">
        <w:rPr>
          <w:noProof w:val="0"/>
        </w:rPr>
        <w:br w:type="page"/>
      </w:r>
    </w:p>
    <w:p w:rsidR="008D480E" w:rsidRPr="00B47DF0" w:rsidRDefault="00F05CA9" w:rsidP="008D480E">
      <w:pPr>
        <w:pStyle w:val="Heading2"/>
      </w:pPr>
      <w:r w:rsidRPr="00B47DF0">
        <w:t>3</w:t>
      </w:r>
      <w:r w:rsidR="008D480E" w:rsidRPr="00B47DF0">
        <w:t>.3</w:t>
      </w:r>
      <w:r w:rsidR="008D480E" w:rsidRPr="00B47DF0">
        <w:tab/>
      </w:r>
      <w:r w:rsidR="005C4B3E">
        <w:fldChar w:fldCharType="begin"/>
      </w:r>
      <w:r w:rsidR="005C4B3E">
        <w:instrText xml:space="preserve"> REF  Criteria33  \* MERGEFORMAT </w:instrText>
      </w:r>
      <w:r w:rsidR="005C4B3E">
        <w:fldChar w:fldCharType="separate"/>
      </w:r>
      <w:sdt>
        <w:sdtPr>
          <w:rPr>
            <w:highlight w:val="yellow"/>
          </w:rPr>
          <w:alias w:val="Criteria 3.3"/>
          <w:tag w:val="Criteria 3.3"/>
          <w:id w:val="10511164"/>
          <w:lock w:val="sdtLocked"/>
        </w:sdtPr>
        <w:sdtEndPr/>
        <w:sdtContent>
          <w:r w:rsidR="00A95F3B" w:rsidRPr="00B47DF0">
            <w:rPr>
              <w:rFonts w:cs="Arial"/>
              <w:szCs w:val="22"/>
            </w:rPr>
            <w:t xml:space="preserve">Identify problems promptly and report to the appropriate person </w:t>
          </w:r>
        </w:sdtContent>
      </w:sdt>
      <w:r w:rsidR="005C4B3E">
        <w:rPr>
          <w:highlight w:val="yellow"/>
        </w:rPr>
        <w:fldChar w:fldCharType="end"/>
      </w:r>
    </w:p>
    <w:p w:rsidR="008D480E" w:rsidRPr="00B47DF0" w:rsidRDefault="008D480E" w:rsidP="008D480E">
      <w:pPr>
        <w:pStyle w:val="Heading3"/>
      </w:pPr>
      <w:r w:rsidRPr="00B47DF0">
        <w:t>Introduction</w:t>
      </w:r>
    </w:p>
    <w:p w:rsidR="00123DAD" w:rsidRPr="00B47DF0" w:rsidRDefault="00123DAD" w:rsidP="00123DAD">
      <w:pPr>
        <w:pStyle w:val="BodyCopy"/>
        <w:rPr>
          <w:noProof w:val="0"/>
        </w:rPr>
      </w:pPr>
      <w:r w:rsidRPr="00B47DF0">
        <w:rPr>
          <w:noProof w:val="0"/>
        </w:rPr>
        <w:t>As soon as you identify a problem when pre</w:t>
      </w:r>
      <w:r w:rsidR="00D76C1E" w:rsidRPr="00B47DF0">
        <w:rPr>
          <w:noProof w:val="0"/>
        </w:rPr>
        <w:t>p</w:t>
      </w:r>
      <w:r w:rsidRPr="00B47DF0">
        <w:rPr>
          <w:noProof w:val="0"/>
        </w:rPr>
        <w:t>aring and serving drinks you should report this matter to the ‘appropriate person’ so action can be taken to address the problem.</w:t>
      </w:r>
    </w:p>
    <w:p w:rsidR="00D319B4" w:rsidRPr="00B47DF0" w:rsidRDefault="003C276F" w:rsidP="00123DAD">
      <w:pPr>
        <w:pStyle w:val="Heading3"/>
      </w:pPr>
      <w:r w:rsidRPr="00B47DF0">
        <w:rPr>
          <w:noProof/>
          <w:lang w:val="en-US" w:eastAsia="en-US"/>
        </w:rPr>
        <w:drawing>
          <wp:anchor distT="0" distB="0" distL="114300" distR="114300" simplePos="0" relativeHeight="251809792" behindDoc="0" locked="0" layoutInCell="1" allowOverlap="1">
            <wp:simplePos x="0" y="0"/>
            <wp:positionH relativeFrom="column">
              <wp:posOffset>3129915</wp:posOffset>
            </wp:positionH>
            <wp:positionV relativeFrom="paragraph">
              <wp:posOffset>212725</wp:posOffset>
            </wp:positionV>
            <wp:extent cx="2233295" cy="1494155"/>
            <wp:effectExtent l="19050" t="0" r="0" b="0"/>
            <wp:wrapSquare wrapText="bothSides"/>
            <wp:docPr id="111" name="Picture 11" descr="C:\Documents and Settings\Godaishu\Desktop\PHOTOS\2011\wai_a_rocco_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2011\wai_a_rocco_157.jpg"/>
                    <pic:cNvPicPr>
                      <a:picLocks noChangeAspect="1" noChangeArrowheads="1"/>
                    </pic:cNvPicPr>
                  </pic:nvPicPr>
                  <pic:blipFill>
                    <a:blip r:embed="rId168" cstate="print"/>
                    <a:srcRect/>
                    <a:stretch>
                      <a:fillRect/>
                    </a:stretch>
                  </pic:blipFill>
                  <pic:spPr bwMode="auto">
                    <a:xfrm>
                      <a:off x="0" y="0"/>
                      <a:ext cx="2233295" cy="1494155"/>
                    </a:xfrm>
                    <a:prstGeom prst="rect">
                      <a:avLst/>
                    </a:prstGeom>
                    <a:noFill/>
                    <a:ln w="9525">
                      <a:noFill/>
                      <a:miter lim="800000"/>
                      <a:headEnd/>
                      <a:tailEnd/>
                    </a:ln>
                  </pic:spPr>
                </pic:pic>
              </a:graphicData>
            </a:graphic>
          </wp:anchor>
        </w:drawing>
      </w:r>
      <w:r w:rsidR="00D319B4" w:rsidRPr="00B47DF0">
        <w:t>Who is the appropriate person?</w:t>
      </w:r>
    </w:p>
    <w:p w:rsidR="00D319B4" w:rsidRPr="00B47DF0" w:rsidRDefault="00D319B4" w:rsidP="00D319B4">
      <w:pPr>
        <w:pStyle w:val="BodyCopy"/>
        <w:rPr>
          <w:noProof w:val="0"/>
        </w:rPr>
      </w:pPr>
      <w:r w:rsidRPr="00B47DF0">
        <w:rPr>
          <w:noProof w:val="0"/>
        </w:rPr>
        <w:t>This is generally:</w:t>
      </w:r>
    </w:p>
    <w:p w:rsidR="00D319B4" w:rsidRPr="00B47DF0" w:rsidRDefault="00D319B4" w:rsidP="00123DAD">
      <w:pPr>
        <w:pStyle w:val="Bullet1"/>
      </w:pPr>
      <w:r w:rsidRPr="00B47DF0">
        <w:t>Your supervisor</w:t>
      </w:r>
    </w:p>
    <w:p w:rsidR="00D319B4" w:rsidRPr="00B47DF0" w:rsidRDefault="00D319B4" w:rsidP="00123DAD">
      <w:pPr>
        <w:pStyle w:val="Bullet1"/>
      </w:pPr>
      <w:r w:rsidRPr="00B47DF0">
        <w:t>Duty manager</w:t>
      </w:r>
    </w:p>
    <w:p w:rsidR="00D319B4" w:rsidRPr="00B47DF0" w:rsidRDefault="00D319B4" w:rsidP="00123DAD">
      <w:pPr>
        <w:pStyle w:val="Bullet1"/>
      </w:pPr>
      <w:r w:rsidRPr="00B47DF0">
        <w:t>Owner.</w:t>
      </w:r>
    </w:p>
    <w:p w:rsidR="00D319B4" w:rsidRPr="00B47DF0" w:rsidRDefault="00D319B4" w:rsidP="00123DAD">
      <w:pPr>
        <w:pStyle w:val="BodyCopy"/>
        <w:rPr>
          <w:noProof w:val="0"/>
          <w:szCs w:val="24"/>
        </w:rPr>
      </w:pPr>
      <w:r w:rsidRPr="00B47DF0">
        <w:rPr>
          <w:noProof w:val="0"/>
          <w:szCs w:val="24"/>
        </w:rPr>
        <w:t xml:space="preserve">Check to see who the </w:t>
      </w:r>
      <w:r w:rsidR="00D97C1F" w:rsidRPr="00B47DF0">
        <w:rPr>
          <w:noProof w:val="0"/>
          <w:szCs w:val="24"/>
        </w:rPr>
        <w:t>‘</w:t>
      </w:r>
      <w:r w:rsidRPr="00B47DF0">
        <w:rPr>
          <w:noProof w:val="0"/>
          <w:szCs w:val="24"/>
        </w:rPr>
        <w:t>appropriate person</w:t>
      </w:r>
      <w:r w:rsidR="00D97C1F" w:rsidRPr="00B47DF0">
        <w:rPr>
          <w:noProof w:val="0"/>
          <w:szCs w:val="24"/>
        </w:rPr>
        <w:t>’ is</w:t>
      </w:r>
      <w:r w:rsidRPr="00B47DF0">
        <w:rPr>
          <w:noProof w:val="0"/>
          <w:szCs w:val="24"/>
        </w:rPr>
        <w:t xml:space="preserve"> where you work.</w:t>
      </w:r>
    </w:p>
    <w:p w:rsidR="00123DAD" w:rsidRPr="00B47DF0" w:rsidRDefault="00123DAD" w:rsidP="00123DAD">
      <w:pPr>
        <w:pStyle w:val="BodyCopy"/>
        <w:rPr>
          <w:noProof w:val="0"/>
          <w:szCs w:val="24"/>
        </w:rPr>
      </w:pPr>
      <w:r w:rsidRPr="00B47DF0">
        <w:rPr>
          <w:noProof w:val="0"/>
          <w:szCs w:val="24"/>
        </w:rPr>
        <w:t>It is important issues and problems are reported immediately</w:t>
      </w:r>
      <w:r w:rsidR="00DB5403" w:rsidRPr="00B47DF0">
        <w:rPr>
          <w:noProof w:val="0"/>
          <w:szCs w:val="24"/>
        </w:rPr>
        <w:t xml:space="preserve"> </w:t>
      </w:r>
      <w:r w:rsidRPr="00B47DF0">
        <w:rPr>
          <w:noProof w:val="0"/>
          <w:szCs w:val="24"/>
        </w:rPr>
        <w:t>so appropriate remedial action can be taken or arranged as soon as possible.</w:t>
      </w:r>
    </w:p>
    <w:p w:rsidR="00D319B4" w:rsidRPr="00B47DF0" w:rsidRDefault="003C276F" w:rsidP="00123DAD">
      <w:pPr>
        <w:pStyle w:val="BodyCopy"/>
        <w:rPr>
          <w:noProof w:val="0"/>
          <w:szCs w:val="24"/>
        </w:rPr>
      </w:pPr>
      <w:r w:rsidRPr="00B47DF0">
        <w:rPr>
          <w:szCs w:val="24"/>
          <w:lang w:val="en-US" w:eastAsia="en-US"/>
        </w:rPr>
        <w:drawing>
          <wp:anchor distT="0" distB="0" distL="114300" distR="114300" simplePos="0" relativeHeight="251810816" behindDoc="0" locked="0" layoutInCell="1" allowOverlap="1">
            <wp:simplePos x="0" y="0"/>
            <wp:positionH relativeFrom="column">
              <wp:posOffset>3888105</wp:posOffset>
            </wp:positionH>
            <wp:positionV relativeFrom="paragraph">
              <wp:posOffset>405765</wp:posOffset>
            </wp:positionV>
            <wp:extent cx="1557020" cy="1025525"/>
            <wp:effectExtent l="19050" t="0" r="5080" b="0"/>
            <wp:wrapSquare wrapText="bothSides"/>
            <wp:docPr id="112" name="Picture 53" descr="I:\Overseas Projects\PHOTOS\2012\Office\compl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Overseas Projects\PHOTOS\2012\Office\complaint.jpg"/>
                    <pic:cNvPicPr>
                      <a:picLocks noChangeAspect="1" noChangeArrowheads="1"/>
                    </pic:cNvPicPr>
                  </pic:nvPicPr>
                  <pic:blipFill>
                    <a:blip r:embed="rId169" cstate="print"/>
                    <a:srcRect/>
                    <a:stretch>
                      <a:fillRect/>
                    </a:stretch>
                  </pic:blipFill>
                  <pic:spPr bwMode="auto">
                    <a:xfrm>
                      <a:off x="0" y="0"/>
                      <a:ext cx="1557020" cy="1025525"/>
                    </a:xfrm>
                    <a:prstGeom prst="rect">
                      <a:avLst/>
                    </a:prstGeom>
                    <a:noFill/>
                    <a:ln w="9525">
                      <a:noFill/>
                      <a:miter lim="800000"/>
                      <a:headEnd/>
                      <a:tailEnd/>
                    </a:ln>
                  </pic:spPr>
                </pic:pic>
              </a:graphicData>
            </a:graphic>
          </wp:anchor>
        </w:drawing>
      </w:r>
      <w:r w:rsidR="00D319B4" w:rsidRPr="00B47DF0">
        <w:rPr>
          <w:noProof w:val="0"/>
          <w:szCs w:val="24"/>
        </w:rPr>
        <w:t>A verbal report is usually sufficient but there may be a need to complete a form such as a Maintenance Request form.</w:t>
      </w:r>
    </w:p>
    <w:p w:rsidR="00D319B4" w:rsidRPr="00B47DF0" w:rsidRDefault="00D319B4" w:rsidP="009B6967">
      <w:pPr>
        <w:pStyle w:val="Heading3"/>
      </w:pPr>
      <w:r w:rsidRPr="00B47DF0">
        <w:t>What types of problems can arise?</w:t>
      </w:r>
    </w:p>
    <w:p w:rsidR="00D319B4" w:rsidRPr="00B47DF0" w:rsidRDefault="00D319B4" w:rsidP="00D319B4">
      <w:pPr>
        <w:pStyle w:val="BodyCopy"/>
        <w:rPr>
          <w:noProof w:val="0"/>
          <w:szCs w:val="24"/>
        </w:rPr>
      </w:pPr>
      <w:r w:rsidRPr="00B47DF0">
        <w:rPr>
          <w:noProof w:val="0"/>
          <w:szCs w:val="24"/>
        </w:rPr>
        <w:t>Some problems may include:</w:t>
      </w:r>
    </w:p>
    <w:p w:rsidR="00123DAD" w:rsidRPr="00B47DF0" w:rsidRDefault="00DB5403" w:rsidP="00123DAD">
      <w:pPr>
        <w:pStyle w:val="Bullet1"/>
      </w:pPr>
      <w:r w:rsidRPr="00B47DF0">
        <w:t>Customer complaints. These can be about anything: products served, other customers,</w:t>
      </w:r>
      <w:r w:rsidR="00D76C1E" w:rsidRPr="00B47DF0">
        <w:t xml:space="preserve"> comfort (noise, temperature)</w:t>
      </w:r>
    </w:p>
    <w:p w:rsidR="00D319B4" w:rsidRPr="00B47DF0" w:rsidRDefault="00DB5403" w:rsidP="00123DAD">
      <w:pPr>
        <w:pStyle w:val="Bullet1"/>
      </w:pPr>
      <w:r w:rsidRPr="00B47DF0">
        <w:t xml:space="preserve">Out </w:t>
      </w:r>
      <w:r w:rsidR="00D319B4" w:rsidRPr="00B47DF0">
        <w:t>of</w:t>
      </w:r>
      <w:r w:rsidRPr="00B47DF0">
        <w:t xml:space="preserve"> </w:t>
      </w:r>
      <w:r w:rsidR="00D319B4" w:rsidRPr="00B47DF0">
        <w:t>date stock is being used</w:t>
      </w:r>
      <w:r w:rsidR="00D76C1E" w:rsidRPr="00B47DF0">
        <w:t xml:space="preserve"> </w:t>
      </w:r>
      <w:r w:rsidRPr="00B47DF0">
        <w:t xml:space="preserve">– stock rotation needs </w:t>
      </w:r>
      <w:r w:rsidR="00D76C1E" w:rsidRPr="00B47DF0">
        <w:t>attention</w:t>
      </w:r>
    </w:p>
    <w:p w:rsidR="00D319B4" w:rsidRPr="00B47DF0" w:rsidRDefault="00D319B4" w:rsidP="00123DAD">
      <w:pPr>
        <w:pStyle w:val="Bullet1"/>
      </w:pPr>
      <w:r w:rsidRPr="00B47DF0">
        <w:t>Food not being handled, stored or processed in hygienic manner</w:t>
      </w:r>
      <w:r w:rsidR="00DB5403" w:rsidRPr="00B47DF0">
        <w:t xml:space="preserve"> </w:t>
      </w:r>
      <w:r w:rsidR="00D76C1E" w:rsidRPr="00B47DF0">
        <w:t>giving rise to possible food poisoning</w:t>
      </w:r>
    </w:p>
    <w:p w:rsidR="00D319B4" w:rsidRPr="00B47DF0" w:rsidRDefault="00D319B4" w:rsidP="00123DAD">
      <w:pPr>
        <w:pStyle w:val="Bullet1"/>
      </w:pPr>
      <w:r w:rsidRPr="00B47DF0">
        <w:t>Poor personal hygiene practices being used by staff</w:t>
      </w:r>
    </w:p>
    <w:p w:rsidR="00D319B4" w:rsidRPr="00B47DF0" w:rsidRDefault="00D319B4" w:rsidP="00123DAD">
      <w:pPr>
        <w:pStyle w:val="Bullet1"/>
      </w:pPr>
      <w:r w:rsidRPr="00B47DF0">
        <w:t>Frayed electrical cords on equip</w:t>
      </w:r>
      <w:r w:rsidR="00DB5403" w:rsidRPr="00B47DF0">
        <w:t xml:space="preserve">ment. This is a </w:t>
      </w:r>
      <w:r w:rsidR="00465A88" w:rsidRPr="00B47DF0">
        <w:t>safety issue</w:t>
      </w:r>
    </w:p>
    <w:p w:rsidR="00D319B4" w:rsidRPr="00B47DF0" w:rsidRDefault="00D319B4" w:rsidP="00123DAD">
      <w:pPr>
        <w:pStyle w:val="Bullet1"/>
      </w:pPr>
      <w:r w:rsidRPr="00B47DF0">
        <w:t>Equipment not achieving or maint</w:t>
      </w:r>
      <w:r w:rsidR="00DB5403" w:rsidRPr="00B47DF0">
        <w:t xml:space="preserve">aining the required temperature or </w:t>
      </w:r>
      <w:r w:rsidRPr="00B47DF0">
        <w:t>steam pressure</w:t>
      </w:r>
    </w:p>
    <w:p w:rsidR="00D319B4" w:rsidRPr="00B47DF0" w:rsidRDefault="00D319B4" w:rsidP="00123DAD">
      <w:pPr>
        <w:pStyle w:val="Bullet1"/>
      </w:pPr>
      <w:r w:rsidRPr="00B47DF0">
        <w:t>Q</w:t>
      </w:r>
      <w:r w:rsidR="00DB5403" w:rsidRPr="00B47DF0">
        <w:t xml:space="preserve">uality of product has dropped. This is </w:t>
      </w:r>
      <w:r w:rsidRPr="00B47DF0">
        <w:t>common in situations where there are problems associated with refrigerated and/or froz</w:t>
      </w:r>
      <w:r w:rsidR="00DB5403" w:rsidRPr="00B47DF0">
        <w:t xml:space="preserve">en storage, or where mechanical or </w:t>
      </w:r>
      <w:r w:rsidRPr="00B47DF0">
        <w:t>electrical equipment is not processing ingredients as required</w:t>
      </w:r>
    </w:p>
    <w:p w:rsidR="00D319B4" w:rsidRPr="00B47DF0" w:rsidRDefault="00D319B4" w:rsidP="00123DAD">
      <w:pPr>
        <w:pStyle w:val="Bullet1"/>
      </w:pPr>
      <w:r w:rsidRPr="00B47DF0">
        <w:t xml:space="preserve">Equipment is </w:t>
      </w:r>
      <w:r w:rsidR="00DB5403" w:rsidRPr="00B47DF0">
        <w:t>blocked in some way due to over</w:t>
      </w:r>
      <w:r w:rsidRPr="00B47DF0">
        <w:t>use or improper regular cleaning</w:t>
      </w:r>
    </w:p>
    <w:p w:rsidR="00D319B4" w:rsidRPr="00B47DF0" w:rsidRDefault="00D319B4" w:rsidP="00123DAD">
      <w:pPr>
        <w:pStyle w:val="Bullet1"/>
      </w:pPr>
      <w:r w:rsidRPr="00B47DF0">
        <w:t>Item cannot be turned on or off</w:t>
      </w:r>
    </w:p>
    <w:p w:rsidR="00D319B4" w:rsidRPr="00B47DF0" w:rsidRDefault="00D319B4" w:rsidP="00123DAD">
      <w:pPr>
        <w:pStyle w:val="Bullet1"/>
      </w:pPr>
      <w:r w:rsidRPr="00B47DF0">
        <w:t>Item ca</w:t>
      </w:r>
      <w:r w:rsidR="00DB5403" w:rsidRPr="00B47DF0">
        <w:t>nnot be adjusted as required. S</w:t>
      </w:r>
      <w:r w:rsidRPr="00B47DF0">
        <w:t>ometimes a piece of equipment will work but you may not be able to, for example, adjust speed, temperature</w:t>
      </w:r>
      <w:r w:rsidR="009B6967" w:rsidRPr="00B47DF0">
        <w:t xml:space="preserve"> or</w:t>
      </w:r>
      <w:r w:rsidRPr="00B47DF0">
        <w:t xml:space="preserve"> settings </w:t>
      </w:r>
    </w:p>
    <w:p w:rsidR="00D319B4" w:rsidRPr="00B47DF0" w:rsidRDefault="00D319B4" w:rsidP="00123DAD">
      <w:pPr>
        <w:pStyle w:val="Bullet1"/>
      </w:pPr>
      <w:r w:rsidRPr="00B47DF0">
        <w:t>Water not flowing into the machine</w:t>
      </w:r>
    </w:p>
    <w:p w:rsidR="00D319B4" w:rsidRPr="00B47DF0" w:rsidRDefault="00D319B4" w:rsidP="00123DAD">
      <w:pPr>
        <w:pStyle w:val="Bullet1"/>
      </w:pPr>
      <w:r w:rsidRPr="00B47DF0">
        <w:t>Te</w:t>
      </w:r>
      <w:r w:rsidR="00DB5403" w:rsidRPr="00B47DF0">
        <w:t>mperature is not as required. T</w:t>
      </w:r>
      <w:r w:rsidRPr="00B47DF0">
        <w:t>his may include heating elements not heating up, or refrigeration units, freezers or ice cream machines (and similar) not achieving their required temperature for holding and/or processing drinks</w:t>
      </w:r>
    </w:p>
    <w:p w:rsidR="00D319B4" w:rsidRPr="00B47DF0" w:rsidRDefault="00D319B4" w:rsidP="00123DAD">
      <w:pPr>
        <w:pStyle w:val="Bullet1"/>
      </w:pPr>
      <w:r w:rsidRPr="00B47DF0">
        <w:t>Part of a machine is missing</w:t>
      </w:r>
    </w:p>
    <w:p w:rsidR="00D319B4" w:rsidRPr="00B47DF0" w:rsidRDefault="00D319B4" w:rsidP="00123DAD">
      <w:pPr>
        <w:pStyle w:val="Bullet1"/>
      </w:pPr>
      <w:r w:rsidRPr="00B47DF0">
        <w:t>Machine guards have loosened or fallen off</w:t>
      </w:r>
    </w:p>
    <w:p w:rsidR="00D319B4" w:rsidRPr="00B47DF0" w:rsidRDefault="00D319B4" w:rsidP="00123DAD">
      <w:pPr>
        <w:pStyle w:val="Bullet1"/>
      </w:pPr>
      <w:r w:rsidRPr="00B47DF0">
        <w:t>Missing equipment – the entire item has disappeared.</w:t>
      </w:r>
    </w:p>
    <w:p w:rsidR="00D319B4" w:rsidRPr="00B47DF0" w:rsidRDefault="00D319B4" w:rsidP="009B6967">
      <w:pPr>
        <w:pStyle w:val="Heading3"/>
      </w:pPr>
      <w:r w:rsidRPr="00B47DF0">
        <w:t>What action might be taken?</w:t>
      </w:r>
    </w:p>
    <w:p w:rsidR="00D319B4" w:rsidRPr="00B47DF0" w:rsidRDefault="00D319B4" w:rsidP="00123DAD">
      <w:pPr>
        <w:pStyle w:val="BodyCopy"/>
        <w:rPr>
          <w:noProof w:val="0"/>
          <w:szCs w:val="24"/>
        </w:rPr>
      </w:pPr>
      <w:r w:rsidRPr="00B47DF0">
        <w:rPr>
          <w:noProof w:val="0"/>
          <w:szCs w:val="24"/>
        </w:rPr>
        <w:t>Depending on the nature of the problem, the following action can be taken:</w:t>
      </w:r>
    </w:p>
    <w:p w:rsidR="00D319B4" w:rsidRPr="00B47DF0" w:rsidRDefault="003C276F" w:rsidP="00123DAD">
      <w:pPr>
        <w:pStyle w:val="Bullet1"/>
      </w:pPr>
      <w:r w:rsidRPr="00B47DF0">
        <w:rPr>
          <w:noProof/>
          <w:lang w:val="en-US"/>
        </w:rPr>
        <w:drawing>
          <wp:anchor distT="0" distB="0" distL="114300" distR="114300" simplePos="0" relativeHeight="251811840" behindDoc="0" locked="0" layoutInCell="1" allowOverlap="1">
            <wp:simplePos x="0" y="0"/>
            <wp:positionH relativeFrom="column">
              <wp:posOffset>2964180</wp:posOffset>
            </wp:positionH>
            <wp:positionV relativeFrom="paragraph">
              <wp:posOffset>213995</wp:posOffset>
            </wp:positionV>
            <wp:extent cx="2478405" cy="2029460"/>
            <wp:effectExtent l="19050" t="0" r="0" b="0"/>
            <wp:wrapSquare wrapText="bothSides"/>
            <wp:docPr id="113" name="Picture 54" descr="I:\Overseas Projects\PHOTOS\2012\Office\compla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Overseas Projects\PHOTOS\2012\Office\complaints.png"/>
                    <pic:cNvPicPr>
                      <a:picLocks noChangeAspect="1" noChangeArrowheads="1"/>
                    </pic:cNvPicPr>
                  </pic:nvPicPr>
                  <pic:blipFill>
                    <a:blip r:embed="rId170" cstate="print"/>
                    <a:srcRect/>
                    <a:stretch>
                      <a:fillRect/>
                    </a:stretch>
                  </pic:blipFill>
                  <pic:spPr bwMode="auto">
                    <a:xfrm>
                      <a:off x="0" y="0"/>
                      <a:ext cx="2478405" cy="2029460"/>
                    </a:xfrm>
                    <a:prstGeom prst="rect">
                      <a:avLst/>
                    </a:prstGeom>
                    <a:noFill/>
                    <a:ln w="9525">
                      <a:noFill/>
                      <a:miter lim="800000"/>
                      <a:headEnd/>
                      <a:tailEnd/>
                    </a:ln>
                  </pic:spPr>
                </pic:pic>
              </a:graphicData>
            </a:graphic>
          </wp:anchor>
        </w:drawing>
      </w:r>
      <w:r w:rsidR="00902FCF" w:rsidRPr="00B47DF0">
        <w:t xml:space="preserve">Removing the item from use </w:t>
      </w:r>
      <w:r w:rsidR="00D319B4" w:rsidRPr="00B47DF0">
        <w:t>where there is a health, hygiene or food related risk</w:t>
      </w:r>
    </w:p>
    <w:p w:rsidR="00D319B4" w:rsidRPr="00B47DF0" w:rsidRDefault="00D319B4" w:rsidP="00123DAD">
      <w:pPr>
        <w:pStyle w:val="Bullet1"/>
      </w:pPr>
      <w:r w:rsidRPr="00B47DF0">
        <w:t>C</w:t>
      </w:r>
      <w:r w:rsidR="00902FCF" w:rsidRPr="00B47DF0">
        <w:t xml:space="preserve">ontacting service technicians </w:t>
      </w:r>
      <w:r w:rsidRPr="00B47DF0">
        <w:t>to initiate a service call to fix the problem</w:t>
      </w:r>
    </w:p>
    <w:p w:rsidR="00D319B4" w:rsidRPr="00B47DF0" w:rsidRDefault="00D319B4" w:rsidP="00123DAD">
      <w:pPr>
        <w:pStyle w:val="Bullet1"/>
      </w:pPr>
      <w:r w:rsidRPr="00B47DF0">
        <w:t>Obtaining a replacement item for use in the immediate short-term</w:t>
      </w:r>
    </w:p>
    <w:p w:rsidR="00D319B4" w:rsidRPr="00B47DF0" w:rsidRDefault="00D319B4" w:rsidP="00123DAD">
      <w:pPr>
        <w:pStyle w:val="Bullet1"/>
      </w:pPr>
      <w:r w:rsidRPr="00B47DF0">
        <w:t>Acknowledging the item cannot be repaired and buying a new item</w:t>
      </w:r>
      <w:r w:rsidR="00902FCF" w:rsidRPr="00B47DF0">
        <w:t>.</w:t>
      </w:r>
    </w:p>
    <w:p w:rsidR="00465A88" w:rsidRPr="00B47DF0" w:rsidRDefault="00465A88" w:rsidP="00465A88">
      <w:pPr>
        <w:pStyle w:val="Bullet1"/>
        <w:numPr>
          <w:ilvl w:val="0"/>
          <w:numId w:val="0"/>
        </w:numPr>
        <w:ind w:left="360"/>
      </w:pPr>
      <w:r w:rsidRPr="00B47DF0">
        <w:t>Always apologise to customers where necessary.</w:t>
      </w:r>
    </w:p>
    <w:p w:rsidR="00D319B4" w:rsidRPr="00B47DF0" w:rsidRDefault="00D319B4">
      <w:pPr>
        <w:rPr>
          <w:rFonts w:ascii="Helvetica" w:eastAsia="Calibri" w:hAnsi="Helvetica" w:cs="Calibri"/>
          <w:b/>
          <w:color w:val="FFFFFF" w:themeColor="background1"/>
          <w:sz w:val="32"/>
          <w:szCs w:val="28"/>
          <w:lang w:eastAsia="ar-SA"/>
        </w:rPr>
      </w:pPr>
      <w:r w:rsidRPr="00B47DF0">
        <w:rPr>
          <w:rFonts w:ascii="Helvetica" w:hAnsi="Helvetica"/>
          <w:color w:val="FFFFFF" w:themeColor="background1"/>
        </w:rPr>
        <w:br w:type="page"/>
      </w:r>
    </w:p>
    <w:p w:rsidR="008D480E" w:rsidRPr="00B47DF0" w:rsidRDefault="008D480E" w:rsidP="008D480E">
      <w:pPr>
        <w:pStyle w:val="ActivityHead"/>
        <w:shd w:val="clear" w:color="auto" w:fill="E36C0A" w:themeFill="accent6" w:themeFillShade="BF"/>
        <w:rPr>
          <w:noProof w:val="0"/>
          <w:color w:val="FFFFFF" w:themeColor="background1"/>
        </w:rPr>
      </w:pPr>
      <w:r w:rsidRPr="00B47DF0">
        <w:rPr>
          <w:noProof w:val="0"/>
          <w:color w:val="FFFFFF" w:themeColor="background1"/>
        </w:rPr>
        <w:t>Work Projects</w:t>
      </w:r>
    </w:p>
    <w:p w:rsidR="008D480E" w:rsidRPr="00B47DF0" w:rsidRDefault="008D480E" w:rsidP="008D480E">
      <w:pPr>
        <w:pStyle w:val="BodyCopy"/>
        <w:rPr>
          <w:noProof w:val="0"/>
        </w:rPr>
      </w:pPr>
      <w:r w:rsidRPr="00B47DF0">
        <w:rPr>
          <w:noProof w:val="0"/>
        </w:rPr>
        <w:t xml:space="preserve">It is a requirement of this Unit </w:t>
      </w:r>
      <w:r w:rsidR="00902FCF" w:rsidRPr="00B47DF0">
        <w:rPr>
          <w:noProof w:val="0"/>
        </w:rPr>
        <w:t xml:space="preserve">that </w:t>
      </w:r>
      <w:r w:rsidRPr="00B47DF0">
        <w:rPr>
          <w:noProof w:val="0"/>
        </w:rPr>
        <w:t xml:space="preserve">you complete Work Projects as advised by your Trainer. You must submit documentation, suitable evidence or other relevant proof of completion of the project to your Trainer by the agreed </w:t>
      </w:r>
      <w:r w:rsidR="00771003" w:rsidRPr="00B47DF0">
        <w:rPr>
          <w:noProof w:val="0"/>
        </w:rPr>
        <w:t>date</w:t>
      </w:r>
      <w:r w:rsidRPr="00B47DF0">
        <w:rPr>
          <w:noProof w:val="0"/>
        </w:rPr>
        <w:t>.</w:t>
      </w:r>
    </w:p>
    <w:p w:rsidR="008D480E" w:rsidRPr="00B47DF0" w:rsidRDefault="00807840" w:rsidP="008D480E">
      <w:pPr>
        <w:pStyle w:val="ActivityNumbered"/>
      </w:pPr>
      <w:r w:rsidRPr="00B47DF0">
        <w:t>3</w:t>
      </w:r>
      <w:r w:rsidR="008D480E" w:rsidRPr="00B47DF0">
        <w:t>.1</w:t>
      </w:r>
      <w:r w:rsidR="008D480E" w:rsidRPr="00B47DF0">
        <w:tab/>
      </w:r>
      <w:r w:rsidR="00D34997" w:rsidRPr="00B47DF0">
        <w:t>Develop a set of instructions or</w:t>
      </w:r>
      <w:r w:rsidR="00D97C1F" w:rsidRPr="00B47DF0">
        <w:t xml:space="preserve"> ‘user instructions’ suitable for use by a new staff member describing how to:</w:t>
      </w:r>
    </w:p>
    <w:p w:rsidR="008D480E" w:rsidRPr="00B47DF0" w:rsidRDefault="00D97C1F" w:rsidP="008D480E">
      <w:pPr>
        <w:pStyle w:val="Bullet1"/>
        <w:ind w:left="867"/>
      </w:pPr>
      <w:r w:rsidRPr="00B47DF0">
        <w:t>Turn on an espresso machine</w:t>
      </w:r>
    </w:p>
    <w:p w:rsidR="00885A29" w:rsidRPr="00B47DF0" w:rsidRDefault="00D97C1F" w:rsidP="008D480E">
      <w:pPr>
        <w:pStyle w:val="Bullet1"/>
        <w:ind w:left="867"/>
      </w:pPr>
      <w:r w:rsidRPr="00B47DF0">
        <w:t xml:space="preserve">Use an espresso machine </w:t>
      </w:r>
      <w:r w:rsidR="00885A29" w:rsidRPr="00B47DF0">
        <w:t xml:space="preserve">safely </w:t>
      </w:r>
      <w:r w:rsidRPr="00B47DF0">
        <w:t>to produce a shot of espresso</w:t>
      </w:r>
    </w:p>
    <w:p w:rsidR="00885A29" w:rsidRPr="00B47DF0" w:rsidRDefault="00885A29" w:rsidP="008D480E">
      <w:pPr>
        <w:pStyle w:val="Bullet1"/>
        <w:ind w:left="867"/>
      </w:pPr>
      <w:r w:rsidRPr="00B47DF0">
        <w:t>Texture milk for a cappuccino</w:t>
      </w:r>
    </w:p>
    <w:p w:rsidR="00885A29" w:rsidRPr="00B47DF0" w:rsidRDefault="00885A29" w:rsidP="008D480E">
      <w:pPr>
        <w:pStyle w:val="Bullet1"/>
        <w:ind w:left="867"/>
      </w:pPr>
      <w:r w:rsidRPr="00B47DF0">
        <w:t>Close down an espresso machine</w:t>
      </w:r>
    </w:p>
    <w:p w:rsidR="00885A29" w:rsidRPr="00B47DF0" w:rsidRDefault="00885A29" w:rsidP="008D480E">
      <w:pPr>
        <w:pStyle w:val="Bullet1"/>
        <w:ind w:left="867"/>
      </w:pPr>
      <w:r w:rsidRPr="00B47DF0">
        <w:t>Clean an espresso machine</w:t>
      </w:r>
    </w:p>
    <w:p w:rsidR="00D97C1F" w:rsidRPr="00B47DF0" w:rsidRDefault="00885A29" w:rsidP="008D480E">
      <w:pPr>
        <w:pStyle w:val="Bullet1"/>
        <w:ind w:left="867"/>
      </w:pPr>
      <w:r w:rsidRPr="00B47DF0">
        <w:t>Provide basic service to an espresso machine.</w:t>
      </w:r>
      <w:r w:rsidR="00D97C1F" w:rsidRPr="00B47DF0">
        <w:t xml:space="preserve"> </w:t>
      </w:r>
    </w:p>
    <w:p w:rsidR="008D480E" w:rsidRPr="00B47DF0" w:rsidRDefault="00807840" w:rsidP="008D480E">
      <w:pPr>
        <w:pStyle w:val="ActivityNumbered"/>
      </w:pPr>
      <w:r w:rsidRPr="00B47DF0">
        <w:t>3</w:t>
      </w:r>
      <w:r w:rsidR="008D480E" w:rsidRPr="00B47DF0">
        <w:t>.2.</w:t>
      </w:r>
      <w:r w:rsidR="008D480E" w:rsidRPr="00B47DF0">
        <w:tab/>
      </w:r>
      <w:r w:rsidR="00885A29" w:rsidRPr="00B47DF0">
        <w:t>Provide a written report explaining what you will do if you:</w:t>
      </w:r>
    </w:p>
    <w:p w:rsidR="00D724DB" w:rsidRPr="00B47DF0" w:rsidRDefault="00885A29" w:rsidP="00D724DB">
      <w:pPr>
        <w:pStyle w:val="ActivityBullet1"/>
      </w:pPr>
      <w:r w:rsidRPr="00B47DF0">
        <w:t>Find the hot water unit in the workplace is not providing water at the right temperature</w:t>
      </w:r>
    </w:p>
    <w:p w:rsidR="00885A29" w:rsidRPr="00B47DF0" w:rsidRDefault="00885A29" w:rsidP="00D724DB">
      <w:pPr>
        <w:pStyle w:val="ActivityBullet1"/>
      </w:pPr>
      <w:r w:rsidRPr="00B47DF0">
        <w:t>Determine the espresso machine is not operating correctly.</w:t>
      </w:r>
    </w:p>
    <w:p w:rsidR="008D480E" w:rsidRPr="00B47DF0" w:rsidRDefault="008D480E" w:rsidP="008D480E">
      <w:pPr>
        <w:pStyle w:val="ActivityBottom"/>
        <w:rPr>
          <w:noProof w:val="0"/>
        </w:rPr>
      </w:pPr>
    </w:p>
    <w:p w:rsidR="008D480E" w:rsidRPr="00B47DF0" w:rsidRDefault="008D480E" w:rsidP="008D480E">
      <w:pPr>
        <w:pStyle w:val="BodyCopy"/>
        <w:rPr>
          <w:rStyle w:val="Heading1Char"/>
          <w:rFonts w:eastAsia="Calibri" w:cs="Calibri"/>
          <w:bCs w:val="0"/>
          <w:noProof w:val="0"/>
          <w:color w:val="auto"/>
          <w:sz w:val="22"/>
          <w:lang w:val="en-AU"/>
        </w:rPr>
      </w:pPr>
    </w:p>
    <w:p w:rsidR="008D480E" w:rsidRPr="00B47DF0" w:rsidRDefault="008D480E" w:rsidP="008D480E">
      <w:pPr>
        <w:pStyle w:val="BodyCopy"/>
        <w:rPr>
          <w:rStyle w:val="Heading1Char"/>
          <w:rFonts w:eastAsia="Calibri" w:cs="Calibri"/>
          <w:b w:val="0"/>
          <w:bCs w:val="0"/>
          <w:noProof w:val="0"/>
          <w:color w:val="auto"/>
          <w:sz w:val="22"/>
          <w:lang w:val="en-AU"/>
        </w:rPr>
      </w:pPr>
      <w:r w:rsidRPr="00B47DF0">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B47DF0" w:rsidTr="002A7798">
        <w:trPr>
          <w:trHeight w:val="5321"/>
        </w:trPr>
        <w:tc>
          <w:tcPr>
            <w:tcW w:w="8931" w:type="dxa"/>
            <w:shd w:val="clear" w:color="auto" w:fill="F2F2F2" w:themeFill="background1" w:themeFillShade="F2"/>
          </w:tcPr>
          <w:p w:rsidR="008D480E" w:rsidRPr="00B47DF0" w:rsidRDefault="008D480E" w:rsidP="00F067EA">
            <w:pPr>
              <w:pStyle w:val="Heading2"/>
              <w:outlineLvl w:val="1"/>
            </w:pPr>
            <w:r w:rsidRPr="00B47DF0">
              <w:t>Summary</w:t>
            </w:r>
          </w:p>
          <w:p w:rsidR="008D480E" w:rsidRPr="00B47DF0" w:rsidRDefault="005C4B3E" w:rsidP="00F45D9C">
            <w:pPr>
              <w:pStyle w:val="SumaryHeading3"/>
            </w:pPr>
            <w:r>
              <w:fldChar w:fldCharType="begin"/>
            </w:r>
            <w:r>
              <w:instrText xml:space="preserve"> REF  Ele</w:instrText>
            </w:r>
            <w:r>
              <w:instrText xml:space="preserve">ment3  \* MERGEFORMAT </w:instrText>
            </w:r>
            <w:r>
              <w:fldChar w:fldCharType="separate"/>
            </w:r>
            <w:sdt>
              <w:sdtPr>
                <w:alias w:val="Element 3"/>
                <w:tag w:val="Element 3"/>
                <w:id w:val="10511165"/>
                <w:lock w:val="sdtLocked"/>
              </w:sdtPr>
              <w:sdtEndPr/>
              <w:sdtContent>
                <w:r w:rsidR="00A95F3B" w:rsidRPr="00B47DF0">
                  <w:t xml:space="preserve">Use, clean and maintain equipment and machinery for non-alcoholic drinks </w:t>
                </w:r>
              </w:sdtContent>
            </w:sdt>
            <w:r>
              <w:fldChar w:fldCharType="end"/>
            </w:r>
          </w:p>
          <w:p w:rsidR="008D480E" w:rsidRPr="00B47DF0" w:rsidRDefault="00885A29" w:rsidP="00F067EA">
            <w:pPr>
              <w:pStyle w:val="TableText"/>
              <w:rPr>
                <w:noProof w:val="0"/>
              </w:rPr>
            </w:pPr>
            <w:r w:rsidRPr="00B47DF0">
              <w:rPr>
                <w:noProof w:val="0"/>
              </w:rPr>
              <w:t>When using, cleaning and maintaining equipment and machinery for non-alcoholic drinks:</w:t>
            </w:r>
          </w:p>
          <w:p w:rsidR="00D724DB" w:rsidRPr="00B47DF0" w:rsidRDefault="00E04D30" w:rsidP="002A7798">
            <w:pPr>
              <w:pStyle w:val="TableBullet1"/>
              <w:spacing w:before="120" w:after="120"/>
              <w:ind w:left="363" w:hanging="289"/>
              <w:rPr>
                <w:noProof w:val="0"/>
              </w:rPr>
            </w:pPr>
            <w:r w:rsidRPr="00B47DF0">
              <w:rPr>
                <w:noProof w:val="0"/>
              </w:rPr>
              <w:t>Follow manufacturer’s instructions</w:t>
            </w:r>
          </w:p>
          <w:p w:rsidR="00E04D30" w:rsidRPr="00B47DF0" w:rsidRDefault="00E04D30" w:rsidP="002A7798">
            <w:pPr>
              <w:pStyle w:val="TableBullet1"/>
              <w:spacing w:before="120" w:after="120"/>
              <w:ind w:left="363" w:hanging="289"/>
              <w:rPr>
                <w:noProof w:val="0"/>
              </w:rPr>
            </w:pPr>
            <w:r w:rsidRPr="00B47DF0">
              <w:rPr>
                <w:noProof w:val="0"/>
              </w:rPr>
              <w:t>Adhere to house policies and procedures</w:t>
            </w:r>
          </w:p>
          <w:p w:rsidR="00E04D30" w:rsidRPr="00B47DF0" w:rsidRDefault="00E04D30" w:rsidP="002A7798">
            <w:pPr>
              <w:pStyle w:val="TableBullet1"/>
              <w:spacing w:before="120" w:after="120"/>
              <w:ind w:left="363" w:hanging="289"/>
              <w:rPr>
                <w:noProof w:val="0"/>
              </w:rPr>
            </w:pPr>
            <w:r w:rsidRPr="00B47DF0">
              <w:rPr>
                <w:noProof w:val="0"/>
              </w:rPr>
              <w:t>Use operator’s manuals to learn about what to do</w:t>
            </w:r>
          </w:p>
          <w:p w:rsidR="00E04D30" w:rsidRPr="00B47DF0" w:rsidRDefault="00E04D30" w:rsidP="002A7798">
            <w:pPr>
              <w:pStyle w:val="TableBullet1"/>
              <w:spacing w:before="120" w:after="120"/>
              <w:ind w:left="363" w:hanging="289"/>
              <w:rPr>
                <w:noProof w:val="0"/>
              </w:rPr>
            </w:pPr>
            <w:r w:rsidRPr="00B47DF0">
              <w:rPr>
                <w:noProof w:val="0"/>
              </w:rPr>
              <w:t>Dismantle items as required prior to cleaning</w:t>
            </w:r>
          </w:p>
          <w:p w:rsidR="00E04D30" w:rsidRPr="00B47DF0" w:rsidRDefault="00E04D30" w:rsidP="002A7798">
            <w:pPr>
              <w:pStyle w:val="TableBullet1"/>
              <w:spacing w:before="120" w:after="120"/>
              <w:ind w:left="363" w:hanging="289"/>
              <w:rPr>
                <w:noProof w:val="0"/>
              </w:rPr>
            </w:pPr>
            <w:r w:rsidRPr="00B47DF0">
              <w:rPr>
                <w:noProof w:val="0"/>
              </w:rPr>
              <w:t>Follow cleaning schedules for cleaning all items</w:t>
            </w:r>
          </w:p>
          <w:p w:rsidR="00E04D30" w:rsidRPr="00B47DF0" w:rsidRDefault="00E04D30" w:rsidP="002A7798">
            <w:pPr>
              <w:pStyle w:val="TableBullet1"/>
              <w:spacing w:before="120" w:after="120"/>
              <w:ind w:left="363" w:hanging="289"/>
              <w:rPr>
                <w:noProof w:val="0"/>
              </w:rPr>
            </w:pPr>
            <w:r w:rsidRPr="00B47DF0">
              <w:rPr>
                <w:noProof w:val="0"/>
              </w:rPr>
              <w:t>Provide preventative maintenance</w:t>
            </w:r>
          </w:p>
          <w:p w:rsidR="00E04D30" w:rsidRPr="00B47DF0" w:rsidRDefault="00E04D30" w:rsidP="002A7798">
            <w:pPr>
              <w:pStyle w:val="TableBullet1"/>
              <w:spacing w:before="120" w:after="120"/>
              <w:ind w:left="363" w:hanging="289"/>
              <w:rPr>
                <w:noProof w:val="0"/>
              </w:rPr>
            </w:pPr>
            <w:r w:rsidRPr="00B47DF0">
              <w:rPr>
                <w:noProof w:val="0"/>
              </w:rPr>
              <w:t>Implement maintenance schedule requirements</w:t>
            </w:r>
          </w:p>
          <w:p w:rsidR="00E04D30" w:rsidRPr="00B47DF0" w:rsidRDefault="00E04D30" w:rsidP="002A7798">
            <w:pPr>
              <w:pStyle w:val="TableBullet1"/>
              <w:spacing w:before="120" w:after="120"/>
              <w:ind w:left="363" w:hanging="289"/>
              <w:rPr>
                <w:noProof w:val="0"/>
              </w:rPr>
            </w:pPr>
            <w:r w:rsidRPr="00B47DF0">
              <w:rPr>
                <w:noProof w:val="0"/>
              </w:rPr>
              <w:t>Be constantly alert to identifying problems with items, equipment and machinery</w:t>
            </w:r>
          </w:p>
          <w:p w:rsidR="008D480E" w:rsidRPr="00B47DF0" w:rsidRDefault="00E04D30" w:rsidP="002A7798">
            <w:pPr>
              <w:pStyle w:val="TableBullet1"/>
              <w:spacing w:before="120" w:after="120"/>
              <w:ind w:left="363" w:hanging="289"/>
              <w:rPr>
                <w:noProof w:val="0"/>
              </w:rPr>
            </w:pPr>
            <w:r w:rsidRPr="00B47DF0">
              <w:rPr>
                <w:noProof w:val="0"/>
              </w:rPr>
              <w:t>Report problems immediately they are identified to the appropriate person.</w:t>
            </w:r>
          </w:p>
        </w:tc>
      </w:tr>
    </w:tbl>
    <w:p w:rsidR="002A7798" w:rsidRPr="00B47DF0" w:rsidRDefault="002A7798">
      <w:pPr>
        <w:rPr>
          <w:rFonts w:ascii="Helvetica" w:hAnsi="Helvetica"/>
        </w:rPr>
      </w:pPr>
    </w:p>
    <w:p w:rsidR="002A7798" w:rsidRPr="00B47DF0" w:rsidRDefault="002A7798">
      <w:pPr>
        <w:rPr>
          <w:rFonts w:ascii="Helvetica" w:hAnsi="Helvetica"/>
        </w:rPr>
      </w:pPr>
      <w:r w:rsidRPr="00B47DF0">
        <w:rPr>
          <w:rFonts w:ascii="Helvetica" w:hAnsi="Helvetica"/>
        </w:rPr>
        <w:br w:type="page"/>
      </w:r>
    </w:p>
    <w:p w:rsidR="00F07872" w:rsidRPr="00B47DF0" w:rsidRDefault="00F07872">
      <w:pPr>
        <w:rPr>
          <w:rFonts w:ascii="Helvetica" w:hAnsi="Helvetica"/>
        </w:rPr>
      </w:pPr>
    </w:p>
    <w:p w:rsidR="00F07872" w:rsidRPr="00B47DF0" w:rsidRDefault="00F07872">
      <w:pPr>
        <w:rPr>
          <w:rFonts w:ascii="Helvetica" w:hAnsi="Helvetica"/>
        </w:rPr>
        <w:sectPr w:rsidR="00F07872" w:rsidRPr="00B47DF0" w:rsidSect="00475101">
          <w:headerReference w:type="even" r:id="rId171"/>
          <w:headerReference w:type="default" r:id="rId172"/>
          <w:pgSz w:w="11906" w:h="16838" w:code="9"/>
          <w:pgMar w:top="1440" w:right="1440" w:bottom="1440" w:left="1701" w:header="709" w:footer="10" w:gutter="0"/>
          <w:cols w:space="708"/>
          <w:docGrid w:linePitch="360"/>
        </w:sectPr>
      </w:pPr>
    </w:p>
    <w:p w:rsidR="001727B2" w:rsidRPr="00B47DF0" w:rsidRDefault="00065DAF" w:rsidP="00326643">
      <w:pPr>
        <w:pStyle w:val="Heading1"/>
        <w:rPr>
          <w:szCs w:val="36"/>
        </w:rPr>
      </w:pPr>
      <w:bookmarkStart w:id="30" w:name="_Toc294862968"/>
      <w:bookmarkStart w:id="31" w:name="_Toc378610923"/>
      <w:r w:rsidRPr="00B47DF0">
        <w:t>Presentation of written work</w:t>
      </w:r>
      <w:bookmarkEnd w:id="30"/>
      <w:bookmarkEnd w:id="31"/>
    </w:p>
    <w:p w:rsidR="001727B2" w:rsidRPr="00B47DF0" w:rsidRDefault="001727B2" w:rsidP="00065DAF">
      <w:pPr>
        <w:pStyle w:val="Heading2"/>
      </w:pPr>
      <w:r w:rsidRPr="00B47DF0">
        <w:t>1. Introduction</w:t>
      </w:r>
    </w:p>
    <w:p w:rsidR="001727B2" w:rsidRPr="00B47DF0" w:rsidRDefault="001727B2" w:rsidP="00065DAF">
      <w:pPr>
        <w:pStyle w:val="BodyCopy"/>
        <w:rPr>
          <w:noProof w:val="0"/>
        </w:rPr>
      </w:pPr>
      <w:r w:rsidRPr="00B47DF0">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47DF0" w:rsidRDefault="00065DAF" w:rsidP="00065DAF">
      <w:pPr>
        <w:pStyle w:val="Heading2"/>
      </w:pPr>
      <w:r w:rsidRPr="00B47DF0">
        <w:t xml:space="preserve">2. </w:t>
      </w:r>
      <w:r w:rsidR="001727B2" w:rsidRPr="00B47DF0">
        <w:t>Style</w:t>
      </w:r>
    </w:p>
    <w:p w:rsidR="001727B2" w:rsidRPr="00B47DF0" w:rsidRDefault="00502F4C" w:rsidP="00065DAF">
      <w:pPr>
        <w:pStyle w:val="BodyCopy"/>
        <w:rPr>
          <w:noProof w:val="0"/>
        </w:rPr>
      </w:pPr>
      <w:r w:rsidRPr="00B47DF0">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73"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1727B2" w:rsidRPr="00B47DF0">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2A7798" w:rsidRPr="00B47DF0">
        <w:rPr>
          <w:noProof w:val="0"/>
        </w:rPr>
        <w:t>s</w:t>
      </w:r>
      <w:r w:rsidR="001727B2" w:rsidRPr="00B47DF0">
        <w:rPr>
          <w:noProof w:val="0"/>
        </w:rPr>
        <w:t>ed. The points presented will then follow a logical sequence and be relevant. Students should frequently refer to the question asked, to keep ‘on track’. Teachers recogni</w:t>
      </w:r>
      <w:r w:rsidR="002A7798" w:rsidRPr="00B47DF0">
        <w:rPr>
          <w:noProof w:val="0"/>
        </w:rPr>
        <w:t>s</w:t>
      </w:r>
      <w:r w:rsidR="001727B2" w:rsidRPr="00B47DF0">
        <w:rPr>
          <w:noProof w:val="0"/>
        </w:rPr>
        <w:t>e and are critical of work that does not answer the question, or is ‘padded’ with irrelevant material. In summary, remember to:</w:t>
      </w:r>
    </w:p>
    <w:p w:rsidR="001727B2" w:rsidRPr="00B47DF0" w:rsidRDefault="001727B2" w:rsidP="00065DAF">
      <w:pPr>
        <w:pStyle w:val="Bullet1"/>
      </w:pPr>
      <w:r w:rsidRPr="00B47DF0">
        <w:t>Plan ahead</w:t>
      </w:r>
    </w:p>
    <w:p w:rsidR="001727B2" w:rsidRPr="00B47DF0" w:rsidRDefault="001727B2" w:rsidP="00065DAF">
      <w:pPr>
        <w:pStyle w:val="Bullet1"/>
      </w:pPr>
      <w:r w:rsidRPr="00B47DF0">
        <w:t>Be clear and concise</w:t>
      </w:r>
    </w:p>
    <w:p w:rsidR="001727B2" w:rsidRPr="00B47DF0" w:rsidRDefault="001727B2" w:rsidP="00065DAF">
      <w:pPr>
        <w:pStyle w:val="Bullet1"/>
      </w:pPr>
      <w:r w:rsidRPr="00B47DF0">
        <w:t>Answer the question</w:t>
      </w:r>
    </w:p>
    <w:p w:rsidR="001727B2" w:rsidRPr="00B47DF0" w:rsidRDefault="001727B2" w:rsidP="00065DAF">
      <w:pPr>
        <w:pStyle w:val="Bullet1"/>
      </w:pPr>
      <w:r w:rsidRPr="00B47DF0">
        <w:t>Proofread the final draft</w:t>
      </w:r>
      <w:r w:rsidR="00065DAF" w:rsidRPr="00B47DF0">
        <w:t>.</w:t>
      </w:r>
    </w:p>
    <w:p w:rsidR="001727B2" w:rsidRPr="00B47DF0" w:rsidRDefault="001727B2" w:rsidP="00065DAF">
      <w:pPr>
        <w:pStyle w:val="Heading2"/>
      </w:pPr>
      <w:r w:rsidRPr="00B47DF0">
        <w:t>3. Presenting Written Work</w:t>
      </w:r>
    </w:p>
    <w:p w:rsidR="001727B2" w:rsidRPr="00B47DF0" w:rsidRDefault="001727B2" w:rsidP="00065DAF">
      <w:pPr>
        <w:pStyle w:val="BodyCopy"/>
        <w:rPr>
          <w:b/>
          <w:i/>
          <w:noProof w:val="0"/>
        </w:rPr>
      </w:pPr>
      <w:r w:rsidRPr="00B47DF0">
        <w:rPr>
          <w:b/>
          <w:i/>
          <w:noProof w:val="0"/>
        </w:rPr>
        <w:t>Types of written work</w:t>
      </w:r>
    </w:p>
    <w:p w:rsidR="001727B2" w:rsidRPr="00B47DF0" w:rsidRDefault="00C671C4" w:rsidP="00065DAF">
      <w:pPr>
        <w:pStyle w:val="BodyCopy"/>
        <w:rPr>
          <w:noProof w:val="0"/>
        </w:rPr>
      </w:pPr>
      <w:r w:rsidRPr="00B47DF0">
        <w:rPr>
          <w:lang w:val="en-US" w:eastAsia="en-US"/>
        </w:rPr>
        <w:drawing>
          <wp:anchor distT="0" distB="0" distL="114300" distR="114300" simplePos="0" relativeHeight="251708416" behindDoc="1" locked="0" layoutInCell="1" allowOverlap="1">
            <wp:simplePos x="0" y="0"/>
            <wp:positionH relativeFrom="page">
              <wp:posOffset>4195445</wp:posOffset>
            </wp:positionH>
            <wp:positionV relativeFrom="page">
              <wp:posOffset>6536055</wp:posOffset>
            </wp:positionV>
            <wp:extent cx="2243455" cy="106108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74" cstate="print"/>
                    <a:srcRect/>
                    <a:stretch>
                      <a:fillRect/>
                    </a:stretch>
                  </pic:blipFill>
                  <pic:spPr bwMode="auto">
                    <a:xfrm>
                      <a:off x="0" y="0"/>
                      <a:ext cx="2243455" cy="1061085"/>
                    </a:xfrm>
                    <a:prstGeom prst="rect">
                      <a:avLst/>
                    </a:prstGeom>
                    <a:noFill/>
                    <a:ln w="9525">
                      <a:noFill/>
                      <a:miter lim="800000"/>
                      <a:headEnd/>
                      <a:tailEnd/>
                    </a:ln>
                  </pic:spPr>
                </pic:pic>
              </a:graphicData>
            </a:graphic>
          </wp:anchor>
        </w:drawing>
      </w:r>
      <w:r w:rsidR="001727B2" w:rsidRPr="00B47DF0">
        <w:rPr>
          <w:noProof w:val="0"/>
        </w:rPr>
        <w:t>Students may be asked to write:</w:t>
      </w:r>
    </w:p>
    <w:p w:rsidR="001727B2" w:rsidRPr="00B47DF0" w:rsidRDefault="001727B2" w:rsidP="00065DAF">
      <w:pPr>
        <w:pStyle w:val="Bullet1"/>
      </w:pPr>
      <w:r w:rsidRPr="00B47DF0">
        <w:t>Short and long reports</w:t>
      </w:r>
    </w:p>
    <w:p w:rsidR="001727B2" w:rsidRPr="00B47DF0" w:rsidRDefault="001727B2" w:rsidP="00065DAF">
      <w:pPr>
        <w:pStyle w:val="Bullet1"/>
      </w:pPr>
      <w:r w:rsidRPr="00B47DF0">
        <w:t>Essays</w:t>
      </w:r>
    </w:p>
    <w:p w:rsidR="001727B2" w:rsidRPr="00B47DF0" w:rsidRDefault="001727B2" w:rsidP="00065DAF">
      <w:pPr>
        <w:pStyle w:val="Bullet1"/>
      </w:pPr>
      <w:r w:rsidRPr="00B47DF0">
        <w:t>Records of interviews</w:t>
      </w:r>
    </w:p>
    <w:p w:rsidR="001727B2" w:rsidRPr="00B47DF0" w:rsidRDefault="001727B2" w:rsidP="00065DAF">
      <w:pPr>
        <w:pStyle w:val="Bullet1"/>
      </w:pPr>
      <w:r w:rsidRPr="00B47DF0">
        <w:t>Questionnaires</w:t>
      </w:r>
    </w:p>
    <w:p w:rsidR="001727B2" w:rsidRPr="00B47DF0" w:rsidRDefault="001727B2" w:rsidP="00065DAF">
      <w:pPr>
        <w:pStyle w:val="Bullet1"/>
      </w:pPr>
      <w:r w:rsidRPr="00B47DF0">
        <w:t>Business letters</w:t>
      </w:r>
    </w:p>
    <w:p w:rsidR="001727B2" w:rsidRPr="00B47DF0" w:rsidRDefault="001727B2" w:rsidP="00065DAF">
      <w:pPr>
        <w:pStyle w:val="Bullet1"/>
      </w:pPr>
      <w:r w:rsidRPr="00B47DF0">
        <w:t>Resumes.</w:t>
      </w:r>
      <w:r w:rsidR="00502F4C" w:rsidRPr="00B47DF0">
        <w:t xml:space="preserve"> </w:t>
      </w:r>
    </w:p>
    <w:p w:rsidR="001727B2" w:rsidRPr="00B47DF0" w:rsidRDefault="001727B2" w:rsidP="008D28C7">
      <w:pPr>
        <w:pStyle w:val="BodyCopy"/>
        <w:spacing w:before="240"/>
        <w:rPr>
          <w:b/>
          <w:i/>
          <w:noProof w:val="0"/>
        </w:rPr>
      </w:pPr>
      <w:r w:rsidRPr="00B47DF0">
        <w:rPr>
          <w:b/>
          <w:i/>
          <w:noProof w:val="0"/>
        </w:rPr>
        <w:t>Format</w:t>
      </w:r>
    </w:p>
    <w:p w:rsidR="00A316C4" w:rsidRPr="00B47DF0" w:rsidRDefault="001727B2" w:rsidP="00A316C4">
      <w:pPr>
        <w:pStyle w:val="BodyCopy"/>
        <w:rPr>
          <w:noProof w:val="0"/>
        </w:rPr>
      </w:pPr>
      <w:r w:rsidRPr="00B47DF0">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47DF0">
        <w:rPr>
          <w:noProof w:val="0"/>
        </w:rPr>
        <w:br w:type="page"/>
      </w:r>
    </w:p>
    <w:p w:rsidR="001727B2" w:rsidRPr="00B47DF0" w:rsidRDefault="001727B2" w:rsidP="00065DAF">
      <w:pPr>
        <w:pStyle w:val="BodyCopyBold"/>
        <w:rPr>
          <w:i/>
          <w:noProof w:val="0"/>
        </w:rPr>
      </w:pPr>
      <w:r w:rsidRPr="00B47DF0">
        <w:rPr>
          <w:i/>
          <w:noProof w:val="0"/>
        </w:rPr>
        <w:t>Cover Sheet</w:t>
      </w:r>
    </w:p>
    <w:p w:rsidR="001727B2" w:rsidRPr="00B47DF0" w:rsidRDefault="001727B2" w:rsidP="00065DAF">
      <w:pPr>
        <w:pStyle w:val="BodyCopy"/>
        <w:rPr>
          <w:noProof w:val="0"/>
        </w:rPr>
      </w:pPr>
      <w:r w:rsidRPr="00B47DF0">
        <w:rPr>
          <w:noProof w:val="0"/>
        </w:rPr>
        <w:t>All written work should be submitted with a cover sheet stapled to the front that contains:</w:t>
      </w:r>
    </w:p>
    <w:p w:rsidR="001727B2" w:rsidRPr="00B47DF0" w:rsidRDefault="001727B2" w:rsidP="00065DAF">
      <w:pPr>
        <w:pStyle w:val="Bullet1"/>
      </w:pPr>
      <w:r w:rsidRPr="00B47DF0">
        <w:t>The student’s name and student number</w:t>
      </w:r>
    </w:p>
    <w:p w:rsidR="001727B2" w:rsidRPr="00B47DF0" w:rsidRDefault="001727B2" w:rsidP="00065DAF">
      <w:pPr>
        <w:pStyle w:val="Bullet1"/>
      </w:pPr>
      <w:r w:rsidRPr="00B47DF0">
        <w:t>The name of the class/unit</w:t>
      </w:r>
    </w:p>
    <w:p w:rsidR="001727B2" w:rsidRPr="00B47DF0" w:rsidRDefault="001727B2" w:rsidP="00065DAF">
      <w:pPr>
        <w:pStyle w:val="Bullet1"/>
      </w:pPr>
      <w:r w:rsidRPr="00B47DF0">
        <w:t>The due date of the work</w:t>
      </w:r>
    </w:p>
    <w:p w:rsidR="001727B2" w:rsidRPr="00B47DF0" w:rsidRDefault="001727B2" w:rsidP="00065DAF">
      <w:pPr>
        <w:pStyle w:val="Bullet1"/>
      </w:pPr>
      <w:r w:rsidRPr="00B47DF0">
        <w:t>The title of the work</w:t>
      </w:r>
    </w:p>
    <w:p w:rsidR="001727B2" w:rsidRPr="00B47DF0" w:rsidRDefault="001727B2" w:rsidP="00065DAF">
      <w:pPr>
        <w:pStyle w:val="Bullet1"/>
      </w:pPr>
      <w:r w:rsidRPr="00B47DF0">
        <w:t>The teacher’s name</w:t>
      </w:r>
    </w:p>
    <w:p w:rsidR="001727B2" w:rsidRPr="00B47DF0" w:rsidRDefault="001727B2" w:rsidP="00065DAF">
      <w:pPr>
        <w:pStyle w:val="Bullet1"/>
      </w:pPr>
      <w:r w:rsidRPr="00B47DF0">
        <w:t>A signed declaration that the work does not involve plagiarism.</w:t>
      </w:r>
    </w:p>
    <w:p w:rsidR="001727B2" w:rsidRPr="00B47DF0" w:rsidRDefault="001727B2" w:rsidP="008D28C7">
      <w:pPr>
        <w:pStyle w:val="BodyCopy"/>
        <w:spacing w:before="240"/>
        <w:rPr>
          <w:b/>
          <w:i/>
          <w:noProof w:val="0"/>
        </w:rPr>
      </w:pPr>
      <w:r w:rsidRPr="00B47DF0">
        <w:rPr>
          <w:b/>
          <w:i/>
          <w:noProof w:val="0"/>
        </w:rPr>
        <w:t>Keeping a Copy</w:t>
      </w:r>
    </w:p>
    <w:p w:rsidR="001727B2" w:rsidRPr="00B47DF0" w:rsidRDefault="001727B2" w:rsidP="00065DAF">
      <w:pPr>
        <w:pStyle w:val="BodyCopy"/>
        <w:rPr>
          <w:noProof w:val="0"/>
        </w:rPr>
      </w:pPr>
      <w:r w:rsidRPr="00B47DF0">
        <w:rPr>
          <w:noProof w:val="0"/>
        </w:rPr>
        <w:t>Students must keep a copy of the written work in case it is lost. This rarely happens but it can be disastrous if a copy has not been kept.</w:t>
      </w:r>
    </w:p>
    <w:p w:rsidR="001727B2" w:rsidRPr="00B47DF0" w:rsidRDefault="001727B2" w:rsidP="008D28C7">
      <w:pPr>
        <w:pStyle w:val="BodyCopy"/>
        <w:spacing w:before="240"/>
        <w:rPr>
          <w:b/>
          <w:i/>
          <w:noProof w:val="0"/>
        </w:rPr>
      </w:pPr>
      <w:r w:rsidRPr="00B47DF0">
        <w:rPr>
          <w:b/>
          <w:i/>
          <w:noProof w:val="0"/>
        </w:rPr>
        <w:t>Inclusive language</w:t>
      </w:r>
    </w:p>
    <w:p w:rsidR="001727B2" w:rsidRPr="00B47DF0" w:rsidRDefault="001727B2" w:rsidP="00065DAF">
      <w:pPr>
        <w:pStyle w:val="BodyCopy"/>
        <w:rPr>
          <w:noProof w:val="0"/>
        </w:rPr>
      </w:pPr>
      <w:r w:rsidRPr="00B47DF0">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47DF0" w:rsidRDefault="001727B2" w:rsidP="00065DAF">
      <w:pPr>
        <w:pStyle w:val="BodyCopy"/>
        <w:rPr>
          <w:noProof w:val="0"/>
        </w:rPr>
      </w:pPr>
      <w:r w:rsidRPr="00B47DF0">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B47DF0" w:rsidTr="005A2E2E">
        <w:tc>
          <w:tcPr>
            <w:tcW w:w="3969" w:type="dxa"/>
            <w:shd w:val="clear" w:color="auto" w:fill="F2F2F2" w:themeFill="background1" w:themeFillShade="F2"/>
          </w:tcPr>
          <w:p w:rsidR="001727B2" w:rsidRPr="00B47DF0" w:rsidRDefault="001727B2" w:rsidP="00A316C4">
            <w:pPr>
              <w:pStyle w:val="BodyCopy"/>
              <w:spacing w:before="120" w:after="120"/>
              <w:jc w:val="both"/>
              <w:rPr>
                <w:noProof w:val="0"/>
              </w:rPr>
            </w:pPr>
            <w:r w:rsidRPr="00B47DF0">
              <w:rPr>
                <w:noProof w:val="0"/>
              </w:rPr>
              <w:t>Mankind</w:t>
            </w:r>
          </w:p>
        </w:tc>
        <w:tc>
          <w:tcPr>
            <w:tcW w:w="3452" w:type="dxa"/>
            <w:shd w:val="clear" w:color="auto" w:fill="F2F2F2" w:themeFill="background1" w:themeFillShade="F2"/>
          </w:tcPr>
          <w:p w:rsidR="001727B2" w:rsidRPr="00B47DF0" w:rsidRDefault="001727B2" w:rsidP="00A316C4">
            <w:pPr>
              <w:pStyle w:val="BodyCopy"/>
              <w:spacing w:before="120" w:after="120"/>
              <w:rPr>
                <w:i/>
                <w:noProof w:val="0"/>
              </w:rPr>
            </w:pPr>
            <w:r w:rsidRPr="00B47DF0">
              <w:rPr>
                <w:i/>
                <w:noProof w:val="0"/>
              </w:rPr>
              <w:t>Humankind</w:t>
            </w:r>
          </w:p>
        </w:tc>
      </w:tr>
      <w:tr w:rsidR="001727B2" w:rsidRPr="00B47DF0" w:rsidTr="005A2E2E">
        <w:tc>
          <w:tcPr>
            <w:tcW w:w="3969" w:type="dxa"/>
            <w:shd w:val="clear" w:color="auto" w:fill="F2F2F2" w:themeFill="background1" w:themeFillShade="F2"/>
          </w:tcPr>
          <w:p w:rsidR="001727B2" w:rsidRPr="00B47DF0" w:rsidRDefault="001727B2" w:rsidP="00A316C4">
            <w:pPr>
              <w:pStyle w:val="BodyCopy"/>
              <w:spacing w:before="120" w:after="120"/>
              <w:jc w:val="both"/>
              <w:rPr>
                <w:noProof w:val="0"/>
              </w:rPr>
            </w:pPr>
            <w:r w:rsidRPr="00B47DF0">
              <w:rPr>
                <w:noProof w:val="0"/>
              </w:rPr>
              <w:t>Barman/maid</w:t>
            </w:r>
          </w:p>
        </w:tc>
        <w:tc>
          <w:tcPr>
            <w:tcW w:w="3452" w:type="dxa"/>
            <w:shd w:val="clear" w:color="auto" w:fill="F2F2F2" w:themeFill="background1" w:themeFillShade="F2"/>
          </w:tcPr>
          <w:p w:rsidR="001727B2" w:rsidRPr="00B47DF0" w:rsidRDefault="001727B2" w:rsidP="00A316C4">
            <w:pPr>
              <w:pStyle w:val="BodyCopy"/>
              <w:spacing w:before="120" w:after="120"/>
              <w:rPr>
                <w:i/>
                <w:noProof w:val="0"/>
              </w:rPr>
            </w:pPr>
            <w:r w:rsidRPr="00B47DF0">
              <w:rPr>
                <w:i/>
                <w:noProof w:val="0"/>
              </w:rPr>
              <w:t>Bar attendant</w:t>
            </w:r>
          </w:p>
        </w:tc>
      </w:tr>
      <w:tr w:rsidR="001727B2" w:rsidRPr="00B47DF0" w:rsidTr="005A2E2E">
        <w:tc>
          <w:tcPr>
            <w:tcW w:w="3969" w:type="dxa"/>
            <w:shd w:val="clear" w:color="auto" w:fill="F2F2F2" w:themeFill="background1" w:themeFillShade="F2"/>
          </w:tcPr>
          <w:p w:rsidR="001727B2" w:rsidRPr="00B47DF0" w:rsidRDefault="001727B2" w:rsidP="00A316C4">
            <w:pPr>
              <w:pStyle w:val="BodyCopy"/>
              <w:spacing w:before="120" w:after="120"/>
              <w:jc w:val="both"/>
              <w:rPr>
                <w:noProof w:val="0"/>
              </w:rPr>
            </w:pPr>
            <w:r w:rsidRPr="00B47DF0">
              <w:rPr>
                <w:noProof w:val="0"/>
              </w:rPr>
              <w:t>Host/hostess</w:t>
            </w:r>
          </w:p>
        </w:tc>
        <w:tc>
          <w:tcPr>
            <w:tcW w:w="3452" w:type="dxa"/>
            <w:shd w:val="clear" w:color="auto" w:fill="F2F2F2" w:themeFill="background1" w:themeFillShade="F2"/>
          </w:tcPr>
          <w:p w:rsidR="001727B2" w:rsidRPr="00B47DF0" w:rsidRDefault="001727B2" w:rsidP="00A316C4">
            <w:pPr>
              <w:pStyle w:val="BodyCopy"/>
              <w:spacing w:before="120" w:after="120"/>
              <w:rPr>
                <w:i/>
                <w:noProof w:val="0"/>
              </w:rPr>
            </w:pPr>
            <w:r w:rsidRPr="00B47DF0">
              <w:rPr>
                <w:i/>
                <w:noProof w:val="0"/>
              </w:rPr>
              <w:t>Host</w:t>
            </w:r>
          </w:p>
        </w:tc>
      </w:tr>
      <w:tr w:rsidR="001727B2" w:rsidRPr="00B47DF0" w:rsidTr="005A2E2E">
        <w:tc>
          <w:tcPr>
            <w:tcW w:w="3969" w:type="dxa"/>
            <w:shd w:val="clear" w:color="auto" w:fill="F2F2F2" w:themeFill="background1" w:themeFillShade="F2"/>
          </w:tcPr>
          <w:p w:rsidR="001727B2" w:rsidRPr="00B47DF0" w:rsidRDefault="001727B2" w:rsidP="00A316C4">
            <w:pPr>
              <w:pStyle w:val="BodyCopy"/>
              <w:spacing w:before="120" w:after="120"/>
              <w:jc w:val="both"/>
              <w:rPr>
                <w:noProof w:val="0"/>
              </w:rPr>
            </w:pPr>
            <w:r w:rsidRPr="00B47DF0">
              <w:rPr>
                <w:noProof w:val="0"/>
              </w:rPr>
              <w:t>Waiter/waitress</w:t>
            </w:r>
          </w:p>
        </w:tc>
        <w:tc>
          <w:tcPr>
            <w:tcW w:w="3452" w:type="dxa"/>
            <w:shd w:val="clear" w:color="auto" w:fill="F2F2F2" w:themeFill="background1" w:themeFillShade="F2"/>
          </w:tcPr>
          <w:p w:rsidR="001727B2" w:rsidRPr="00B47DF0" w:rsidRDefault="001727B2" w:rsidP="00A316C4">
            <w:pPr>
              <w:pStyle w:val="BodyCopy"/>
              <w:spacing w:before="120" w:after="120"/>
              <w:rPr>
                <w:i/>
                <w:noProof w:val="0"/>
              </w:rPr>
            </w:pPr>
            <w:r w:rsidRPr="00B47DF0">
              <w:rPr>
                <w:i/>
                <w:noProof w:val="0"/>
              </w:rPr>
              <w:t>Waiter or waiting staff</w:t>
            </w:r>
          </w:p>
        </w:tc>
      </w:tr>
    </w:tbl>
    <w:p w:rsidR="00326643" w:rsidRPr="00B47DF0" w:rsidRDefault="00326643" w:rsidP="008D480E">
      <w:pPr>
        <w:pStyle w:val="BodyCopy"/>
        <w:rPr>
          <w:noProof w:val="0"/>
        </w:rPr>
        <w:sectPr w:rsidR="00326643" w:rsidRPr="00B47DF0" w:rsidSect="005C01B4">
          <w:headerReference w:type="even" r:id="rId175"/>
          <w:headerReference w:type="default" r:id="rId176"/>
          <w:pgSz w:w="11906" w:h="16838" w:code="9"/>
          <w:pgMar w:top="1440" w:right="1440" w:bottom="1440" w:left="1701" w:header="709" w:footer="7" w:gutter="0"/>
          <w:cols w:space="708"/>
          <w:docGrid w:linePitch="360"/>
        </w:sectPr>
      </w:pPr>
    </w:p>
    <w:p w:rsidR="00DC7B89" w:rsidRPr="00B47DF0" w:rsidRDefault="00326643" w:rsidP="00326643">
      <w:pPr>
        <w:pStyle w:val="Heading1"/>
      </w:pPr>
      <w:bookmarkStart w:id="32" w:name="_Toc378610924"/>
      <w:r w:rsidRPr="00B47DF0">
        <w:t xml:space="preserve">Recommended </w:t>
      </w:r>
      <w:r w:rsidR="00E71DE9" w:rsidRPr="00B47DF0">
        <w:t>r</w:t>
      </w:r>
      <w:r w:rsidRPr="00B47DF0">
        <w:t>eading</w:t>
      </w:r>
      <w:bookmarkEnd w:id="32"/>
    </w:p>
    <w:p w:rsidR="00B47DF0" w:rsidRPr="00B47DF0" w:rsidRDefault="00B47DF0" w:rsidP="00B47DF0">
      <w:pPr>
        <w:pStyle w:val="BodyCopy"/>
        <w:rPr>
          <w:noProof w:val="0"/>
          <w:szCs w:val="24"/>
        </w:rPr>
      </w:pPr>
      <w:r w:rsidRPr="00B47DF0">
        <w:rPr>
          <w:noProof w:val="0"/>
          <w:szCs w:val="24"/>
        </w:rPr>
        <w:t xml:space="preserve">Note: all Recommended Reading is sourced from ‘Trove: National Library of Australia’ at </w:t>
      </w:r>
      <w:hyperlink r:id="rId177" w:history="1">
        <w:r w:rsidRPr="00B47DF0">
          <w:rPr>
            <w:rStyle w:val="Hyperlink"/>
            <w:noProof w:val="0"/>
            <w:szCs w:val="24"/>
          </w:rPr>
          <w:t>http://trove.nla.gov.au/</w:t>
        </w:r>
      </w:hyperlink>
      <w:r w:rsidRPr="00B47DF0">
        <w:rPr>
          <w:noProof w:val="0"/>
          <w:szCs w:val="24"/>
        </w:rPr>
        <w:t xml:space="preserve">. </w:t>
      </w:r>
    </w:p>
    <w:p w:rsidR="00B47DF0" w:rsidRPr="00B47DF0" w:rsidRDefault="00B47DF0" w:rsidP="00B47DF0">
      <w:pPr>
        <w:pStyle w:val="BodyCopy"/>
        <w:rPr>
          <w:noProof w:val="0"/>
          <w:szCs w:val="24"/>
        </w:rPr>
      </w:pPr>
      <w:r w:rsidRPr="00B47DF0">
        <w:rPr>
          <w:noProof w:val="0"/>
          <w:szCs w:val="24"/>
        </w:rPr>
        <w:t xml:space="preserve">2009. </w:t>
      </w:r>
      <w:r w:rsidRPr="00B47DF0">
        <w:rPr>
          <w:i/>
          <w:noProof w:val="0"/>
          <w:szCs w:val="24"/>
        </w:rPr>
        <w:t>Party: the complete guide to food and drinks</w:t>
      </w:r>
      <w:r w:rsidRPr="00B47DF0">
        <w:rPr>
          <w:noProof w:val="0"/>
          <w:szCs w:val="24"/>
        </w:rPr>
        <w:t>, Penguin Books, Camberwell, Vic</w:t>
      </w:r>
    </w:p>
    <w:p w:rsidR="00B47DF0" w:rsidRPr="00B47DF0" w:rsidRDefault="00B47DF0" w:rsidP="00B47DF0">
      <w:pPr>
        <w:pStyle w:val="BodyCopy"/>
        <w:rPr>
          <w:noProof w:val="0"/>
          <w:szCs w:val="24"/>
        </w:rPr>
      </w:pPr>
      <w:r w:rsidRPr="00B47DF0">
        <w:rPr>
          <w:noProof w:val="0"/>
          <w:szCs w:val="24"/>
        </w:rPr>
        <w:t xml:space="preserve">2010. </w:t>
      </w:r>
      <w:r w:rsidRPr="00B47DF0">
        <w:rPr>
          <w:i/>
          <w:noProof w:val="0"/>
          <w:szCs w:val="24"/>
        </w:rPr>
        <w:t>Mocktails: alcohol-free drinks for every occasion</w:t>
      </w:r>
      <w:r w:rsidRPr="00B47DF0">
        <w:rPr>
          <w:noProof w:val="0"/>
          <w:szCs w:val="24"/>
        </w:rPr>
        <w:t>, Bounty Books, London</w:t>
      </w:r>
    </w:p>
    <w:p w:rsidR="00B47DF0" w:rsidRPr="00B47DF0" w:rsidRDefault="00B47DF0" w:rsidP="00B47DF0">
      <w:pPr>
        <w:pStyle w:val="BodyCopy"/>
        <w:rPr>
          <w:noProof w:val="0"/>
          <w:szCs w:val="24"/>
        </w:rPr>
      </w:pPr>
      <w:r w:rsidRPr="00B47DF0">
        <w:rPr>
          <w:noProof w:val="0"/>
          <w:szCs w:val="24"/>
        </w:rPr>
        <w:t xml:space="preserve">Crocker, Pat 2013, </w:t>
      </w:r>
      <w:r w:rsidRPr="00B47DF0">
        <w:rPr>
          <w:i/>
          <w:noProof w:val="0"/>
          <w:szCs w:val="24"/>
        </w:rPr>
        <w:t>Juicing &amp; smoothies for dummies</w:t>
      </w:r>
      <w:r w:rsidRPr="00B47DF0">
        <w:rPr>
          <w:noProof w:val="0"/>
          <w:szCs w:val="24"/>
        </w:rPr>
        <w:t>, Wiley Canada, Mississauga, on</w:t>
      </w:r>
    </w:p>
    <w:p w:rsidR="00B47DF0" w:rsidRPr="00B47DF0" w:rsidRDefault="00B47DF0" w:rsidP="00B47DF0">
      <w:pPr>
        <w:pStyle w:val="BodyCopy"/>
        <w:rPr>
          <w:noProof w:val="0"/>
          <w:szCs w:val="24"/>
        </w:rPr>
      </w:pPr>
      <w:r w:rsidRPr="00B47DF0">
        <w:rPr>
          <w:noProof w:val="0"/>
          <w:szCs w:val="24"/>
        </w:rPr>
        <w:t xml:space="preserve">Doeser, Linda &amp; Linton, Chris 2001, </w:t>
      </w:r>
      <w:r w:rsidRPr="00B47DF0">
        <w:rPr>
          <w:i/>
          <w:noProof w:val="0"/>
          <w:szCs w:val="24"/>
        </w:rPr>
        <w:t>The Cocktail bible</w:t>
      </w:r>
      <w:r w:rsidRPr="00B47DF0">
        <w:rPr>
          <w:noProof w:val="0"/>
          <w:szCs w:val="24"/>
        </w:rPr>
        <w:t>, Parragon, Bath</w:t>
      </w:r>
    </w:p>
    <w:p w:rsidR="00B47DF0" w:rsidRPr="00B47DF0" w:rsidRDefault="00B47DF0" w:rsidP="00B47DF0">
      <w:pPr>
        <w:pStyle w:val="BodyCopy"/>
        <w:rPr>
          <w:noProof w:val="0"/>
          <w:szCs w:val="24"/>
        </w:rPr>
      </w:pPr>
      <w:r w:rsidRPr="00B47DF0">
        <w:rPr>
          <w:noProof w:val="0"/>
          <w:szCs w:val="24"/>
        </w:rPr>
        <w:t xml:space="preserve">Goldsworthy, Graeme 1992, </w:t>
      </w:r>
      <w:r w:rsidRPr="00B47DF0">
        <w:rPr>
          <w:i/>
          <w:noProof w:val="0"/>
          <w:szCs w:val="24"/>
        </w:rPr>
        <w:t>Graeme Goldsworthy's 101 mocktails: techniques, recipes and variations: cheers without fears, drinking that won't cloud your thinking</w:t>
      </w:r>
      <w:r w:rsidRPr="00B47DF0">
        <w:rPr>
          <w:noProof w:val="0"/>
          <w:szCs w:val="24"/>
        </w:rPr>
        <w:t>, 1st ed, R &amp; R Publishing, Epping, N.S.W</w:t>
      </w:r>
    </w:p>
    <w:p w:rsidR="00B47DF0" w:rsidRPr="00B47DF0" w:rsidRDefault="00B47DF0" w:rsidP="00B47DF0">
      <w:pPr>
        <w:pStyle w:val="BodyCopy"/>
        <w:rPr>
          <w:noProof w:val="0"/>
          <w:szCs w:val="24"/>
        </w:rPr>
      </w:pPr>
      <w:r w:rsidRPr="00B47DF0">
        <w:rPr>
          <w:noProof w:val="0"/>
          <w:szCs w:val="24"/>
        </w:rPr>
        <w:t xml:space="preserve">Khatau, Asha 2008, </w:t>
      </w:r>
      <w:r w:rsidRPr="00B47DF0">
        <w:rPr>
          <w:i/>
          <w:noProof w:val="0"/>
          <w:szCs w:val="24"/>
        </w:rPr>
        <w:t>Epicure's appetisers mocktails &amp; cocktails</w:t>
      </w:r>
      <w:r w:rsidRPr="00B47DF0">
        <w:rPr>
          <w:noProof w:val="0"/>
          <w:szCs w:val="24"/>
        </w:rPr>
        <w:t>, Popular Prakashan, Mumbai</w:t>
      </w:r>
    </w:p>
    <w:p w:rsidR="00B47DF0" w:rsidRPr="00B47DF0" w:rsidRDefault="00B47DF0" w:rsidP="00B47DF0">
      <w:pPr>
        <w:pStyle w:val="BodyCopy"/>
        <w:rPr>
          <w:noProof w:val="0"/>
          <w:szCs w:val="24"/>
        </w:rPr>
      </w:pPr>
      <w:r w:rsidRPr="00B47DF0">
        <w:rPr>
          <w:noProof w:val="0"/>
          <w:szCs w:val="24"/>
        </w:rPr>
        <w:t xml:space="preserve">Reed, Ben &amp; Lingwood, William 2009, </w:t>
      </w:r>
      <w:r w:rsidRPr="00B47DF0">
        <w:rPr>
          <w:i/>
          <w:noProof w:val="0"/>
          <w:szCs w:val="24"/>
        </w:rPr>
        <w:t>The art of the cocktail</w:t>
      </w:r>
      <w:r w:rsidRPr="00B47DF0">
        <w:rPr>
          <w:noProof w:val="0"/>
          <w:szCs w:val="24"/>
        </w:rPr>
        <w:t>, Pbk. ed, Ryland Peters &amp; Small, London</w:t>
      </w:r>
    </w:p>
    <w:p w:rsidR="00B47DF0" w:rsidRPr="00B47DF0" w:rsidRDefault="00B47DF0" w:rsidP="00B47DF0">
      <w:pPr>
        <w:pStyle w:val="BodyCopy"/>
        <w:rPr>
          <w:noProof w:val="0"/>
          <w:szCs w:val="24"/>
        </w:rPr>
      </w:pPr>
      <w:r w:rsidRPr="00B47DF0">
        <w:rPr>
          <w:noProof w:val="0"/>
          <w:szCs w:val="24"/>
        </w:rPr>
        <w:t>Thompson, Kester &amp; Marom, Oded 2012</w:t>
      </w:r>
      <w:r w:rsidRPr="00B47DF0">
        <w:rPr>
          <w:i/>
          <w:noProof w:val="0"/>
          <w:szCs w:val="24"/>
        </w:rPr>
        <w:t xml:space="preserve">, Mocktails: the complete bartender's guide, </w:t>
      </w:r>
      <w:r w:rsidRPr="00B47DF0">
        <w:rPr>
          <w:noProof w:val="0"/>
          <w:szCs w:val="24"/>
        </w:rPr>
        <w:t>Imagine, Watertown, MA</w:t>
      </w:r>
    </w:p>
    <w:p w:rsidR="00326643" w:rsidRPr="00B47DF0" w:rsidRDefault="00B47DF0" w:rsidP="00B47DF0">
      <w:pPr>
        <w:rPr>
          <w:rFonts w:ascii="Helvetica" w:eastAsia="Calibri" w:hAnsi="Helvetica" w:cs="Calibri"/>
          <w:szCs w:val="16"/>
          <w:lang w:eastAsia="ar-SA"/>
        </w:rPr>
      </w:pPr>
      <w:r w:rsidRPr="00B47DF0">
        <w:rPr>
          <w:rFonts w:ascii="Helvetica" w:hAnsi="Helvetica"/>
          <w:szCs w:val="24"/>
        </w:rPr>
        <w:t xml:space="preserve">Tim Ide Masak 2011, </w:t>
      </w:r>
      <w:r w:rsidRPr="00B47DF0">
        <w:rPr>
          <w:rFonts w:ascii="Helvetica" w:hAnsi="Helvetica"/>
          <w:i/>
          <w:szCs w:val="24"/>
        </w:rPr>
        <w:t>Resep mocktail ala cafe</w:t>
      </w:r>
      <w:r w:rsidRPr="00B47DF0">
        <w:rPr>
          <w:rFonts w:ascii="Helvetica" w:hAnsi="Helvetica"/>
          <w:szCs w:val="24"/>
        </w:rPr>
        <w:t>, Gramedia Pustaka Utama, Jakarta</w:t>
      </w:r>
      <w:r w:rsidR="00326643" w:rsidRPr="00B47DF0">
        <w:rPr>
          <w:rFonts w:ascii="Helvetica" w:hAnsi="Helvetica"/>
        </w:rPr>
        <w:br w:type="page"/>
      </w:r>
    </w:p>
    <w:p w:rsidR="00326643" w:rsidRPr="00B47DF0" w:rsidRDefault="00326643" w:rsidP="008D480E">
      <w:pPr>
        <w:pStyle w:val="BodyCopy"/>
        <w:rPr>
          <w:noProof w:val="0"/>
        </w:rPr>
      </w:pPr>
    </w:p>
    <w:p w:rsidR="00326643" w:rsidRPr="00B47DF0" w:rsidRDefault="00326643" w:rsidP="008D480E">
      <w:pPr>
        <w:pStyle w:val="BodyCopy"/>
        <w:rPr>
          <w:noProof w:val="0"/>
        </w:rPr>
        <w:sectPr w:rsidR="00326643" w:rsidRPr="00B47DF0" w:rsidSect="005C01B4">
          <w:headerReference w:type="even" r:id="rId178"/>
          <w:headerReference w:type="default" r:id="rId179"/>
          <w:pgSz w:w="11906" w:h="16838" w:code="9"/>
          <w:pgMar w:top="1440" w:right="1440" w:bottom="1440" w:left="1701" w:header="709" w:footer="7" w:gutter="0"/>
          <w:cols w:space="708"/>
          <w:docGrid w:linePitch="360"/>
        </w:sectPr>
      </w:pPr>
    </w:p>
    <w:p w:rsidR="001727B2" w:rsidRPr="00B47DF0" w:rsidRDefault="001727B2" w:rsidP="00326643">
      <w:pPr>
        <w:pStyle w:val="Heading1"/>
      </w:pPr>
      <w:bookmarkStart w:id="33" w:name="_Toc294862969"/>
      <w:bookmarkStart w:id="34" w:name="_Toc378610925"/>
      <w:r w:rsidRPr="00B47DF0">
        <w:t>Trainee evaluation sheet</w:t>
      </w:r>
      <w:bookmarkEnd w:id="33"/>
      <w:bookmarkEnd w:id="34"/>
    </w:p>
    <w:p w:rsidR="0083445A" w:rsidRPr="00B47DF0" w:rsidRDefault="005C4B3E" w:rsidP="0083445A">
      <w:pPr>
        <w:pStyle w:val="Heading3"/>
      </w:pPr>
      <w:r>
        <w:fldChar w:fldCharType="begin"/>
      </w:r>
      <w:r>
        <w:instrText xml:space="preserve"> REF  ModuleName  \* MERGEFORMAT </w:instrText>
      </w:r>
      <w:r>
        <w:fldChar w:fldCharType="separate"/>
      </w:r>
      <w:sdt>
        <w:sdtPr>
          <w:rPr>
            <w:rFonts w:eastAsia="Times New Roman"/>
            <w:kern w:val="28"/>
            <w:lang w:eastAsia="en-US"/>
          </w:rPr>
          <w:alias w:val="Title"/>
          <w:tag w:val="Title"/>
          <w:id w:val="10511166"/>
          <w:lock w:val="sdtLocked"/>
          <w:dataBinding w:prefixMappings="xmlns:ns0='http://schemas.openxmlformats.org/package/2006/metadata/core-properties' xmlns:ns1='http://purl.org/dc/elements/1.1/'" w:xpath="/ns0:coreProperties[1]/ns1:title[1]" w:storeItemID="{6C3C8BC8-F283-45AE-878A-BAB7291924A1}"/>
          <w:text/>
        </w:sdtPr>
        <w:sdtEndPr/>
        <w:sdtContent>
          <w:r w:rsidR="00A95F3B" w:rsidRPr="00B47DF0">
            <w:rPr>
              <w:rFonts w:eastAsia="Times New Roman"/>
              <w:kern w:val="28"/>
              <w:lang w:eastAsia="en-US"/>
            </w:rPr>
            <w:t>Prepare and serve non-alcoholic beverages</w:t>
          </w:r>
        </w:sdtContent>
      </w:sdt>
      <w:r>
        <w:rPr>
          <w:rFonts w:eastAsia="Times New Roman"/>
          <w:kern w:val="28"/>
          <w:lang w:eastAsia="en-US"/>
        </w:rPr>
        <w:fldChar w:fldCharType="end"/>
      </w:r>
    </w:p>
    <w:p w:rsidR="001727B2" w:rsidRPr="00B47DF0" w:rsidRDefault="001727B2" w:rsidP="001727B2">
      <w:pPr>
        <w:pStyle w:val="BodyCopy"/>
        <w:rPr>
          <w:noProof w:val="0"/>
        </w:rPr>
      </w:pPr>
      <w:r w:rsidRPr="00B47DF0">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B47DF0" w:rsidTr="00F07872">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47DF0" w:rsidRDefault="001727B2" w:rsidP="00F07872">
            <w:pPr>
              <w:pStyle w:val="TableHeading"/>
              <w:rPr>
                <w:noProof w:val="0"/>
              </w:rPr>
            </w:pPr>
            <w:r w:rsidRPr="00B47DF0">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47DF0" w:rsidRDefault="001727B2" w:rsidP="00F07872">
            <w:pPr>
              <w:pStyle w:val="TableHeading"/>
              <w:jc w:val="center"/>
              <w:rPr>
                <w:noProof w:val="0"/>
              </w:rPr>
            </w:pPr>
            <w:r w:rsidRPr="00B47DF0">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47DF0" w:rsidRDefault="001727B2" w:rsidP="00F07872">
            <w:pPr>
              <w:pStyle w:val="TableHeading"/>
              <w:jc w:val="center"/>
              <w:rPr>
                <w:noProof w:val="0"/>
              </w:rPr>
            </w:pPr>
            <w:r w:rsidRPr="00B47DF0">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47DF0" w:rsidRDefault="001727B2" w:rsidP="00F07872">
            <w:pPr>
              <w:pStyle w:val="TableHeading"/>
              <w:jc w:val="center"/>
              <w:rPr>
                <w:noProof w:val="0"/>
              </w:rPr>
            </w:pPr>
            <w:r w:rsidRPr="00B47DF0">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47DF0" w:rsidRDefault="001727B2" w:rsidP="00F07872">
            <w:pPr>
              <w:pStyle w:val="TableHeading"/>
              <w:jc w:val="center"/>
              <w:rPr>
                <w:noProof w:val="0"/>
              </w:rPr>
            </w:pPr>
            <w:r w:rsidRPr="00B47DF0">
              <w:rPr>
                <w:noProof w:val="0"/>
              </w:rPr>
              <w:t>Does Not Apply</w:t>
            </w:r>
          </w:p>
        </w:tc>
      </w:tr>
      <w:tr w:rsidR="001727B2" w:rsidRPr="00B47DF0" w:rsidTr="00C671C4">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47DF0" w:rsidRDefault="001727B2" w:rsidP="003578C2">
            <w:pPr>
              <w:pStyle w:val="TableText"/>
              <w:spacing w:before="60" w:after="60"/>
              <w:rPr>
                <w:noProof w:val="0"/>
              </w:rPr>
            </w:pPr>
            <w:r w:rsidRPr="00B47DF0">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47DF0" w:rsidRDefault="000F7A70" w:rsidP="00C671C4">
            <w:pPr>
              <w:pStyle w:val="TrainingEval-Table"/>
              <w:spacing w:before="60" w:after="60"/>
              <w:rPr>
                <w:rFonts w:ascii="Helvetica" w:hAnsi="Helvetica"/>
                <w:sz w:val="22"/>
                <w:szCs w:val="22"/>
                <w:lang w:val="en-AU"/>
              </w:rPr>
            </w:pPr>
            <w:r w:rsidRPr="00B47DF0">
              <w:rPr>
                <w:rFonts w:ascii="Helvetica" w:hAnsi="Helvetica"/>
                <w:sz w:val="22"/>
                <w:szCs w:val="22"/>
                <w:lang w:val="en-AU"/>
              </w:rPr>
              <w:fldChar w:fldCharType="begin">
                <w:ffData>
                  <w:name w:val="Check1"/>
                  <w:enabled/>
                  <w:calcOnExit w:val="0"/>
                  <w:checkBox>
                    <w:sizeAuto/>
                    <w:default w:val="0"/>
                  </w:checkBox>
                </w:ffData>
              </w:fldChar>
            </w:r>
            <w:r w:rsidR="003578C2" w:rsidRPr="00B47DF0">
              <w:rPr>
                <w:rFonts w:ascii="Helvetica" w:hAnsi="Helvetica"/>
                <w:sz w:val="22"/>
                <w:szCs w:val="22"/>
                <w:lang w:val="en-AU"/>
              </w:rPr>
              <w:instrText xml:space="preserve"> FORMCHECKBOX </w:instrText>
            </w:r>
            <w:r w:rsidR="005C4B3E">
              <w:rPr>
                <w:rFonts w:ascii="Helvetica" w:hAnsi="Helvetica"/>
                <w:sz w:val="22"/>
                <w:szCs w:val="22"/>
                <w:lang w:val="en-AU"/>
              </w:rPr>
            </w:r>
            <w:r w:rsidR="005C4B3E">
              <w:rPr>
                <w:rFonts w:ascii="Helvetica" w:hAnsi="Helvetica"/>
                <w:sz w:val="22"/>
                <w:szCs w:val="22"/>
                <w:lang w:val="en-AU"/>
              </w:rPr>
              <w:fldChar w:fldCharType="separate"/>
            </w:r>
            <w:r w:rsidRPr="00B47DF0">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47DF0" w:rsidRDefault="000F7A70" w:rsidP="00C671C4">
            <w:pPr>
              <w:pStyle w:val="TrainingEval-Table"/>
              <w:spacing w:before="60" w:after="60"/>
              <w:rPr>
                <w:rFonts w:ascii="Helvetica" w:hAnsi="Helvetica"/>
                <w:sz w:val="22"/>
                <w:szCs w:val="22"/>
                <w:lang w:val="en-AU"/>
              </w:rPr>
            </w:pPr>
            <w:r w:rsidRPr="00B47DF0">
              <w:rPr>
                <w:rFonts w:ascii="Helvetica" w:hAnsi="Helvetica"/>
                <w:sz w:val="22"/>
                <w:szCs w:val="22"/>
                <w:lang w:val="en-AU"/>
              </w:rPr>
              <w:fldChar w:fldCharType="begin">
                <w:ffData>
                  <w:name w:val="Check1"/>
                  <w:enabled/>
                  <w:calcOnExit w:val="0"/>
                  <w:checkBox>
                    <w:sizeAuto/>
                    <w:default w:val="0"/>
                  </w:checkBox>
                </w:ffData>
              </w:fldChar>
            </w:r>
            <w:r w:rsidR="003578C2" w:rsidRPr="00B47DF0">
              <w:rPr>
                <w:rFonts w:ascii="Helvetica" w:hAnsi="Helvetica"/>
                <w:sz w:val="22"/>
                <w:szCs w:val="22"/>
                <w:lang w:val="en-AU"/>
              </w:rPr>
              <w:instrText xml:space="preserve"> FORMCHECKBOX </w:instrText>
            </w:r>
            <w:r w:rsidR="005C4B3E">
              <w:rPr>
                <w:rFonts w:ascii="Helvetica" w:hAnsi="Helvetica"/>
                <w:sz w:val="22"/>
                <w:szCs w:val="22"/>
                <w:lang w:val="en-AU"/>
              </w:rPr>
            </w:r>
            <w:r w:rsidR="005C4B3E">
              <w:rPr>
                <w:rFonts w:ascii="Helvetica" w:hAnsi="Helvetica"/>
                <w:sz w:val="22"/>
                <w:szCs w:val="22"/>
                <w:lang w:val="en-AU"/>
              </w:rPr>
              <w:fldChar w:fldCharType="separate"/>
            </w:r>
            <w:r w:rsidRPr="00B47DF0">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47DF0" w:rsidRDefault="000F7A70" w:rsidP="00C671C4">
            <w:pPr>
              <w:pStyle w:val="TrainingEval-Table"/>
              <w:spacing w:before="60" w:after="60"/>
              <w:rPr>
                <w:rFonts w:ascii="Helvetica" w:hAnsi="Helvetica"/>
                <w:sz w:val="22"/>
                <w:szCs w:val="22"/>
                <w:lang w:val="en-AU"/>
              </w:rPr>
            </w:pPr>
            <w:r w:rsidRPr="00B47DF0">
              <w:rPr>
                <w:rFonts w:ascii="Helvetica" w:hAnsi="Helvetica"/>
                <w:sz w:val="22"/>
                <w:szCs w:val="22"/>
                <w:lang w:val="en-AU"/>
              </w:rPr>
              <w:fldChar w:fldCharType="begin">
                <w:ffData>
                  <w:name w:val="Check1"/>
                  <w:enabled/>
                  <w:calcOnExit w:val="0"/>
                  <w:checkBox>
                    <w:sizeAuto/>
                    <w:default w:val="0"/>
                  </w:checkBox>
                </w:ffData>
              </w:fldChar>
            </w:r>
            <w:r w:rsidR="003578C2" w:rsidRPr="00B47DF0">
              <w:rPr>
                <w:rFonts w:ascii="Helvetica" w:hAnsi="Helvetica"/>
                <w:sz w:val="22"/>
                <w:szCs w:val="22"/>
                <w:lang w:val="en-AU"/>
              </w:rPr>
              <w:instrText xml:space="preserve"> FORMCHECKBOX </w:instrText>
            </w:r>
            <w:r w:rsidR="005C4B3E">
              <w:rPr>
                <w:rFonts w:ascii="Helvetica" w:hAnsi="Helvetica"/>
                <w:sz w:val="22"/>
                <w:szCs w:val="22"/>
                <w:lang w:val="en-AU"/>
              </w:rPr>
            </w:r>
            <w:r w:rsidR="005C4B3E">
              <w:rPr>
                <w:rFonts w:ascii="Helvetica" w:hAnsi="Helvetica"/>
                <w:sz w:val="22"/>
                <w:szCs w:val="22"/>
                <w:lang w:val="en-AU"/>
              </w:rPr>
              <w:fldChar w:fldCharType="separate"/>
            </w:r>
            <w:r w:rsidRPr="00B47DF0">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47DF0" w:rsidRDefault="000F7A70" w:rsidP="00C671C4">
            <w:pPr>
              <w:pStyle w:val="TrainingEval-Table"/>
              <w:spacing w:before="60" w:after="60"/>
              <w:rPr>
                <w:rFonts w:ascii="Helvetica" w:hAnsi="Helvetica"/>
                <w:sz w:val="22"/>
                <w:szCs w:val="22"/>
                <w:lang w:val="en-AU"/>
              </w:rPr>
            </w:pPr>
            <w:r w:rsidRPr="00B47DF0">
              <w:rPr>
                <w:rFonts w:ascii="Helvetica" w:hAnsi="Helvetica"/>
                <w:sz w:val="22"/>
                <w:szCs w:val="22"/>
                <w:lang w:val="en-AU"/>
              </w:rPr>
              <w:fldChar w:fldCharType="begin">
                <w:ffData>
                  <w:name w:val="Check1"/>
                  <w:enabled/>
                  <w:calcOnExit w:val="0"/>
                  <w:checkBox>
                    <w:sizeAuto/>
                    <w:default w:val="0"/>
                  </w:checkBox>
                </w:ffData>
              </w:fldChar>
            </w:r>
            <w:r w:rsidR="003578C2" w:rsidRPr="00B47DF0">
              <w:rPr>
                <w:rFonts w:ascii="Helvetica" w:hAnsi="Helvetica"/>
                <w:sz w:val="22"/>
                <w:szCs w:val="22"/>
                <w:lang w:val="en-AU"/>
              </w:rPr>
              <w:instrText xml:space="preserve"> FORMCHECKBOX </w:instrText>
            </w:r>
            <w:r w:rsidR="005C4B3E">
              <w:rPr>
                <w:rFonts w:ascii="Helvetica" w:hAnsi="Helvetica"/>
                <w:sz w:val="22"/>
                <w:szCs w:val="22"/>
                <w:lang w:val="en-AU"/>
              </w:rPr>
            </w:r>
            <w:r w:rsidR="005C4B3E">
              <w:rPr>
                <w:rFonts w:ascii="Helvetica" w:hAnsi="Helvetica"/>
                <w:sz w:val="22"/>
                <w:szCs w:val="22"/>
                <w:lang w:val="en-AU"/>
              </w:rPr>
              <w:fldChar w:fldCharType="separate"/>
            </w:r>
            <w:r w:rsidRPr="00B47DF0">
              <w:rPr>
                <w:rFonts w:ascii="Helvetica" w:hAnsi="Helvetica"/>
                <w:sz w:val="22"/>
                <w:szCs w:val="22"/>
                <w:lang w:val="en-AU"/>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C671C4">
            <w:pPr>
              <w:pStyle w:val="TableText"/>
              <w:spacing w:before="60" w:after="60"/>
              <w:rPr>
                <w:noProof w:val="0"/>
              </w:rPr>
            </w:pPr>
            <w:r w:rsidRPr="00B47DF0">
              <w:rPr>
                <w:noProof w:val="0"/>
              </w:rPr>
              <w:t>My training was well-organi</w:t>
            </w:r>
            <w:r w:rsidR="00C671C4" w:rsidRPr="00B47DF0">
              <w:rPr>
                <w:noProof w:val="0"/>
              </w:rPr>
              <w:t>s</w:t>
            </w:r>
            <w:r w:rsidRPr="00B47DF0">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r w:rsidR="003578C2" w:rsidRPr="00B47DF0" w:rsidTr="00C671C4">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47DF0" w:rsidRDefault="003578C2" w:rsidP="003578C2">
            <w:pPr>
              <w:pStyle w:val="TableText"/>
              <w:spacing w:before="60" w:after="60"/>
              <w:rPr>
                <w:noProof w:val="0"/>
              </w:rPr>
            </w:pPr>
            <w:r w:rsidRPr="00B47DF0">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47DF0" w:rsidRDefault="000F7A70" w:rsidP="00C671C4">
            <w:pPr>
              <w:jc w:val="center"/>
              <w:rPr>
                <w:rFonts w:ascii="Helvetica" w:hAnsi="Helvetica"/>
              </w:rPr>
            </w:pPr>
            <w:r w:rsidRPr="00B47DF0">
              <w:rPr>
                <w:rFonts w:ascii="Helvetica" w:hAnsi="Helvetica"/>
              </w:rPr>
              <w:fldChar w:fldCharType="begin">
                <w:ffData>
                  <w:name w:val="Check1"/>
                  <w:enabled/>
                  <w:calcOnExit w:val="0"/>
                  <w:checkBox>
                    <w:sizeAuto/>
                    <w:default w:val="0"/>
                  </w:checkBox>
                </w:ffData>
              </w:fldChar>
            </w:r>
            <w:r w:rsidR="003578C2" w:rsidRPr="00B47DF0">
              <w:rPr>
                <w:rFonts w:ascii="Helvetica" w:hAnsi="Helvetica"/>
              </w:rPr>
              <w:instrText xml:space="preserve"> FORMCHECKBOX </w:instrText>
            </w:r>
            <w:r w:rsidR="005C4B3E">
              <w:rPr>
                <w:rFonts w:ascii="Helvetica" w:hAnsi="Helvetica"/>
              </w:rPr>
            </w:r>
            <w:r w:rsidR="005C4B3E">
              <w:rPr>
                <w:rFonts w:ascii="Helvetica" w:hAnsi="Helvetica"/>
              </w:rPr>
              <w:fldChar w:fldCharType="separate"/>
            </w:r>
            <w:r w:rsidRPr="00B47DF0">
              <w:rPr>
                <w:rFonts w:ascii="Helvetica" w:hAnsi="Helvetica"/>
              </w:rPr>
              <w:fldChar w:fldCharType="end"/>
            </w:r>
          </w:p>
        </w:tc>
      </w:tr>
    </w:tbl>
    <w:p w:rsidR="00A316C4" w:rsidRPr="00B47DF0" w:rsidRDefault="00A316C4">
      <w:pPr>
        <w:rPr>
          <w:rFonts w:ascii="Helvetica" w:eastAsia="Calibri" w:hAnsi="Helvetica" w:cs="Calibri"/>
          <w:szCs w:val="16"/>
          <w:lang w:eastAsia="ar-SA"/>
        </w:rPr>
      </w:pPr>
      <w:r w:rsidRPr="00B47DF0">
        <w:rPr>
          <w:rFonts w:ascii="Helvetica" w:hAnsi="Helvetica"/>
        </w:rPr>
        <w:br w:type="page"/>
      </w:r>
    </w:p>
    <w:p w:rsidR="001727B2" w:rsidRPr="00B47DF0" w:rsidRDefault="001727B2" w:rsidP="00572539">
      <w:pPr>
        <w:pStyle w:val="ActivityNumbered"/>
      </w:pPr>
      <w:r w:rsidRPr="00B47DF0">
        <w:t>The best things about this unit were:</w:t>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1727B2" w:rsidRPr="00B47DF0" w:rsidRDefault="001727B2" w:rsidP="00572539">
      <w:pPr>
        <w:pStyle w:val="ActivityNumbered"/>
      </w:pPr>
      <w:r w:rsidRPr="00B47DF0">
        <w:t>The worst things about this unit were:</w:t>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1727B2" w:rsidRPr="00B47DF0" w:rsidRDefault="001727B2" w:rsidP="00572539">
      <w:pPr>
        <w:pStyle w:val="ActivityNumbered"/>
      </w:pPr>
      <w:r w:rsidRPr="00B47DF0">
        <w:t>The things you should change in this unit are:</w:t>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FA7E23">
      <w:pPr>
        <w:pStyle w:val="ActivityRulesInsertTab"/>
        <w:ind w:left="0"/>
      </w:pPr>
      <w:r w:rsidRPr="00B47DF0">
        <w:tab/>
      </w:r>
    </w:p>
    <w:p w:rsidR="006C0B18" w:rsidRPr="00B47DF0" w:rsidRDefault="006C0B18" w:rsidP="006C0B18">
      <w:pPr>
        <w:pStyle w:val="ActivityBottom"/>
        <w:rPr>
          <w:noProof w:val="0"/>
        </w:rPr>
      </w:pPr>
    </w:p>
    <w:p w:rsidR="00FE7B57" w:rsidRPr="00B47DF0" w:rsidRDefault="00FE7B57" w:rsidP="00004BD3">
      <w:pPr>
        <w:pStyle w:val="BodyCopy"/>
        <w:rPr>
          <w:noProof w:val="0"/>
        </w:rPr>
      </w:pPr>
    </w:p>
    <w:p w:rsidR="00FB4200" w:rsidRPr="00B47DF0" w:rsidRDefault="00FB4200" w:rsidP="00004BD3">
      <w:pPr>
        <w:pStyle w:val="BodyCopy"/>
        <w:rPr>
          <w:noProof w:val="0"/>
        </w:rPr>
        <w:sectPr w:rsidR="00FB4200" w:rsidRPr="00B47DF0" w:rsidSect="00DF72CB">
          <w:headerReference w:type="even" r:id="rId180"/>
          <w:headerReference w:type="default" r:id="rId181"/>
          <w:pgSz w:w="11906" w:h="16838" w:code="9"/>
          <w:pgMar w:top="1440" w:right="1440" w:bottom="1440" w:left="1701" w:header="709" w:footer="10" w:gutter="0"/>
          <w:cols w:space="708"/>
          <w:docGrid w:linePitch="360"/>
        </w:sectPr>
      </w:pPr>
    </w:p>
    <w:p w:rsidR="00FB4200" w:rsidRPr="00B47DF0" w:rsidRDefault="00FB4200" w:rsidP="00FB4200">
      <w:pPr>
        <w:pStyle w:val="Heading1"/>
      </w:pPr>
      <w:bookmarkStart w:id="35" w:name="_Toc374547319"/>
      <w:bookmarkStart w:id="36" w:name="_Toc378610926"/>
      <w:r w:rsidRPr="00B47DF0">
        <w:t>Trainee self-assessment checklist</w:t>
      </w:r>
      <w:bookmarkEnd w:id="35"/>
      <w:bookmarkEnd w:id="36"/>
    </w:p>
    <w:p w:rsidR="00FB4200" w:rsidRPr="00B47DF0" w:rsidRDefault="00FB4200" w:rsidP="00FB4200">
      <w:pPr>
        <w:pStyle w:val="BodyCopy"/>
        <w:spacing w:after="240"/>
      </w:pPr>
      <w:r w:rsidRPr="00B47DF0">
        <w:t>As an indicator to your Trainer/Assessor of your readiness for assessment in this unit please complete the following and hand to your Trainer/Assessor.</w:t>
      </w:r>
    </w:p>
    <w:p w:rsidR="00FB4200" w:rsidRPr="00B47DF0" w:rsidRDefault="005C4B3E" w:rsidP="00FB4200">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FB4200" w:rsidRPr="00B47DF0">
            <w:rPr>
              <w:color w:val="0000CC"/>
            </w:rPr>
            <w:t>Prepare and serve non-alcoholic beverages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FB4200" w:rsidRPr="00B47DF0" w:rsidTr="00FB4200">
        <w:trPr>
          <w:tblHeader/>
        </w:trPr>
        <w:tc>
          <w:tcPr>
            <w:tcW w:w="7248" w:type="dxa"/>
            <w:gridSpan w:val="2"/>
            <w:tcBorders>
              <w:top w:val="nil"/>
              <w:left w:val="nil"/>
              <w:right w:val="single" w:sz="4" w:space="0" w:color="auto"/>
            </w:tcBorders>
            <w:shd w:val="clear" w:color="auto" w:fill="auto"/>
          </w:tcPr>
          <w:p w:rsidR="00FB4200" w:rsidRPr="00B47DF0" w:rsidRDefault="00FB4200" w:rsidP="00FB4200">
            <w:pPr>
              <w:pStyle w:val="TableTextBold"/>
            </w:pPr>
          </w:p>
        </w:tc>
        <w:tc>
          <w:tcPr>
            <w:tcW w:w="837" w:type="dxa"/>
            <w:tcBorders>
              <w:left w:val="single" w:sz="4" w:space="0" w:color="auto"/>
            </w:tcBorders>
            <w:shd w:val="clear" w:color="auto" w:fill="E36C0A" w:themeFill="accent6" w:themeFillShade="BF"/>
            <w:vAlign w:val="center"/>
          </w:tcPr>
          <w:p w:rsidR="00FB4200" w:rsidRPr="00B47DF0" w:rsidRDefault="00FB4200" w:rsidP="00FB4200">
            <w:pPr>
              <w:pStyle w:val="TableTextBold"/>
              <w:jc w:val="center"/>
              <w:rPr>
                <w:color w:val="FFFFFF" w:themeColor="background1"/>
              </w:rPr>
            </w:pPr>
            <w:r w:rsidRPr="00B47DF0">
              <w:rPr>
                <w:color w:val="FFFFFF" w:themeColor="background1"/>
              </w:rPr>
              <w:t>Yes</w:t>
            </w:r>
          </w:p>
        </w:tc>
        <w:tc>
          <w:tcPr>
            <w:tcW w:w="896" w:type="dxa"/>
            <w:shd w:val="clear" w:color="auto" w:fill="E36C0A" w:themeFill="accent6" w:themeFillShade="BF"/>
            <w:vAlign w:val="center"/>
          </w:tcPr>
          <w:p w:rsidR="00FB4200" w:rsidRPr="00B47DF0" w:rsidRDefault="00FB4200" w:rsidP="00FB4200">
            <w:pPr>
              <w:pStyle w:val="TableTextBold"/>
              <w:jc w:val="center"/>
              <w:rPr>
                <w:color w:val="FFFFFF" w:themeColor="background1"/>
              </w:rPr>
            </w:pPr>
            <w:r w:rsidRPr="00B47DF0">
              <w:rPr>
                <w:color w:val="FFFFFF" w:themeColor="background1"/>
              </w:rPr>
              <w:t>No</w:t>
            </w:r>
            <w:r w:rsidRPr="00B47DF0">
              <w:rPr>
                <w:color w:val="FFFFFF" w:themeColor="background1"/>
                <w:sz w:val="24"/>
                <w:szCs w:val="24"/>
              </w:rPr>
              <w:t>*</w:t>
            </w:r>
          </w:p>
        </w:tc>
      </w:tr>
      <w:tr w:rsidR="00FB4200" w:rsidRPr="00B47DF0" w:rsidTr="00FB4200">
        <w:tc>
          <w:tcPr>
            <w:tcW w:w="8981" w:type="dxa"/>
            <w:gridSpan w:val="4"/>
            <w:shd w:val="clear" w:color="auto" w:fill="E36C0A" w:themeFill="accent6" w:themeFillShade="BF"/>
            <w:vAlign w:val="center"/>
          </w:tcPr>
          <w:p w:rsidR="00FB4200" w:rsidRPr="00B47DF0" w:rsidRDefault="00FB4200" w:rsidP="00FB4200">
            <w:pPr>
              <w:pStyle w:val="TableTextBold"/>
              <w:rPr>
                <w:color w:val="FFFFFF" w:themeColor="background1"/>
              </w:rPr>
            </w:pPr>
            <w:r w:rsidRPr="00B47DF0">
              <w:rPr>
                <w:color w:val="FFFFFF" w:themeColor="background1"/>
              </w:rPr>
              <w:t>Element 1: Prepare and serve a range of teas and coffees</w:t>
            </w:r>
          </w:p>
        </w:tc>
      </w:tr>
      <w:tr w:rsidR="00FB4200" w:rsidRPr="00B47DF0" w:rsidTr="00FB4200">
        <w:tc>
          <w:tcPr>
            <w:tcW w:w="606" w:type="dxa"/>
            <w:vAlign w:val="center"/>
          </w:tcPr>
          <w:p w:rsidR="00FB4200" w:rsidRPr="00B47DF0" w:rsidRDefault="00FB4200" w:rsidP="00FB4200">
            <w:pPr>
              <w:pStyle w:val="TableText"/>
            </w:pPr>
            <w:r w:rsidRPr="00B47DF0">
              <w:t>1.1</w:t>
            </w:r>
          </w:p>
        </w:tc>
        <w:tc>
          <w:tcPr>
            <w:tcW w:w="6642" w:type="dxa"/>
            <w:vAlign w:val="center"/>
          </w:tcPr>
          <w:p w:rsidR="00FB4200" w:rsidRPr="00B47DF0" w:rsidRDefault="00FB4200" w:rsidP="00FB4200">
            <w:pPr>
              <w:pStyle w:val="TableText"/>
            </w:pPr>
            <w:r w:rsidRPr="00B47DF0">
              <w:t xml:space="preserve">Select ingredients, tea/coffee making equipment and crockery/glassware to prepare tea/coffee </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1.2</w:t>
            </w:r>
          </w:p>
        </w:tc>
        <w:tc>
          <w:tcPr>
            <w:tcW w:w="6642" w:type="dxa"/>
            <w:vAlign w:val="center"/>
          </w:tcPr>
          <w:p w:rsidR="00FB4200" w:rsidRPr="00B47DF0" w:rsidRDefault="00FB4200" w:rsidP="00FB4200">
            <w:pPr>
              <w:pStyle w:val="TableText"/>
            </w:pPr>
            <w:r w:rsidRPr="00B47DF0">
              <w:t>Prepare drinks using appropriate method in accordance with customer requests and required timeframe</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1.3</w:t>
            </w:r>
          </w:p>
        </w:tc>
        <w:tc>
          <w:tcPr>
            <w:tcW w:w="6642" w:type="dxa"/>
            <w:vAlign w:val="center"/>
          </w:tcPr>
          <w:p w:rsidR="00FB4200" w:rsidRPr="00B47DF0" w:rsidRDefault="00FB4200" w:rsidP="00FB4200">
            <w:pPr>
              <w:pStyle w:val="TableText"/>
            </w:pPr>
            <w:r w:rsidRPr="00B47DF0">
              <w:t>Evaluate drink before presenting to customer</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8981" w:type="dxa"/>
            <w:gridSpan w:val="4"/>
            <w:shd w:val="clear" w:color="auto" w:fill="E36C0A" w:themeFill="accent6" w:themeFillShade="BF"/>
            <w:vAlign w:val="center"/>
          </w:tcPr>
          <w:p w:rsidR="00FB4200" w:rsidRPr="00B47DF0" w:rsidRDefault="00FB4200" w:rsidP="00FB4200">
            <w:pPr>
              <w:pStyle w:val="TableHeading"/>
            </w:pPr>
            <w:r w:rsidRPr="00B47DF0">
              <w:t>Element 2: Prepare and serve cold drinks</w:t>
            </w:r>
          </w:p>
        </w:tc>
      </w:tr>
      <w:tr w:rsidR="00FB4200" w:rsidRPr="00B47DF0" w:rsidTr="00FB4200">
        <w:tc>
          <w:tcPr>
            <w:tcW w:w="606" w:type="dxa"/>
            <w:vAlign w:val="center"/>
          </w:tcPr>
          <w:p w:rsidR="00FB4200" w:rsidRPr="00B47DF0" w:rsidRDefault="00FB4200" w:rsidP="00FB4200">
            <w:pPr>
              <w:pStyle w:val="TableText"/>
            </w:pPr>
            <w:r w:rsidRPr="00B47DF0">
              <w:t>2.1</w:t>
            </w:r>
          </w:p>
        </w:tc>
        <w:tc>
          <w:tcPr>
            <w:tcW w:w="6642" w:type="dxa"/>
            <w:vAlign w:val="center"/>
          </w:tcPr>
          <w:p w:rsidR="00FB4200" w:rsidRPr="00B47DF0" w:rsidRDefault="00FB4200" w:rsidP="00FB4200">
            <w:pPr>
              <w:pStyle w:val="TableText"/>
            </w:pPr>
            <w:r w:rsidRPr="00B47DF0">
              <w:t>Select ingredients, equipment and glassware</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2.2</w:t>
            </w:r>
          </w:p>
        </w:tc>
        <w:tc>
          <w:tcPr>
            <w:tcW w:w="6642" w:type="dxa"/>
            <w:vAlign w:val="center"/>
          </w:tcPr>
          <w:p w:rsidR="00FB4200" w:rsidRPr="00B47DF0" w:rsidRDefault="00FB4200" w:rsidP="00FB4200">
            <w:pPr>
              <w:pStyle w:val="TableText"/>
            </w:pPr>
            <w:r w:rsidRPr="00B47DF0">
              <w:t>Prepare drink in accordance with standard recipes or to customer requests</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2.3</w:t>
            </w:r>
          </w:p>
        </w:tc>
        <w:tc>
          <w:tcPr>
            <w:tcW w:w="6642" w:type="dxa"/>
            <w:vAlign w:val="center"/>
          </w:tcPr>
          <w:p w:rsidR="00FB4200" w:rsidRPr="00B47DF0" w:rsidRDefault="00FB4200" w:rsidP="00FB4200">
            <w:pPr>
              <w:pStyle w:val="TableText"/>
            </w:pPr>
            <w:r w:rsidRPr="00B47DF0">
              <w:t>Serve garnishes and accompaniments with drinks</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8981" w:type="dxa"/>
            <w:gridSpan w:val="4"/>
            <w:shd w:val="clear" w:color="auto" w:fill="E36C0A" w:themeFill="accent6" w:themeFillShade="BF"/>
            <w:vAlign w:val="center"/>
          </w:tcPr>
          <w:p w:rsidR="00FB4200" w:rsidRPr="00B47DF0" w:rsidRDefault="00FB4200" w:rsidP="00FB4200">
            <w:pPr>
              <w:pStyle w:val="TableHeading"/>
            </w:pPr>
            <w:r w:rsidRPr="00B47DF0">
              <w:t>Element 3: Use, clean and maintain equipment and machinery for non-alcoholic drinks</w:t>
            </w:r>
          </w:p>
        </w:tc>
      </w:tr>
      <w:tr w:rsidR="00FB4200" w:rsidRPr="00B47DF0" w:rsidTr="00FB4200">
        <w:tc>
          <w:tcPr>
            <w:tcW w:w="606" w:type="dxa"/>
            <w:vAlign w:val="center"/>
          </w:tcPr>
          <w:p w:rsidR="00FB4200" w:rsidRPr="00B47DF0" w:rsidRDefault="00FB4200" w:rsidP="00FB4200">
            <w:pPr>
              <w:pStyle w:val="TableText"/>
            </w:pPr>
            <w:r w:rsidRPr="00B47DF0">
              <w:t>3.1</w:t>
            </w:r>
          </w:p>
        </w:tc>
        <w:tc>
          <w:tcPr>
            <w:tcW w:w="6642" w:type="dxa"/>
            <w:vAlign w:val="center"/>
          </w:tcPr>
          <w:p w:rsidR="00FB4200" w:rsidRPr="00B47DF0" w:rsidRDefault="00FB4200" w:rsidP="00FB4200">
            <w:pPr>
              <w:keepNext/>
              <w:spacing w:before="60" w:after="60"/>
              <w:rPr>
                <w:rFonts w:ascii="Helvetica" w:hAnsi="Helvetica" w:cs="Arial"/>
                <w:sz w:val="22"/>
                <w:szCs w:val="22"/>
              </w:rPr>
            </w:pPr>
            <w:r w:rsidRPr="00B47DF0">
              <w:rPr>
                <w:rFonts w:ascii="Helvetica" w:hAnsi="Helvetica" w:cs="Arial"/>
                <w:sz w:val="22"/>
                <w:szCs w:val="22"/>
              </w:rPr>
              <w:t>Use machinery and equipment safely in accordance with manufacturer's specifications and hygiene/safety requirements</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3.2</w:t>
            </w:r>
          </w:p>
        </w:tc>
        <w:tc>
          <w:tcPr>
            <w:tcW w:w="6642" w:type="dxa"/>
            <w:vAlign w:val="center"/>
          </w:tcPr>
          <w:p w:rsidR="00FB4200" w:rsidRPr="00B47DF0" w:rsidRDefault="00FB4200" w:rsidP="00FB4200">
            <w:pPr>
              <w:keepNext/>
              <w:spacing w:before="60" w:after="60"/>
              <w:rPr>
                <w:rFonts w:ascii="Helvetica" w:hAnsi="Helvetica" w:cs="Arial"/>
                <w:sz w:val="22"/>
                <w:szCs w:val="22"/>
              </w:rPr>
            </w:pPr>
            <w:r w:rsidRPr="00B47DF0">
              <w:rPr>
                <w:rFonts w:ascii="Helvetica" w:hAnsi="Helvetica" w:cs="Arial"/>
                <w:sz w:val="22"/>
                <w:szCs w:val="22"/>
              </w:rPr>
              <w:t>Clean and maintain machinery and equipment regularly in accordance with manufacturer's specifications and enterprise cleaning and maintenance schedules</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r w:rsidR="00FB4200" w:rsidRPr="00B47DF0" w:rsidTr="00FB4200">
        <w:tc>
          <w:tcPr>
            <w:tcW w:w="606" w:type="dxa"/>
            <w:vAlign w:val="center"/>
          </w:tcPr>
          <w:p w:rsidR="00FB4200" w:rsidRPr="00B47DF0" w:rsidRDefault="00FB4200" w:rsidP="00FB4200">
            <w:pPr>
              <w:pStyle w:val="TableText"/>
            </w:pPr>
            <w:r w:rsidRPr="00B47DF0">
              <w:t>3.3</w:t>
            </w:r>
          </w:p>
        </w:tc>
        <w:tc>
          <w:tcPr>
            <w:tcW w:w="6642" w:type="dxa"/>
            <w:vAlign w:val="center"/>
          </w:tcPr>
          <w:p w:rsidR="00FB4200" w:rsidRPr="00B47DF0" w:rsidRDefault="00FB4200" w:rsidP="00FB4200">
            <w:pPr>
              <w:spacing w:before="60" w:after="60"/>
              <w:rPr>
                <w:rFonts w:ascii="Helvetica" w:hAnsi="Helvetica" w:cs="Arial"/>
                <w:sz w:val="22"/>
                <w:szCs w:val="22"/>
              </w:rPr>
            </w:pPr>
            <w:r w:rsidRPr="00B47DF0">
              <w:rPr>
                <w:rFonts w:ascii="Helvetica" w:hAnsi="Helvetica" w:cs="Arial"/>
                <w:sz w:val="22"/>
                <w:szCs w:val="22"/>
              </w:rPr>
              <w:t>Identify problems promptly and report to the appropriate person</w:t>
            </w:r>
          </w:p>
        </w:tc>
        <w:tc>
          <w:tcPr>
            <w:tcW w:w="837"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c>
          <w:tcPr>
            <w:tcW w:w="896" w:type="dxa"/>
            <w:vAlign w:val="center"/>
          </w:tcPr>
          <w:p w:rsidR="00FB4200" w:rsidRPr="00B47DF0" w:rsidRDefault="000F7A70" w:rsidP="00FB4200">
            <w:pPr>
              <w:pStyle w:val="TrainingEval-Table"/>
              <w:spacing w:before="120" w:after="120" w:line="240" w:lineRule="auto"/>
              <w:rPr>
                <w:rFonts w:ascii="Helvetica" w:hAnsi="Helvetica"/>
                <w:sz w:val="20"/>
                <w:szCs w:val="20"/>
                <w:lang w:val="en-AU"/>
              </w:rPr>
            </w:pPr>
            <w:r w:rsidRPr="00B47DF0">
              <w:rPr>
                <w:rFonts w:ascii="Helvetica" w:hAnsi="Helvetica"/>
                <w:sz w:val="20"/>
                <w:szCs w:val="20"/>
                <w:lang w:val="en-AU"/>
              </w:rPr>
              <w:fldChar w:fldCharType="begin">
                <w:ffData>
                  <w:name w:val="Check1"/>
                  <w:enabled/>
                  <w:calcOnExit w:val="0"/>
                  <w:checkBox>
                    <w:sizeAuto/>
                    <w:default w:val="0"/>
                  </w:checkBox>
                </w:ffData>
              </w:fldChar>
            </w:r>
            <w:r w:rsidR="00FB4200" w:rsidRPr="00B47DF0">
              <w:rPr>
                <w:rFonts w:ascii="Helvetica" w:hAnsi="Helvetica"/>
                <w:sz w:val="20"/>
                <w:szCs w:val="20"/>
                <w:lang w:val="en-AU"/>
              </w:rPr>
              <w:instrText xml:space="preserve"> FORMCHECKBOX </w:instrText>
            </w:r>
            <w:r w:rsidR="005C4B3E">
              <w:rPr>
                <w:rFonts w:ascii="Helvetica" w:hAnsi="Helvetica"/>
                <w:sz w:val="20"/>
                <w:szCs w:val="20"/>
                <w:lang w:val="en-AU"/>
              </w:rPr>
            </w:r>
            <w:r w:rsidR="005C4B3E">
              <w:rPr>
                <w:rFonts w:ascii="Helvetica" w:hAnsi="Helvetica"/>
                <w:sz w:val="20"/>
                <w:szCs w:val="20"/>
                <w:lang w:val="en-AU"/>
              </w:rPr>
              <w:fldChar w:fldCharType="separate"/>
            </w:r>
            <w:r w:rsidRPr="00B47DF0">
              <w:rPr>
                <w:rFonts w:ascii="Helvetica" w:hAnsi="Helvetica"/>
                <w:sz w:val="20"/>
                <w:szCs w:val="20"/>
                <w:lang w:val="en-AU"/>
              </w:rPr>
              <w:fldChar w:fldCharType="end"/>
            </w:r>
          </w:p>
        </w:tc>
      </w:tr>
    </w:tbl>
    <w:p w:rsidR="00FB4200" w:rsidRPr="00B47DF0" w:rsidRDefault="00FB4200" w:rsidP="00FB4200">
      <w:pPr>
        <w:rPr>
          <w:rFonts w:ascii="Helvetica" w:hAnsi="Helvetica" w:cs="Arial"/>
          <w:b/>
        </w:rPr>
      </w:pPr>
    </w:p>
    <w:p w:rsidR="00FB4200" w:rsidRPr="00B47DF0" w:rsidRDefault="00FB4200" w:rsidP="00FB4200">
      <w:pPr>
        <w:pStyle w:val="BodyCopyBold"/>
        <w:rPr>
          <w:b w:val="0"/>
          <w:szCs w:val="22"/>
        </w:rPr>
      </w:pPr>
      <w:r w:rsidRPr="00B47DF0">
        <w:rPr>
          <w:szCs w:val="22"/>
        </w:rPr>
        <w:t>Statement by Trainee:</w:t>
      </w:r>
    </w:p>
    <w:p w:rsidR="00FB4200" w:rsidRPr="00B47DF0" w:rsidRDefault="00FB4200" w:rsidP="00FB4200">
      <w:pPr>
        <w:pStyle w:val="BodyCopy"/>
        <w:rPr>
          <w:szCs w:val="22"/>
        </w:rPr>
      </w:pPr>
      <w:r w:rsidRPr="00B47DF0">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FB4200" w:rsidRPr="00B47DF0" w:rsidTr="00FB4200">
        <w:tc>
          <w:tcPr>
            <w:tcW w:w="6629" w:type="dxa"/>
          </w:tcPr>
          <w:p w:rsidR="00FB4200" w:rsidRPr="00B47DF0" w:rsidRDefault="00FB4200" w:rsidP="00FB4200">
            <w:pPr>
              <w:pStyle w:val="BodyCopy"/>
              <w:rPr>
                <w:sz w:val="22"/>
                <w:szCs w:val="22"/>
              </w:rPr>
            </w:pPr>
          </w:p>
          <w:p w:rsidR="00FB4200" w:rsidRPr="00B47DF0" w:rsidRDefault="00FB4200" w:rsidP="00FB4200">
            <w:pPr>
              <w:pStyle w:val="BodyCopy"/>
              <w:rPr>
                <w:sz w:val="22"/>
                <w:szCs w:val="22"/>
                <w:lang w:eastAsia="en-US"/>
              </w:rPr>
            </w:pPr>
            <w:r w:rsidRPr="00B47DF0">
              <w:rPr>
                <w:b/>
                <w:sz w:val="22"/>
                <w:szCs w:val="22"/>
                <w:lang w:eastAsia="en-US"/>
              </w:rPr>
              <w:t>Signed:</w:t>
            </w:r>
            <w:r w:rsidRPr="00B47DF0">
              <w:rPr>
                <w:sz w:val="22"/>
                <w:szCs w:val="22"/>
                <w:lang w:eastAsia="en-US"/>
              </w:rPr>
              <w:t xml:space="preserve">   _____________________________</w:t>
            </w:r>
          </w:p>
        </w:tc>
        <w:tc>
          <w:tcPr>
            <w:tcW w:w="2613" w:type="dxa"/>
          </w:tcPr>
          <w:p w:rsidR="00FB4200" w:rsidRPr="00B47DF0" w:rsidRDefault="00FB4200" w:rsidP="00FB4200">
            <w:pPr>
              <w:pStyle w:val="BodyCopy"/>
              <w:rPr>
                <w:sz w:val="22"/>
                <w:szCs w:val="22"/>
                <w:lang w:eastAsia="en-US"/>
              </w:rPr>
            </w:pPr>
          </w:p>
          <w:p w:rsidR="00FB4200" w:rsidRPr="00B47DF0" w:rsidRDefault="00FB4200" w:rsidP="00FB4200">
            <w:pPr>
              <w:pStyle w:val="BodyCopy"/>
              <w:rPr>
                <w:sz w:val="22"/>
                <w:szCs w:val="22"/>
                <w:lang w:eastAsia="en-US"/>
              </w:rPr>
            </w:pPr>
            <w:r w:rsidRPr="00B47DF0">
              <w:rPr>
                <w:b/>
                <w:sz w:val="22"/>
                <w:szCs w:val="22"/>
                <w:lang w:eastAsia="en-US"/>
              </w:rPr>
              <w:t>Date:</w:t>
            </w:r>
            <w:r w:rsidRPr="00B47DF0">
              <w:rPr>
                <w:sz w:val="22"/>
                <w:szCs w:val="22"/>
                <w:lang w:eastAsia="en-US"/>
              </w:rPr>
              <w:t xml:space="preserve">   ____________</w:t>
            </w:r>
          </w:p>
        </w:tc>
      </w:tr>
    </w:tbl>
    <w:p w:rsidR="00FB4200" w:rsidRPr="00B47DF0" w:rsidRDefault="00FB4200" w:rsidP="00FB4200">
      <w:pPr>
        <w:pStyle w:val="BodyCopy"/>
        <w:rPr>
          <w:szCs w:val="22"/>
        </w:rPr>
      </w:pPr>
    </w:p>
    <w:p w:rsidR="00FB4200" w:rsidRPr="00B47DF0" w:rsidRDefault="00FB4200" w:rsidP="00FB4200">
      <w:pPr>
        <w:pStyle w:val="BodyCopy"/>
        <w:rPr>
          <w:b/>
          <w:szCs w:val="22"/>
        </w:rPr>
      </w:pPr>
      <w:r w:rsidRPr="00B47DF0">
        <w:rPr>
          <w:b/>
          <w:szCs w:val="22"/>
        </w:rPr>
        <w:t>Note:</w:t>
      </w:r>
    </w:p>
    <w:p w:rsidR="00FB4200" w:rsidRPr="00B47DF0" w:rsidRDefault="00FB4200" w:rsidP="00FB4200">
      <w:pPr>
        <w:rPr>
          <w:rFonts w:ascii="Helvetica" w:eastAsia="Calibri" w:hAnsi="Helvetica" w:cs="Calibri"/>
          <w:lang w:eastAsia="ar-SA"/>
        </w:rPr>
      </w:pPr>
      <w:r w:rsidRPr="00B47DF0">
        <w:rPr>
          <w:rFonts w:ascii="Helvetica" w:hAnsi="Helvetica"/>
        </w:rPr>
        <w:t xml:space="preserve">For all boxes where a </w:t>
      </w:r>
      <w:r w:rsidRPr="00B47DF0">
        <w:rPr>
          <w:rFonts w:ascii="Helvetica" w:hAnsi="Helvetica"/>
          <w:b/>
        </w:rPr>
        <w:t xml:space="preserve">No* </w:t>
      </w:r>
      <w:r w:rsidRPr="00B47DF0">
        <w:rPr>
          <w:rFonts w:ascii="Helvetica" w:hAnsi="Helvetica"/>
        </w:rPr>
        <w:t>is ticked, please</w:t>
      </w:r>
      <w:r w:rsidRPr="00B47DF0">
        <w:rPr>
          <w:rFonts w:ascii="Helvetica" w:hAnsi="Helvetica"/>
          <w:b/>
        </w:rPr>
        <w:t xml:space="preserve"> </w:t>
      </w:r>
      <w:r w:rsidRPr="00B47DF0">
        <w:rPr>
          <w:rFonts w:ascii="Helvetica" w:hAnsi="Helvetica"/>
        </w:rPr>
        <w:t>provide details of the extra steps or work you need to do to become ready for assessment.</w:t>
      </w:r>
      <w:r w:rsidRPr="00B47DF0">
        <w:rPr>
          <w:rFonts w:ascii="Helvetica" w:hAnsi="Helvetica"/>
        </w:rPr>
        <w:br w:type="page"/>
      </w:r>
    </w:p>
    <w:p w:rsidR="00FB4200" w:rsidRPr="00B47DF0" w:rsidRDefault="00FB4200" w:rsidP="00004BD3">
      <w:pPr>
        <w:pStyle w:val="BodyCopy"/>
        <w:rPr>
          <w:noProof w:val="0"/>
        </w:rPr>
      </w:pPr>
    </w:p>
    <w:p w:rsidR="005B38D9" w:rsidRPr="00B47DF0" w:rsidRDefault="005B38D9" w:rsidP="00281A1C">
      <w:pPr>
        <w:rPr>
          <w:rFonts w:ascii="Helvetica" w:hAnsi="Helvetica"/>
        </w:rPr>
        <w:sectPr w:rsidR="005B38D9" w:rsidRPr="00B47DF0" w:rsidSect="00DF72CB">
          <w:headerReference w:type="even" r:id="rId182"/>
          <w:headerReference w:type="default" r:id="rId183"/>
          <w:pgSz w:w="11906" w:h="16838" w:code="9"/>
          <w:pgMar w:top="1440" w:right="1440" w:bottom="1440" w:left="1701" w:header="709" w:footer="10" w:gutter="0"/>
          <w:cols w:space="708"/>
          <w:docGrid w:linePitch="360"/>
        </w:sectPr>
      </w:pPr>
    </w:p>
    <w:p w:rsidR="00B23814" w:rsidRPr="00B47DF0" w:rsidRDefault="00B23814" w:rsidP="001727B2">
      <w:pPr>
        <w:pStyle w:val="BodyCopy"/>
        <w:rPr>
          <w:noProof w:val="0"/>
        </w:rPr>
      </w:pPr>
    </w:p>
    <w:p w:rsidR="00065DAF" w:rsidRPr="00B47DF0" w:rsidRDefault="00065DAF">
      <w:pPr>
        <w:rPr>
          <w:rFonts w:ascii="Helvetica" w:eastAsia="Calibri" w:hAnsi="Helvetica" w:cs="Calibri"/>
          <w:szCs w:val="16"/>
          <w:lang w:eastAsia="ar-SA"/>
        </w:rPr>
      </w:pPr>
      <w:r w:rsidRPr="00B47DF0">
        <w:rPr>
          <w:rFonts w:ascii="Helvetica" w:hAnsi="Helvetica"/>
        </w:rPr>
        <w:br w:type="page"/>
      </w:r>
    </w:p>
    <w:p w:rsidR="009933FE" w:rsidRPr="00B47DF0" w:rsidRDefault="00E60317" w:rsidP="001727B2">
      <w:pPr>
        <w:pStyle w:val="BodyCopy"/>
        <w:rPr>
          <w:noProof w:val="0"/>
        </w:rPr>
      </w:pPr>
      <w:r w:rsidRPr="00B47DF0">
        <w:rPr>
          <w:lang w:val="en-US" w:eastAsia="en-US"/>
        </w:rPr>
        <w:drawing>
          <wp:anchor distT="0" distB="0" distL="114300" distR="114300" simplePos="0" relativeHeight="251724800" behindDoc="0" locked="0" layoutInCell="1" allowOverlap="1">
            <wp:simplePos x="0" y="0"/>
            <wp:positionH relativeFrom="column">
              <wp:posOffset>3587750</wp:posOffset>
            </wp:positionH>
            <wp:positionV relativeFrom="paragraph">
              <wp:posOffset>8769985</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B47DF0">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B47DF0">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85" cstate="print"/>
                    <a:stretch>
                      <a:fillRect/>
                    </a:stretch>
                  </pic:blipFill>
                  <pic:spPr>
                    <a:xfrm>
                      <a:off x="0" y="0"/>
                      <a:ext cx="2319655" cy="756920"/>
                    </a:xfrm>
                    <a:prstGeom prst="rect">
                      <a:avLst/>
                    </a:prstGeom>
                  </pic:spPr>
                </pic:pic>
              </a:graphicData>
            </a:graphic>
          </wp:anchor>
        </w:drawing>
      </w:r>
      <w:r w:rsidR="005C4B3E">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A20B8"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ICgf+hBAgAA&#10;egQAAA4AAAAAAAAAAAAAAAAALgIAAGRycy9lMm9Eb2MueG1sUEsBAi0AFAAGAAgAAAAhAJtcHqvi&#10;AAAADwEAAA8AAAAAAAAAAAAAAAAAmwQAAGRycy9kb3ducmV2LnhtbFBLBQYAAAAABAAEAPMAAACq&#10;BQAAAAA=&#10;" fillcolor="#5a5a5a [2109]"/>
            </w:pict>
          </mc:Fallback>
        </mc:AlternateContent>
      </w:r>
    </w:p>
    <w:sectPr w:rsidR="009933FE" w:rsidRPr="00B47DF0" w:rsidSect="00BB41F2">
      <w:headerReference w:type="even" r:id="rId186"/>
      <w:headerReference w:type="default" r:id="rId187"/>
      <w:footerReference w:type="even" r:id="rId188"/>
      <w:footerReference w:type="default" r:id="rId18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DAE" w:rsidRDefault="00C04DAE" w:rsidP="00643893">
      <w:pPr>
        <w:spacing w:after="0" w:line="240" w:lineRule="auto"/>
      </w:pPr>
      <w:r>
        <w:separator/>
      </w:r>
    </w:p>
    <w:p w:rsidR="00C04DAE" w:rsidRDefault="00C04DAE"/>
  </w:endnote>
  <w:endnote w:type="continuationSeparator" w:id="0">
    <w:p w:rsidR="00C04DAE" w:rsidRDefault="00C04DAE" w:rsidP="00643893">
      <w:pPr>
        <w:spacing w:after="0" w:line="240" w:lineRule="auto"/>
      </w:pPr>
      <w:r>
        <w:continuationSeparator/>
      </w:r>
    </w:p>
    <w:p w:rsidR="00C04DAE" w:rsidRDefault="00C04D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Pr="005E2669" w:rsidRDefault="00FB4200"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Pr="005E2669" w:rsidRDefault="00FB4200"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B4200" w:rsidRPr="00D724DB" w:rsidTr="00D724DB">
      <w:tc>
        <w:tcPr>
          <w:tcW w:w="8981" w:type="dxa"/>
        </w:tcPr>
        <w:p w:rsidR="00FB4200" w:rsidRPr="00D724DB" w:rsidRDefault="00FB4200" w:rsidP="00D724DB">
          <w:pPr>
            <w:pStyle w:val="Footer-Left"/>
            <w:rPr>
              <w:rFonts w:eastAsiaTheme="majorEastAsia"/>
            </w:rPr>
          </w:pPr>
          <w:r w:rsidRPr="00D724DB">
            <w:rPr>
              <w:rFonts w:eastAsiaTheme="majorEastAsia"/>
            </w:rPr>
            <w:t>© ASEAN 201</w:t>
          </w:r>
          <w:r>
            <w:rPr>
              <w:rFonts w:eastAsiaTheme="majorEastAsia"/>
            </w:rPr>
            <w:t>3</w:t>
          </w:r>
        </w:p>
        <w:p w:rsidR="00FB4200" w:rsidRPr="00D724DB" w:rsidRDefault="00FB4200" w:rsidP="00D724DB">
          <w:pPr>
            <w:pStyle w:val="Footer-Left"/>
          </w:pPr>
          <w:r w:rsidRPr="00D724DB">
            <w:t>Trainee Manual</w:t>
          </w:r>
        </w:p>
        <w:p w:rsidR="00FB4200" w:rsidRPr="00D724DB" w:rsidRDefault="005C4B3E"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224494"/>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rsidRPr="006D6B42">
                <w:t>Prepare and serve non-alcoholic beverages</w:t>
              </w:r>
            </w:sdtContent>
          </w:sdt>
          <w:r>
            <w:fldChar w:fldCharType="end"/>
          </w:r>
        </w:p>
      </w:tc>
    </w:tr>
  </w:tbl>
  <w:p w:rsidR="00FB4200" w:rsidRPr="0032636B" w:rsidRDefault="00FB4200"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FB4200" w:rsidTr="00D82A62">
      <w:tc>
        <w:tcPr>
          <w:tcW w:w="8981" w:type="dxa"/>
        </w:tcPr>
        <w:p w:rsidR="00FB4200" w:rsidRPr="000D3B99" w:rsidRDefault="00FB4200" w:rsidP="00ED789F">
          <w:pPr>
            <w:pStyle w:val="Footer-Right"/>
            <w:rPr>
              <w:rFonts w:eastAsiaTheme="majorEastAsia"/>
            </w:rPr>
          </w:pPr>
          <w:r w:rsidRPr="000D3B99">
            <w:rPr>
              <w:rFonts w:eastAsiaTheme="majorEastAsia"/>
            </w:rPr>
            <w:t xml:space="preserve">© ASEAN </w:t>
          </w:r>
          <w:r>
            <w:rPr>
              <w:rFonts w:eastAsiaTheme="majorEastAsia"/>
            </w:rPr>
            <w:t>2013</w:t>
          </w:r>
        </w:p>
        <w:p w:rsidR="00FB4200" w:rsidRDefault="00FB4200" w:rsidP="00ED789F">
          <w:pPr>
            <w:pStyle w:val="Footer-Right"/>
          </w:pPr>
          <w:r w:rsidRPr="000D3B99">
            <w:t>Trainee Manua</w:t>
          </w:r>
          <w:r>
            <w:t>l</w:t>
          </w:r>
        </w:p>
        <w:p w:rsidR="00FB4200" w:rsidRDefault="005C4B3E"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224496"/>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rPr>
                  <w:noProof/>
                  <w:kern w:val="28"/>
                  <w:lang w:eastAsia="en-US"/>
                </w:rPr>
                <w:t>Prepare and serve non-alcoholic beverages</w:t>
              </w:r>
            </w:sdtContent>
          </w:sdt>
          <w:r>
            <w:rPr>
              <w:noProof/>
              <w:kern w:val="28"/>
              <w:lang w:eastAsia="en-US"/>
            </w:rPr>
            <w:fldChar w:fldCharType="end"/>
          </w:r>
        </w:p>
      </w:tc>
    </w:tr>
  </w:tbl>
  <w:p w:rsidR="00FB4200" w:rsidRPr="005E2669" w:rsidRDefault="00FB4200"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FB4200" w:rsidTr="002F4F4F">
      <w:trPr>
        <w:trHeight w:val="709"/>
      </w:trPr>
      <w:tc>
        <w:tcPr>
          <w:tcW w:w="959" w:type="dxa"/>
          <w:shd w:val="clear" w:color="auto" w:fill="E36C0A"/>
          <w:vAlign w:val="center"/>
        </w:tcPr>
        <w:p w:rsidR="00FB4200" w:rsidRPr="003C55D2" w:rsidRDefault="000F7A70" w:rsidP="003C55D2">
          <w:pPr>
            <w:pStyle w:val="Footer-Left"/>
            <w:jc w:val="center"/>
            <w:rPr>
              <w:color w:val="FFFFFF" w:themeColor="background1"/>
            </w:rPr>
          </w:pPr>
          <w:r w:rsidRPr="003C55D2">
            <w:rPr>
              <w:color w:val="FFFFFF" w:themeColor="background1"/>
            </w:rPr>
            <w:fldChar w:fldCharType="begin"/>
          </w:r>
          <w:r w:rsidR="00FB4200" w:rsidRPr="003C55D2">
            <w:rPr>
              <w:color w:val="FFFFFF" w:themeColor="background1"/>
            </w:rPr>
            <w:instrText xml:space="preserve"> PAGE   \* MERGEFORMAT </w:instrText>
          </w:r>
          <w:r w:rsidRPr="003C55D2">
            <w:rPr>
              <w:color w:val="FFFFFF" w:themeColor="background1"/>
            </w:rPr>
            <w:fldChar w:fldCharType="separate"/>
          </w:r>
          <w:r w:rsidR="005C4B3E">
            <w:rPr>
              <w:noProof/>
              <w:color w:val="FFFFFF" w:themeColor="background1"/>
            </w:rPr>
            <w:t>14</w:t>
          </w:r>
          <w:r w:rsidRPr="003C55D2">
            <w:rPr>
              <w:color w:val="FFFFFF" w:themeColor="background1"/>
            </w:rPr>
            <w:fldChar w:fldCharType="end"/>
          </w:r>
        </w:p>
      </w:tc>
      <w:tc>
        <w:tcPr>
          <w:tcW w:w="8022" w:type="dxa"/>
        </w:tcPr>
        <w:p w:rsidR="00FB4200" w:rsidRPr="000D3B99" w:rsidRDefault="00FB4200" w:rsidP="003C55D2">
          <w:pPr>
            <w:pStyle w:val="Footer-Left"/>
            <w:rPr>
              <w:rFonts w:eastAsiaTheme="majorEastAsia"/>
            </w:rPr>
          </w:pPr>
          <w:r w:rsidRPr="000D3B99">
            <w:rPr>
              <w:rFonts w:eastAsiaTheme="majorEastAsia"/>
            </w:rPr>
            <w:t xml:space="preserve">© ASEAN </w:t>
          </w:r>
          <w:r>
            <w:rPr>
              <w:rFonts w:eastAsiaTheme="majorEastAsia"/>
            </w:rPr>
            <w:t>2013</w:t>
          </w:r>
        </w:p>
        <w:p w:rsidR="00FB4200" w:rsidRDefault="00FB4200" w:rsidP="003C55D2">
          <w:pPr>
            <w:pStyle w:val="Footer-Left"/>
          </w:pPr>
          <w:r w:rsidRPr="000D3B99">
            <w:t>Trainee Manua</w:t>
          </w:r>
          <w:r>
            <w:t>l</w:t>
          </w:r>
        </w:p>
        <w:p w:rsidR="00FB4200" w:rsidRDefault="005C4B3E"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224498"/>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rPr>
                  <w:kern w:val="28"/>
                  <w:lang w:eastAsia="en-US"/>
                </w:rPr>
                <w:t>Prepare and serve non-alcoholic beverages</w:t>
              </w:r>
            </w:sdtContent>
          </w:sdt>
          <w:r>
            <w:rPr>
              <w:kern w:val="28"/>
              <w:lang w:eastAsia="en-US"/>
            </w:rPr>
            <w:fldChar w:fldCharType="end"/>
          </w:r>
        </w:p>
      </w:tc>
    </w:tr>
  </w:tbl>
  <w:p w:rsidR="00FB4200" w:rsidRDefault="00FB420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FB4200" w:rsidTr="002F4F4F">
      <w:trPr>
        <w:trHeight w:val="709"/>
      </w:trPr>
      <w:tc>
        <w:tcPr>
          <w:tcW w:w="8046" w:type="dxa"/>
        </w:tcPr>
        <w:p w:rsidR="00FB4200" w:rsidRPr="000D3B99" w:rsidRDefault="00FB4200" w:rsidP="003C55D2">
          <w:pPr>
            <w:pStyle w:val="Footer-Right"/>
            <w:rPr>
              <w:rFonts w:eastAsiaTheme="majorEastAsia"/>
            </w:rPr>
          </w:pPr>
          <w:r w:rsidRPr="000D3B99">
            <w:rPr>
              <w:rFonts w:eastAsiaTheme="majorEastAsia"/>
            </w:rPr>
            <w:t xml:space="preserve">© ASEAN </w:t>
          </w:r>
          <w:r>
            <w:rPr>
              <w:rFonts w:eastAsiaTheme="majorEastAsia"/>
            </w:rPr>
            <w:t>2013</w:t>
          </w:r>
        </w:p>
        <w:p w:rsidR="00FB4200" w:rsidRDefault="00FB4200" w:rsidP="003C55D2">
          <w:pPr>
            <w:pStyle w:val="Footer-Right"/>
          </w:pPr>
          <w:r w:rsidRPr="000D3B99">
            <w:t>Trainee Manua</w:t>
          </w:r>
          <w:r>
            <w:t>l</w:t>
          </w:r>
        </w:p>
        <w:p w:rsidR="00FB4200" w:rsidRDefault="005C4B3E"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224500"/>
              <w:lock w:val="sdtLocked"/>
              <w:dataBinding w:prefixMappings="xmlns:ns0='http://schemas.openxmlformats.org/package/2006/metadata/core-properties' xmlns:ns1='http://purl.org/dc/elements/1.1/'" w:xpath="/ns0:coreProperties[1]/ns1:title[1]" w:storeItemID="{6C3C8BC8-F283-45AE-878A-BAB7291924A1}"/>
              <w:text/>
            </w:sdtPr>
            <w:sdtEndPr/>
            <w:sdtContent>
              <w:r w:rsidR="00FB4200">
                <w:rPr>
                  <w:kern w:val="28"/>
                  <w:lang w:eastAsia="en-US"/>
                </w:rPr>
                <w:t>Prepare and serve non-alcoholic beverages</w:t>
              </w:r>
            </w:sdtContent>
          </w:sdt>
          <w:r>
            <w:rPr>
              <w:kern w:val="28"/>
              <w:lang w:eastAsia="en-US"/>
            </w:rPr>
            <w:fldChar w:fldCharType="end"/>
          </w:r>
        </w:p>
      </w:tc>
      <w:tc>
        <w:tcPr>
          <w:tcW w:w="958" w:type="dxa"/>
          <w:shd w:val="clear" w:color="auto" w:fill="E36C0A"/>
          <w:vAlign w:val="center"/>
        </w:tcPr>
        <w:p w:rsidR="00FB4200" w:rsidRPr="003C55D2" w:rsidRDefault="000F7A70" w:rsidP="003C55D2">
          <w:pPr>
            <w:pStyle w:val="Footer-Right"/>
            <w:jc w:val="center"/>
            <w:rPr>
              <w:color w:val="FFFFFF" w:themeColor="background1"/>
            </w:rPr>
          </w:pPr>
          <w:r w:rsidRPr="003C55D2">
            <w:rPr>
              <w:color w:val="FFFFFF" w:themeColor="background1"/>
            </w:rPr>
            <w:fldChar w:fldCharType="begin"/>
          </w:r>
          <w:r w:rsidR="00FB4200" w:rsidRPr="003C55D2">
            <w:rPr>
              <w:color w:val="FFFFFF" w:themeColor="background1"/>
            </w:rPr>
            <w:instrText xml:space="preserve"> PAGE   \* MERGEFORMAT </w:instrText>
          </w:r>
          <w:r w:rsidRPr="003C55D2">
            <w:rPr>
              <w:color w:val="FFFFFF" w:themeColor="background1"/>
            </w:rPr>
            <w:fldChar w:fldCharType="separate"/>
          </w:r>
          <w:r w:rsidR="005C4B3E">
            <w:rPr>
              <w:noProof/>
              <w:color w:val="FFFFFF" w:themeColor="background1"/>
            </w:rPr>
            <w:t>15</w:t>
          </w:r>
          <w:r w:rsidRPr="003C55D2">
            <w:rPr>
              <w:color w:val="FFFFFF" w:themeColor="background1"/>
            </w:rPr>
            <w:fldChar w:fldCharType="end"/>
          </w:r>
        </w:p>
      </w:tc>
    </w:tr>
  </w:tbl>
  <w:p w:rsidR="00FB4200" w:rsidRDefault="00FB420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Default="00FB420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Default="00FB420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DAE" w:rsidRDefault="00C04DAE" w:rsidP="00643893">
      <w:pPr>
        <w:spacing w:after="0" w:line="240" w:lineRule="auto"/>
      </w:pPr>
      <w:r>
        <w:separator/>
      </w:r>
    </w:p>
    <w:p w:rsidR="00C04DAE" w:rsidRDefault="00C04DAE"/>
  </w:footnote>
  <w:footnote w:type="continuationSeparator" w:id="0">
    <w:p w:rsidR="00C04DAE" w:rsidRDefault="00C04DAE" w:rsidP="00643893">
      <w:pPr>
        <w:spacing w:after="0" w:line="240" w:lineRule="auto"/>
      </w:pPr>
      <w:r>
        <w:continuationSeparator/>
      </w:r>
    </w:p>
    <w:p w:rsidR="00C04DAE" w:rsidRDefault="00C04DA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69"/>
      <w:gridCol w:w="6203"/>
    </w:tblGrid>
    <w:tr w:rsidR="00FB4200" w:rsidTr="002F4F4F">
      <w:trPr>
        <w:trHeight w:val="552"/>
      </w:trPr>
      <w:tc>
        <w:tcPr>
          <w:tcW w:w="2835" w:type="dxa"/>
          <w:shd w:val="clear" w:color="auto" w:fill="E36C0A" w:themeFill="accent6" w:themeFillShade="BF"/>
          <w:vAlign w:val="center"/>
        </w:tcPr>
        <w:p w:rsidR="00FB4200" w:rsidRPr="00906BAC" w:rsidRDefault="00FB4200" w:rsidP="00A457C8">
          <w:pPr>
            <w:pStyle w:val="Header-Left"/>
          </w:pPr>
          <w:r w:rsidRPr="004F633F">
            <w:t>Introduction</w:t>
          </w:r>
          <w:r>
            <w:t xml:space="preserve"> to trainee manual</w:t>
          </w:r>
        </w:p>
      </w:tc>
      <w:tc>
        <w:tcPr>
          <w:tcW w:w="6129" w:type="dxa"/>
        </w:tcPr>
        <w:p w:rsidR="00FB4200" w:rsidRDefault="00FB4200">
          <w:pPr>
            <w:pStyle w:val="Header"/>
          </w:pPr>
        </w:p>
      </w:tc>
    </w:tr>
  </w:tbl>
  <w:p w:rsidR="00FB4200" w:rsidRDefault="00FB42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181"/>
      <w:gridCol w:w="2891"/>
    </w:tblGrid>
    <w:tr w:rsidR="00FB4200" w:rsidTr="002F4F4F">
      <w:trPr>
        <w:trHeight w:val="552"/>
      </w:trPr>
      <w:tc>
        <w:tcPr>
          <w:tcW w:w="6062" w:type="dxa"/>
          <w:tcBorders>
            <w:top w:val="nil"/>
            <w:left w:val="nil"/>
            <w:right w:val="nil"/>
          </w:tcBorders>
        </w:tcPr>
        <w:p w:rsidR="00FB4200" w:rsidRDefault="00FB4200">
          <w:pPr>
            <w:pStyle w:val="Header"/>
          </w:pPr>
        </w:p>
      </w:tc>
      <w:tc>
        <w:tcPr>
          <w:tcW w:w="2835" w:type="dxa"/>
          <w:tcBorders>
            <w:top w:val="nil"/>
            <w:left w:val="nil"/>
            <w:right w:val="nil"/>
          </w:tcBorders>
          <w:shd w:val="clear" w:color="auto" w:fill="E36C0A" w:themeFill="accent6" w:themeFillShade="BF"/>
          <w:vAlign w:val="center"/>
        </w:tcPr>
        <w:p w:rsidR="00FB4200" w:rsidRPr="00906BAC" w:rsidRDefault="00FB4200" w:rsidP="00A457C8">
          <w:pPr>
            <w:pStyle w:val="Header-Right"/>
            <w:rPr>
              <w:szCs w:val="18"/>
            </w:rPr>
          </w:pPr>
          <w:r w:rsidRPr="004F633F">
            <w:t>Introduction</w:t>
          </w:r>
          <w:r>
            <w:t xml:space="preserve"> to trainee manual</w:t>
          </w:r>
        </w:p>
      </w:tc>
    </w:tr>
  </w:tbl>
  <w:p w:rsidR="00FB4200" w:rsidRDefault="00FB42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473"/>
      <w:gridCol w:w="7599"/>
    </w:tblGrid>
    <w:tr w:rsidR="00FB4200" w:rsidTr="002F4F4F">
      <w:trPr>
        <w:trHeight w:val="552"/>
      </w:trPr>
      <w:tc>
        <w:tcPr>
          <w:tcW w:w="1418" w:type="dxa"/>
          <w:shd w:val="clear" w:color="auto" w:fill="E36C0A" w:themeFill="accent6" w:themeFillShade="BF"/>
          <w:vAlign w:val="center"/>
        </w:tcPr>
        <w:p w:rsidR="00FB4200" w:rsidRPr="00906BAC" w:rsidRDefault="00FB4200" w:rsidP="00A457C8">
          <w:pPr>
            <w:pStyle w:val="Header-Left"/>
          </w:pPr>
          <w:r>
            <w:rPr>
              <w:rFonts w:eastAsia="Calibri"/>
            </w:rPr>
            <w:t>Unit descriptor</w:t>
          </w:r>
        </w:p>
      </w:tc>
      <w:tc>
        <w:tcPr>
          <w:tcW w:w="7313" w:type="dxa"/>
        </w:tcPr>
        <w:p w:rsidR="00FB4200" w:rsidRDefault="00FB4200">
          <w:pPr>
            <w:pStyle w:val="Header"/>
          </w:pPr>
        </w:p>
      </w:tc>
    </w:tr>
  </w:tbl>
  <w:p w:rsidR="00FB4200" w:rsidRDefault="00FB420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626"/>
      <w:gridCol w:w="1446"/>
    </w:tblGrid>
    <w:tr w:rsidR="00FB4200" w:rsidTr="002F4F4F">
      <w:trPr>
        <w:trHeight w:val="552"/>
      </w:trPr>
      <w:tc>
        <w:tcPr>
          <w:tcW w:w="7479" w:type="dxa"/>
          <w:tcBorders>
            <w:top w:val="nil"/>
            <w:left w:val="nil"/>
            <w:right w:val="nil"/>
          </w:tcBorders>
        </w:tcPr>
        <w:p w:rsidR="00FB4200" w:rsidRDefault="00FB4200">
          <w:pPr>
            <w:pStyle w:val="Header"/>
          </w:pPr>
        </w:p>
      </w:tc>
      <w:tc>
        <w:tcPr>
          <w:tcW w:w="1418" w:type="dxa"/>
          <w:tcBorders>
            <w:top w:val="nil"/>
            <w:left w:val="nil"/>
            <w:right w:val="nil"/>
          </w:tcBorders>
          <w:shd w:val="clear" w:color="auto" w:fill="E36C0A" w:themeFill="accent6" w:themeFillShade="BF"/>
          <w:vAlign w:val="center"/>
        </w:tcPr>
        <w:p w:rsidR="00FB4200" w:rsidRPr="00906BAC" w:rsidRDefault="00FB4200" w:rsidP="00A457C8">
          <w:pPr>
            <w:pStyle w:val="Header-Right"/>
            <w:rPr>
              <w:szCs w:val="18"/>
            </w:rPr>
          </w:pPr>
          <w:r>
            <w:rPr>
              <w:rFonts w:eastAsia="Calibri"/>
            </w:rPr>
            <w:t>Unit descriptor</w:t>
          </w:r>
        </w:p>
      </w:tc>
    </w:tr>
  </w:tbl>
  <w:p w:rsidR="00FB4200" w:rsidRDefault="00FB420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8"/>
      <w:gridCol w:w="7084"/>
    </w:tblGrid>
    <w:tr w:rsidR="00FB4200" w:rsidTr="002F4F4F">
      <w:trPr>
        <w:trHeight w:val="552"/>
      </w:trPr>
      <w:tc>
        <w:tcPr>
          <w:tcW w:w="1985" w:type="dxa"/>
          <w:tcBorders>
            <w:top w:val="nil"/>
            <w:bottom w:val="single" w:sz="4" w:space="0" w:color="auto"/>
          </w:tcBorders>
          <w:shd w:val="clear" w:color="auto" w:fill="E36C0A" w:themeFill="accent6" w:themeFillShade="BF"/>
          <w:vAlign w:val="center"/>
        </w:tcPr>
        <w:p w:rsidR="00FB4200" w:rsidRPr="008F02DC" w:rsidRDefault="00FB4200" w:rsidP="000D3B99">
          <w:pPr>
            <w:pStyle w:val="Header-Left"/>
          </w:pPr>
          <w:r>
            <w:rPr>
              <w:rFonts w:eastAsia="Calibri"/>
            </w:rPr>
            <w:t>Assessment matrix</w:t>
          </w:r>
        </w:p>
      </w:tc>
      <w:tc>
        <w:tcPr>
          <w:tcW w:w="7073" w:type="dxa"/>
          <w:tcBorders>
            <w:top w:val="nil"/>
            <w:bottom w:val="single" w:sz="4" w:space="0" w:color="auto"/>
          </w:tcBorders>
        </w:tcPr>
        <w:p w:rsidR="00FB4200" w:rsidRDefault="00FB4200" w:rsidP="000D3B99">
          <w:pPr>
            <w:pStyle w:val="Header-Left"/>
          </w:pPr>
        </w:p>
      </w:tc>
    </w:tr>
  </w:tbl>
  <w:p w:rsidR="00FB4200" w:rsidRDefault="00FB420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076"/>
      <w:gridCol w:w="1996"/>
    </w:tblGrid>
    <w:tr w:rsidR="00FB4200" w:rsidTr="002F4F4F">
      <w:trPr>
        <w:trHeight w:val="552"/>
      </w:trPr>
      <w:tc>
        <w:tcPr>
          <w:tcW w:w="7038" w:type="dxa"/>
          <w:tcBorders>
            <w:top w:val="nil"/>
            <w:left w:val="nil"/>
            <w:right w:val="nil"/>
          </w:tcBorders>
        </w:tcPr>
        <w:p w:rsidR="00FB4200" w:rsidRDefault="00FB4200">
          <w:pPr>
            <w:pStyle w:val="Header"/>
          </w:pPr>
        </w:p>
      </w:tc>
      <w:tc>
        <w:tcPr>
          <w:tcW w:w="1985" w:type="dxa"/>
          <w:tcBorders>
            <w:top w:val="nil"/>
            <w:left w:val="nil"/>
            <w:right w:val="nil"/>
          </w:tcBorders>
          <w:shd w:val="clear" w:color="auto" w:fill="E36C0A" w:themeFill="accent6" w:themeFillShade="BF"/>
          <w:vAlign w:val="center"/>
        </w:tcPr>
        <w:p w:rsidR="00FB4200" w:rsidRPr="00003E4F" w:rsidRDefault="00FB4200" w:rsidP="00E71DE9">
          <w:pPr>
            <w:pStyle w:val="Header-Right"/>
            <w:jc w:val="center"/>
            <w:rPr>
              <w:szCs w:val="18"/>
            </w:rPr>
          </w:pPr>
          <w:r>
            <w:rPr>
              <w:rFonts w:eastAsia="Calibri"/>
            </w:rPr>
            <w:t>Assessment matrix</w:t>
          </w:r>
        </w:p>
      </w:tc>
    </w:tr>
  </w:tbl>
  <w:p w:rsidR="00FB4200" w:rsidRDefault="00FB420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FB4200" w:rsidTr="002F4F4F">
      <w:trPr>
        <w:trHeight w:val="552"/>
      </w:trPr>
      <w:tc>
        <w:tcPr>
          <w:tcW w:w="1134" w:type="dxa"/>
          <w:shd w:val="clear" w:color="auto" w:fill="E36C0A" w:themeFill="accent6" w:themeFillShade="BF"/>
          <w:vAlign w:val="center"/>
        </w:tcPr>
        <w:p w:rsidR="00FB4200" w:rsidRPr="008F02DC" w:rsidRDefault="00FB4200" w:rsidP="00BB41F2">
          <w:pPr>
            <w:pStyle w:val="Header-Left"/>
          </w:pPr>
          <w:r>
            <w:rPr>
              <w:rFonts w:eastAsia="Calibri"/>
            </w:rPr>
            <w:t>Glossary</w:t>
          </w:r>
        </w:p>
      </w:tc>
      <w:tc>
        <w:tcPr>
          <w:tcW w:w="7883" w:type="dxa"/>
        </w:tcPr>
        <w:p w:rsidR="00FB4200" w:rsidRDefault="00FB4200">
          <w:pPr>
            <w:pStyle w:val="Header"/>
          </w:pPr>
        </w:p>
      </w:tc>
    </w:tr>
  </w:tbl>
  <w:p w:rsidR="00FB4200" w:rsidRDefault="00FB420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FB4200" w:rsidTr="002F4F4F">
      <w:trPr>
        <w:trHeight w:val="552"/>
      </w:trPr>
      <w:tc>
        <w:tcPr>
          <w:tcW w:w="7938" w:type="dxa"/>
          <w:tcBorders>
            <w:top w:val="nil"/>
            <w:left w:val="nil"/>
            <w:right w:val="nil"/>
          </w:tcBorders>
        </w:tcPr>
        <w:p w:rsidR="00FB4200" w:rsidRDefault="00FB4200">
          <w:pPr>
            <w:pStyle w:val="Header"/>
          </w:pPr>
        </w:p>
      </w:tc>
      <w:tc>
        <w:tcPr>
          <w:tcW w:w="1134" w:type="dxa"/>
          <w:tcBorders>
            <w:top w:val="nil"/>
            <w:left w:val="nil"/>
            <w:right w:val="nil"/>
          </w:tcBorders>
          <w:shd w:val="clear" w:color="auto" w:fill="E36C0A" w:themeFill="accent6" w:themeFillShade="BF"/>
          <w:vAlign w:val="center"/>
        </w:tcPr>
        <w:p w:rsidR="00FB4200" w:rsidRPr="00003E4F" w:rsidRDefault="00FB4200" w:rsidP="00BB41F2">
          <w:pPr>
            <w:pStyle w:val="Header-Right"/>
            <w:rPr>
              <w:szCs w:val="18"/>
            </w:rPr>
          </w:pPr>
          <w:r>
            <w:rPr>
              <w:rFonts w:eastAsia="Calibri"/>
            </w:rPr>
            <w:t>Glossary</w:t>
          </w:r>
        </w:p>
      </w:tc>
    </w:tr>
  </w:tbl>
  <w:p w:rsidR="00FB4200" w:rsidRDefault="00FB420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06"/>
      <w:gridCol w:w="4066"/>
    </w:tblGrid>
    <w:tr w:rsidR="00FB4200" w:rsidRPr="00577D3A" w:rsidTr="002F4F4F">
      <w:trPr>
        <w:trHeight w:val="550"/>
      </w:trPr>
      <w:tc>
        <w:tcPr>
          <w:tcW w:w="5103" w:type="dxa"/>
          <w:shd w:val="clear" w:color="auto" w:fill="E36C0A" w:themeFill="accent6" w:themeFillShade="BF"/>
          <w:vAlign w:val="center"/>
        </w:tcPr>
        <w:p w:rsidR="00FB4200" w:rsidRPr="00577D3A" w:rsidRDefault="00FB4200" w:rsidP="00326643">
          <w:pPr>
            <w:pStyle w:val="Header-Left"/>
          </w:pPr>
          <w:r w:rsidRPr="00843B15">
            <w:t xml:space="preserve">Element 1: </w:t>
          </w:r>
          <w:r w:rsidR="005C4B3E">
            <w:fldChar w:fldCharType="begin"/>
          </w:r>
          <w:r w:rsidR="005C4B3E">
            <w:instrText xml:space="preserve"> REF  Element1  \* MERGEFORMAT </w:instrText>
          </w:r>
          <w:r w:rsidR="005C4B3E">
            <w:fldChar w:fldCharType="separate"/>
          </w:r>
          <w:sdt>
            <w:sdtPr>
              <w:alias w:val="Element 1"/>
              <w:tag w:val="Element 1"/>
              <w:id w:val="224502"/>
              <w:lock w:val="sdtLocked"/>
            </w:sdtPr>
            <w:sdtEndPr/>
            <w:sdtContent>
              <w:r w:rsidRPr="00DB405C">
                <w:t>Prepare and serve a range of teas and coffees</w:t>
              </w:r>
            </w:sdtContent>
          </w:sdt>
          <w:r w:rsidR="005C4B3E">
            <w:fldChar w:fldCharType="end"/>
          </w:r>
        </w:p>
      </w:tc>
      <w:tc>
        <w:tcPr>
          <w:tcW w:w="4144" w:type="dxa"/>
          <w:vAlign w:val="center"/>
        </w:tcPr>
        <w:p w:rsidR="00FB4200" w:rsidRPr="00577D3A" w:rsidRDefault="00FB4200" w:rsidP="00577D3A">
          <w:pPr>
            <w:pStyle w:val="Header-Left"/>
          </w:pPr>
        </w:p>
      </w:tc>
    </w:tr>
  </w:tbl>
  <w:p w:rsidR="00FB4200" w:rsidRDefault="00FB420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4966"/>
    </w:tblGrid>
    <w:tr w:rsidR="00FB4200" w:rsidRPr="00577D3A" w:rsidTr="002F4F4F">
      <w:trPr>
        <w:trHeight w:val="550"/>
      </w:trPr>
      <w:tc>
        <w:tcPr>
          <w:tcW w:w="4219" w:type="dxa"/>
        </w:tcPr>
        <w:p w:rsidR="00FB4200" w:rsidRPr="00577D3A" w:rsidRDefault="00FB4200" w:rsidP="00577D3A">
          <w:pPr>
            <w:pStyle w:val="Header-Right"/>
          </w:pPr>
        </w:p>
      </w:tc>
      <w:tc>
        <w:tcPr>
          <w:tcW w:w="5103" w:type="dxa"/>
          <w:shd w:val="clear" w:color="auto" w:fill="E36C0A" w:themeFill="accent6" w:themeFillShade="BF"/>
          <w:vAlign w:val="center"/>
        </w:tcPr>
        <w:p w:rsidR="00FB4200" w:rsidRPr="00577D3A" w:rsidRDefault="00FB4200" w:rsidP="00326643">
          <w:pPr>
            <w:pStyle w:val="Header-Right"/>
          </w:pPr>
          <w:r w:rsidRPr="00BB41F2">
            <w:t>Element</w:t>
          </w:r>
          <w:r w:rsidRPr="00843B15">
            <w:t xml:space="preserve"> 1: </w:t>
          </w:r>
          <w:r w:rsidR="000F7A70">
            <w:fldChar w:fldCharType="begin"/>
          </w:r>
          <w:r>
            <w:instrText xml:space="preserve"> REF  Element1 </w:instrText>
          </w:r>
          <w:r w:rsidR="000F7A70">
            <w:fldChar w:fldCharType="separate"/>
          </w:r>
          <w:sdt>
            <w:sdtPr>
              <w:alias w:val="Element 1"/>
              <w:tag w:val="Element 1"/>
              <w:id w:val="224504"/>
              <w:lock w:val="sdtLocked"/>
            </w:sdtPr>
            <w:sdtEndPr/>
            <w:sdtContent>
              <w:r w:rsidRPr="00DB405C">
                <w:t>Prepare and serve a range of teas and coffees</w:t>
              </w:r>
            </w:sdtContent>
          </w:sdt>
          <w:r w:rsidR="000F7A70">
            <w:fldChar w:fldCharType="end"/>
          </w:r>
        </w:p>
      </w:tc>
    </w:tr>
  </w:tbl>
  <w:p w:rsidR="00FB4200" w:rsidRDefault="00FB420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72"/>
      <w:gridCol w:w="5400"/>
    </w:tblGrid>
    <w:tr w:rsidR="00FB4200" w:rsidRPr="00577D3A" w:rsidTr="002F4F4F">
      <w:trPr>
        <w:trHeight w:val="550"/>
      </w:trPr>
      <w:tc>
        <w:tcPr>
          <w:tcW w:w="3686" w:type="dxa"/>
          <w:shd w:val="clear" w:color="auto" w:fill="E36C0A" w:themeFill="accent6" w:themeFillShade="BF"/>
          <w:vAlign w:val="center"/>
        </w:tcPr>
        <w:p w:rsidR="00FB4200" w:rsidRPr="00577D3A" w:rsidRDefault="00FB4200" w:rsidP="00326643">
          <w:pPr>
            <w:pStyle w:val="Header-Left"/>
          </w:pPr>
          <w:r w:rsidRPr="00843B15">
            <w:t xml:space="preserve">Element 2: </w:t>
          </w:r>
          <w:r w:rsidR="005C4B3E">
            <w:fldChar w:fldCharType="begin"/>
          </w:r>
          <w:r w:rsidR="005C4B3E">
            <w:instrText xml:space="preserve"> REF  Elemen</w:instrText>
          </w:r>
          <w:r w:rsidR="005C4B3E">
            <w:instrText xml:space="preserve">t2  \* MERGEFORMAT </w:instrText>
          </w:r>
          <w:r w:rsidR="005C4B3E">
            <w:fldChar w:fldCharType="separate"/>
          </w:r>
          <w:sdt>
            <w:sdtPr>
              <w:alias w:val="Element 2"/>
              <w:tag w:val="Element 2"/>
              <w:id w:val="224506"/>
              <w:lock w:val="sdtLocked"/>
            </w:sdtPr>
            <w:sdtEndPr/>
            <w:sdtContent>
              <w:r w:rsidRPr="00DB405C">
                <w:t>Prepare and serve cold drinks</w:t>
              </w:r>
            </w:sdtContent>
          </w:sdt>
          <w:r w:rsidR="005C4B3E">
            <w:fldChar w:fldCharType="end"/>
          </w:r>
        </w:p>
      </w:tc>
      <w:tc>
        <w:tcPr>
          <w:tcW w:w="5420" w:type="dxa"/>
          <w:vAlign w:val="center"/>
        </w:tcPr>
        <w:p w:rsidR="00FB4200" w:rsidRPr="00577D3A" w:rsidRDefault="00FB4200" w:rsidP="00577D3A">
          <w:pPr>
            <w:pStyle w:val="Header-Left"/>
          </w:pPr>
        </w:p>
      </w:tc>
    </w:tr>
  </w:tbl>
  <w:p w:rsidR="00FB4200" w:rsidRDefault="00FB420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29"/>
      <w:gridCol w:w="3643"/>
    </w:tblGrid>
    <w:tr w:rsidR="00FB4200" w:rsidRPr="00577D3A" w:rsidTr="002F4F4F">
      <w:trPr>
        <w:trHeight w:val="550"/>
      </w:trPr>
      <w:tc>
        <w:tcPr>
          <w:tcW w:w="5495" w:type="dxa"/>
        </w:tcPr>
        <w:p w:rsidR="00FB4200" w:rsidRPr="00577D3A" w:rsidRDefault="00FB4200" w:rsidP="00577D3A">
          <w:pPr>
            <w:pStyle w:val="Header-Right"/>
          </w:pPr>
        </w:p>
      </w:tc>
      <w:tc>
        <w:tcPr>
          <w:tcW w:w="3686" w:type="dxa"/>
          <w:shd w:val="clear" w:color="auto" w:fill="E36C0A" w:themeFill="accent6" w:themeFillShade="BF"/>
          <w:vAlign w:val="center"/>
        </w:tcPr>
        <w:p w:rsidR="00FB4200" w:rsidRPr="00577D3A" w:rsidRDefault="00FB4200" w:rsidP="00326643">
          <w:pPr>
            <w:pStyle w:val="Header-Right"/>
          </w:pPr>
          <w:r w:rsidRPr="00843B15">
            <w:t xml:space="preserve">Element 2: </w:t>
          </w:r>
          <w:r w:rsidR="000F7A70">
            <w:fldChar w:fldCharType="begin"/>
          </w:r>
          <w:r>
            <w:instrText xml:space="preserve"> REF  Element2 </w:instrText>
          </w:r>
          <w:r w:rsidR="000F7A70">
            <w:fldChar w:fldCharType="separate"/>
          </w:r>
          <w:sdt>
            <w:sdtPr>
              <w:alias w:val="Element 2"/>
              <w:tag w:val="Element 2"/>
              <w:id w:val="224508"/>
              <w:lock w:val="sdtLocked"/>
            </w:sdtPr>
            <w:sdtEndPr/>
            <w:sdtContent>
              <w:r w:rsidRPr="00DB405C">
                <w:t>Prepare and serve cold drinks</w:t>
              </w:r>
            </w:sdtContent>
          </w:sdt>
          <w:r w:rsidR="000F7A70">
            <w:fldChar w:fldCharType="end"/>
          </w:r>
        </w:p>
      </w:tc>
    </w:tr>
  </w:tbl>
  <w:p w:rsidR="00FB4200" w:rsidRDefault="00FB420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229"/>
      <w:gridCol w:w="1843"/>
    </w:tblGrid>
    <w:tr w:rsidR="00FB4200" w:rsidRPr="00577D3A" w:rsidTr="002F4F4F">
      <w:trPr>
        <w:trHeight w:val="550"/>
      </w:trPr>
      <w:tc>
        <w:tcPr>
          <w:tcW w:w="7371" w:type="dxa"/>
          <w:shd w:val="clear" w:color="auto" w:fill="E36C0A" w:themeFill="accent6" w:themeFillShade="BF"/>
          <w:vAlign w:val="center"/>
        </w:tcPr>
        <w:p w:rsidR="00FB4200" w:rsidRPr="00577D3A" w:rsidRDefault="00FB4200" w:rsidP="00C84946">
          <w:pPr>
            <w:pStyle w:val="Header-Left"/>
          </w:pPr>
          <w:r>
            <w:t>Element 3</w:t>
          </w:r>
          <w:r w:rsidRPr="00843B15">
            <w:t xml:space="preserve">: </w:t>
          </w:r>
          <w:r w:rsidR="005C4B3E">
            <w:fldChar w:fldCharType="begin"/>
          </w:r>
          <w:r w:rsidR="005C4B3E">
            <w:instrText xml:space="preserve"> REF  Element3  \* MERGEFORMAT </w:instrText>
          </w:r>
          <w:r w:rsidR="005C4B3E">
            <w:fldChar w:fldCharType="separate"/>
          </w:r>
          <w:sdt>
            <w:sdtPr>
              <w:alias w:val="Element 3"/>
              <w:tag w:val="Element 3"/>
              <w:id w:val="224510"/>
              <w:lock w:val="sdtLocked"/>
            </w:sdtPr>
            <w:sdtEndPr/>
            <w:sdtContent>
              <w:r w:rsidRPr="00E76978">
                <w:t>Use, clean and maintain equipment and machinery for non-alcoholic drinks</w:t>
              </w:r>
              <w:r>
                <w:t xml:space="preserve"> </w:t>
              </w:r>
            </w:sdtContent>
          </w:sdt>
          <w:r w:rsidR="005C4B3E">
            <w:fldChar w:fldCharType="end"/>
          </w:r>
        </w:p>
      </w:tc>
      <w:tc>
        <w:tcPr>
          <w:tcW w:w="1876" w:type="dxa"/>
          <w:vAlign w:val="center"/>
        </w:tcPr>
        <w:p w:rsidR="00FB4200" w:rsidRPr="00577D3A" w:rsidRDefault="00FB4200" w:rsidP="00577D3A">
          <w:pPr>
            <w:pStyle w:val="Header-Left"/>
          </w:pPr>
        </w:p>
      </w:tc>
    </w:tr>
  </w:tbl>
  <w:p w:rsidR="00FB4200" w:rsidRDefault="00FB420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9"/>
      <w:gridCol w:w="7283"/>
    </w:tblGrid>
    <w:tr w:rsidR="00FB4200" w:rsidRPr="00577D3A" w:rsidTr="002F4F4F">
      <w:trPr>
        <w:trHeight w:val="550"/>
      </w:trPr>
      <w:tc>
        <w:tcPr>
          <w:tcW w:w="1809" w:type="dxa"/>
        </w:tcPr>
        <w:p w:rsidR="00FB4200" w:rsidRPr="00577D3A" w:rsidRDefault="00FB4200" w:rsidP="00577D3A">
          <w:pPr>
            <w:pStyle w:val="Header-Right"/>
          </w:pPr>
        </w:p>
      </w:tc>
      <w:tc>
        <w:tcPr>
          <w:tcW w:w="7371" w:type="dxa"/>
          <w:shd w:val="clear" w:color="auto" w:fill="E36C0A" w:themeFill="accent6" w:themeFillShade="BF"/>
          <w:vAlign w:val="center"/>
        </w:tcPr>
        <w:p w:rsidR="00FB4200" w:rsidRPr="00577D3A" w:rsidRDefault="00FB4200" w:rsidP="00C84946">
          <w:pPr>
            <w:pStyle w:val="Header-Right"/>
          </w:pPr>
          <w:r>
            <w:t>Element 3</w:t>
          </w:r>
          <w:r w:rsidRPr="00843B15">
            <w:t xml:space="preserve">: </w:t>
          </w:r>
          <w:r w:rsidR="000F7A70">
            <w:fldChar w:fldCharType="begin"/>
          </w:r>
          <w:r>
            <w:instrText xml:space="preserve"> REF  Element3 </w:instrText>
          </w:r>
          <w:r w:rsidR="000F7A70">
            <w:fldChar w:fldCharType="separate"/>
          </w:r>
          <w:sdt>
            <w:sdtPr>
              <w:alias w:val="Element 3"/>
              <w:tag w:val="Element 3"/>
              <w:id w:val="224512"/>
              <w:lock w:val="sdtLocked"/>
            </w:sdtPr>
            <w:sdtEndPr/>
            <w:sdtContent>
              <w:r w:rsidRPr="00E76978">
                <w:t>Use, clean and maintain equipment and machinery for non-alcoholic drinks</w:t>
              </w:r>
              <w:r>
                <w:t xml:space="preserve"> </w:t>
              </w:r>
            </w:sdtContent>
          </w:sdt>
          <w:r w:rsidR="000F7A70">
            <w:fldChar w:fldCharType="end"/>
          </w:r>
        </w:p>
      </w:tc>
    </w:tr>
  </w:tbl>
  <w:p w:rsidR="00FB4200" w:rsidRDefault="00FB420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82"/>
      <w:gridCol w:w="6190"/>
    </w:tblGrid>
    <w:tr w:rsidR="00FB4200" w:rsidRPr="00577D3A" w:rsidTr="00A13A60">
      <w:trPr>
        <w:trHeight w:val="550"/>
      </w:trPr>
      <w:tc>
        <w:tcPr>
          <w:tcW w:w="2808" w:type="dxa"/>
          <w:shd w:val="clear" w:color="auto" w:fill="E36C0A" w:themeFill="accent6" w:themeFillShade="BF"/>
          <w:vAlign w:val="center"/>
        </w:tcPr>
        <w:p w:rsidR="00FB4200" w:rsidRPr="00577D3A" w:rsidRDefault="00FB4200" w:rsidP="00065DAF">
          <w:pPr>
            <w:pStyle w:val="Header-Left"/>
            <w:jc w:val="center"/>
          </w:pPr>
          <w:r>
            <w:t>Presentation of written work</w:t>
          </w:r>
        </w:p>
      </w:tc>
      <w:tc>
        <w:tcPr>
          <w:tcW w:w="6031" w:type="dxa"/>
          <w:vAlign w:val="center"/>
        </w:tcPr>
        <w:p w:rsidR="00FB4200" w:rsidRPr="00577D3A" w:rsidRDefault="00FB4200" w:rsidP="00577D3A">
          <w:pPr>
            <w:pStyle w:val="Header-Left"/>
          </w:pPr>
        </w:p>
      </w:tc>
    </w:tr>
  </w:tbl>
  <w:p w:rsidR="00FB4200" w:rsidRDefault="00FB420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FB4200" w:rsidRPr="00577D3A" w:rsidTr="00A13A60">
      <w:trPr>
        <w:trHeight w:val="550"/>
      </w:trPr>
      <w:tc>
        <w:tcPr>
          <w:tcW w:w="6228" w:type="dxa"/>
        </w:tcPr>
        <w:p w:rsidR="00FB4200" w:rsidRPr="00577D3A" w:rsidRDefault="00FB4200" w:rsidP="00577D3A">
          <w:pPr>
            <w:pStyle w:val="Header-Right"/>
          </w:pPr>
        </w:p>
      </w:tc>
      <w:tc>
        <w:tcPr>
          <w:tcW w:w="2753" w:type="dxa"/>
          <w:shd w:val="clear" w:color="auto" w:fill="E36C0A" w:themeFill="accent6" w:themeFillShade="BF"/>
          <w:vAlign w:val="center"/>
        </w:tcPr>
        <w:p w:rsidR="00FB4200" w:rsidRPr="00577D3A" w:rsidRDefault="00FB4200" w:rsidP="00065DAF">
          <w:pPr>
            <w:pStyle w:val="Header-Right"/>
            <w:jc w:val="center"/>
          </w:pPr>
          <w:r>
            <w:t>Presentation of written work</w:t>
          </w:r>
        </w:p>
      </w:tc>
    </w:tr>
  </w:tbl>
  <w:p w:rsidR="00FB4200" w:rsidRDefault="00FB420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FB4200" w:rsidRPr="00577D3A" w:rsidTr="00A13A60">
      <w:trPr>
        <w:trHeight w:val="550"/>
      </w:trPr>
      <w:tc>
        <w:tcPr>
          <w:tcW w:w="2235" w:type="dxa"/>
          <w:shd w:val="clear" w:color="auto" w:fill="E36C0A" w:themeFill="accent6" w:themeFillShade="BF"/>
          <w:vAlign w:val="center"/>
        </w:tcPr>
        <w:p w:rsidR="00FB4200" w:rsidRPr="00577D3A" w:rsidRDefault="00FB4200" w:rsidP="00A457C8">
          <w:pPr>
            <w:pStyle w:val="Header-Left"/>
          </w:pPr>
          <w:r w:rsidRPr="00A457C8">
            <w:t>Recommended</w:t>
          </w:r>
          <w:r>
            <w:t xml:space="preserve"> reading</w:t>
          </w:r>
        </w:p>
      </w:tc>
      <w:tc>
        <w:tcPr>
          <w:tcW w:w="6604" w:type="dxa"/>
          <w:vAlign w:val="center"/>
        </w:tcPr>
        <w:p w:rsidR="00FB4200" w:rsidRPr="00577D3A" w:rsidRDefault="00FB4200" w:rsidP="00577D3A">
          <w:pPr>
            <w:pStyle w:val="Header-Left"/>
          </w:pPr>
        </w:p>
      </w:tc>
    </w:tr>
  </w:tbl>
  <w:p w:rsidR="00FB4200" w:rsidRDefault="00FB420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FB4200" w:rsidRPr="00577D3A" w:rsidTr="00A13A60">
      <w:trPr>
        <w:trHeight w:val="550"/>
      </w:trPr>
      <w:tc>
        <w:tcPr>
          <w:tcW w:w="6771" w:type="dxa"/>
        </w:tcPr>
        <w:p w:rsidR="00FB4200" w:rsidRPr="00577D3A" w:rsidRDefault="00FB4200" w:rsidP="00577D3A">
          <w:pPr>
            <w:pStyle w:val="Header-Right"/>
          </w:pPr>
        </w:p>
      </w:tc>
      <w:tc>
        <w:tcPr>
          <w:tcW w:w="2210" w:type="dxa"/>
          <w:shd w:val="clear" w:color="auto" w:fill="E36C0A" w:themeFill="accent6" w:themeFillShade="BF"/>
          <w:vAlign w:val="center"/>
        </w:tcPr>
        <w:p w:rsidR="00FB4200" w:rsidRPr="00577D3A" w:rsidRDefault="00FB4200" w:rsidP="00A457C8">
          <w:pPr>
            <w:pStyle w:val="Header-Right"/>
          </w:pPr>
          <w:r w:rsidRPr="00A457C8">
            <w:t>Recommended</w:t>
          </w:r>
          <w:r>
            <w:t xml:space="preserve"> reading</w:t>
          </w:r>
        </w:p>
      </w:tc>
    </w:tr>
  </w:tbl>
  <w:p w:rsidR="00FB4200" w:rsidRDefault="00FB420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FB4200" w:rsidRPr="00577D3A" w:rsidTr="00A13A60">
      <w:trPr>
        <w:trHeight w:val="550"/>
      </w:trPr>
      <w:tc>
        <w:tcPr>
          <w:tcW w:w="2358" w:type="dxa"/>
          <w:shd w:val="clear" w:color="auto" w:fill="E36C0A" w:themeFill="accent6" w:themeFillShade="BF"/>
          <w:vAlign w:val="center"/>
        </w:tcPr>
        <w:p w:rsidR="00FB4200" w:rsidRPr="00577D3A" w:rsidRDefault="00FB4200" w:rsidP="00A457C8">
          <w:pPr>
            <w:pStyle w:val="Header-Left"/>
          </w:pPr>
          <w:r>
            <w:t>Trainee evaluation sheet</w:t>
          </w:r>
        </w:p>
      </w:tc>
      <w:tc>
        <w:tcPr>
          <w:tcW w:w="6481" w:type="dxa"/>
          <w:vAlign w:val="center"/>
        </w:tcPr>
        <w:p w:rsidR="00FB4200" w:rsidRPr="00577D3A" w:rsidRDefault="00FB4200" w:rsidP="00577D3A">
          <w:pPr>
            <w:pStyle w:val="Header-Left"/>
          </w:pPr>
        </w:p>
      </w:tc>
    </w:tr>
  </w:tbl>
  <w:p w:rsidR="00FB4200" w:rsidRDefault="00FB420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FB4200" w:rsidRPr="00577D3A" w:rsidTr="00A13A60">
      <w:trPr>
        <w:trHeight w:val="550"/>
      </w:trPr>
      <w:tc>
        <w:tcPr>
          <w:tcW w:w="6588" w:type="dxa"/>
        </w:tcPr>
        <w:p w:rsidR="00FB4200" w:rsidRPr="00577D3A" w:rsidRDefault="00FB4200" w:rsidP="00577D3A">
          <w:pPr>
            <w:pStyle w:val="Header-Right"/>
          </w:pPr>
        </w:p>
      </w:tc>
      <w:tc>
        <w:tcPr>
          <w:tcW w:w="2393" w:type="dxa"/>
          <w:shd w:val="clear" w:color="auto" w:fill="E36C0A" w:themeFill="accent6" w:themeFillShade="BF"/>
          <w:vAlign w:val="center"/>
        </w:tcPr>
        <w:p w:rsidR="00FB4200" w:rsidRPr="00577D3A" w:rsidRDefault="00FB4200" w:rsidP="00A457C8">
          <w:pPr>
            <w:pStyle w:val="Header-Right"/>
          </w:pPr>
          <w:r>
            <w:t xml:space="preserve">Trainee </w:t>
          </w:r>
          <w:r w:rsidRPr="00A457C8">
            <w:t>evaluation</w:t>
          </w:r>
          <w:r>
            <w:t xml:space="preserve"> sheet</w:t>
          </w:r>
        </w:p>
      </w:tc>
    </w:tr>
  </w:tbl>
  <w:p w:rsidR="00FB4200" w:rsidRDefault="00FB420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FB4200" w:rsidRPr="00577D3A" w:rsidTr="00FB4200">
      <w:trPr>
        <w:trHeight w:val="550"/>
      </w:trPr>
      <w:tc>
        <w:tcPr>
          <w:tcW w:w="3119" w:type="dxa"/>
          <w:shd w:val="clear" w:color="auto" w:fill="E36C0A" w:themeFill="accent6" w:themeFillShade="BF"/>
          <w:vAlign w:val="center"/>
        </w:tcPr>
        <w:p w:rsidR="00FB4200" w:rsidRPr="00577D3A" w:rsidRDefault="00FB4200" w:rsidP="00FB4200">
          <w:pPr>
            <w:pStyle w:val="Header-Left"/>
          </w:pPr>
          <w:r w:rsidRPr="00EB092C">
            <w:t>Trainee self-assessment checklist</w:t>
          </w:r>
        </w:p>
      </w:tc>
      <w:tc>
        <w:tcPr>
          <w:tcW w:w="5987" w:type="dxa"/>
          <w:vAlign w:val="center"/>
        </w:tcPr>
        <w:p w:rsidR="00FB4200" w:rsidRPr="00577D3A" w:rsidRDefault="00FB4200" w:rsidP="00FB4200">
          <w:pPr>
            <w:pStyle w:val="Header-Left"/>
          </w:pPr>
        </w:p>
      </w:tc>
    </w:tr>
  </w:tbl>
  <w:p w:rsidR="00FB4200" w:rsidRDefault="00FB420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FB4200" w:rsidRPr="00577D3A" w:rsidTr="00FB4200">
      <w:trPr>
        <w:trHeight w:val="550"/>
      </w:trPr>
      <w:tc>
        <w:tcPr>
          <w:tcW w:w="5778" w:type="dxa"/>
        </w:tcPr>
        <w:p w:rsidR="00FB4200" w:rsidRPr="00577D3A" w:rsidRDefault="00FB4200" w:rsidP="00FB4200">
          <w:pPr>
            <w:pStyle w:val="Header-Right"/>
          </w:pPr>
        </w:p>
      </w:tc>
      <w:tc>
        <w:tcPr>
          <w:tcW w:w="3119" w:type="dxa"/>
          <w:shd w:val="clear" w:color="auto" w:fill="E36C0A" w:themeFill="accent6" w:themeFillShade="BF"/>
          <w:vAlign w:val="center"/>
        </w:tcPr>
        <w:p w:rsidR="00FB4200" w:rsidRPr="00577D3A" w:rsidRDefault="00FB4200" w:rsidP="00FB4200">
          <w:pPr>
            <w:pStyle w:val="Header-Right"/>
          </w:pPr>
          <w:r w:rsidRPr="00EB092C">
            <w:t>Trainee self-assessment checklist</w:t>
          </w:r>
        </w:p>
      </w:tc>
    </w:tr>
  </w:tbl>
  <w:p w:rsidR="00FB4200" w:rsidRDefault="00FB420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Default="00FB420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200" w:rsidRDefault="00FB42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5DE149C"/>
    <w:multiLevelType w:val="hybridMultilevel"/>
    <w:tmpl w:val="9200A39E"/>
    <w:lvl w:ilvl="0" w:tplc="0C090003">
      <w:start w:val="1"/>
      <w:numFmt w:val="bullet"/>
      <w:lvlText w:val="o"/>
      <w:lvlJc w:val="left"/>
      <w:pPr>
        <w:tabs>
          <w:tab w:val="num" w:pos="1440"/>
        </w:tabs>
        <w:ind w:left="1440" w:hanging="360"/>
      </w:pPr>
      <w:rPr>
        <w:rFonts w:ascii="Courier New" w:hAnsi="Courier New" w:cs="Courier New"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4F45E69"/>
    <w:multiLevelType w:val="hybridMultilevel"/>
    <w:tmpl w:val="868E90AE"/>
    <w:lvl w:ilvl="0" w:tplc="766A621E">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7">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8">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
    <w:nsid w:val="71CE3CDF"/>
    <w:multiLevelType w:val="hybridMultilevel"/>
    <w:tmpl w:val="CD0280FC"/>
    <w:lvl w:ilvl="0" w:tplc="E1446A34">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79062D19"/>
    <w:multiLevelType w:val="hybridMultilevel"/>
    <w:tmpl w:val="B22CEBB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7"/>
  </w:num>
  <w:num w:numId="4">
    <w:abstractNumId w:val="10"/>
  </w:num>
  <w:num w:numId="5">
    <w:abstractNumId w:val="9"/>
  </w:num>
  <w:num w:numId="6">
    <w:abstractNumId w:val="6"/>
  </w:num>
  <w:num w:numId="7">
    <w:abstractNumId w:val="1"/>
  </w:num>
  <w:num w:numId="8">
    <w:abstractNumId w:val="8"/>
  </w:num>
  <w:num w:numId="9">
    <w:abstractNumId w:val="12"/>
  </w:num>
  <w:num w:numId="10">
    <w:abstractNumId w:val="2"/>
  </w:num>
  <w:num w:numId="11">
    <w:abstractNumId w:val="4"/>
  </w:num>
  <w:num w:numId="12">
    <w:abstractNumId w:val="10"/>
  </w:num>
  <w:num w:numId="13">
    <w:abstractNumId w:val="10"/>
  </w:num>
  <w:num w:numId="14">
    <w:abstractNumId w:val="10"/>
  </w:num>
  <w:num w:numId="15">
    <w:abstractNumId w:val="5"/>
  </w:num>
  <w:num w:numId="16">
    <w:abstractNumId w:val="10"/>
  </w:num>
  <w:num w:numId="17">
    <w:abstractNumId w:val="10"/>
  </w:num>
  <w:num w:numId="18">
    <w:abstractNumId w:val="10"/>
  </w:num>
  <w:num w:numId="19">
    <w:abstractNumId w:val="10"/>
  </w:num>
  <w:num w:numId="20">
    <w:abstractNumId w:val="10"/>
  </w:num>
  <w:num w:numId="21">
    <w:abstractNumId w:val="11"/>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19489">
      <o:colormenu v:ext="edit" fillcolor="none [2109]"/>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D00"/>
    <w:rsid w:val="00002BD4"/>
    <w:rsid w:val="00003E4F"/>
    <w:rsid w:val="00004BD3"/>
    <w:rsid w:val="00010D4B"/>
    <w:rsid w:val="000125F6"/>
    <w:rsid w:val="000159B4"/>
    <w:rsid w:val="00017D9E"/>
    <w:rsid w:val="00030530"/>
    <w:rsid w:val="00030A77"/>
    <w:rsid w:val="00030D2E"/>
    <w:rsid w:val="00032549"/>
    <w:rsid w:val="000337AD"/>
    <w:rsid w:val="00041AA7"/>
    <w:rsid w:val="00042DE3"/>
    <w:rsid w:val="00045458"/>
    <w:rsid w:val="00046376"/>
    <w:rsid w:val="00052A7C"/>
    <w:rsid w:val="000553AD"/>
    <w:rsid w:val="00065DAF"/>
    <w:rsid w:val="00067D31"/>
    <w:rsid w:val="00077251"/>
    <w:rsid w:val="00087D6D"/>
    <w:rsid w:val="00096045"/>
    <w:rsid w:val="000A0568"/>
    <w:rsid w:val="000A4586"/>
    <w:rsid w:val="000A522C"/>
    <w:rsid w:val="000B1B2C"/>
    <w:rsid w:val="000B3BB8"/>
    <w:rsid w:val="000B508C"/>
    <w:rsid w:val="000B5DB9"/>
    <w:rsid w:val="000B6A8D"/>
    <w:rsid w:val="000C0213"/>
    <w:rsid w:val="000C036E"/>
    <w:rsid w:val="000C0FA5"/>
    <w:rsid w:val="000C2C7C"/>
    <w:rsid w:val="000D3AC8"/>
    <w:rsid w:val="000D3B99"/>
    <w:rsid w:val="000D3BE1"/>
    <w:rsid w:val="000E1190"/>
    <w:rsid w:val="000E2BE0"/>
    <w:rsid w:val="000E4370"/>
    <w:rsid w:val="000F215A"/>
    <w:rsid w:val="000F345B"/>
    <w:rsid w:val="000F53B0"/>
    <w:rsid w:val="000F7A70"/>
    <w:rsid w:val="00100E3A"/>
    <w:rsid w:val="0010206B"/>
    <w:rsid w:val="00104331"/>
    <w:rsid w:val="00106EF8"/>
    <w:rsid w:val="001118B6"/>
    <w:rsid w:val="00112BEC"/>
    <w:rsid w:val="00115464"/>
    <w:rsid w:val="001161A0"/>
    <w:rsid w:val="00120321"/>
    <w:rsid w:val="00123DAD"/>
    <w:rsid w:val="001320FF"/>
    <w:rsid w:val="00133460"/>
    <w:rsid w:val="00133D39"/>
    <w:rsid w:val="00144BB3"/>
    <w:rsid w:val="00153759"/>
    <w:rsid w:val="00164DE5"/>
    <w:rsid w:val="00166FA5"/>
    <w:rsid w:val="001727B2"/>
    <w:rsid w:val="00174E61"/>
    <w:rsid w:val="001813B7"/>
    <w:rsid w:val="001841CB"/>
    <w:rsid w:val="001855B3"/>
    <w:rsid w:val="0018699A"/>
    <w:rsid w:val="00193870"/>
    <w:rsid w:val="00194B42"/>
    <w:rsid w:val="00195B19"/>
    <w:rsid w:val="001A28D3"/>
    <w:rsid w:val="001A369D"/>
    <w:rsid w:val="001A38AA"/>
    <w:rsid w:val="001A6B60"/>
    <w:rsid w:val="001B07A1"/>
    <w:rsid w:val="001B352A"/>
    <w:rsid w:val="001B52CF"/>
    <w:rsid w:val="001C75A9"/>
    <w:rsid w:val="001D62D5"/>
    <w:rsid w:val="001E0588"/>
    <w:rsid w:val="001E2877"/>
    <w:rsid w:val="001E4198"/>
    <w:rsid w:val="001E47E6"/>
    <w:rsid w:val="001E6BF7"/>
    <w:rsid w:val="001F05CE"/>
    <w:rsid w:val="001F0A3B"/>
    <w:rsid w:val="001F418F"/>
    <w:rsid w:val="001F4661"/>
    <w:rsid w:val="001F501A"/>
    <w:rsid w:val="001F7225"/>
    <w:rsid w:val="002020D1"/>
    <w:rsid w:val="00203ED9"/>
    <w:rsid w:val="00207E0B"/>
    <w:rsid w:val="002100A0"/>
    <w:rsid w:val="0021401A"/>
    <w:rsid w:val="00216EE6"/>
    <w:rsid w:val="0022088B"/>
    <w:rsid w:val="00220E55"/>
    <w:rsid w:val="002259F7"/>
    <w:rsid w:val="002307B9"/>
    <w:rsid w:val="0023260F"/>
    <w:rsid w:val="00233923"/>
    <w:rsid w:val="00234016"/>
    <w:rsid w:val="00236FD3"/>
    <w:rsid w:val="0023722E"/>
    <w:rsid w:val="00240C9F"/>
    <w:rsid w:val="00244873"/>
    <w:rsid w:val="00244A2A"/>
    <w:rsid w:val="002464FC"/>
    <w:rsid w:val="00247C22"/>
    <w:rsid w:val="00251A58"/>
    <w:rsid w:val="00272857"/>
    <w:rsid w:val="002748BE"/>
    <w:rsid w:val="00274D48"/>
    <w:rsid w:val="002806C1"/>
    <w:rsid w:val="00281A1C"/>
    <w:rsid w:val="002821F9"/>
    <w:rsid w:val="00283FA2"/>
    <w:rsid w:val="002842CD"/>
    <w:rsid w:val="00287762"/>
    <w:rsid w:val="00287ABF"/>
    <w:rsid w:val="00291255"/>
    <w:rsid w:val="002913FC"/>
    <w:rsid w:val="00291517"/>
    <w:rsid w:val="00292B74"/>
    <w:rsid w:val="00292CA1"/>
    <w:rsid w:val="00293ADD"/>
    <w:rsid w:val="00294BD5"/>
    <w:rsid w:val="00295FC7"/>
    <w:rsid w:val="002962FE"/>
    <w:rsid w:val="0029735A"/>
    <w:rsid w:val="00297D1F"/>
    <w:rsid w:val="002A3161"/>
    <w:rsid w:val="002A61F7"/>
    <w:rsid w:val="002A7798"/>
    <w:rsid w:val="002B0269"/>
    <w:rsid w:val="002B39F1"/>
    <w:rsid w:val="002B65C8"/>
    <w:rsid w:val="002C11D0"/>
    <w:rsid w:val="002C4DE5"/>
    <w:rsid w:val="002C661B"/>
    <w:rsid w:val="002C6A95"/>
    <w:rsid w:val="002D0D0E"/>
    <w:rsid w:val="002D658D"/>
    <w:rsid w:val="002E2DA0"/>
    <w:rsid w:val="002E70C3"/>
    <w:rsid w:val="002F4F4F"/>
    <w:rsid w:val="002F64B6"/>
    <w:rsid w:val="002F7B39"/>
    <w:rsid w:val="00304ACB"/>
    <w:rsid w:val="00305692"/>
    <w:rsid w:val="00305E00"/>
    <w:rsid w:val="003168C9"/>
    <w:rsid w:val="00316DC0"/>
    <w:rsid w:val="00317199"/>
    <w:rsid w:val="003239D8"/>
    <w:rsid w:val="0032636B"/>
    <w:rsid w:val="00326643"/>
    <w:rsid w:val="0032748A"/>
    <w:rsid w:val="003320E8"/>
    <w:rsid w:val="003342B4"/>
    <w:rsid w:val="00335654"/>
    <w:rsid w:val="0033630B"/>
    <w:rsid w:val="00340AEE"/>
    <w:rsid w:val="00343F30"/>
    <w:rsid w:val="00344E07"/>
    <w:rsid w:val="0034600D"/>
    <w:rsid w:val="003513D0"/>
    <w:rsid w:val="0035141C"/>
    <w:rsid w:val="003526F3"/>
    <w:rsid w:val="00352874"/>
    <w:rsid w:val="00355232"/>
    <w:rsid w:val="003578C2"/>
    <w:rsid w:val="00361FA3"/>
    <w:rsid w:val="00362CBD"/>
    <w:rsid w:val="00366BD6"/>
    <w:rsid w:val="00370F34"/>
    <w:rsid w:val="00372091"/>
    <w:rsid w:val="0037657A"/>
    <w:rsid w:val="00376D15"/>
    <w:rsid w:val="00377F9A"/>
    <w:rsid w:val="00381BE8"/>
    <w:rsid w:val="00382120"/>
    <w:rsid w:val="00383063"/>
    <w:rsid w:val="00386E45"/>
    <w:rsid w:val="0039693A"/>
    <w:rsid w:val="003A442D"/>
    <w:rsid w:val="003A4A52"/>
    <w:rsid w:val="003A643E"/>
    <w:rsid w:val="003B1C36"/>
    <w:rsid w:val="003B295D"/>
    <w:rsid w:val="003B33B6"/>
    <w:rsid w:val="003C07D4"/>
    <w:rsid w:val="003C127F"/>
    <w:rsid w:val="003C276F"/>
    <w:rsid w:val="003C45BC"/>
    <w:rsid w:val="003C55D2"/>
    <w:rsid w:val="003C5B47"/>
    <w:rsid w:val="003C7D19"/>
    <w:rsid w:val="003E2F26"/>
    <w:rsid w:val="003E5F84"/>
    <w:rsid w:val="003F504C"/>
    <w:rsid w:val="003F505D"/>
    <w:rsid w:val="00401B01"/>
    <w:rsid w:val="004108E4"/>
    <w:rsid w:val="0041407E"/>
    <w:rsid w:val="004165FE"/>
    <w:rsid w:val="00417FEB"/>
    <w:rsid w:val="004228F9"/>
    <w:rsid w:val="004242BA"/>
    <w:rsid w:val="004252A5"/>
    <w:rsid w:val="004256EB"/>
    <w:rsid w:val="00430F75"/>
    <w:rsid w:val="004340D2"/>
    <w:rsid w:val="004357C7"/>
    <w:rsid w:val="00436C2E"/>
    <w:rsid w:val="00436D2F"/>
    <w:rsid w:val="0044078E"/>
    <w:rsid w:val="00444839"/>
    <w:rsid w:val="004512C7"/>
    <w:rsid w:val="00453D77"/>
    <w:rsid w:val="004577EF"/>
    <w:rsid w:val="00464050"/>
    <w:rsid w:val="00465A88"/>
    <w:rsid w:val="0046605B"/>
    <w:rsid w:val="00470BCA"/>
    <w:rsid w:val="004736BB"/>
    <w:rsid w:val="00475101"/>
    <w:rsid w:val="00476B5E"/>
    <w:rsid w:val="004816D3"/>
    <w:rsid w:val="00482F41"/>
    <w:rsid w:val="00490699"/>
    <w:rsid w:val="004921E6"/>
    <w:rsid w:val="004A0E42"/>
    <w:rsid w:val="004A6EA6"/>
    <w:rsid w:val="004B12B7"/>
    <w:rsid w:val="004B19A8"/>
    <w:rsid w:val="004B317A"/>
    <w:rsid w:val="004B3FB2"/>
    <w:rsid w:val="004B5C42"/>
    <w:rsid w:val="004B75EE"/>
    <w:rsid w:val="004C221A"/>
    <w:rsid w:val="004C561F"/>
    <w:rsid w:val="004C6E45"/>
    <w:rsid w:val="004D5615"/>
    <w:rsid w:val="004E1E1C"/>
    <w:rsid w:val="004E2D48"/>
    <w:rsid w:val="004E2F73"/>
    <w:rsid w:val="004E42EA"/>
    <w:rsid w:val="004E65F0"/>
    <w:rsid w:val="004E71F0"/>
    <w:rsid w:val="004F28C1"/>
    <w:rsid w:val="004F52AE"/>
    <w:rsid w:val="00501099"/>
    <w:rsid w:val="00501AB7"/>
    <w:rsid w:val="005029F7"/>
    <w:rsid w:val="00502F4C"/>
    <w:rsid w:val="00503E27"/>
    <w:rsid w:val="005043AC"/>
    <w:rsid w:val="0050523B"/>
    <w:rsid w:val="00505E0D"/>
    <w:rsid w:val="00520278"/>
    <w:rsid w:val="0052478A"/>
    <w:rsid w:val="00526B43"/>
    <w:rsid w:val="00530310"/>
    <w:rsid w:val="00534784"/>
    <w:rsid w:val="0053596B"/>
    <w:rsid w:val="005371F8"/>
    <w:rsid w:val="0054358F"/>
    <w:rsid w:val="005446E4"/>
    <w:rsid w:val="0055073C"/>
    <w:rsid w:val="00554443"/>
    <w:rsid w:val="00563AD7"/>
    <w:rsid w:val="0056555E"/>
    <w:rsid w:val="005717AF"/>
    <w:rsid w:val="00572101"/>
    <w:rsid w:val="00572539"/>
    <w:rsid w:val="00573951"/>
    <w:rsid w:val="00577D3A"/>
    <w:rsid w:val="00583294"/>
    <w:rsid w:val="00583DA6"/>
    <w:rsid w:val="00586AF2"/>
    <w:rsid w:val="005A2E2E"/>
    <w:rsid w:val="005A5A3F"/>
    <w:rsid w:val="005B30EB"/>
    <w:rsid w:val="005B38D9"/>
    <w:rsid w:val="005B3A9D"/>
    <w:rsid w:val="005C01B4"/>
    <w:rsid w:val="005C496B"/>
    <w:rsid w:val="005C4B3E"/>
    <w:rsid w:val="005D3B99"/>
    <w:rsid w:val="005D3EDE"/>
    <w:rsid w:val="005D4200"/>
    <w:rsid w:val="005E0CC5"/>
    <w:rsid w:val="005E2669"/>
    <w:rsid w:val="005E3602"/>
    <w:rsid w:val="005E40A2"/>
    <w:rsid w:val="005E5213"/>
    <w:rsid w:val="005E6BF3"/>
    <w:rsid w:val="005F41ED"/>
    <w:rsid w:val="005F46FE"/>
    <w:rsid w:val="005F6079"/>
    <w:rsid w:val="005F62F4"/>
    <w:rsid w:val="0060697F"/>
    <w:rsid w:val="006073EC"/>
    <w:rsid w:val="0061345D"/>
    <w:rsid w:val="006136DC"/>
    <w:rsid w:val="00613716"/>
    <w:rsid w:val="006233A7"/>
    <w:rsid w:val="00627438"/>
    <w:rsid w:val="00631731"/>
    <w:rsid w:val="00631D89"/>
    <w:rsid w:val="00633CCC"/>
    <w:rsid w:val="00637F8E"/>
    <w:rsid w:val="00641FAB"/>
    <w:rsid w:val="00643893"/>
    <w:rsid w:val="00650D7E"/>
    <w:rsid w:val="006522BB"/>
    <w:rsid w:val="00656A1D"/>
    <w:rsid w:val="0066176E"/>
    <w:rsid w:val="00662FC3"/>
    <w:rsid w:val="00664830"/>
    <w:rsid w:val="006673B0"/>
    <w:rsid w:val="0066766D"/>
    <w:rsid w:val="00673633"/>
    <w:rsid w:val="00673A02"/>
    <w:rsid w:val="00685280"/>
    <w:rsid w:val="00691576"/>
    <w:rsid w:val="006940E9"/>
    <w:rsid w:val="006A42D8"/>
    <w:rsid w:val="006B1E0F"/>
    <w:rsid w:val="006B275F"/>
    <w:rsid w:val="006B6850"/>
    <w:rsid w:val="006B7A94"/>
    <w:rsid w:val="006C0B18"/>
    <w:rsid w:val="006C0E72"/>
    <w:rsid w:val="006C1CE2"/>
    <w:rsid w:val="006C2C0E"/>
    <w:rsid w:val="006C3B07"/>
    <w:rsid w:val="006C5BFA"/>
    <w:rsid w:val="006C726D"/>
    <w:rsid w:val="006C7403"/>
    <w:rsid w:val="006D0730"/>
    <w:rsid w:val="006D5D0A"/>
    <w:rsid w:val="006D68BE"/>
    <w:rsid w:val="006D6B42"/>
    <w:rsid w:val="006D77A6"/>
    <w:rsid w:val="006E2EB4"/>
    <w:rsid w:val="006E3581"/>
    <w:rsid w:val="006E4743"/>
    <w:rsid w:val="006E6B2D"/>
    <w:rsid w:val="006F06EA"/>
    <w:rsid w:val="006F33DB"/>
    <w:rsid w:val="006F3B3A"/>
    <w:rsid w:val="0070220D"/>
    <w:rsid w:val="00702512"/>
    <w:rsid w:val="007069BB"/>
    <w:rsid w:val="007104B5"/>
    <w:rsid w:val="00712BE4"/>
    <w:rsid w:val="00713A20"/>
    <w:rsid w:val="00713A6B"/>
    <w:rsid w:val="00722D4B"/>
    <w:rsid w:val="00727235"/>
    <w:rsid w:val="00731EE0"/>
    <w:rsid w:val="00732124"/>
    <w:rsid w:val="00732FFF"/>
    <w:rsid w:val="00734854"/>
    <w:rsid w:val="007422AD"/>
    <w:rsid w:val="00745A70"/>
    <w:rsid w:val="00747D2E"/>
    <w:rsid w:val="007516FB"/>
    <w:rsid w:val="00757D00"/>
    <w:rsid w:val="007641FF"/>
    <w:rsid w:val="00764B1F"/>
    <w:rsid w:val="0076785B"/>
    <w:rsid w:val="00767F38"/>
    <w:rsid w:val="00771003"/>
    <w:rsid w:val="00776475"/>
    <w:rsid w:val="00777208"/>
    <w:rsid w:val="00782FA8"/>
    <w:rsid w:val="00783734"/>
    <w:rsid w:val="00792FA4"/>
    <w:rsid w:val="0079678E"/>
    <w:rsid w:val="007A0663"/>
    <w:rsid w:val="007A1713"/>
    <w:rsid w:val="007A6845"/>
    <w:rsid w:val="007B1754"/>
    <w:rsid w:val="007B342A"/>
    <w:rsid w:val="007C359C"/>
    <w:rsid w:val="007C60EF"/>
    <w:rsid w:val="007D0773"/>
    <w:rsid w:val="007D107D"/>
    <w:rsid w:val="007D1ACE"/>
    <w:rsid w:val="007D2858"/>
    <w:rsid w:val="007D44F6"/>
    <w:rsid w:val="007D7E33"/>
    <w:rsid w:val="007E0241"/>
    <w:rsid w:val="007E5925"/>
    <w:rsid w:val="007E6A55"/>
    <w:rsid w:val="007F540C"/>
    <w:rsid w:val="008007D6"/>
    <w:rsid w:val="00801FBE"/>
    <w:rsid w:val="008051E0"/>
    <w:rsid w:val="00807840"/>
    <w:rsid w:val="0081063A"/>
    <w:rsid w:val="00811E3C"/>
    <w:rsid w:val="0081540A"/>
    <w:rsid w:val="008203D6"/>
    <w:rsid w:val="00822A12"/>
    <w:rsid w:val="00822DF3"/>
    <w:rsid w:val="00830548"/>
    <w:rsid w:val="00832BB2"/>
    <w:rsid w:val="00833953"/>
    <w:rsid w:val="0083445A"/>
    <w:rsid w:val="00843513"/>
    <w:rsid w:val="00850F3D"/>
    <w:rsid w:val="00867FE1"/>
    <w:rsid w:val="008724C8"/>
    <w:rsid w:val="0087469D"/>
    <w:rsid w:val="00875435"/>
    <w:rsid w:val="00876B18"/>
    <w:rsid w:val="00885A29"/>
    <w:rsid w:val="0088641D"/>
    <w:rsid w:val="0089150D"/>
    <w:rsid w:val="008946CE"/>
    <w:rsid w:val="00894FDD"/>
    <w:rsid w:val="00895239"/>
    <w:rsid w:val="00896857"/>
    <w:rsid w:val="008A7C19"/>
    <w:rsid w:val="008B2E3C"/>
    <w:rsid w:val="008B5B83"/>
    <w:rsid w:val="008D28C7"/>
    <w:rsid w:val="008D3726"/>
    <w:rsid w:val="008D480E"/>
    <w:rsid w:val="008D4F2D"/>
    <w:rsid w:val="008D747A"/>
    <w:rsid w:val="008D7C3E"/>
    <w:rsid w:val="008E0C66"/>
    <w:rsid w:val="008E65D9"/>
    <w:rsid w:val="008E7626"/>
    <w:rsid w:val="008F02DC"/>
    <w:rsid w:val="008F04A2"/>
    <w:rsid w:val="008F6409"/>
    <w:rsid w:val="008F75F7"/>
    <w:rsid w:val="0090192D"/>
    <w:rsid w:val="00902263"/>
    <w:rsid w:val="00902E69"/>
    <w:rsid w:val="00902FCF"/>
    <w:rsid w:val="00903CAA"/>
    <w:rsid w:val="00906BAC"/>
    <w:rsid w:val="00910A0C"/>
    <w:rsid w:val="00912326"/>
    <w:rsid w:val="00912FDA"/>
    <w:rsid w:val="00913289"/>
    <w:rsid w:val="00921AF4"/>
    <w:rsid w:val="00922B2B"/>
    <w:rsid w:val="00924424"/>
    <w:rsid w:val="00924CD0"/>
    <w:rsid w:val="00934266"/>
    <w:rsid w:val="00944A09"/>
    <w:rsid w:val="00950D55"/>
    <w:rsid w:val="009623F4"/>
    <w:rsid w:val="009647C7"/>
    <w:rsid w:val="009757C0"/>
    <w:rsid w:val="009778F6"/>
    <w:rsid w:val="00977CC6"/>
    <w:rsid w:val="00981023"/>
    <w:rsid w:val="00982A57"/>
    <w:rsid w:val="009933FE"/>
    <w:rsid w:val="00996039"/>
    <w:rsid w:val="009A0D54"/>
    <w:rsid w:val="009B23F8"/>
    <w:rsid w:val="009B3FD9"/>
    <w:rsid w:val="009B4E7A"/>
    <w:rsid w:val="009B6433"/>
    <w:rsid w:val="009B6967"/>
    <w:rsid w:val="009C46AC"/>
    <w:rsid w:val="009C7899"/>
    <w:rsid w:val="009C7ECB"/>
    <w:rsid w:val="009D1817"/>
    <w:rsid w:val="009D41C1"/>
    <w:rsid w:val="009D67DC"/>
    <w:rsid w:val="009E071C"/>
    <w:rsid w:val="009E179B"/>
    <w:rsid w:val="009E372E"/>
    <w:rsid w:val="009E5AEC"/>
    <w:rsid w:val="009F0488"/>
    <w:rsid w:val="009F0D40"/>
    <w:rsid w:val="00A02665"/>
    <w:rsid w:val="00A05D67"/>
    <w:rsid w:val="00A10BF0"/>
    <w:rsid w:val="00A13A60"/>
    <w:rsid w:val="00A15089"/>
    <w:rsid w:val="00A17B36"/>
    <w:rsid w:val="00A225B9"/>
    <w:rsid w:val="00A22AE6"/>
    <w:rsid w:val="00A25566"/>
    <w:rsid w:val="00A27B06"/>
    <w:rsid w:val="00A316C4"/>
    <w:rsid w:val="00A34BDD"/>
    <w:rsid w:val="00A36034"/>
    <w:rsid w:val="00A363E5"/>
    <w:rsid w:val="00A404F0"/>
    <w:rsid w:val="00A415BD"/>
    <w:rsid w:val="00A44D14"/>
    <w:rsid w:val="00A457C8"/>
    <w:rsid w:val="00A47845"/>
    <w:rsid w:val="00A500B5"/>
    <w:rsid w:val="00A51F97"/>
    <w:rsid w:val="00A52FF1"/>
    <w:rsid w:val="00A56ABD"/>
    <w:rsid w:val="00A61CE1"/>
    <w:rsid w:val="00A6298A"/>
    <w:rsid w:val="00A62B68"/>
    <w:rsid w:val="00A65188"/>
    <w:rsid w:val="00A675B8"/>
    <w:rsid w:val="00A70616"/>
    <w:rsid w:val="00A72D8D"/>
    <w:rsid w:val="00A743DF"/>
    <w:rsid w:val="00A83C95"/>
    <w:rsid w:val="00A9098E"/>
    <w:rsid w:val="00A94A02"/>
    <w:rsid w:val="00A95F3B"/>
    <w:rsid w:val="00AA0F9E"/>
    <w:rsid w:val="00AA25BF"/>
    <w:rsid w:val="00AA40F4"/>
    <w:rsid w:val="00AA47E7"/>
    <w:rsid w:val="00AA490A"/>
    <w:rsid w:val="00AA565C"/>
    <w:rsid w:val="00AB2E83"/>
    <w:rsid w:val="00AB624E"/>
    <w:rsid w:val="00AC01E2"/>
    <w:rsid w:val="00AC1908"/>
    <w:rsid w:val="00AC254C"/>
    <w:rsid w:val="00AC45B7"/>
    <w:rsid w:val="00AC73AD"/>
    <w:rsid w:val="00AD51DB"/>
    <w:rsid w:val="00AE2F31"/>
    <w:rsid w:val="00AE404D"/>
    <w:rsid w:val="00AE4F6F"/>
    <w:rsid w:val="00AF1686"/>
    <w:rsid w:val="00AF1BA9"/>
    <w:rsid w:val="00AF1C93"/>
    <w:rsid w:val="00AF4586"/>
    <w:rsid w:val="00AF4A9E"/>
    <w:rsid w:val="00AF6E90"/>
    <w:rsid w:val="00AF77CA"/>
    <w:rsid w:val="00B07E5C"/>
    <w:rsid w:val="00B219C1"/>
    <w:rsid w:val="00B22C62"/>
    <w:rsid w:val="00B23814"/>
    <w:rsid w:val="00B25CDE"/>
    <w:rsid w:val="00B25E39"/>
    <w:rsid w:val="00B3183A"/>
    <w:rsid w:val="00B32CB5"/>
    <w:rsid w:val="00B341BF"/>
    <w:rsid w:val="00B35B42"/>
    <w:rsid w:val="00B36B82"/>
    <w:rsid w:val="00B45F39"/>
    <w:rsid w:val="00B47DF0"/>
    <w:rsid w:val="00B555B0"/>
    <w:rsid w:val="00B6274C"/>
    <w:rsid w:val="00B64878"/>
    <w:rsid w:val="00B64F7C"/>
    <w:rsid w:val="00B66FC4"/>
    <w:rsid w:val="00B73240"/>
    <w:rsid w:val="00B752FC"/>
    <w:rsid w:val="00B77752"/>
    <w:rsid w:val="00B81078"/>
    <w:rsid w:val="00B81F5E"/>
    <w:rsid w:val="00B830FF"/>
    <w:rsid w:val="00B852B4"/>
    <w:rsid w:val="00B954AC"/>
    <w:rsid w:val="00B957A8"/>
    <w:rsid w:val="00B96F9B"/>
    <w:rsid w:val="00BA233B"/>
    <w:rsid w:val="00BA32C2"/>
    <w:rsid w:val="00BA50A1"/>
    <w:rsid w:val="00BB41F2"/>
    <w:rsid w:val="00BB74A6"/>
    <w:rsid w:val="00BC2555"/>
    <w:rsid w:val="00BC6C80"/>
    <w:rsid w:val="00BD42FB"/>
    <w:rsid w:val="00BD4A09"/>
    <w:rsid w:val="00BD61ED"/>
    <w:rsid w:val="00BD695E"/>
    <w:rsid w:val="00BD754F"/>
    <w:rsid w:val="00BE2405"/>
    <w:rsid w:val="00BE278D"/>
    <w:rsid w:val="00BE599A"/>
    <w:rsid w:val="00BE59E6"/>
    <w:rsid w:val="00BF2EAD"/>
    <w:rsid w:val="00BF7DD7"/>
    <w:rsid w:val="00C035BC"/>
    <w:rsid w:val="00C04DAE"/>
    <w:rsid w:val="00C13F55"/>
    <w:rsid w:val="00C17D60"/>
    <w:rsid w:val="00C236DB"/>
    <w:rsid w:val="00C265D6"/>
    <w:rsid w:val="00C2666D"/>
    <w:rsid w:val="00C27085"/>
    <w:rsid w:val="00C36E7A"/>
    <w:rsid w:val="00C44519"/>
    <w:rsid w:val="00C47354"/>
    <w:rsid w:val="00C47E8C"/>
    <w:rsid w:val="00C57AD8"/>
    <w:rsid w:val="00C622CB"/>
    <w:rsid w:val="00C671C4"/>
    <w:rsid w:val="00C70311"/>
    <w:rsid w:val="00C7106B"/>
    <w:rsid w:val="00C73B36"/>
    <w:rsid w:val="00C745C8"/>
    <w:rsid w:val="00C82793"/>
    <w:rsid w:val="00C82CD6"/>
    <w:rsid w:val="00C82EF7"/>
    <w:rsid w:val="00C83299"/>
    <w:rsid w:val="00C83456"/>
    <w:rsid w:val="00C84946"/>
    <w:rsid w:val="00C86203"/>
    <w:rsid w:val="00C86D26"/>
    <w:rsid w:val="00C90C1F"/>
    <w:rsid w:val="00C92ADD"/>
    <w:rsid w:val="00C92EB0"/>
    <w:rsid w:val="00C97A49"/>
    <w:rsid w:val="00CA0A5D"/>
    <w:rsid w:val="00CA1D6D"/>
    <w:rsid w:val="00CA3447"/>
    <w:rsid w:val="00CA5628"/>
    <w:rsid w:val="00CB349D"/>
    <w:rsid w:val="00CB4B0C"/>
    <w:rsid w:val="00CB514B"/>
    <w:rsid w:val="00CB72B3"/>
    <w:rsid w:val="00CC3679"/>
    <w:rsid w:val="00CD4A57"/>
    <w:rsid w:val="00CE11CF"/>
    <w:rsid w:val="00CE3E7A"/>
    <w:rsid w:val="00CF1814"/>
    <w:rsid w:val="00D03DD9"/>
    <w:rsid w:val="00D049BF"/>
    <w:rsid w:val="00D04D73"/>
    <w:rsid w:val="00D055A7"/>
    <w:rsid w:val="00D11761"/>
    <w:rsid w:val="00D11EEC"/>
    <w:rsid w:val="00D125F1"/>
    <w:rsid w:val="00D12F43"/>
    <w:rsid w:val="00D16BFC"/>
    <w:rsid w:val="00D1709C"/>
    <w:rsid w:val="00D221CB"/>
    <w:rsid w:val="00D22704"/>
    <w:rsid w:val="00D247CC"/>
    <w:rsid w:val="00D25861"/>
    <w:rsid w:val="00D27CFD"/>
    <w:rsid w:val="00D27E9B"/>
    <w:rsid w:val="00D319B4"/>
    <w:rsid w:val="00D327A1"/>
    <w:rsid w:val="00D34570"/>
    <w:rsid w:val="00D34997"/>
    <w:rsid w:val="00D4506A"/>
    <w:rsid w:val="00D500B7"/>
    <w:rsid w:val="00D51020"/>
    <w:rsid w:val="00D534C2"/>
    <w:rsid w:val="00D56B5D"/>
    <w:rsid w:val="00D56DAB"/>
    <w:rsid w:val="00D62B08"/>
    <w:rsid w:val="00D724DB"/>
    <w:rsid w:val="00D769E7"/>
    <w:rsid w:val="00D76C1E"/>
    <w:rsid w:val="00D773E8"/>
    <w:rsid w:val="00D81A7A"/>
    <w:rsid w:val="00D82A62"/>
    <w:rsid w:val="00D84015"/>
    <w:rsid w:val="00D90D63"/>
    <w:rsid w:val="00D90E84"/>
    <w:rsid w:val="00D91783"/>
    <w:rsid w:val="00D94485"/>
    <w:rsid w:val="00D959D8"/>
    <w:rsid w:val="00D969BA"/>
    <w:rsid w:val="00D97C1F"/>
    <w:rsid w:val="00D97DB5"/>
    <w:rsid w:val="00DA3E7A"/>
    <w:rsid w:val="00DA4C05"/>
    <w:rsid w:val="00DA7E4C"/>
    <w:rsid w:val="00DB1D8E"/>
    <w:rsid w:val="00DB405C"/>
    <w:rsid w:val="00DB4E91"/>
    <w:rsid w:val="00DB5403"/>
    <w:rsid w:val="00DB7D0A"/>
    <w:rsid w:val="00DC2DE5"/>
    <w:rsid w:val="00DC4441"/>
    <w:rsid w:val="00DC5D28"/>
    <w:rsid w:val="00DC7B89"/>
    <w:rsid w:val="00DD3DA5"/>
    <w:rsid w:val="00DD72E6"/>
    <w:rsid w:val="00DE0A55"/>
    <w:rsid w:val="00DE1B96"/>
    <w:rsid w:val="00DE2872"/>
    <w:rsid w:val="00DE327E"/>
    <w:rsid w:val="00DE3CC4"/>
    <w:rsid w:val="00DE4572"/>
    <w:rsid w:val="00DF25A9"/>
    <w:rsid w:val="00DF3A59"/>
    <w:rsid w:val="00DF491C"/>
    <w:rsid w:val="00DF4D01"/>
    <w:rsid w:val="00DF51AD"/>
    <w:rsid w:val="00DF64A9"/>
    <w:rsid w:val="00DF72CB"/>
    <w:rsid w:val="00DF7A9A"/>
    <w:rsid w:val="00E00361"/>
    <w:rsid w:val="00E04D30"/>
    <w:rsid w:val="00E04E39"/>
    <w:rsid w:val="00E229B5"/>
    <w:rsid w:val="00E232D4"/>
    <w:rsid w:val="00E254AE"/>
    <w:rsid w:val="00E27FCC"/>
    <w:rsid w:val="00E31D18"/>
    <w:rsid w:val="00E3202E"/>
    <w:rsid w:val="00E3691E"/>
    <w:rsid w:val="00E377E5"/>
    <w:rsid w:val="00E41DD5"/>
    <w:rsid w:val="00E445DE"/>
    <w:rsid w:val="00E461D7"/>
    <w:rsid w:val="00E507FD"/>
    <w:rsid w:val="00E55ECD"/>
    <w:rsid w:val="00E60317"/>
    <w:rsid w:val="00E652A2"/>
    <w:rsid w:val="00E67CCB"/>
    <w:rsid w:val="00E7085B"/>
    <w:rsid w:val="00E70BC6"/>
    <w:rsid w:val="00E71DE9"/>
    <w:rsid w:val="00E72841"/>
    <w:rsid w:val="00E76169"/>
    <w:rsid w:val="00E81BEE"/>
    <w:rsid w:val="00E85D4F"/>
    <w:rsid w:val="00E8652C"/>
    <w:rsid w:val="00E91824"/>
    <w:rsid w:val="00E91F2B"/>
    <w:rsid w:val="00E952B0"/>
    <w:rsid w:val="00EB11DA"/>
    <w:rsid w:val="00EB3293"/>
    <w:rsid w:val="00EB39FF"/>
    <w:rsid w:val="00EB468F"/>
    <w:rsid w:val="00EB587B"/>
    <w:rsid w:val="00EB6AF3"/>
    <w:rsid w:val="00EB7304"/>
    <w:rsid w:val="00EB76E9"/>
    <w:rsid w:val="00ED1572"/>
    <w:rsid w:val="00ED1B0F"/>
    <w:rsid w:val="00ED2655"/>
    <w:rsid w:val="00ED515F"/>
    <w:rsid w:val="00ED5E52"/>
    <w:rsid w:val="00ED789F"/>
    <w:rsid w:val="00EE4BDA"/>
    <w:rsid w:val="00EF0356"/>
    <w:rsid w:val="00EF07EE"/>
    <w:rsid w:val="00EF726F"/>
    <w:rsid w:val="00F000D8"/>
    <w:rsid w:val="00F05664"/>
    <w:rsid w:val="00F05CA9"/>
    <w:rsid w:val="00F067EA"/>
    <w:rsid w:val="00F07872"/>
    <w:rsid w:val="00F105EB"/>
    <w:rsid w:val="00F10877"/>
    <w:rsid w:val="00F174B5"/>
    <w:rsid w:val="00F241F5"/>
    <w:rsid w:val="00F249EF"/>
    <w:rsid w:val="00F33704"/>
    <w:rsid w:val="00F37A27"/>
    <w:rsid w:val="00F435B2"/>
    <w:rsid w:val="00F45D9C"/>
    <w:rsid w:val="00F46559"/>
    <w:rsid w:val="00F51326"/>
    <w:rsid w:val="00F56970"/>
    <w:rsid w:val="00F56A78"/>
    <w:rsid w:val="00F62639"/>
    <w:rsid w:val="00F71DBC"/>
    <w:rsid w:val="00F73D72"/>
    <w:rsid w:val="00F74F8A"/>
    <w:rsid w:val="00F779AA"/>
    <w:rsid w:val="00F801AD"/>
    <w:rsid w:val="00F802B9"/>
    <w:rsid w:val="00F83180"/>
    <w:rsid w:val="00F9431A"/>
    <w:rsid w:val="00F95D7E"/>
    <w:rsid w:val="00F95E94"/>
    <w:rsid w:val="00FA5AE9"/>
    <w:rsid w:val="00FA6265"/>
    <w:rsid w:val="00FA7E23"/>
    <w:rsid w:val="00FB29AD"/>
    <w:rsid w:val="00FB2DAE"/>
    <w:rsid w:val="00FB4200"/>
    <w:rsid w:val="00FC0925"/>
    <w:rsid w:val="00FC33B9"/>
    <w:rsid w:val="00FC4C11"/>
    <w:rsid w:val="00FD042F"/>
    <w:rsid w:val="00FD048C"/>
    <w:rsid w:val="00FD12CC"/>
    <w:rsid w:val="00FD1629"/>
    <w:rsid w:val="00FD2DFA"/>
    <w:rsid w:val="00FD6DD6"/>
    <w:rsid w:val="00FE0102"/>
    <w:rsid w:val="00FE05E4"/>
    <w:rsid w:val="00FE2E36"/>
    <w:rsid w:val="00FE567C"/>
    <w:rsid w:val="00FE62E0"/>
    <w:rsid w:val="00FE6311"/>
    <w:rsid w:val="00FE7292"/>
    <w:rsid w:val="00FE7B57"/>
    <w:rsid w:val="00FF100F"/>
    <w:rsid w:val="00FF17DD"/>
    <w:rsid w:val="00FF19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19489">
      <o:colormenu v:ext="edit" fillcolor="none [2109]"/>
    </o:shapedefaults>
    <o:shapelayout v:ext="edit">
      <o:idmap v:ext="edit" data="1"/>
      <o:regrouptable v:ext="edit">
        <o:entry new="1" old="0"/>
        <o:entry new="2" old="0"/>
        <o:entry new="3" old="2"/>
      </o:regrouptable>
    </o:shapelayout>
  </w:shapeDefaults>
  <w:decimalSymbol w:val="."/>
  <w:listSeparator w:val=","/>
  <w15:docId w15:val="{141BF960-575D-49F9-AC34-D27493BE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32636B"/>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character" w:customStyle="1" w:styleId="CharacterStyle1">
    <w:name w:val="Character Style 1"/>
    <w:rsid w:val="00D319B4"/>
    <w:rPr>
      <w:rFonts w:ascii="Arial" w:hAnsi="Arial" w:cs="Arial"/>
      <w:sz w:val="22"/>
      <w:szCs w:val="22"/>
    </w:rPr>
  </w:style>
  <w:style w:type="paragraph" w:customStyle="1" w:styleId="Style2">
    <w:name w:val="Style 2"/>
    <w:rsid w:val="00D319B4"/>
    <w:pPr>
      <w:widowControl w:val="0"/>
      <w:autoSpaceDE w:val="0"/>
      <w:autoSpaceDN w:val="0"/>
      <w:spacing w:before="72" w:after="0" w:line="208" w:lineRule="auto"/>
      <w:ind w:left="216"/>
    </w:pPr>
    <w:rPr>
      <w:rFonts w:ascii="Arial Narrow" w:eastAsia="SimSun" w:hAnsi="Arial Narrow" w:cs="Arial Narrow"/>
      <w:sz w:val="26"/>
      <w:szCs w:val="26"/>
      <w:lang w:val="en-US" w:eastAsia="en-US"/>
    </w:rPr>
  </w:style>
  <w:style w:type="paragraph" w:customStyle="1" w:styleId="diagramhead">
    <w:name w:val="diagramhead"/>
    <w:basedOn w:val="Heading3"/>
    <w:rsid w:val="000E4370"/>
    <w:pPr>
      <w:spacing w:before="120" w:after="120"/>
      <w:ind w:left="0" w:firstLine="0"/>
    </w:pPr>
    <w:rPr>
      <w:rFonts w:ascii="Arial" w:eastAsia="Times New Roman" w:hAnsi="Arial" w:cs="Times New Roman"/>
      <w:bCs w:val="0"/>
      <w:caps/>
      <w:color w:val="auto"/>
      <w:sz w:val="24"/>
      <w:szCs w:val="20"/>
    </w:rPr>
  </w:style>
  <w:style w:type="paragraph" w:customStyle="1" w:styleId="diagramtext">
    <w:name w:val="diagramtext"/>
    <w:basedOn w:val="Normal"/>
    <w:rsid w:val="000E4370"/>
    <w:pPr>
      <w:spacing w:after="160" w:line="240" w:lineRule="auto"/>
    </w:pPr>
    <w:rPr>
      <w:rFonts w:ascii="Arial" w:eastAsia="Times New Roman" w:hAnsi="Arial" w:cs="Times New Roman"/>
      <w:sz w:val="24"/>
      <w:szCs w:val="20"/>
    </w:rPr>
  </w:style>
  <w:style w:type="paragraph" w:customStyle="1" w:styleId="AcknowledgementsImprintBold">
    <w:name w:val="Acknowledgements &amp; Imprint Bold"/>
    <w:basedOn w:val="AcknowledgementsImprint"/>
    <w:qFormat/>
    <w:rsid w:val="00FB4200"/>
    <w:rPr>
      <w:b/>
      <w:sz w:val="21"/>
    </w:rPr>
  </w:style>
  <w:style w:type="character" w:customStyle="1" w:styleId="TableTextChar">
    <w:name w:val="Table Text Char"/>
    <w:basedOn w:val="DefaultParagraphFont"/>
    <w:link w:val="TableText"/>
    <w:rsid w:val="00FB4200"/>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50.jpeg"/><Relationship Id="rId21" Type="http://schemas.openxmlformats.org/officeDocument/2006/relationships/footer" Target="footer4.xml"/><Relationship Id="rId42" Type="http://schemas.openxmlformats.org/officeDocument/2006/relationships/hyperlink" Target="http://www.tenren.com/index.html" TargetMode="External"/><Relationship Id="rId47" Type="http://schemas.openxmlformats.org/officeDocument/2006/relationships/image" Target="media/image17.jpeg"/><Relationship Id="rId63" Type="http://schemas.openxmlformats.org/officeDocument/2006/relationships/hyperlink" Target="http://www.javaberry.com/?module=429&amp;action=viewCategory&amp;idParent=12" TargetMode="External"/><Relationship Id="rId68" Type="http://schemas.openxmlformats.org/officeDocument/2006/relationships/hyperlink" Target="http://www.hospitalitywholesale.com.au/front-of-house/tea-and-coffee/tea-pots-and-infusers.html" TargetMode="External"/><Relationship Id="rId84" Type="http://schemas.openxmlformats.org/officeDocument/2006/relationships/image" Target="media/image27.jpeg"/><Relationship Id="rId89" Type="http://schemas.openxmlformats.org/officeDocument/2006/relationships/hyperlink" Target="http://www.youtube.com/watch?v=OTrIwzRYRB0" TargetMode="External"/><Relationship Id="rId112" Type="http://schemas.openxmlformats.org/officeDocument/2006/relationships/header" Target="header10.xml"/><Relationship Id="rId133" Type="http://schemas.openxmlformats.org/officeDocument/2006/relationships/hyperlink" Target="http://www.drinksmixer.com/cat/28/" TargetMode="External"/><Relationship Id="rId138" Type="http://schemas.openxmlformats.org/officeDocument/2006/relationships/image" Target="media/image64.jpeg"/><Relationship Id="rId154" Type="http://schemas.openxmlformats.org/officeDocument/2006/relationships/image" Target="media/image72.jpeg"/><Relationship Id="rId159" Type="http://schemas.openxmlformats.org/officeDocument/2006/relationships/image" Target="media/image75.jpeg"/><Relationship Id="rId175" Type="http://schemas.openxmlformats.org/officeDocument/2006/relationships/header" Target="header15.xml"/><Relationship Id="rId170" Type="http://schemas.openxmlformats.org/officeDocument/2006/relationships/image" Target="media/image82.png"/><Relationship Id="rId191" Type="http://schemas.openxmlformats.org/officeDocument/2006/relationships/theme" Target="theme/theme1.xml"/><Relationship Id="rId16" Type="http://schemas.openxmlformats.org/officeDocument/2006/relationships/hyperlink" Target="http://www.asean.org" TargetMode="External"/><Relationship Id="rId107" Type="http://schemas.openxmlformats.org/officeDocument/2006/relationships/hyperlink" Target="http://www.youtube.com/watch?v=gc-sloCajV0" TargetMode="External"/><Relationship Id="rId11" Type="http://schemas.openxmlformats.org/officeDocument/2006/relationships/image" Target="media/image4.png"/><Relationship Id="rId32" Type="http://schemas.openxmlformats.org/officeDocument/2006/relationships/image" Target="media/image9.jpeg"/><Relationship Id="rId37" Type="http://schemas.openxmlformats.org/officeDocument/2006/relationships/hyperlink" Target="http://video.about.com/coffeetea/Overview-of-Black-Tea.htm" TargetMode="External"/><Relationship Id="rId53" Type="http://schemas.openxmlformats.org/officeDocument/2006/relationships/hyperlink" Target="http://www.vittoriacoffee.com/index.php/1.html" TargetMode="External"/><Relationship Id="rId58" Type="http://schemas.openxmlformats.org/officeDocument/2006/relationships/hyperlink" Target="http://www.coffeereview.com/" TargetMode="External"/><Relationship Id="rId74" Type="http://schemas.openxmlformats.org/officeDocument/2006/relationships/hyperlink" Target="http://www.santos.fr/40m.html" TargetMode="External"/><Relationship Id="rId79" Type="http://schemas.openxmlformats.org/officeDocument/2006/relationships/hyperlink" Target="http://www.cateringequipment.com.au/crockery/" TargetMode="External"/><Relationship Id="rId102" Type="http://schemas.openxmlformats.org/officeDocument/2006/relationships/image" Target="media/image40.jpeg"/><Relationship Id="rId123" Type="http://schemas.openxmlformats.org/officeDocument/2006/relationships/image" Target="media/image55.jpeg"/><Relationship Id="rId128" Type="http://schemas.openxmlformats.org/officeDocument/2006/relationships/image" Target="media/image59.jpeg"/><Relationship Id="rId144" Type="http://schemas.openxmlformats.org/officeDocument/2006/relationships/hyperlink" Target="http://www.youtube.com/watch?v=0tupptfzHDk" TargetMode="External"/><Relationship Id="rId149" Type="http://schemas.openxmlformats.org/officeDocument/2006/relationships/image" Target="media/image70.jpeg"/><Relationship Id="rId5" Type="http://schemas.openxmlformats.org/officeDocument/2006/relationships/webSettings" Target="webSettings.xml"/><Relationship Id="rId90" Type="http://schemas.openxmlformats.org/officeDocument/2006/relationships/hyperlink" Target="http://www.youtube.com/watch?v=1-8LbiVjmXc" TargetMode="External"/><Relationship Id="rId95" Type="http://schemas.openxmlformats.org/officeDocument/2006/relationships/image" Target="media/image33.jpeg"/><Relationship Id="rId160" Type="http://schemas.openxmlformats.org/officeDocument/2006/relationships/image" Target="media/image76.jpeg"/><Relationship Id="rId165" Type="http://schemas.openxmlformats.org/officeDocument/2006/relationships/hyperlink" Target="http://www.youtube.com/watch?v=pefMLxN19K8" TargetMode="External"/><Relationship Id="rId181" Type="http://schemas.openxmlformats.org/officeDocument/2006/relationships/header" Target="header20.xml"/><Relationship Id="rId186" Type="http://schemas.openxmlformats.org/officeDocument/2006/relationships/header" Target="header23.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hyperlink" Target="http://coffeetea.about.com/od/typesoftea/Types_of_Tea.htm" TargetMode="External"/><Relationship Id="rId48" Type="http://schemas.openxmlformats.org/officeDocument/2006/relationships/image" Target="media/image18.jpeg"/><Relationship Id="rId64" Type="http://schemas.openxmlformats.org/officeDocument/2006/relationships/hyperlink" Target="http://www.cw-usa.com/supplies-condiments-sweeteners-sugar-packets-case.html" TargetMode="External"/><Relationship Id="rId69" Type="http://schemas.openxmlformats.org/officeDocument/2006/relationships/hyperlink" Target="http://coffeetea.about.com/od/teaandtisanebasics/a/EasyTeaEquipment.htm" TargetMode="External"/><Relationship Id="rId113" Type="http://schemas.openxmlformats.org/officeDocument/2006/relationships/image" Target="media/image46.jpeg"/><Relationship Id="rId118" Type="http://schemas.openxmlformats.org/officeDocument/2006/relationships/image" Target="media/image51.wmf"/><Relationship Id="rId134" Type="http://schemas.openxmlformats.org/officeDocument/2006/relationships/image" Target="media/image62.wmf"/><Relationship Id="rId139" Type="http://schemas.openxmlformats.org/officeDocument/2006/relationships/hyperlink" Target="http://www.howdini.com/howdini-video-6677099.html" TargetMode="External"/><Relationship Id="rId80" Type="http://schemas.openxmlformats.org/officeDocument/2006/relationships/image" Target="media/image25.jpeg"/><Relationship Id="rId85" Type="http://schemas.openxmlformats.org/officeDocument/2006/relationships/image" Target="media/image28.jpeg"/><Relationship Id="rId150" Type="http://schemas.openxmlformats.org/officeDocument/2006/relationships/hyperlink" Target="http://www.thepartypeople.com.au/party-supplies-cat/5582/cocktail-accessories" TargetMode="External"/><Relationship Id="rId155" Type="http://schemas.openxmlformats.org/officeDocument/2006/relationships/image" Target="media/image73.jpeg"/><Relationship Id="rId171" Type="http://schemas.openxmlformats.org/officeDocument/2006/relationships/header" Target="header13.xml"/><Relationship Id="rId176" Type="http://schemas.openxmlformats.org/officeDocument/2006/relationships/header" Target="header16.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4.jpeg"/><Relationship Id="rId59" Type="http://schemas.openxmlformats.org/officeDocument/2006/relationships/image" Target="media/image19.jpeg"/><Relationship Id="rId103" Type="http://schemas.openxmlformats.org/officeDocument/2006/relationships/image" Target="media/image41.jpeg"/><Relationship Id="rId108" Type="http://schemas.openxmlformats.org/officeDocument/2006/relationships/hyperlink" Target="http://www.youtube.com/watch?v=dDvpCyeKXS8" TargetMode="External"/><Relationship Id="rId124" Type="http://schemas.openxmlformats.org/officeDocument/2006/relationships/image" Target="media/image56.jpeg"/><Relationship Id="rId129" Type="http://schemas.openxmlformats.org/officeDocument/2006/relationships/image" Target="media/image60.jpeg"/><Relationship Id="rId54" Type="http://schemas.openxmlformats.org/officeDocument/2006/relationships/hyperlink" Target="http://www.bushellscoffee.co.nz/" TargetMode="External"/><Relationship Id="rId70" Type="http://schemas.openxmlformats.org/officeDocument/2006/relationships/image" Target="media/image21.jpeg"/><Relationship Id="rId75" Type="http://schemas.openxmlformats.org/officeDocument/2006/relationships/image" Target="media/image23.png"/><Relationship Id="rId91" Type="http://schemas.openxmlformats.org/officeDocument/2006/relationships/hyperlink" Target="http://www.youtube.com/watch?v=v8y46pdaDMI" TargetMode="External"/><Relationship Id="rId96" Type="http://schemas.openxmlformats.org/officeDocument/2006/relationships/image" Target="media/image34.jpeg"/><Relationship Id="rId140" Type="http://schemas.openxmlformats.org/officeDocument/2006/relationships/image" Target="media/image65.jpeg"/><Relationship Id="rId145" Type="http://schemas.openxmlformats.org/officeDocument/2006/relationships/image" Target="media/image68.jpeg"/><Relationship Id="rId161" Type="http://schemas.openxmlformats.org/officeDocument/2006/relationships/image" Target="media/image77.jpeg"/><Relationship Id="rId166" Type="http://schemas.openxmlformats.org/officeDocument/2006/relationships/hyperlink" Target="http://www.youtube.com/watch?v=ov8yoTpnpkY" TargetMode="External"/><Relationship Id="rId182" Type="http://schemas.openxmlformats.org/officeDocument/2006/relationships/header" Target="header21.xml"/><Relationship Id="rId187"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hyperlink" Target="http://www.nestle.com.au/Default.htm" TargetMode="External"/><Relationship Id="rId114" Type="http://schemas.openxmlformats.org/officeDocument/2006/relationships/image" Target="media/image47.jpeg"/><Relationship Id="rId119" Type="http://schemas.openxmlformats.org/officeDocument/2006/relationships/image" Target="media/image52.jpeg"/><Relationship Id="rId44" Type="http://schemas.openxmlformats.org/officeDocument/2006/relationships/hyperlink" Target="http://www.lipton.com.au/home/" TargetMode="External"/><Relationship Id="rId60" Type="http://schemas.openxmlformats.org/officeDocument/2006/relationships/hyperlink" Target="http://www1.lavazza.com/corporate/au/index.html" TargetMode="External"/><Relationship Id="rId65" Type="http://schemas.openxmlformats.org/officeDocument/2006/relationships/hyperlink" Target="http://www.clubequal.com.au/" TargetMode="External"/><Relationship Id="rId81" Type="http://schemas.openxmlformats.org/officeDocument/2006/relationships/hyperlink" Target="http://www.crockerywares.com/" TargetMode="External"/><Relationship Id="rId86" Type="http://schemas.openxmlformats.org/officeDocument/2006/relationships/image" Target="media/image29.jpeg"/><Relationship Id="rId130" Type="http://schemas.openxmlformats.org/officeDocument/2006/relationships/hyperlink" Target="http://cocktails.about.com/od/mocktailmocktail/Mocktail_Recipes.htm" TargetMode="External"/><Relationship Id="rId135" Type="http://schemas.openxmlformats.org/officeDocument/2006/relationships/image" Target="media/image63.jpeg"/><Relationship Id="rId151" Type="http://schemas.openxmlformats.org/officeDocument/2006/relationships/image" Target="media/image71.jpeg"/><Relationship Id="rId156" Type="http://schemas.openxmlformats.org/officeDocument/2006/relationships/image" Target="media/image74.jpeg"/><Relationship Id="rId177" Type="http://schemas.openxmlformats.org/officeDocument/2006/relationships/hyperlink" Target="http://trove.nla.gov.au/" TargetMode="External"/><Relationship Id="rId172" Type="http://schemas.openxmlformats.org/officeDocument/2006/relationships/header" Target="header14.xml"/><Relationship Id="rId13" Type="http://schemas.openxmlformats.org/officeDocument/2006/relationships/image" Target="media/image6.gif"/><Relationship Id="rId18" Type="http://schemas.openxmlformats.org/officeDocument/2006/relationships/footer" Target="footer1.xml"/><Relationship Id="rId39" Type="http://schemas.openxmlformats.org/officeDocument/2006/relationships/image" Target="media/image15.jpeg"/><Relationship Id="rId109" Type="http://schemas.openxmlformats.org/officeDocument/2006/relationships/image" Target="media/image44.jpeg"/><Relationship Id="rId34" Type="http://schemas.openxmlformats.org/officeDocument/2006/relationships/image" Target="media/image11.jpeg"/><Relationship Id="rId50" Type="http://schemas.openxmlformats.org/officeDocument/2006/relationships/hyperlink" Target="http://grinderscoffee.com.au/" TargetMode="External"/><Relationship Id="rId55" Type="http://schemas.openxmlformats.org/officeDocument/2006/relationships/hyperlink" Target="http://www.gloriajeanscoffees.com.au/" TargetMode="External"/><Relationship Id="rId76" Type="http://schemas.openxmlformats.org/officeDocument/2006/relationships/hyperlink" Target="http://www.hostdirect.com.au/listProduct/Equipment/Urns+and+Percolators/" TargetMode="External"/><Relationship Id="rId97" Type="http://schemas.openxmlformats.org/officeDocument/2006/relationships/image" Target="media/image35.jpeg"/><Relationship Id="rId104" Type="http://schemas.openxmlformats.org/officeDocument/2006/relationships/image" Target="media/image42.jpeg"/><Relationship Id="rId120" Type="http://schemas.openxmlformats.org/officeDocument/2006/relationships/image" Target="media/image53.jpeg"/><Relationship Id="rId125" Type="http://schemas.openxmlformats.org/officeDocument/2006/relationships/image" Target="media/image57.wmf"/><Relationship Id="rId141" Type="http://schemas.openxmlformats.org/officeDocument/2006/relationships/image" Target="media/image66.jpeg"/><Relationship Id="rId146" Type="http://schemas.openxmlformats.org/officeDocument/2006/relationships/image" Target="media/image69.jpeg"/><Relationship Id="rId167" Type="http://schemas.openxmlformats.org/officeDocument/2006/relationships/image" Target="media/image79.jpeg"/><Relationship Id="rId188"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yperlink" Target="http://www.espressocompany.com.au/" TargetMode="External"/><Relationship Id="rId92" Type="http://schemas.openxmlformats.org/officeDocument/2006/relationships/hyperlink" Target="http://www.youtube.com/watch?v=2ENUZxDx6SU" TargetMode="External"/><Relationship Id="rId162" Type="http://schemas.openxmlformats.org/officeDocument/2006/relationships/image" Target="media/image78.jpeg"/><Relationship Id="rId183"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6.jpeg"/><Relationship Id="rId45" Type="http://schemas.openxmlformats.org/officeDocument/2006/relationships/hyperlink" Target="http://www.bushells.com.au/" TargetMode="External"/><Relationship Id="rId66" Type="http://schemas.openxmlformats.org/officeDocument/2006/relationships/hyperlink" Target="http://www.alchemycordial.com.au/shop/coffee-syrups/12" TargetMode="External"/><Relationship Id="rId87" Type="http://schemas.openxmlformats.org/officeDocument/2006/relationships/image" Target="media/image30.jpeg"/><Relationship Id="rId110" Type="http://schemas.openxmlformats.org/officeDocument/2006/relationships/image" Target="media/image45.jpeg"/><Relationship Id="rId115" Type="http://schemas.openxmlformats.org/officeDocument/2006/relationships/image" Target="media/image48.jpeg"/><Relationship Id="rId131" Type="http://schemas.openxmlformats.org/officeDocument/2006/relationships/hyperlink" Target="http://www.drinkalternatives.com/non-alcoholic-mocktail-recipes/" TargetMode="External"/><Relationship Id="rId136" Type="http://schemas.openxmlformats.org/officeDocument/2006/relationships/hyperlink" Target="http://www.youtube.com/watch?v=aCG5VTCAhFw" TargetMode="External"/><Relationship Id="rId157" Type="http://schemas.openxmlformats.org/officeDocument/2006/relationships/hyperlink" Target="http://www.lovecoffeemachines.co.uk/downloads/cma_lisa_manual.pdf" TargetMode="External"/><Relationship Id="rId178" Type="http://schemas.openxmlformats.org/officeDocument/2006/relationships/header" Target="header17.xml"/><Relationship Id="rId61" Type="http://schemas.openxmlformats.org/officeDocument/2006/relationships/hyperlink" Target="http://www.coffeebean.com.ph/" TargetMode="External"/><Relationship Id="rId82" Type="http://schemas.openxmlformats.org/officeDocument/2006/relationships/hyperlink" Target="http://www.hostdirect.com.au/" TargetMode="External"/><Relationship Id="rId152" Type="http://schemas.openxmlformats.org/officeDocument/2006/relationships/header" Target="header11.xml"/><Relationship Id="rId173" Type="http://schemas.openxmlformats.org/officeDocument/2006/relationships/image" Target="media/image83.jpeg"/><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hyperlink" Target="http://www.starbucks.com/" TargetMode="External"/><Relationship Id="rId77" Type="http://schemas.openxmlformats.org/officeDocument/2006/relationships/hyperlink" Target="http://www.vittoriacoffee.com/products-plunger.html" TargetMode="External"/><Relationship Id="rId100" Type="http://schemas.openxmlformats.org/officeDocument/2006/relationships/image" Target="media/image38.jpeg"/><Relationship Id="rId105" Type="http://schemas.openxmlformats.org/officeDocument/2006/relationships/image" Target="media/image43.jpeg"/><Relationship Id="rId126" Type="http://schemas.openxmlformats.org/officeDocument/2006/relationships/hyperlink" Target="http://www.shakeking.com/" TargetMode="External"/><Relationship Id="rId147" Type="http://schemas.openxmlformats.org/officeDocument/2006/relationships/hyperlink" Target="http://video.about.com/coffeetea/Mayan-Cherry-Frappe.htm" TargetMode="External"/><Relationship Id="rId168" Type="http://schemas.openxmlformats.org/officeDocument/2006/relationships/image" Target="media/image80.jpeg"/><Relationship Id="rId8" Type="http://schemas.openxmlformats.org/officeDocument/2006/relationships/image" Target="media/image1.jpeg"/><Relationship Id="rId51" Type="http://schemas.openxmlformats.org/officeDocument/2006/relationships/hyperlink" Target="http://www.lavazza.com.au/" TargetMode="External"/><Relationship Id="rId72" Type="http://schemas.openxmlformats.org/officeDocument/2006/relationships/hyperlink" Target="http://www.fracino.com.au/" TargetMode="External"/><Relationship Id="rId93" Type="http://schemas.openxmlformats.org/officeDocument/2006/relationships/image" Target="media/image31.jpeg"/><Relationship Id="rId98" Type="http://schemas.openxmlformats.org/officeDocument/2006/relationships/image" Target="media/image36.jpeg"/><Relationship Id="rId121" Type="http://schemas.openxmlformats.org/officeDocument/2006/relationships/image" Target="media/image54.jpeg"/><Relationship Id="rId142" Type="http://schemas.openxmlformats.org/officeDocument/2006/relationships/image" Target="media/image67.jpeg"/><Relationship Id="rId163" Type="http://schemas.openxmlformats.org/officeDocument/2006/relationships/hyperlink" Target="http://www.youtube.com/watch?v=ubtUlnntpjs" TargetMode="External"/><Relationship Id="rId184" Type="http://schemas.openxmlformats.org/officeDocument/2006/relationships/image" Target="media/image85.png"/><Relationship Id="rId189" Type="http://schemas.openxmlformats.org/officeDocument/2006/relationships/footer" Target="footer8.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hyperlink" Target="http://www.dilmah.com.au/" TargetMode="External"/><Relationship Id="rId67" Type="http://schemas.openxmlformats.org/officeDocument/2006/relationships/image" Target="media/image20.jpeg"/><Relationship Id="rId116" Type="http://schemas.openxmlformats.org/officeDocument/2006/relationships/image" Target="media/image49.jpeg"/><Relationship Id="rId137" Type="http://schemas.openxmlformats.org/officeDocument/2006/relationships/hyperlink" Target="http://www.youtube.com/watch?v=ANOx9-1i9Sk" TargetMode="External"/><Relationship Id="rId158" Type="http://schemas.openxmlformats.org/officeDocument/2006/relationships/hyperlink" Target="http://www.taylor-company.com/service/resources/op_man/0060op0.pdf" TargetMode="External"/><Relationship Id="rId20" Type="http://schemas.openxmlformats.org/officeDocument/2006/relationships/footer" Target="footer3.xml"/><Relationship Id="rId41" Type="http://schemas.openxmlformats.org/officeDocument/2006/relationships/hyperlink" Target="http://www.2basnob.com/chai-tea.html" TargetMode="External"/><Relationship Id="rId62" Type="http://schemas.openxmlformats.org/officeDocument/2006/relationships/hyperlink" Target="http://www.nestle.com.au/Products/Featured-Brands/Nescafe" TargetMode="External"/><Relationship Id="rId83" Type="http://schemas.openxmlformats.org/officeDocument/2006/relationships/image" Target="media/image26.jpeg"/><Relationship Id="rId88" Type="http://schemas.openxmlformats.org/officeDocument/2006/relationships/hyperlink" Target="http://www.metacafe.com/watch/4620328/how_to_make_the_perfect_pot_of_tea/" TargetMode="External"/><Relationship Id="rId111" Type="http://schemas.openxmlformats.org/officeDocument/2006/relationships/header" Target="header9.xml"/><Relationship Id="rId132" Type="http://schemas.openxmlformats.org/officeDocument/2006/relationships/image" Target="media/image61.jpeg"/><Relationship Id="rId153" Type="http://schemas.openxmlformats.org/officeDocument/2006/relationships/header" Target="header12.xml"/><Relationship Id="rId174" Type="http://schemas.openxmlformats.org/officeDocument/2006/relationships/image" Target="media/image84.wmf"/><Relationship Id="rId179" Type="http://schemas.openxmlformats.org/officeDocument/2006/relationships/header" Target="header18.xml"/><Relationship Id="rId190"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13.jpeg"/><Relationship Id="rId57" Type="http://schemas.openxmlformats.org/officeDocument/2006/relationships/hyperlink" Target="http://www.acta.org.au/" TargetMode="External"/><Relationship Id="rId106" Type="http://schemas.openxmlformats.org/officeDocument/2006/relationships/hyperlink" Target="http://www.youtube.com/watch?v=rFOAW3aplPo" TargetMode="External"/><Relationship Id="rId127" Type="http://schemas.openxmlformats.org/officeDocument/2006/relationships/image" Target="media/image58.jpeg"/><Relationship Id="rId10" Type="http://schemas.openxmlformats.org/officeDocument/2006/relationships/image" Target="media/image3.jpeg"/><Relationship Id="rId31" Type="http://schemas.openxmlformats.org/officeDocument/2006/relationships/header" Target="header8.xml"/><Relationship Id="rId52" Type="http://schemas.openxmlformats.org/officeDocument/2006/relationships/hyperlink" Target="http://www.roberttimms.com/" TargetMode="External"/><Relationship Id="rId73" Type="http://schemas.openxmlformats.org/officeDocument/2006/relationships/image" Target="media/image22.wmf"/><Relationship Id="rId78" Type="http://schemas.openxmlformats.org/officeDocument/2006/relationships/image" Target="media/image24.jpeg"/><Relationship Id="rId94" Type="http://schemas.openxmlformats.org/officeDocument/2006/relationships/image" Target="media/image32.jpeg"/><Relationship Id="rId99" Type="http://schemas.openxmlformats.org/officeDocument/2006/relationships/image" Target="media/image37.jpeg"/><Relationship Id="rId101" Type="http://schemas.openxmlformats.org/officeDocument/2006/relationships/image" Target="media/image39.jpeg"/><Relationship Id="rId122" Type="http://schemas.openxmlformats.org/officeDocument/2006/relationships/hyperlink" Target="http://en.wikipedia.org/wiki/Milkshake" TargetMode="External"/><Relationship Id="rId143" Type="http://schemas.openxmlformats.org/officeDocument/2006/relationships/hyperlink" Target="http://www.youtube.com/watch?v=fiVV2wjBb1g" TargetMode="External"/><Relationship Id="rId148" Type="http://schemas.openxmlformats.org/officeDocument/2006/relationships/hyperlink" Target="http://www.youtube.com/watch?v=Ylc5b3PmtSY" TargetMode="External"/><Relationship Id="rId164" Type="http://schemas.openxmlformats.org/officeDocument/2006/relationships/hyperlink" Target="http://www.youtube.com/watch?v=pWyuMq5Ct8Y" TargetMode="External"/><Relationship Id="rId169" Type="http://schemas.openxmlformats.org/officeDocument/2006/relationships/image" Target="media/image81.jpeg"/><Relationship Id="rId185"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7E827-703F-484A-BBFC-EB800FF7C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16801</Words>
  <Characters>95766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Prepare and serve non-alcoholic beverages</vt:lpstr>
    </vt:vector>
  </TitlesOfParts>
  <Company>William Angliss Institute</Company>
  <LinksUpToDate>false</LinksUpToDate>
  <CharactersWithSpaces>112343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serve non-alcoholic beverages</dc:title>
  <dc:subject/>
  <dc:creator>Administrator</dc:creator>
  <cp:keywords/>
  <dc:description/>
  <cp:lastModifiedBy>Carla Angelica Co</cp:lastModifiedBy>
  <cp:revision>2</cp:revision>
  <cp:lastPrinted>2012-12-10T09:47:00Z</cp:lastPrinted>
  <dcterms:created xsi:type="dcterms:W3CDTF">2015-03-31T08:32:00Z</dcterms:created>
  <dcterms:modified xsi:type="dcterms:W3CDTF">2015-03-31T08:32:00Z</dcterms:modified>
</cp:coreProperties>
</file>