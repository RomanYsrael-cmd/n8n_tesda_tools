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9.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051AE" w:rsidRPr="00B103BF" w:rsidRDefault="00CC077A">
      <w:pPr>
        <w:rPr>
          <w:rFonts w:ascii="Helvetica" w:hAnsi="Helvetica" w:cs="Helvetica"/>
        </w:rPr>
      </w:pPr>
      <w:bookmarkStart w:id="0" w:name="_GoBack"/>
      <w:bookmarkEnd w:id="0"/>
      <w:r>
        <w:rPr>
          <w:rFonts w:ascii="Helvetica" w:hAnsi="Helvetica" w:cs="Helvetica"/>
          <w:noProof/>
          <w:lang w:val="en-US" w:eastAsia="en-US"/>
        </w:rPr>
        <mc:AlternateContent>
          <mc:Choice Requires="wps">
            <w:drawing>
              <wp:anchor distT="0" distB="0" distL="114300" distR="114300" simplePos="0" relativeHeight="251663360" behindDoc="0" locked="0" layoutInCell="1" allowOverlap="1">
                <wp:simplePos x="0" y="0"/>
                <wp:positionH relativeFrom="column">
                  <wp:posOffset>-1495425</wp:posOffset>
                </wp:positionH>
                <wp:positionV relativeFrom="paragraph">
                  <wp:posOffset>-1005840</wp:posOffset>
                </wp:positionV>
                <wp:extent cx="7731125" cy="10918190"/>
                <wp:effectExtent l="9525" t="13335" r="12700" b="12700"/>
                <wp:wrapNone/>
                <wp:docPr id="9"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31125" cy="10918190"/>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8FC4F72" id="Rectangle 3" o:spid="_x0000_s1026" style="position:absolute;margin-left:-117.75pt;margin-top:-79.2pt;width:608.75pt;height:859.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" fillcolor="#7f7f7f [1612]"/>
            </w:pict>
          </mc:Fallback>
        </mc:AlternateContent>
      </w:r>
      <w:r w:rsidR="00957DBE" w:rsidRPr="00B103BF">
        <w:rPr>
          <w:rFonts w:ascii="Helvetica" w:hAnsi="Helvetica" w:cs="Helvetica"/>
          <w:noProof/>
          <w:lang w:val="en-US" w:eastAsia="en-US"/>
        </w:rPr>
        <w:drawing>
          <wp:anchor distT="0" distB="0" distL="114300" distR="114300" simplePos="0" relativeHeight="251681792" behindDoc="0" locked="0" layoutInCell="1" allowOverlap="1">
            <wp:simplePos x="0" y="0"/>
            <wp:positionH relativeFrom="column">
              <wp:posOffset>2933700</wp:posOffset>
            </wp:positionH>
            <wp:positionV relativeFrom="paragraph">
              <wp:posOffset>8801100</wp:posOffset>
            </wp:positionV>
            <wp:extent cx="2219325" cy="714375"/>
            <wp:effectExtent l="0" t="0" r="0" b="0"/>
            <wp:wrapSquare wrapText="bothSides"/>
            <wp:docPr id="2"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8" cstate="print"/>
                    <a:stretch>
                      <a:fillRect/>
                    </a:stretch>
                  </pic:blipFill>
                  <pic:spPr>
                    <a:xfrm>
                      <a:off x="0" y="0"/>
                      <a:ext cx="2218055" cy="715010"/>
                    </a:xfrm>
                    <a:prstGeom prst="rect">
                      <a:avLst/>
                    </a:prstGeom>
                  </pic:spPr>
                </pic:pic>
              </a:graphicData>
            </a:graphic>
          </wp:anchor>
        </w:drawing>
      </w:r>
      <w:r w:rsidR="00957DBE" w:rsidRPr="00B103BF">
        <w:rPr>
          <w:rFonts w:ascii="Helvetica" w:hAnsi="Helvetica" w:cs="Helvetica"/>
          <w:noProof/>
          <w:lang w:val="en-US" w:eastAsia="en-US"/>
        </w:rPr>
        <w:drawing>
          <wp:anchor distT="0" distB="0" distL="114300" distR="114300" simplePos="0" relativeHeight="251680768" behindDoc="0" locked="0" layoutInCell="1" allowOverlap="1">
            <wp:simplePos x="0" y="0"/>
            <wp:positionH relativeFrom="column">
              <wp:posOffset>2381250</wp:posOffset>
            </wp:positionH>
            <wp:positionV relativeFrom="paragraph">
              <wp:posOffset>8839200</wp:posOffset>
            </wp:positionV>
            <wp:extent cx="620395" cy="647700"/>
            <wp:effectExtent l="19050" t="0" r="8255" b="0"/>
            <wp:wrapSquare wrapText="bothSides"/>
            <wp:docPr id="11"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9" cstate="print"/>
                    <a:stretch>
                      <a:fillRect/>
                    </a:stretch>
                  </pic:blipFill>
                  <pic:spPr>
                    <a:xfrm>
                      <a:off x="0" y="0"/>
                      <a:ext cx="620395" cy="643890"/>
                    </a:xfrm>
                    <a:prstGeom prst="rect">
                      <a:avLst/>
                    </a:prstGeom>
                  </pic:spPr>
                </pic:pic>
              </a:graphicData>
            </a:graphic>
          </wp:anchor>
        </w:drawing>
      </w:r>
      <w:r w:rsidR="00957DBE" w:rsidRPr="00B103BF">
        <w:rPr>
          <w:rFonts w:ascii="Helvetica" w:hAnsi="Helvetica" w:cs="Helvetica"/>
          <w:noProof/>
          <w:lang w:val="en-US" w:eastAsia="en-US"/>
        </w:rPr>
        <w:drawing>
          <wp:anchor distT="0" distB="0" distL="114300" distR="114300" simplePos="0" relativeHeight="251682816" behindDoc="0" locked="0" layoutInCell="1" allowOverlap="1">
            <wp:simplePos x="0" y="0"/>
            <wp:positionH relativeFrom="column">
              <wp:posOffset>1066800</wp:posOffset>
            </wp:positionH>
            <wp:positionV relativeFrom="paragraph">
              <wp:posOffset>8886825</wp:posOffset>
            </wp:positionV>
            <wp:extent cx="1276350" cy="571500"/>
            <wp:effectExtent l="19050" t="0" r="0" b="0"/>
            <wp:wrapSquare wrapText="bothSides"/>
            <wp:docPr id="12" name="Picture 115" descr="Master_AusAID logo_Transfer Gif.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0" cstate="print"/>
                    <a:stretch>
                      <a:fillRect/>
                    </a:stretch>
                  </pic:blipFill>
                  <pic:spPr>
                    <a:xfrm>
                      <a:off x="0" y="0"/>
                      <a:ext cx="1276985" cy="572135"/>
                    </a:xfrm>
                    <a:prstGeom prst="rect">
                      <a:avLst/>
                    </a:prstGeom>
                  </pic:spPr>
                </pic:pic>
              </a:graphicData>
            </a:graphic>
          </wp:anchor>
        </w:drawing>
      </w:r>
      <w:r>
        <w:rPr>
          <w:rFonts w:ascii="Helvetica" w:hAnsi="Helvetica" w:cs="Helvetica"/>
          <w:noProof/>
          <w:lang w:val="en-US" w:eastAsia="en-US"/>
        </w:rPr>
        <mc:AlternateContent>
          <mc:Choice Requires="wps">
            <w:drawing>
              <wp:anchor distT="0" distB="0" distL="114300" distR="114300" simplePos="0" relativeHeight="251668480" behindDoc="0" locked="0" layoutInCell="1" allowOverlap="1">
                <wp:simplePos x="0" y="0"/>
                <wp:positionH relativeFrom="column">
                  <wp:posOffset>607060</wp:posOffset>
                </wp:positionH>
                <wp:positionV relativeFrom="paragraph">
                  <wp:posOffset>386715</wp:posOffset>
                </wp:positionV>
                <wp:extent cx="5107940" cy="1745615"/>
                <wp:effectExtent l="0" t="0" r="0" b="1270"/>
                <wp:wrapNone/>
                <wp:docPr id="8"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07940" cy="1745615"/>
                        </a:xfrm>
                        <a:prstGeom prst="rect">
                          <a:avLst/>
                        </a:prstGeom>
                        <a:solidFill>
                          <a:schemeClr val="bg1">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934BB" w:rsidRDefault="00CC077A" w:rsidP="00973700">
                            <w:pPr>
                              <w:pStyle w:val="UnitNameCoverPage"/>
                            </w:pPr>
                            <w:r>
                              <w:fldChar w:fldCharType="begin"/>
                            </w:r>
                            <w:r>
                              <w:instrText xml:space="preserve"> REF  UnitName </w:instrText>
                            </w:r>
                            <w:r>
                              <w:fldChar w:fldCharType="separate"/>
                            </w:r>
                            <w:sdt>
                              <w:sdtPr>
                                <w:rPr>
                                  <w:rFonts w:cs="Helvetica"/>
                                </w:rPr>
                                <w:alias w:val="Unit Name"/>
                                <w:tag w:val="Unit Name"/>
                                <w:id w:val="8008970"/>
                                <w:placeholder>
                                  <w:docPart w:val="EA01B4B764E944BC8CEE58B6BA578039"/>
                                </w:placeholder>
                              </w:sdtPr>
                              <w:sdtEndPr/>
                              <w:sdtContent>
                                <w:r w:rsidR="002B0157" w:rsidRPr="00B103BF">
                                  <w:rPr>
                                    <w:rFonts w:eastAsia="Times New Roman" w:cs="Helvetica"/>
                                    <w:kern w:val="28"/>
                                    <w:lang w:eastAsia="en-US"/>
                                  </w:rPr>
                                  <w:t>Provide Food and Beverage Services</w:t>
                                </w:r>
                              </w:sdtContent>
                            </w:sdt>
                            <w:r>
                              <w:rPr>
                                <w:rFonts w:cs="Helvetica"/>
                              </w:rPr>
                              <w:fldChar w:fldCharType="end"/>
                            </w:r>
                          </w:p>
                          <w:p w:rsidR="00C934BB" w:rsidRDefault="00CC077A" w:rsidP="00973700">
                            <w:pPr>
                              <w:pStyle w:val="UnitCodeCoverPage1"/>
                            </w:pPr>
                            <w:r>
                              <w:fldChar w:fldCharType="begin"/>
                            </w:r>
                            <w:r>
                              <w:instrText xml:space="preserve"> REF  UnitCode </w:instrText>
                            </w:r>
                            <w:r>
                              <w:fldChar w:fldCharType="separate"/>
                            </w:r>
                            <w:sdt>
                              <w:sdtPr>
                                <w:rPr>
                                  <w:rFonts w:cs="Helvetica"/>
                                </w:rPr>
                                <w:alias w:val="Unit Code Cover Page"/>
                                <w:tag w:val="Unit Code Cover Page"/>
                                <w:id w:val="8008971"/>
                                <w:lock w:val="sdtLocked"/>
                                <w:placeholder>
                                  <w:docPart w:val="BD7B16B197A64AE9BAAD90C38C9B0A4E"/>
                                </w:placeholder>
                              </w:sdtPr>
                              <w:sdtEndPr/>
                              <w:sdtContent>
                                <w:r w:rsidR="002B0157" w:rsidRPr="00B103BF">
                                  <w:rPr>
                                    <w:rFonts w:cs="Helvetica"/>
                                  </w:rPr>
                                  <w:t>D1.HBS.CL5.12</w:t>
                                </w:r>
                              </w:sdtContent>
                            </w:sdt>
                            <w:r>
                              <w:rPr>
                                <w:rFonts w:cs="Helvetica"/>
                              </w:rPr>
                              <w:fldChar w:fldCharType="end"/>
                            </w:r>
                          </w:p>
                          <w:p w:rsidR="00C934BB" w:rsidRPr="00973700" w:rsidRDefault="00CC077A" w:rsidP="00973700">
                            <w:pPr>
                              <w:pStyle w:val="AssessorManualCoverPage0"/>
                            </w:pPr>
                            <w:r>
                              <w:fldChar w:fldCharType="begin"/>
                            </w:r>
                            <w:r>
                              <w:instrText xml:space="preserve"> REF  AssessorManual </w:instrText>
                            </w:r>
                            <w:r>
                              <w:fldChar w:fldCharType="separate"/>
                            </w:r>
                            <w:sdt>
                              <w:sdtPr>
                                <w:rPr>
                                  <w:rFonts w:cs="Helvetica"/>
                                  <w:b w:val="0"/>
                                </w:rPr>
                                <w:alias w:val="Assessor Manual"/>
                                <w:tag w:val="Assessor Manual"/>
                                <w:id w:val="8008972"/>
                                <w:lock w:val="sdtLocked"/>
                                <w:placeholder>
                                  <w:docPart w:val="F08FBB71C3194FC6A4A5F37D3AC32B34"/>
                                </w:placeholder>
                              </w:sdtPr>
                              <w:sdtEndPr/>
                              <w:sdtContent>
                                <w:r w:rsidR="002B0157" w:rsidRPr="00B103BF">
                                  <w:rPr>
                                    <w:rFonts w:cs="Helvetica"/>
                                  </w:rPr>
                                  <w:t>Assessor Manual</w:t>
                                </w:r>
                              </w:sdtContent>
                            </w:sdt>
                            <w:r>
                              <w:rPr>
                                <w:rFonts w:cs="Helvetica"/>
                                <w:b w:val="0"/>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margin-left:47.8pt;margin-top:30.45pt;width:402.2pt;height:137.4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" fillcolor="#7f7f7f [1612]" stroked="f">
                <v:textbox>
                  <w:txbxContent>
                    <w:p w:rsidR="00C934BB" w:rsidRDefault="00CC077A" w:rsidP="00973700">
                      <w:pPr>
                        <w:pStyle w:val="UnitNameCoverPage"/>
                      </w:pPr>
                      <w:r>
                        <w:fldChar w:fldCharType="begin"/>
                      </w:r>
                      <w:r>
                        <w:instrText xml:space="preserve"> REF  UnitName </w:instrText>
                      </w:r>
                      <w:r>
                        <w:fldChar w:fldCharType="separate"/>
                      </w:r>
                      <w:sdt>
                        <w:sdtPr>
                          <w:rPr>
                            <w:rFonts w:cs="Helvetica"/>
                          </w:rPr>
                          <w:alias w:val="Unit Name"/>
                          <w:tag w:val="Unit Name"/>
                          <w:id w:val="8008970"/>
                          <w:placeholder>
                            <w:docPart w:val="EA01B4B764E944BC8CEE58B6BA578039"/>
                          </w:placeholder>
                        </w:sdtPr>
                        <w:sdtEndPr/>
                        <w:sdtContent>
                          <w:r w:rsidR="002B0157" w:rsidRPr="00B103BF">
                            <w:rPr>
                              <w:rFonts w:eastAsia="Times New Roman" w:cs="Helvetica"/>
                              <w:kern w:val="28"/>
                              <w:lang w:eastAsia="en-US"/>
                            </w:rPr>
                            <w:t>Provide Food and Beverage Services</w:t>
                          </w:r>
                        </w:sdtContent>
                      </w:sdt>
                      <w:r>
                        <w:rPr>
                          <w:rFonts w:cs="Helvetica"/>
                        </w:rPr>
                        <w:fldChar w:fldCharType="end"/>
                      </w:r>
                    </w:p>
                    <w:p w:rsidR="00C934BB" w:rsidRDefault="00CC077A" w:rsidP="00973700">
                      <w:pPr>
                        <w:pStyle w:val="UnitCodeCoverPage1"/>
                      </w:pPr>
                      <w:r>
                        <w:fldChar w:fldCharType="begin"/>
                      </w:r>
                      <w:r>
                        <w:instrText xml:space="preserve"> REF  UnitCode </w:instrText>
                      </w:r>
                      <w:r>
                        <w:fldChar w:fldCharType="separate"/>
                      </w:r>
                      <w:sdt>
                        <w:sdtPr>
                          <w:rPr>
                            <w:rFonts w:cs="Helvetica"/>
                          </w:rPr>
                          <w:alias w:val="Unit Code Cover Page"/>
                          <w:tag w:val="Unit Code Cover Page"/>
                          <w:id w:val="8008971"/>
                          <w:lock w:val="sdtLocked"/>
                          <w:placeholder>
                            <w:docPart w:val="BD7B16B197A64AE9BAAD90C38C9B0A4E"/>
                          </w:placeholder>
                        </w:sdtPr>
                        <w:sdtEndPr/>
                        <w:sdtContent>
                          <w:r w:rsidR="002B0157" w:rsidRPr="00B103BF">
                            <w:rPr>
                              <w:rFonts w:cs="Helvetica"/>
                            </w:rPr>
                            <w:t>D1.HBS.CL5.12</w:t>
                          </w:r>
                        </w:sdtContent>
                      </w:sdt>
                      <w:r>
                        <w:rPr>
                          <w:rFonts w:cs="Helvetica"/>
                        </w:rPr>
                        <w:fldChar w:fldCharType="end"/>
                      </w:r>
                    </w:p>
                    <w:p w:rsidR="00C934BB" w:rsidRPr="00973700" w:rsidRDefault="00CC077A" w:rsidP="00973700">
                      <w:pPr>
                        <w:pStyle w:val="AssessorManualCoverPage0"/>
                      </w:pPr>
                      <w:r>
                        <w:fldChar w:fldCharType="begin"/>
                      </w:r>
                      <w:r>
                        <w:instrText xml:space="preserve"> REF  AssessorManual </w:instrText>
                      </w:r>
                      <w:r>
                        <w:fldChar w:fldCharType="separate"/>
                      </w:r>
                      <w:sdt>
                        <w:sdtPr>
                          <w:rPr>
                            <w:rFonts w:cs="Helvetica"/>
                            <w:b w:val="0"/>
                          </w:rPr>
                          <w:alias w:val="Assessor Manual"/>
                          <w:tag w:val="Assessor Manual"/>
                          <w:id w:val="8008972"/>
                          <w:lock w:val="sdtLocked"/>
                          <w:placeholder>
                            <w:docPart w:val="F08FBB71C3194FC6A4A5F37D3AC32B34"/>
                          </w:placeholder>
                        </w:sdtPr>
                        <w:sdtEndPr/>
                        <w:sdtContent>
                          <w:r w:rsidR="002B0157" w:rsidRPr="00B103BF">
                            <w:rPr>
                              <w:rFonts w:cs="Helvetica"/>
                            </w:rPr>
                            <w:t>Assessor Manual</w:t>
                          </w:r>
                        </w:sdtContent>
                      </w:sdt>
                      <w:r>
                        <w:rPr>
                          <w:rFonts w:cs="Helvetica"/>
                          <w:b w:val="0"/>
                        </w:rPr>
                        <w:fldChar w:fldCharType="end"/>
                      </w:r>
                    </w:p>
                  </w:txbxContent>
                </v:textbox>
              </v:shape>
            </w:pict>
          </mc:Fallback>
        </mc:AlternateContent>
      </w:r>
      <w:r w:rsidR="00973700" w:rsidRPr="00B103BF">
        <w:rPr>
          <w:rFonts w:ascii="Helvetica" w:hAnsi="Helvetica" w:cs="Helvetica"/>
          <w:noProof/>
          <w:lang w:val="en-US" w:eastAsia="en-US"/>
        </w:rPr>
        <w:drawing>
          <wp:anchor distT="0" distB="0" distL="114300" distR="114300" simplePos="0" relativeHeight="251674624" behindDoc="0" locked="0" layoutInCell="1" allowOverlap="1">
            <wp:simplePos x="0" y="0"/>
            <wp:positionH relativeFrom="column">
              <wp:posOffset>-942975</wp:posOffset>
            </wp:positionH>
            <wp:positionV relativeFrom="paragraph">
              <wp:posOffset>2400300</wp:posOffset>
            </wp:positionV>
            <wp:extent cx="8362950" cy="6219825"/>
            <wp:effectExtent l="19050" t="0" r="0" b="0"/>
            <wp:wrapTopAndBottom/>
            <wp:docPr id="22"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11" cstate="print"/>
                    <a:stretch>
                      <a:fillRect/>
                    </a:stretch>
                  </pic:blipFill>
                  <pic:spPr>
                    <a:xfrm>
                      <a:off x="0" y="0"/>
                      <a:ext cx="8362950" cy="6219825"/>
                    </a:xfrm>
                    <a:prstGeom prst="rect">
                      <a:avLst/>
                    </a:prstGeom>
                  </pic:spPr>
                </pic:pic>
              </a:graphicData>
            </a:graphic>
          </wp:anchor>
        </w:drawing>
      </w:r>
      <w:r>
        <w:rPr>
          <w:rFonts w:ascii="Helvetica" w:hAnsi="Helvetica" w:cs="Helvetica"/>
          <w:noProof/>
          <w:lang w:val="en-US" w:eastAsia="en-US"/>
        </w:rPr>
        <mc:AlternateContent>
          <mc:Choice Requires="wps">
            <w:drawing>
              <wp:anchor distT="0" distB="0" distL="114300" distR="114300" simplePos="0" relativeHeight="251664384" behindDoc="0" locked="0" layoutInCell="1" allowOverlap="1">
                <wp:simplePos x="0" y="0"/>
                <wp:positionH relativeFrom="column">
                  <wp:posOffset>-1495425</wp:posOffset>
                </wp:positionH>
                <wp:positionV relativeFrom="paragraph">
                  <wp:posOffset>8625205</wp:posOffset>
                </wp:positionV>
                <wp:extent cx="8729345" cy="1158240"/>
                <wp:effectExtent l="0" t="0" r="0" b="0"/>
                <wp:wrapNone/>
                <wp:docPr id="7"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29345" cy="1158240"/>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87B4BEB" id="Rectangle 4" o:spid="_x0000_s1026" style="position:absolute;margin-left:-117.75pt;margin-top:679.15pt;width:687.35pt;height:91.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" fillcolor="#5a5a5a [2109]" stroked="f"/>
            </w:pict>
          </mc:Fallback>
        </mc:AlternateContent>
      </w:r>
      <w:r w:rsidR="00973700" w:rsidRPr="00B103BF">
        <w:rPr>
          <w:rFonts w:ascii="Helvetica" w:hAnsi="Helvetica" w:cs="Helvetica"/>
          <w:noProof/>
          <w:lang w:val="en-US" w:eastAsia="en-US"/>
        </w:rPr>
        <w:drawing>
          <wp:anchor distT="0" distB="0" distL="114300" distR="114300" simplePos="0" relativeHeight="251670528" behindDoc="0" locked="0" layoutInCell="1" allowOverlap="1">
            <wp:simplePos x="0" y="0"/>
            <wp:positionH relativeFrom="column">
              <wp:posOffset>-190500</wp:posOffset>
            </wp:positionH>
            <wp:positionV relativeFrom="paragraph">
              <wp:posOffset>742950</wp:posOffset>
            </wp:positionV>
            <wp:extent cx="628650" cy="609600"/>
            <wp:effectExtent l="19050" t="0" r="0" b="0"/>
            <wp:wrapSquare wrapText="bothSides"/>
            <wp:docPr id="19"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2" cstate="print"/>
                    <a:stretch>
                      <a:fillRect/>
                    </a:stretch>
                  </pic:blipFill>
                  <pic:spPr>
                    <a:xfrm>
                      <a:off x="0" y="0"/>
                      <a:ext cx="632460" cy="609600"/>
                    </a:xfrm>
                    <a:prstGeom prst="rect">
                      <a:avLst/>
                    </a:prstGeom>
                  </pic:spPr>
                </pic:pic>
              </a:graphicData>
            </a:graphic>
          </wp:anchor>
        </w:drawing>
      </w:r>
      <w:r w:rsidR="00973700" w:rsidRPr="00B103BF">
        <w:rPr>
          <w:rFonts w:ascii="Helvetica" w:hAnsi="Helvetica" w:cs="Helvetica"/>
          <w:noProof/>
          <w:lang w:val="en-US" w:eastAsia="en-US"/>
        </w:rPr>
        <w:drawing>
          <wp:anchor distT="0" distB="0" distL="114300" distR="114300" simplePos="0" relativeHeight="251672576" behindDoc="0" locked="0" layoutInCell="1" allowOverlap="1">
            <wp:simplePos x="0" y="0"/>
            <wp:positionH relativeFrom="column">
              <wp:posOffset>-219075</wp:posOffset>
            </wp:positionH>
            <wp:positionV relativeFrom="paragraph">
              <wp:posOffset>38100</wp:posOffset>
            </wp:positionV>
            <wp:extent cx="680720" cy="657225"/>
            <wp:effectExtent l="19050" t="0" r="5080" b="0"/>
            <wp:wrapSquare wrapText="bothSides"/>
            <wp:docPr id="20"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13" cstate="print"/>
                    <a:stretch>
                      <a:fillRect/>
                    </a:stretch>
                  </pic:blipFill>
                  <pic:spPr>
                    <a:xfrm>
                      <a:off x="0" y="0"/>
                      <a:ext cx="680720" cy="657225"/>
                    </a:xfrm>
                    <a:prstGeom prst="rect">
                      <a:avLst/>
                    </a:prstGeom>
                  </pic:spPr>
                </pic:pic>
              </a:graphicData>
            </a:graphic>
          </wp:anchor>
        </w:drawing>
      </w:r>
      <w:r w:rsidR="00973700" w:rsidRPr="00B103BF">
        <w:rPr>
          <w:rFonts w:ascii="Helvetica" w:hAnsi="Helvetica" w:cs="Helvetica"/>
          <w:noProof/>
          <w:lang w:val="en-US" w:eastAsia="en-US"/>
        </w:rPr>
        <w:drawing>
          <wp:anchor distT="0" distB="0" distL="114300" distR="114300" simplePos="0" relativeHeight="251671552" behindDoc="0" locked="0" layoutInCell="1" allowOverlap="1">
            <wp:simplePos x="0" y="0"/>
            <wp:positionH relativeFrom="column">
              <wp:posOffset>-219075</wp:posOffset>
            </wp:positionH>
            <wp:positionV relativeFrom="paragraph">
              <wp:posOffset>1400175</wp:posOffset>
            </wp:positionV>
            <wp:extent cx="681355" cy="609600"/>
            <wp:effectExtent l="19050" t="0" r="4536" b="0"/>
            <wp:wrapSquare wrapText="bothSides"/>
            <wp:docPr id="21"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14" cstate="print"/>
                    <a:stretch>
                      <a:fillRect/>
                    </a:stretch>
                  </pic:blipFill>
                  <pic:spPr>
                    <a:xfrm>
                      <a:off x="0" y="0"/>
                      <a:ext cx="681264" cy="613954"/>
                    </a:xfrm>
                    <a:prstGeom prst="rect">
                      <a:avLst/>
                    </a:prstGeom>
                  </pic:spPr>
                </pic:pic>
              </a:graphicData>
            </a:graphic>
          </wp:anchor>
        </w:drawing>
      </w:r>
      <w:r w:rsidR="008051AE" w:rsidRPr="00B103BF">
        <w:rPr>
          <w:rFonts w:ascii="Helvetica" w:hAnsi="Helvetica" w:cs="Helvetica"/>
        </w:rPr>
        <w:br w:type="page"/>
      </w:r>
    </w:p>
    <w:p w:rsidR="008051AE" w:rsidRPr="00B103BF" w:rsidRDefault="008051AE">
      <w:pPr>
        <w:rPr>
          <w:rFonts w:ascii="Helvetica" w:hAnsi="Helvetica" w:cs="Helvetica"/>
        </w:rPr>
      </w:pPr>
      <w:r w:rsidRPr="00B103BF">
        <w:rPr>
          <w:rFonts w:ascii="Helvetica" w:hAnsi="Helvetica" w:cs="Helvetica"/>
        </w:rPr>
        <w:lastRenderedPageBreak/>
        <w:br w:type="page"/>
      </w:r>
    </w:p>
    <w:p w:rsidR="00753ECF" w:rsidRPr="00B103BF" w:rsidRDefault="00A47E55" w:rsidP="00753ECF">
      <w:pPr>
        <w:pStyle w:val="UnitNameTitlePage"/>
        <w:rPr>
          <w:rFonts w:cs="Helvetica"/>
        </w:rPr>
      </w:pPr>
      <w:r w:rsidRPr="00B103BF">
        <w:rPr>
          <w:rFonts w:cs="Helvetica"/>
        </w:rPr>
        <w:lastRenderedPageBreak/>
        <w:br/>
      </w:r>
      <w:r w:rsidRPr="00B103BF">
        <w:rPr>
          <w:rFonts w:cs="Helvetica"/>
        </w:rPr>
        <w:br/>
      </w:r>
      <w:r w:rsidRPr="00B103BF">
        <w:rPr>
          <w:rFonts w:cs="Helvetica"/>
        </w:rPr>
        <w:br/>
      </w:r>
      <w:r w:rsidRPr="00B103BF">
        <w:rPr>
          <w:rFonts w:cs="Helvetica"/>
        </w:rPr>
        <w:br/>
      </w:r>
      <w:bookmarkStart w:id="1" w:name="UnitName"/>
      <w:sdt>
        <w:sdtPr>
          <w:rPr>
            <w:rFonts w:cs="Helvetica"/>
          </w:rPr>
          <w:alias w:val="Unit Name"/>
          <w:tag w:val="Unit Name"/>
          <w:id w:val="79435675"/>
          <w:placeholder>
            <w:docPart w:val="C67485CB5ABA441E9249397B9C9A201B"/>
          </w:placeholder>
        </w:sdtPr>
        <w:sdtEndPr/>
        <w:sdtContent>
          <w:r w:rsidR="00316FD5" w:rsidRPr="00B103BF">
            <w:rPr>
              <w:rFonts w:eastAsia="Times New Roman" w:cs="Helvetica"/>
              <w:kern w:val="28"/>
              <w:lang w:eastAsia="en-US"/>
            </w:rPr>
            <w:t>Provide Food and Beverage Services</w:t>
          </w:r>
        </w:sdtContent>
      </w:sdt>
      <w:bookmarkEnd w:id="1"/>
    </w:p>
    <w:bookmarkStart w:id="2" w:name="UnitCode" w:displacedByCustomXml="next"/>
    <w:sdt>
      <w:sdtPr>
        <w:rPr>
          <w:rFonts w:cs="Helvetica"/>
        </w:rPr>
        <w:alias w:val="Unit Code Cover Page"/>
        <w:tag w:val="Unit Code Cover Page"/>
        <w:id w:val="79435681"/>
        <w:lock w:val="sdtLocked"/>
        <w:placeholder>
          <w:docPart w:val="1F95E13C60BA449C832B2FAC4706B469"/>
        </w:placeholder>
      </w:sdtPr>
      <w:sdtEndPr/>
      <w:sdtContent>
        <w:p w:rsidR="00753ECF" w:rsidRPr="00B103BF" w:rsidRDefault="00316FD5" w:rsidP="00753ECF">
          <w:pPr>
            <w:pStyle w:val="UnitCodeCoverPage"/>
            <w:rPr>
              <w:rFonts w:cs="Helvetica"/>
            </w:rPr>
          </w:pPr>
          <w:r w:rsidRPr="00B103BF">
            <w:rPr>
              <w:rFonts w:cs="Helvetica"/>
            </w:rPr>
            <w:t>D1.HBS.CL5.12</w:t>
          </w:r>
        </w:p>
      </w:sdtContent>
    </w:sdt>
    <w:bookmarkEnd w:id="2" w:displacedByCustomXml="prev"/>
    <w:bookmarkStart w:id="3" w:name="AssessorManual" w:displacedByCustomXml="next"/>
    <w:sdt>
      <w:sdtPr>
        <w:rPr>
          <w:rFonts w:cs="Helvetica"/>
          <w:b/>
        </w:rPr>
        <w:alias w:val="Assessor Manual"/>
        <w:tag w:val="Assessor Manual"/>
        <w:id w:val="79435685"/>
        <w:lock w:val="sdtLocked"/>
        <w:placeholder>
          <w:docPart w:val="1F95E13C60BA449C832B2FAC4706B469"/>
        </w:placeholder>
      </w:sdtPr>
      <w:sdtEndPr/>
      <w:sdtContent>
        <w:p w:rsidR="00753ECF" w:rsidRPr="00B103BF" w:rsidRDefault="00753ECF" w:rsidP="00753ECF">
          <w:pPr>
            <w:pStyle w:val="AssessorManualCoverPage"/>
            <w:rPr>
              <w:rFonts w:cs="Helvetica"/>
              <w:b/>
            </w:rPr>
          </w:pPr>
          <w:r w:rsidRPr="00B103BF">
            <w:rPr>
              <w:rFonts w:cs="Helvetica"/>
              <w:b/>
            </w:rPr>
            <w:t>Assessor Manual</w:t>
          </w:r>
        </w:p>
      </w:sdtContent>
    </w:sdt>
    <w:bookmarkEnd w:id="3" w:displacedByCustomXml="prev"/>
    <w:p w:rsidR="00753ECF" w:rsidRPr="00B103BF" w:rsidRDefault="00753ECF" w:rsidP="008051AE">
      <w:pPr>
        <w:rPr>
          <w:rFonts w:ascii="Helvetica" w:eastAsia="Times New Roman" w:hAnsi="Helvetica" w:cs="Helvetica"/>
          <w:kern w:val="28"/>
          <w:lang w:eastAsia="en-US"/>
        </w:rPr>
      </w:pPr>
    </w:p>
    <w:p w:rsidR="00753ECF" w:rsidRPr="00B103BF" w:rsidRDefault="00753ECF" w:rsidP="008051AE">
      <w:pPr>
        <w:rPr>
          <w:rFonts w:ascii="Helvetica" w:hAnsi="Helvetica" w:cs="Helvetica"/>
        </w:rPr>
        <w:sectPr w:rsidR="00753ECF" w:rsidRPr="00B103BF">
          <w:pgSz w:w="11906" w:h="16838"/>
          <w:pgMar w:top="1440" w:right="1440" w:bottom="1440" w:left="1440" w:header="708" w:footer="708" w:gutter="0"/>
          <w:cols w:space="708"/>
          <w:docGrid w:linePitch="360"/>
        </w:sectPr>
      </w:pP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395"/>
        <w:gridCol w:w="141"/>
        <w:gridCol w:w="993"/>
      </w:tblGrid>
      <w:tr w:rsidR="00957DBE" w:rsidRPr="00B103BF" w:rsidTr="00316FD5">
        <w:tc>
          <w:tcPr>
            <w:tcW w:w="7905" w:type="dxa"/>
            <w:gridSpan w:val="4"/>
          </w:tcPr>
          <w:p w:rsidR="00957DBE" w:rsidRPr="00B103BF" w:rsidRDefault="00957DBE" w:rsidP="00957DBE">
            <w:pPr>
              <w:pStyle w:val="AcknowledgementsImprint"/>
              <w:ind w:left="0"/>
              <w:rPr>
                <w:rFonts w:cs="Helvetica"/>
                <w:lang w:val="en-AU"/>
              </w:rPr>
            </w:pPr>
            <w:r w:rsidRPr="00B103BF">
              <w:rPr>
                <w:rFonts w:cs="Helvetica"/>
                <w:noProof/>
                <w:lang w:val="en-US"/>
              </w:rPr>
              <w:drawing>
                <wp:anchor distT="0" distB="0" distL="114300" distR="114300" simplePos="0" relativeHeight="251685888" behindDoc="0" locked="0" layoutInCell="1" allowOverlap="1">
                  <wp:simplePos x="0" y="0"/>
                  <wp:positionH relativeFrom="column">
                    <wp:posOffset>-45720</wp:posOffset>
                  </wp:positionH>
                  <wp:positionV relativeFrom="paragraph">
                    <wp:posOffset>60325</wp:posOffset>
                  </wp:positionV>
                  <wp:extent cx="874395" cy="400050"/>
                  <wp:effectExtent l="19050" t="0" r="1905" b="0"/>
                  <wp:wrapSquare wrapText="bothSides"/>
                  <wp:docPr id="4" name="Picture 115" descr="Master_AusAID logo_Transfer Gif.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0" cstate="print"/>
                          <a:stretch>
                            <a:fillRect/>
                          </a:stretch>
                        </pic:blipFill>
                        <pic:spPr>
                          <a:xfrm>
                            <a:off x="0" y="0"/>
                            <a:ext cx="874395" cy="400050"/>
                          </a:xfrm>
                          <a:prstGeom prst="rect">
                            <a:avLst/>
                          </a:prstGeom>
                        </pic:spPr>
                      </pic:pic>
                    </a:graphicData>
                  </a:graphic>
                </wp:anchor>
              </w:drawing>
            </w:r>
            <w:r w:rsidRPr="00B103BF">
              <w:rPr>
                <w:rFonts w:cs="Helvetica"/>
                <w:noProof/>
                <w:lang w:val="en-US"/>
              </w:rPr>
              <w:drawing>
                <wp:anchor distT="0" distB="0" distL="114300" distR="114300" simplePos="0" relativeHeight="251684864" behindDoc="0" locked="0" layoutInCell="1" allowOverlap="1">
                  <wp:simplePos x="0" y="0"/>
                  <wp:positionH relativeFrom="column">
                    <wp:posOffset>887730</wp:posOffset>
                  </wp:positionH>
                  <wp:positionV relativeFrom="paragraph">
                    <wp:posOffset>22225</wp:posOffset>
                  </wp:positionV>
                  <wp:extent cx="457200" cy="466725"/>
                  <wp:effectExtent l="19050" t="0" r="0" b="0"/>
                  <wp:wrapSquare wrapText="bothSides"/>
                  <wp:docPr id="3"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9" cstate="print"/>
                          <a:stretch>
                            <a:fillRect/>
                          </a:stretch>
                        </pic:blipFill>
                        <pic:spPr>
                          <a:xfrm>
                            <a:off x="0" y="0"/>
                            <a:ext cx="457200" cy="466725"/>
                          </a:xfrm>
                          <a:prstGeom prst="rect">
                            <a:avLst/>
                          </a:prstGeom>
                        </pic:spPr>
                      </pic:pic>
                    </a:graphicData>
                  </a:graphic>
                </wp:anchor>
              </w:drawing>
            </w:r>
            <w:r w:rsidRPr="00B103BF">
              <w:rPr>
                <w:rFonts w:cs="Helvetica"/>
                <w:noProof/>
                <w:lang w:val="en-US"/>
              </w:rPr>
              <w:drawing>
                <wp:anchor distT="0" distB="0" distL="114300" distR="114300" simplePos="0" relativeHeight="251686912" behindDoc="0" locked="0" layoutInCell="1" allowOverlap="1">
                  <wp:simplePos x="0" y="0"/>
                  <wp:positionH relativeFrom="column">
                    <wp:posOffset>1297305</wp:posOffset>
                  </wp:positionH>
                  <wp:positionV relativeFrom="paragraph">
                    <wp:posOffset>-6350</wp:posOffset>
                  </wp:positionV>
                  <wp:extent cx="1676400" cy="542925"/>
                  <wp:effectExtent l="0" t="0" r="0" b="0"/>
                  <wp:wrapSquare wrapText="bothSides"/>
                  <wp:docPr id="15"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8" cstate="print"/>
                          <a:stretch>
                            <a:fillRect/>
                          </a:stretch>
                        </pic:blipFill>
                        <pic:spPr>
                          <a:xfrm>
                            <a:off x="0" y="0"/>
                            <a:ext cx="1669415" cy="540385"/>
                          </a:xfrm>
                          <a:prstGeom prst="rect">
                            <a:avLst/>
                          </a:prstGeom>
                        </pic:spPr>
                      </pic:pic>
                    </a:graphicData>
                  </a:graphic>
                </wp:anchor>
              </w:drawing>
            </w:r>
          </w:p>
        </w:tc>
      </w:tr>
      <w:tr w:rsidR="00753ECF" w:rsidRPr="00B103BF" w:rsidTr="00316FD5">
        <w:trPr>
          <w:gridAfter w:val="1"/>
          <w:wAfter w:w="993" w:type="dxa"/>
        </w:trPr>
        <w:tc>
          <w:tcPr>
            <w:tcW w:w="6912" w:type="dxa"/>
            <w:gridSpan w:val="3"/>
          </w:tcPr>
          <w:p w:rsidR="00753ECF" w:rsidRPr="00B103BF" w:rsidRDefault="00957DBE" w:rsidP="006D69DB">
            <w:pPr>
              <w:pStyle w:val="AcknowledgementsImprint"/>
              <w:spacing w:before="240" w:after="240"/>
              <w:ind w:left="0"/>
              <w:rPr>
                <w:rFonts w:cs="Helvetica"/>
                <w:lang w:val="en-AU"/>
              </w:rPr>
            </w:pPr>
            <w:r w:rsidRPr="00B103BF">
              <w:rPr>
                <w:rStyle w:val="BodyCopyBold"/>
                <w:rFonts w:ascii="Helvetica" w:hAnsi="Helvetica" w:cs="Helvetica"/>
                <w:lang w:val="en-AU"/>
              </w:rPr>
              <w:br/>
            </w:r>
            <w:r w:rsidR="00753ECF" w:rsidRPr="00B103BF">
              <w:rPr>
                <w:rStyle w:val="BodyCopyBold"/>
                <w:rFonts w:ascii="Helvetica" w:hAnsi="Helvetica" w:cs="Helvetica"/>
                <w:lang w:val="en-AU"/>
              </w:rPr>
              <w:t>Project Base</w:t>
            </w:r>
          </w:p>
        </w:tc>
      </w:tr>
      <w:tr w:rsidR="00753ECF" w:rsidRPr="00B103BF" w:rsidTr="00316FD5">
        <w:trPr>
          <w:gridAfter w:val="1"/>
          <w:wAfter w:w="993" w:type="dxa"/>
        </w:trPr>
        <w:tc>
          <w:tcPr>
            <w:tcW w:w="6912" w:type="dxa"/>
            <w:gridSpan w:val="3"/>
          </w:tcPr>
          <w:p w:rsidR="00753ECF" w:rsidRPr="00B103BF" w:rsidRDefault="00753ECF" w:rsidP="006D69DB">
            <w:pPr>
              <w:pStyle w:val="AcknowledgementsImprint"/>
              <w:spacing w:before="0" w:after="0"/>
              <w:ind w:left="0"/>
              <w:rPr>
                <w:rFonts w:cs="Helvetica"/>
                <w:lang w:val="en-AU"/>
              </w:rPr>
            </w:pPr>
            <w:r w:rsidRPr="00B103BF">
              <w:rPr>
                <w:rFonts w:cs="Helvetica"/>
                <w:lang w:val="en-AU"/>
              </w:rPr>
              <w:t>William Angliss Institute of TAFE</w:t>
            </w:r>
          </w:p>
        </w:tc>
      </w:tr>
      <w:tr w:rsidR="00753ECF" w:rsidRPr="00B103BF" w:rsidTr="00316FD5">
        <w:trPr>
          <w:gridAfter w:val="1"/>
          <w:wAfter w:w="993" w:type="dxa"/>
        </w:trPr>
        <w:tc>
          <w:tcPr>
            <w:tcW w:w="6912" w:type="dxa"/>
            <w:gridSpan w:val="3"/>
          </w:tcPr>
          <w:p w:rsidR="00753ECF" w:rsidRPr="00B103BF" w:rsidRDefault="00753ECF" w:rsidP="006D69DB">
            <w:pPr>
              <w:pStyle w:val="AcknowledgementsImprint"/>
              <w:spacing w:before="0" w:after="0"/>
              <w:ind w:left="0"/>
              <w:rPr>
                <w:rFonts w:cs="Helvetica"/>
                <w:lang w:val="en-AU"/>
              </w:rPr>
            </w:pPr>
            <w:r w:rsidRPr="00B103BF">
              <w:rPr>
                <w:rFonts w:cs="Helvetica"/>
                <w:lang w:val="en-AU"/>
              </w:rPr>
              <w:t>555 La Trobe Street</w:t>
            </w:r>
          </w:p>
        </w:tc>
      </w:tr>
      <w:tr w:rsidR="00753ECF" w:rsidRPr="00B103BF" w:rsidTr="00316FD5">
        <w:trPr>
          <w:gridAfter w:val="1"/>
          <w:wAfter w:w="993" w:type="dxa"/>
        </w:trPr>
        <w:tc>
          <w:tcPr>
            <w:tcW w:w="6912" w:type="dxa"/>
            <w:gridSpan w:val="3"/>
          </w:tcPr>
          <w:p w:rsidR="00753ECF" w:rsidRPr="00B103BF" w:rsidRDefault="00753ECF" w:rsidP="006D69DB">
            <w:pPr>
              <w:pStyle w:val="AcknowledgementsImprint"/>
              <w:spacing w:before="0" w:after="0"/>
              <w:ind w:left="0"/>
              <w:rPr>
                <w:rFonts w:cs="Helvetica"/>
                <w:lang w:val="en-AU"/>
              </w:rPr>
            </w:pPr>
            <w:r w:rsidRPr="00B103BF">
              <w:rPr>
                <w:rFonts w:cs="Helvetica"/>
                <w:lang w:val="en-AU"/>
              </w:rPr>
              <w:t>Melbourne 3000 Victoria</w:t>
            </w:r>
          </w:p>
        </w:tc>
      </w:tr>
      <w:tr w:rsidR="00753ECF" w:rsidRPr="00B103BF" w:rsidTr="00316FD5">
        <w:trPr>
          <w:gridAfter w:val="1"/>
          <w:wAfter w:w="993" w:type="dxa"/>
        </w:trPr>
        <w:tc>
          <w:tcPr>
            <w:tcW w:w="2376" w:type="dxa"/>
          </w:tcPr>
          <w:p w:rsidR="00753ECF" w:rsidRPr="00B103BF" w:rsidRDefault="00753ECF" w:rsidP="006D69DB">
            <w:pPr>
              <w:pStyle w:val="AcknowledgementsImprint"/>
              <w:spacing w:before="0" w:after="0"/>
              <w:ind w:left="0"/>
              <w:rPr>
                <w:rFonts w:cs="Helvetica"/>
                <w:lang w:val="en-AU"/>
              </w:rPr>
            </w:pPr>
            <w:r w:rsidRPr="00B103BF">
              <w:rPr>
                <w:rFonts w:cs="Helvetica"/>
                <w:lang w:val="en-AU"/>
              </w:rPr>
              <w:t>Telephone:</w:t>
            </w:r>
          </w:p>
        </w:tc>
        <w:tc>
          <w:tcPr>
            <w:tcW w:w="4536" w:type="dxa"/>
            <w:gridSpan w:val="2"/>
          </w:tcPr>
          <w:p w:rsidR="00753ECF" w:rsidRPr="00B103BF" w:rsidRDefault="00753ECF" w:rsidP="006D69DB">
            <w:pPr>
              <w:pStyle w:val="AcknowledgementsImprint"/>
              <w:spacing w:before="0" w:after="0"/>
              <w:ind w:left="0"/>
              <w:rPr>
                <w:rFonts w:cs="Helvetica"/>
                <w:lang w:val="en-AU"/>
              </w:rPr>
            </w:pPr>
            <w:r w:rsidRPr="00B103BF">
              <w:rPr>
                <w:rFonts w:cs="Helvetica"/>
                <w:lang w:val="en-AU"/>
              </w:rPr>
              <w:t>(03) 9606 2111</w:t>
            </w:r>
          </w:p>
        </w:tc>
      </w:tr>
      <w:tr w:rsidR="00753ECF" w:rsidRPr="00B103BF" w:rsidTr="00316FD5">
        <w:trPr>
          <w:gridAfter w:val="1"/>
          <w:wAfter w:w="993" w:type="dxa"/>
        </w:trPr>
        <w:tc>
          <w:tcPr>
            <w:tcW w:w="2376" w:type="dxa"/>
          </w:tcPr>
          <w:p w:rsidR="00753ECF" w:rsidRPr="00B103BF" w:rsidRDefault="00753ECF" w:rsidP="006D69DB">
            <w:pPr>
              <w:pStyle w:val="AcknowledgementsImprint"/>
              <w:spacing w:before="0" w:after="0"/>
              <w:ind w:left="0"/>
              <w:rPr>
                <w:rFonts w:cs="Helvetica"/>
                <w:lang w:val="en-AU"/>
              </w:rPr>
            </w:pPr>
            <w:r w:rsidRPr="00B103BF">
              <w:rPr>
                <w:rFonts w:cs="Helvetica"/>
                <w:lang w:val="en-AU"/>
              </w:rPr>
              <w:t>Facsimile:</w:t>
            </w:r>
          </w:p>
        </w:tc>
        <w:tc>
          <w:tcPr>
            <w:tcW w:w="4536" w:type="dxa"/>
            <w:gridSpan w:val="2"/>
          </w:tcPr>
          <w:p w:rsidR="00753ECF" w:rsidRPr="00B103BF" w:rsidRDefault="00753ECF" w:rsidP="006D69DB">
            <w:pPr>
              <w:pStyle w:val="AcknowledgementsImprint"/>
              <w:spacing w:before="0" w:after="0"/>
              <w:ind w:left="0"/>
              <w:rPr>
                <w:rFonts w:cs="Helvetica"/>
                <w:lang w:val="en-AU"/>
              </w:rPr>
            </w:pPr>
            <w:r w:rsidRPr="00B103BF">
              <w:rPr>
                <w:rFonts w:cs="Helvetica"/>
                <w:lang w:val="en-AU"/>
              </w:rPr>
              <w:t>(03) 9670 1330</w:t>
            </w:r>
          </w:p>
        </w:tc>
      </w:tr>
      <w:tr w:rsidR="00753ECF" w:rsidRPr="00B103BF" w:rsidTr="00316FD5">
        <w:trPr>
          <w:gridAfter w:val="1"/>
          <w:wAfter w:w="993" w:type="dxa"/>
        </w:trPr>
        <w:tc>
          <w:tcPr>
            <w:tcW w:w="6912" w:type="dxa"/>
            <w:gridSpan w:val="3"/>
          </w:tcPr>
          <w:p w:rsidR="00753ECF" w:rsidRPr="00B103BF" w:rsidRDefault="00753ECF" w:rsidP="006D69DB">
            <w:pPr>
              <w:pStyle w:val="AcknowledgementsImprint"/>
              <w:spacing w:before="240" w:after="240"/>
              <w:ind w:left="0"/>
              <w:rPr>
                <w:rFonts w:cs="Helvetica"/>
                <w:b/>
                <w:lang w:val="en-AU"/>
              </w:rPr>
            </w:pPr>
            <w:r w:rsidRPr="00B103BF">
              <w:rPr>
                <w:rFonts w:cs="Helvetica"/>
                <w:b/>
                <w:lang w:val="en-AU"/>
              </w:rPr>
              <w:t>Acknowledgements</w:t>
            </w:r>
          </w:p>
        </w:tc>
      </w:tr>
      <w:tr w:rsidR="00753ECF" w:rsidRPr="00B103BF" w:rsidTr="00316FD5">
        <w:trPr>
          <w:gridAfter w:val="1"/>
          <w:wAfter w:w="993" w:type="dxa"/>
        </w:trPr>
        <w:tc>
          <w:tcPr>
            <w:tcW w:w="2376" w:type="dxa"/>
          </w:tcPr>
          <w:p w:rsidR="00753ECF" w:rsidRPr="00B103BF" w:rsidRDefault="00753ECF" w:rsidP="006D69DB">
            <w:pPr>
              <w:pStyle w:val="AcknowledgementsImprint"/>
              <w:spacing w:before="0" w:after="0"/>
              <w:ind w:left="0"/>
              <w:rPr>
                <w:rFonts w:cs="Helvetica"/>
                <w:lang w:val="en-AU"/>
              </w:rPr>
            </w:pPr>
            <w:r w:rsidRPr="00B103BF">
              <w:rPr>
                <w:rFonts w:cs="Helvetica"/>
                <w:lang w:val="en-AU"/>
              </w:rPr>
              <w:t>Project Director:</w:t>
            </w:r>
          </w:p>
        </w:tc>
        <w:tc>
          <w:tcPr>
            <w:tcW w:w="4536" w:type="dxa"/>
            <w:gridSpan w:val="2"/>
          </w:tcPr>
          <w:p w:rsidR="00753ECF" w:rsidRPr="00B103BF" w:rsidRDefault="00753ECF" w:rsidP="006D69DB">
            <w:pPr>
              <w:pStyle w:val="AcknowledgementsImprint"/>
              <w:spacing w:before="0" w:after="0"/>
              <w:ind w:left="0"/>
              <w:rPr>
                <w:rFonts w:cs="Helvetica"/>
                <w:lang w:val="en-AU"/>
              </w:rPr>
            </w:pPr>
            <w:r w:rsidRPr="00B103BF">
              <w:rPr>
                <w:rFonts w:cs="Helvetica"/>
                <w:lang w:val="en-AU"/>
              </w:rPr>
              <w:t>Wayne Crosbie</w:t>
            </w:r>
          </w:p>
        </w:tc>
      </w:tr>
      <w:tr w:rsidR="00753ECF" w:rsidRPr="00B103BF" w:rsidTr="00316FD5">
        <w:trPr>
          <w:gridAfter w:val="1"/>
          <w:wAfter w:w="993" w:type="dxa"/>
        </w:trPr>
        <w:tc>
          <w:tcPr>
            <w:tcW w:w="2376" w:type="dxa"/>
          </w:tcPr>
          <w:p w:rsidR="00753ECF" w:rsidRPr="00B103BF" w:rsidRDefault="00753ECF" w:rsidP="006D69DB">
            <w:pPr>
              <w:pStyle w:val="AcknowledgementsImprint"/>
              <w:spacing w:before="0" w:after="0"/>
              <w:ind w:left="0"/>
              <w:rPr>
                <w:rFonts w:cs="Helvetica"/>
                <w:lang w:val="en-AU"/>
              </w:rPr>
            </w:pPr>
            <w:r w:rsidRPr="00B103BF">
              <w:rPr>
                <w:rFonts w:cs="Helvetica"/>
                <w:lang w:val="en-AU"/>
              </w:rPr>
              <w:t>Chief Writer:</w:t>
            </w:r>
          </w:p>
        </w:tc>
        <w:tc>
          <w:tcPr>
            <w:tcW w:w="4536" w:type="dxa"/>
            <w:gridSpan w:val="2"/>
          </w:tcPr>
          <w:p w:rsidR="00753ECF" w:rsidRPr="00B103BF" w:rsidRDefault="00753ECF" w:rsidP="006D69DB">
            <w:pPr>
              <w:pStyle w:val="AcknowledgementsImprint"/>
              <w:spacing w:before="0" w:after="0"/>
              <w:ind w:left="0"/>
              <w:rPr>
                <w:rFonts w:cs="Helvetica"/>
                <w:lang w:val="en-AU"/>
              </w:rPr>
            </w:pPr>
            <w:r w:rsidRPr="00B103BF">
              <w:rPr>
                <w:rFonts w:cs="Helvetica"/>
                <w:lang w:val="en-AU"/>
              </w:rPr>
              <w:t>Alan Hickman</w:t>
            </w:r>
          </w:p>
        </w:tc>
      </w:tr>
      <w:tr w:rsidR="00753ECF" w:rsidRPr="00B103BF" w:rsidTr="00316FD5">
        <w:trPr>
          <w:gridAfter w:val="1"/>
          <w:wAfter w:w="993" w:type="dxa"/>
        </w:trPr>
        <w:tc>
          <w:tcPr>
            <w:tcW w:w="2376" w:type="dxa"/>
          </w:tcPr>
          <w:p w:rsidR="00753ECF" w:rsidRPr="00B103BF" w:rsidRDefault="00753ECF" w:rsidP="006D69DB">
            <w:pPr>
              <w:pStyle w:val="AcknowledgementsImprint"/>
              <w:spacing w:before="0" w:after="0"/>
              <w:ind w:left="0"/>
              <w:rPr>
                <w:rFonts w:cs="Helvetica"/>
                <w:lang w:val="en-AU"/>
              </w:rPr>
            </w:pPr>
            <w:r w:rsidRPr="00B103BF">
              <w:rPr>
                <w:rFonts w:cs="Helvetica"/>
                <w:lang w:val="en-AU"/>
              </w:rPr>
              <w:t>Subject Writer:</w:t>
            </w:r>
          </w:p>
        </w:tc>
        <w:tc>
          <w:tcPr>
            <w:tcW w:w="4536" w:type="dxa"/>
            <w:gridSpan w:val="2"/>
          </w:tcPr>
          <w:p w:rsidR="00753ECF" w:rsidRPr="00B103BF" w:rsidRDefault="00316FD5" w:rsidP="006D69DB">
            <w:pPr>
              <w:pStyle w:val="AcknowledgementsImprint"/>
              <w:spacing w:before="0" w:after="0"/>
              <w:ind w:left="0"/>
              <w:rPr>
                <w:rFonts w:cs="Helvetica"/>
                <w:lang w:val="en-AU"/>
              </w:rPr>
            </w:pPr>
            <w:r w:rsidRPr="00B103BF">
              <w:rPr>
                <w:rFonts w:cs="Helvetica"/>
                <w:lang w:val="en-AU"/>
              </w:rPr>
              <w:t>Nick Hyland</w:t>
            </w:r>
          </w:p>
        </w:tc>
      </w:tr>
      <w:tr w:rsidR="00316FD5" w:rsidRPr="00B103BF" w:rsidTr="00316FD5">
        <w:trPr>
          <w:gridAfter w:val="2"/>
          <w:wAfter w:w="1134" w:type="dxa"/>
        </w:trPr>
        <w:tc>
          <w:tcPr>
            <w:tcW w:w="2376" w:type="dxa"/>
          </w:tcPr>
          <w:p w:rsidR="00316FD5" w:rsidRPr="00B103BF" w:rsidRDefault="00316FD5" w:rsidP="006E5782">
            <w:pPr>
              <w:pStyle w:val="AcknowledgementsImprint"/>
              <w:spacing w:before="0" w:after="0"/>
              <w:ind w:left="0"/>
              <w:rPr>
                <w:rFonts w:cs="Helvetica"/>
                <w:lang w:val="en-AU"/>
              </w:rPr>
            </w:pPr>
            <w:r w:rsidRPr="00B103BF">
              <w:rPr>
                <w:rFonts w:cs="Helvetica"/>
                <w:lang w:val="en-AU"/>
              </w:rPr>
              <w:t>Project Manager:</w:t>
            </w:r>
          </w:p>
        </w:tc>
        <w:tc>
          <w:tcPr>
            <w:tcW w:w="4395" w:type="dxa"/>
          </w:tcPr>
          <w:p w:rsidR="00316FD5" w:rsidRPr="00B103BF" w:rsidRDefault="00316FD5" w:rsidP="006E5782">
            <w:pPr>
              <w:pStyle w:val="AcknowledgementsImprint"/>
              <w:spacing w:before="0" w:after="0"/>
              <w:ind w:left="0"/>
              <w:rPr>
                <w:rFonts w:cs="Helvetica"/>
                <w:lang w:val="en-AU"/>
              </w:rPr>
            </w:pPr>
            <w:r w:rsidRPr="00B103BF">
              <w:rPr>
                <w:rFonts w:cs="Helvetica"/>
                <w:lang w:val="en-AU"/>
              </w:rPr>
              <w:t>Alan Maguire</w:t>
            </w:r>
          </w:p>
        </w:tc>
      </w:tr>
      <w:tr w:rsidR="00316FD5" w:rsidRPr="00B103BF" w:rsidTr="00316FD5">
        <w:trPr>
          <w:gridAfter w:val="2"/>
          <w:wAfter w:w="1134" w:type="dxa"/>
        </w:trPr>
        <w:tc>
          <w:tcPr>
            <w:tcW w:w="2376" w:type="dxa"/>
          </w:tcPr>
          <w:p w:rsidR="00316FD5" w:rsidRPr="00B103BF" w:rsidRDefault="00316FD5" w:rsidP="006E5782">
            <w:pPr>
              <w:pStyle w:val="AcknowledgementsImprint"/>
              <w:spacing w:before="0" w:after="0"/>
              <w:ind w:left="0"/>
              <w:rPr>
                <w:rFonts w:cs="Helvetica"/>
                <w:lang w:val="en-AU"/>
              </w:rPr>
            </w:pPr>
            <w:r w:rsidRPr="00B103BF">
              <w:rPr>
                <w:rFonts w:cs="Helvetica"/>
                <w:lang w:val="en-AU"/>
              </w:rPr>
              <w:t>Editor:</w:t>
            </w:r>
          </w:p>
        </w:tc>
        <w:tc>
          <w:tcPr>
            <w:tcW w:w="4395" w:type="dxa"/>
          </w:tcPr>
          <w:p w:rsidR="00316FD5" w:rsidRPr="00B103BF" w:rsidRDefault="00316FD5" w:rsidP="006E5782">
            <w:pPr>
              <w:pStyle w:val="AcknowledgementsImprint"/>
              <w:spacing w:before="0" w:after="0"/>
              <w:ind w:left="0"/>
              <w:rPr>
                <w:rFonts w:cs="Helvetica"/>
                <w:lang w:val="en-AU"/>
              </w:rPr>
            </w:pPr>
            <w:r w:rsidRPr="00B103BF">
              <w:rPr>
                <w:rFonts w:cs="Helvetica"/>
                <w:lang w:val="en-AU"/>
              </w:rPr>
              <w:t>Jim Irwin</w:t>
            </w:r>
          </w:p>
        </w:tc>
      </w:tr>
      <w:tr w:rsidR="00753ECF" w:rsidRPr="00B103BF" w:rsidTr="00316FD5">
        <w:trPr>
          <w:gridAfter w:val="1"/>
          <w:wAfter w:w="993" w:type="dxa"/>
        </w:trPr>
        <w:tc>
          <w:tcPr>
            <w:tcW w:w="2376" w:type="dxa"/>
          </w:tcPr>
          <w:p w:rsidR="00753ECF" w:rsidRPr="00B103BF" w:rsidRDefault="00753ECF" w:rsidP="006D69DB">
            <w:pPr>
              <w:pStyle w:val="AcknowledgementsImprint"/>
              <w:spacing w:before="0" w:after="0"/>
              <w:ind w:left="0"/>
              <w:rPr>
                <w:rFonts w:cs="Helvetica"/>
                <w:lang w:val="en-AU"/>
              </w:rPr>
            </w:pPr>
            <w:r w:rsidRPr="00B103BF">
              <w:rPr>
                <w:rFonts w:cs="Helvetica"/>
                <w:lang w:val="en-AU"/>
              </w:rPr>
              <w:t>DTP/Production:</w:t>
            </w:r>
          </w:p>
        </w:tc>
        <w:tc>
          <w:tcPr>
            <w:tcW w:w="4536" w:type="dxa"/>
            <w:gridSpan w:val="2"/>
          </w:tcPr>
          <w:p w:rsidR="00753ECF" w:rsidRPr="00B103BF" w:rsidRDefault="00753ECF" w:rsidP="00316FD5">
            <w:pPr>
              <w:pStyle w:val="AcknowledgementsImprint"/>
              <w:spacing w:before="0" w:after="0"/>
              <w:ind w:left="0"/>
              <w:rPr>
                <w:rFonts w:cs="Helvetica"/>
                <w:lang w:val="en-AU"/>
              </w:rPr>
            </w:pPr>
            <w:r w:rsidRPr="00B103BF">
              <w:rPr>
                <w:rFonts w:cs="Helvetica"/>
                <w:lang w:val="en-AU"/>
              </w:rPr>
              <w:t>Daniel Chee, Mai Vu</w:t>
            </w:r>
          </w:p>
        </w:tc>
      </w:tr>
    </w:tbl>
    <w:p w:rsidR="00753ECF" w:rsidRPr="00B103BF" w:rsidRDefault="00753ECF" w:rsidP="00753ECF">
      <w:pPr>
        <w:pStyle w:val="BodyCopy-Introduction"/>
        <w:rPr>
          <w:rFonts w:cs="Helvetica"/>
          <w:noProof w:val="0"/>
          <w:lang w:val="en-AU"/>
        </w:rPr>
      </w:pPr>
    </w:p>
    <w:p w:rsidR="00074CEF" w:rsidRPr="00B103BF" w:rsidRDefault="00074CEF" w:rsidP="00074CEF">
      <w:pPr>
        <w:pStyle w:val="AcknowledgementsImprint"/>
        <w:rPr>
          <w:rFonts w:cs="Helvetica"/>
          <w:lang w:val="en-AU"/>
        </w:rPr>
      </w:pPr>
      <w:r w:rsidRPr="00B103BF">
        <w:rPr>
          <w:rFonts w:cs="Helvetica"/>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074CEF" w:rsidRPr="00B103BF" w:rsidRDefault="00074CEF" w:rsidP="00074CEF">
      <w:pPr>
        <w:pStyle w:val="AcknowledgementsImprint"/>
        <w:rPr>
          <w:rFonts w:cs="Helvetica"/>
          <w:lang w:val="en-AU"/>
        </w:rPr>
      </w:pPr>
      <w:r w:rsidRPr="00B103BF">
        <w:rPr>
          <w:rFonts w:cs="Helvetica"/>
          <w:lang w:val="en-AU"/>
        </w:rPr>
        <w:t xml:space="preserve">The ASEAN Secretariat is based in Jakarta, Indonesia. </w:t>
      </w:r>
    </w:p>
    <w:p w:rsidR="00074CEF" w:rsidRPr="00B103BF" w:rsidRDefault="00074CEF" w:rsidP="00074CEF">
      <w:pPr>
        <w:pStyle w:val="AcknowledgementsImprint"/>
        <w:rPr>
          <w:rFonts w:cs="Helvetica"/>
          <w:lang w:val="en-AU"/>
        </w:rPr>
      </w:pPr>
      <w:r w:rsidRPr="00B103BF">
        <w:rPr>
          <w:rFonts w:cs="Helvetica"/>
          <w:lang w:val="en-AU"/>
        </w:rPr>
        <w:t xml:space="preserve">General Information on ASEAN appears online at the ASEAN Website: </w:t>
      </w:r>
      <w:hyperlink r:id="rId15" w:history="1">
        <w:r w:rsidRPr="00B103BF">
          <w:rPr>
            <w:rStyle w:val="Hyperlink"/>
            <w:rFonts w:eastAsiaTheme="majorEastAsia" w:cs="Helvetica"/>
            <w:lang w:val="en-AU"/>
          </w:rPr>
          <w:t>www.asean.org</w:t>
        </w:r>
      </w:hyperlink>
      <w:r w:rsidRPr="00B103BF">
        <w:rPr>
          <w:rFonts w:cs="Helvetica"/>
          <w:lang w:val="en-AU"/>
        </w:rPr>
        <w:t>.</w:t>
      </w:r>
    </w:p>
    <w:p w:rsidR="00074CEF" w:rsidRPr="00B103BF" w:rsidRDefault="00074CEF" w:rsidP="00074CEF">
      <w:pPr>
        <w:pStyle w:val="AcknowledgementsImprint"/>
        <w:rPr>
          <w:rFonts w:cs="Helvetica"/>
          <w:lang w:val="en-AU"/>
        </w:rPr>
      </w:pPr>
      <w:r w:rsidRPr="00B103BF">
        <w:rPr>
          <w:rFonts w:cs="Helvetica"/>
          <w:lang w:val="en-AU"/>
        </w:rPr>
        <w:t>All text is produced by William Angliss Institute of TAFE for the ASEAN Project on “Toolbox Development for Front Office, Food and Beverage Services and Food Production Divisions”.</w:t>
      </w:r>
    </w:p>
    <w:p w:rsidR="00074CEF" w:rsidRPr="00B103BF" w:rsidRDefault="00074CEF" w:rsidP="00074CEF">
      <w:pPr>
        <w:pStyle w:val="AcknowledgementsImprint"/>
        <w:rPr>
          <w:rFonts w:cs="Helvetica"/>
          <w:lang w:val="en-AU"/>
        </w:rPr>
      </w:pPr>
      <w:r w:rsidRPr="00B103BF">
        <w:rPr>
          <w:rFonts w:cs="Helvetica"/>
          <w:lang w:val="en-AU"/>
        </w:rPr>
        <w:t>This publication is supported by Australian Aid through the ASEAN-Australia Development Cooperation Program Phase II (AADCP II)</w:t>
      </w:r>
    </w:p>
    <w:p w:rsidR="00074CEF" w:rsidRPr="00B103BF" w:rsidRDefault="00074CEF" w:rsidP="00074CEF">
      <w:pPr>
        <w:pStyle w:val="AcknowledgementsImprint"/>
        <w:rPr>
          <w:rFonts w:cs="Helvetica"/>
          <w:lang w:val="en-AU"/>
        </w:rPr>
      </w:pPr>
      <w:r w:rsidRPr="00B103BF">
        <w:rPr>
          <w:rFonts w:cs="Helvetica"/>
          <w:lang w:val="en-AU"/>
        </w:rPr>
        <w:t>Copyright: Association of Southeast Asian Nations (ASEAN) 2013</w:t>
      </w:r>
    </w:p>
    <w:p w:rsidR="00074CEF" w:rsidRPr="00B103BF" w:rsidRDefault="00074CEF" w:rsidP="00074CEF">
      <w:pPr>
        <w:pStyle w:val="AcknowledgementsImprint"/>
        <w:rPr>
          <w:rFonts w:cs="Helvetica"/>
          <w:lang w:val="en-AU"/>
        </w:rPr>
      </w:pPr>
      <w:r w:rsidRPr="00B103BF">
        <w:rPr>
          <w:rFonts w:cs="Helvetica"/>
          <w:lang w:val="en-AU"/>
        </w:rPr>
        <w:t>All rights reserved.</w:t>
      </w:r>
    </w:p>
    <w:p w:rsidR="00074CEF" w:rsidRPr="00B103BF" w:rsidRDefault="00074CEF" w:rsidP="00074CEF">
      <w:pPr>
        <w:pStyle w:val="AcknowledgementsImprint"/>
        <w:rPr>
          <w:rFonts w:cs="Helvetica"/>
          <w:b/>
          <w:lang w:val="en-AU"/>
        </w:rPr>
      </w:pPr>
      <w:r w:rsidRPr="00B103BF">
        <w:rPr>
          <w:rFonts w:cs="Helvetica"/>
          <w:b/>
          <w:lang w:val="en-AU"/>
        </w:rPr>
        <w:t>Disclaimer</w:t>
      </w:r>
    </w:p>
    <w:p w:rsidR="00074CEF" w:rsidRPr="00B103BF" w:rsidRDefault="00074CEF" w:rsidP="00074CEF">
      <w:pPr>
        <w:pStyle w:val="AcknowledgementsImprint"/>
        <w:rPr>
          <w:rFonts w:cs="Helvetica"/>
          <w:lang w:val="en-AU"/>
        </w:rPr>
      </w:pPr>
      <w:r w:rsidRPr="00B103BF">
        <w:rPr>
          <w:rFonts w:cs="Helvetica"/>
          <w:lang w:val="en-AU"/>
        </w:rPr>
        <w:t xml:space="preserve">Every effort has been made to ensure that this publication is free from errors or omissions. However, you should conduct your own enquiries and seek professional advice before relying on any fact, statement or matter contained in this book. 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074CEF" w:rsidRPr="00B103BF" w:rsidRDefault="00074CEF" w:rsidP="00074CEF">
      <w:pPr>
        <w:pStyle w:val="AcknowledgementsImprint"/>
        <w:rPr>
          <w:rFonts w:cs="Helvetica"/>
          <w:lang w:val="en-AU"/>
        </w:rPr>
      </w:pPr>
      <w:r w:rsidRPr="00B103BF">
        <w:rPr>
          <w:rFonts w:cs="Helvetica"/>
          <w:lang w:val="en-AU"/>
        </w:rPr>
        <w:t xml:space="preserve">Some images appearing in this resource have been purchased from various stock photography suppliers and other third party copyright owners and as such are non-transferable and non-exclusive. </w:t>
      </w:r>
    </w:p>
    <w:p w:rsidR="00074CEF" w:rsidRPr="00B103BF" w:rsidRDefault="00074CEF" w:rsidP="00074CEF">
      <w:pPr>
        <w:pStyle w:val="AcknowledgementsImprint"/>
        <w:rPr>
          <w:rFonts w:cs="Helvetica"/>
          <w:lang w:val="en-AU"/>
        </w:rPr>
      </w:pPr>
      <w:r w:rsidRPr="00B103BF">
        <w:rPr>
          <w:rFonts w:cs="Helvetica"/>
          <w:lang w:val="en-AU"/>
        </w:rPr>
        <w:t>Additional images have been sourced from Flickr and are used under:</w:t>
      </w:r>
    </w:p>
    <w:p w:rsidR="00753ECF" w:rsidRPr="00B103BF" w:rsidRDefault="00CC077A" w:rsidP="00753ECF">
      <w:pPr>
        <w:pStyle w:val="AcknowledgementsImprint"/>
        <w:rPr>
          <w:rStyle w:val="Hyperlink"/>
          <w:rFonts w:cs="Helvetica"/>
          <w:szCs w:val="18"/>
          <w:lang w:val="en-AU"/>
        </w:rPr>
      </w:pPr>
      <w:hyperlink r:id="rId16" w:history="1">
        <w:r w:rsidR="00753ECF" w:rsidRPr="00B103BF">
          <w:rPr>
            <w:rStyle w:val="Hyperlink"/>
            <w:rFonts w:cs="Helvetica"/>
            <w:szCs w:val="18"/>
            <w:lang w:val="en-AU"/>
          </w:rPr>
          <w:t>http://creativecommons.org/licenses/by/2.0/deed.en</w:t>
        </w:r>
      </w:hyperlink>
    </w:p>
    <w:p w:rsidR="00753ECF" w:rsidRPr="00B103BF" w:rsidRDefault="00CC077A" w:rsidP="00753ECF">
      <w:pPr>
        <w:pStyle w:val="AcknowledgementsImprint"/>
        <w:rPr>
          <w:rFonts w:cs="Helvetica"/>
          <w:lang w:val="en-AU"/>
        </w:rPr>
      </w:pPr>
      <w:hyperlink r:id="rId17" w:history="1">
        <w:r w:rsidR="00753ECF" w:rsidRPr="00B103BF">
          <w:rPr>
            <w:rStyle w:val="Hyperlink"/>
            <w:rFonts w:cs="Helvetica"/>
            <w:szCs w:val="18"/>
            <w:lang w:val="en-AU"/>
          </w:rPr>
          <w:t>http://www.sxc.hu/</w:t>
        </w:r>
      </w:hyperlink>
    </w:p>
    <w:p w:rsidR="00EA29AE" w:rsidRPr="00B103BF" w:rsidRDefault="00EA29AE" w:rsidP="00EA29AE">
      <w:pPr>
        <w:pStyle w:val="AcknowledgementsImprint"/>
        <w:rPr>
          <w:rFonts w:cs="Helvetica"/>
          <w:lang w:val="en-AU"/>
        </w:rPr>
      </w:pPr>
      <w:r w:rsidRPr="00B103BF">
        <w:rPr>
          <w:rStyle w:val="Hyperlink"/>
          <w:rFonts w:cs="Helvetica"/>
          <w:szCs w:val="18"/>
          <w:lang w:val="en-AU"/>
        </w:rPr>
        <w:t>http://www.stockfreeimages.com</w:t>
      </w:r>
    </w:p>
    <w:p w:rsidR="00753ECF" w:rsidRPr="00B103BF" w:rsidRDefault="00753ECF" w:rsidP="00753ECF">
      <w:pPr>
        <w:pStyle w:val="AcknowledgementsImprint"/>
        <w:rPr>
          <w:rFonts w:cs="Helvetica"/>
          <w:lang w:val="en-AU"/>
        </w:rPr>
      </w:pPr>
      <w:r w:rsidRPr="00B103BF">
        <w:rPr>
          <w:rFonts w:cs="Helvetica"/>
          <w:lang w:val="en-AU"/>
        </w:rPr>
        <w:t xml:space="preserve">File name: </w:t>
      </w:r>
      <w:r w:rsidR="00CC077A">
        <w:fldChar w:fldCharType="begin"/>
      </w:r>
      <w:r w:rsidR="00CC077A">
        <w:instrText xml:space="preserve"> FILENAME   \* MERGEFORMAT </w:instrText>
      </w:r>
      <w:r w:rsidR="00CC077A">
        <w:fldChar w:fldCharType="separate"/>
      </w:r>
      <w:r w:rsidR="00222978" w:rsidRPr="00222978">
        <w:rPr>
          <w:rFonts w:cs="Helvetica"/>
          <w:noProof/>
          <w:lang w:val="en-AU"/>
        </w:rPr>
        <w:t>AM_Provide_F&amp;B_Services_Final</w:t>
      </w:r>
      <w:r w:rsidR="00CC077A">
        <w:rPr>
          <w:rFonts w:cs="Helvetica"/>
          <w:noProof/>
          <w:lang w:val="en-AU"/>
        </w:rPr>
        <w:fldChar w:fldCharType="end"/>
      </w:r>
    </w:p>
    <w:p w:rsidR="00753ECF" w:rsidRPr="00B103BF" w:rsidRDefault="00753ECF" w:rsidP="008051AE">
      <w:pPr>
        <w:rPr>
          <w:rFonts w:ascii="Helvetica" w:hAnsi="Helvetica" w:cs="Helvetica"/>
        </w:rPr>
      </w:pPr>
    </w:p>
    <w:p w:rsidR="00035F31" w:rsidRPr="00B103BF" w:rsidRDefault="00035F31" w:rsidP="008051AE">
      <w:pPr>
        <w:rPr>
          <w:rFonts w:ascii="Helvetica" w:hAnsi="Helvetica" w:cs="Helvetica"/>
        </w:rPr>
        <w:sectPr w:rsidR="00035F31" w:rsidRPr="00B103BF">
          <w:pgSz w:w="11906" w:h="16838"/>
          <w:pgMar w:top="1440" w:right="1440" w:bottom="1440" w:left="1440" w:header="708" w:footer="708"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5"/>
      </w:tblGrid>
      <w:tr w:rsidR="00957DBE" w:rsidRPr="00B103BF" w:rsidTr="00957DBE">
        <w:tc>
          <w:tcPr>
            <w:tcW w:w="5495" w:type="dxa"/>
          </w:tcPr>
          <w:p w:rsidR="00957DBE" w:rsidRPr="00B103BF" w:rsidRDefault="00957DBE" w:rsidP="008051AE">
            <w:pPr>
              <w:rPr>
                <w:rFonts w:ascii="Helvetica" w:hAnsi="Helvetica" w:cs="Helvetica"/>
              </w:rPr>
            </w:pPr>
            <w:r w:rsidRPr="00B103BF">
              <w:rPr>
                <w:rFonts w:ascii="Helvetica" w:hAnsi="Helvetica" w:cs="Helvetica"/>
                <w:noProof/>
                <w:lang w:val="en-US" w:eastAsia="en-US"/>
              </w:rPr>
              <w:drawing>
                <wp:anchor distT="0" distB="0" distL="114300" distR="114300" simplePos="0" relativeHeight="251691008" behindDoc="0" locked="0" layoutInCell="1" allowOverlap="1">
                  <wp:simplePos x="0" y="0"/>
                  <wp:positionH relativeFrom="column">
                    <wp:posOffset>-9525</wp:posOffset>
                  </wp:positionH>
                  <wp:positionV relativeFrom="paragraph">
                    <wp:posOffset>60325</wp:posOffset>
                  </wp:positionV>
                  <wp:extent cx="869315" cy="400050"/>
                  <wp:effectExtent l="19050" t="0" r="6985" b="0"/>
                  <wp:wrapSquare wrapText="bothSides"/>
                  <wp:docPr id="18" name="Picture 115" descr="Master_AusAID logo_Transfer Gif.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0" cstate="print"/>
                          <a:stretch>
                            <a:fillRect/>
                          </a:stretch>
                        </pic:blipFill>
                        <pic:spPr>
                          <a:xfrm>
                            <a:off x="0" y="0"/>
                            <a:ext cx="869315" cy="400050"/>
                          </a:xfrm>
                          <a:prstGeom prst="rect">
                            <a:avLst/>
                          </a:prstGeom>
                        </pic:spPr>
                      </pic:pic>
                    </a:graphicData>
                  </a:graphic>
                </wp:anchor>
              </w:drawing>
            </w:r>
            <w:r w:rsidRPr="00B103BF">
              <w:rPr>
                <w:rFonts w:ascii="Helvetica" w:hAnsi="Helvetica" w:cs="Helvetica"/>
                <w:noProof/>
                <w:lang w:val="en-US" w:eastAsia="en-US"/>
              </w:rPr>
              <w:drawing>
                <wp:anchor distT="0" distB="0" distL="114300" distR="114300" simplePos="0" relativeHeight="251688960" behindDoc="0" locked="0" layoutInCell="1" allowOverlap="1">
                  <wp:simplePos x="0" y="0"/>
                  <wp:positionH relativeFrom="column">
                    <wp:posOffset>933450</wp:posOffset>
                  </wp:positionH>
                  <wp:positionV relativeFrom="paragraph">
                    <wp:posOffset>12700</wp:posOffset>
                  </wp:positionV>
                  <wp:extent cx="455930" cy="466725"/>
                  <wp:effectExtent l="19050" t="0" r="1270" b="0"/>
                  <wp:wrapSquare wrapText="bothSides"/>
                  <wp:docPr id="17"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9" cstate="print"/>
                          <a:stretch>
                            <a:fillRect/>
                          </a:stretch>
                        </pic:blipFill>
                        <pic:spPr>
                          <a:xfrm>
                            <a:off x="0" y="0"/>
                            <a:ext cx="455930" cy="466725"/>
                          </a:xfrm>
                          <a:prstGeom prst="rect">
                            <a:avLst/>
                          </a:prstGeom>
                        </pic:spPr>
                      </pic:pic>
                    </a:graphicData>
                  </a:graphic>
                </wp:anchor>
              </w:drawing>
            </w:r>
            <w:r w:rsidRPr="00B103BF">
              <w:rPr>
                <w:rFonts w:ascii="Helvetica" w:hAnsi="Helvetica" w:cs="Helvetica"/>
                <w:noProof/>
                <w:lang w:val="en-US" w:eastAsia="en-US"/>
              </w:rPr>
              <w:drawing>
                <wp:anchor distT="0" distB="0" distL="114300" distR="114300" simplePos="0" relativeHeight="251689984" behindDoc="0" locked="0" layoutInCell="1" allowOverlap="1">
                  <wp:simplePos x="0" y="0"/>
                  <wp:positionH relativeFrom="column">
                    <wp:posOffset>1333500</wp:posOffset>
                  </wp:positionH>
                  <wp:positionV relativeFrom="paragraph">
                    <wp:posOffset>3175</wp:posOffset>
                  </wp:positionV>
                  <wp:extent cx="1666875" cy="542925"/>
                  <wp:effectExtent l="0" t="0" r="0" b="0"/>
                  <wp:wrapSquare wrapText="bothSides"/>
                  <wp:docPr id="16"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8" cstate="print"/>
                          <a:stretch>
                            <a:fillRect/>
                          </a:stretch>
                        </pic:blipFill>
                        <pic:spPr>
                          <a:xfrm>
                            <a:off x="0" y="0"/>
                            <a:ext cx="1666875" cy="542925"/>
                          </a:xfrm>
                          <a:prstGeom prst="rect">
                            <a:avLst/>
                          </a:prstGeom>
                        </pic:spPr>
                      </pic:pic>
                    </a:graphicData>
                  </a:graphic>
                </wp:anchor>
              </w:drawing>
            </w:r>
          </w:p>
        </w:tc>
      </w:tr>
    </w:tbl>
    <w:p w:rsidR="00753ECF" w:rsidRPr="00B103BF" w:rsidRDefault="00753ECF" w:rsidP="00753ECF">
      <w:pPr>
        <w:pStyle w:val="TableofContents"/>
        <w:rPr>
          <w:rFonts w:cs="Helvetica"/>
        </w:rPr>
      </w:pPr>
      <w:r w:rsidRPr="00B103BF">
        <w:rPr>
          <w:rFonts w:cs="Helvetica"/>
        </w:rPr>
        <w:t>Table of Contents</w:t>
      </w:r>
    </w:p>
    <w:p w:rsidR="00222978" w:rsidRDefault="00FF370B">
      <w:pPr>
        <w:pStyle w:val="TOC1"/>
        <w:tabs>
          <w:tab w:val="right" w:leader="dot" w:pos="9016"/>
        </w:tabs>
        <w:rPr>
          <w:rFonts w:asciiTheme="minorHAnsi" w:hAnsiTheme="minorHAnsi"/>
          <w:noProof/>
        </w:rPr>
      </w:pPr>
      <w:r w:rsidRPr="00B103BF">
        <w:rPr>
          <w:rFonts w:cs="Helvetica"/>
        </w:rPr>
        <w:fldChar w:fldCharType="begin"/>
      </w:r>
      <w:r w:rsidR="00035F31" w:rsidRPr="00B103BF">
        <w:rPr>
          <w:rFonts w:cs="Helvetica"/>
        </w:rPr>
        <w:instrText xml:space="preserve"> TOC \o "1-1" \h \z \u </w:instrText>
      </w:r>
      <w:r w:rsidRPr="00B103BF">
        <w:rPr>
          <w:rFonts w:cs="Helvetica"/>
        </w:rPr>
        <w:fldChar w:fldCharType="separate"/>
      </w:r>
      <w:hyperlink w:anchor="_Toc353540681" w:history="1">
        <w:r w:rsidR="00222978" w:rsidRPr="00E75443">
          <w:rPr>
            <w:rStyle w:val="Hyperlink"/>
            <w:rFonts w:cs="Helvetica"/>
            <w:noProof/>
          </w:rPr>
          <w:t>Competency Based Assessment (CBA) – An introduction for assessors</w:t>
        </w:r>
        <w:r w:rsidR="00222978">
          <w:rPr>
            <w:noProof/>
            <w:webHidden/>
          </w:rPr>
          <w:tab/>
        </w:r>
        <w:r>
          <w:rPr>
            <w:noProof/>
            <w:webHidden/>
          </w:rPr>
          <w:fldChar w:fldCharType="begin"/>
        </w:r>
        <w:r w:rsidR="00222978">
          <w:rPr>
            <w:noProof/>
            <w:webHidden/>
          </w:rPr>
          <w:instrText xml:space="preserve"> PAGEREF _Toc353540681 \h </w:instrText>
        </w:r>
        <w:r>
          <w:rPr>
            <w:noProof/>
            <w:webHidden/>
          </w:rPr>
        </w:r>
        <w:r>
          <w:rPr>
            <w:noProof/>
            <w:webHidden/>
          </w:rPr>
          <w:fldChar w:fldCharType="separate"/>
        </w:r>
        <w:r w:rsidR="002B0157">
          <w:rPr>
            <w:noProof/>
            <w:webHidden/>
          </w:rPr>
          <w:t>1</w:t>
        </w:r>
        <w:r>
          <w:rPr>
            <w:noProof/>
            <w:webHidden/>
          </w:rPr>
          <w:fldChar w:fldCharType="end"/>
        </w:r>
      </w:hyperlink>
    </w:p>
    <w:p w:rsidR="00222978" w:rsidRDefault="00CC077A">
      <w:pPr>
        <w:pStyle w:val="TOC1"/>
        <w:tabs>
          <w:tab w:val="right" w:leader="dot" w:pos="9016"/>
        </w:tabs>
        <w:rPr>
          <w:rFonts w:asciiTheme="minorHAnsi" w:hAnsiTheme="minorHAnsi"/>
          <w:noProof/>
        </w:rPr>
      </w:pPr>
      <w:hyperlink w:anchor="_Toc353540682" w:history="1">
        <w:r w:rsidR="00222978" w:rsidRPr="00E75443">
          <w:rPr>
            <w:rStyle w:val="Hyperlink"/>
            <w:rFonts w:cs="Helvetica"/>
            <w:noProof/>
          </w:rPr>
          <w:t>Competency Standard</w:t>
        </w:r>
        <w:r w:rsidR="00222978">
          <w:rPr>
            <w:noProof/>
            <w:webHidden/>
          </w:rPr>
          <w:tab/>
        </w:r>
        <w:r w:rsidR="00FF370B">
          <w:rPr>
            <w:noProof/>
            <w:webHidden/>
          </w:rPr>
          <w:fldChar w:fldCharType="begin"/>
        </w:r>
        <w:r w:rsidR="00222978">
          <w:rPr>
            <w:noProof/>
            <w:webHidden/>
          </w:rPr>
          <w:instrText xml:space="preserve"> PAGEREF _Toc353540682 \h </w:instrText>
        </w:r>
        <w:r w:rsidR="00FF370B">
          <w:rPr>
            <w:noProof/>
            <w:webHidden/>
          </w:rPr>
        </w:r>
        <w:r w:rsidR="00FF370B">
          <w:rPr>
            <w:noProof/>
            <w:webHidden/>
          </w:rPr>
          <w:fldChar w:fldCharType="separate"/>
        </w:r>
        <w:r w:rsidR="002B0157">
          <w:rPr>
            <w:noProof/>
            <w:webHidden/>
          </w:rPr>
          <w:t>11</w:t>
        </w:r>
        <w:r w:rsidR="00FF370B">
          <w:rPr>
            <w:noProof/>
            <w:webHidden/>
          </w:rPr>
          <w:fldChar w:fldCharType="end"/>
        </w:r>
      </w:hyperlink>
    </w:p>
    <w:p w:rsidR="00222978" w:rsidRDefault="00CC077A">
      <w:pPr>
        <w:pStyle w:val="TOC1"/>
        <w:tabs>
          <w:tab w:val="right" w:leader="dot" w:pos="9016"/>
        </w:tabs>
        <w:rPr>
          <w:rFonts w:asciiTheme="minorHAnsi" w:hAnsiTheme="minorHAnsi"/>
          <w:noProof/>
        </w:rPr>
      </w:pPr>
      <w:hyperlink w:anchor="_Toc353540683" w:history="1">
        <w:r w:rsidR="00222978" w:rsidRPr="00E75443">
          <w:rPr>
            <w:rStyle w:val="Hyperlink"/>
            <w:rFonts w:cs="Helvetica"/>
            <w:noProof/>
          </w:rPr>
          <w:t>Oral Questions</w:t>
        </w:r>
        <w:r w:rsidR="00222978">
          <w:rPr>
            <w:noProof/>
            <w:webHidden/>
          </w:rPr>
          <w:tab/>
        </w:r>
        <w:r w:rsidR="00FF370B">
          <w:rPr>
            <w:noProof/>
            <w:webHidden/>
          </w:rPr>
          <w:fldChar w:fldCharType="begin"/>
        </w:r>
        <w:r w:rsidR="00222978">
          <w:rPr>
            <w:noProof/>
            <w:webHidden/>
          </w:rPr>
          <w:instrText xml:space="preserve"> PAGEREF _Toc353540683 \h </w:instrText>
        </w:r>
        <w:r w:rsidR="00FF370B">
          <w:rPr>
            <w:noProof/>
            <w:webHidden/>
          </w:rPr>
        </w:r>
        <w:r w:rsidR="00FF370B">
          <w:rPr>
            <w:noProof/>
            <w:webHidden/>
          </w:rPr>
          <w:fldChar w:fldCharType="separate"/>
        </w:r>
        <w:r w:rsidR="002B0157">
          <w:rPr>
            <w:noProof/>
            <w:webHidden/>
          </w:rPr>
          <w:t>25</w:t>
        </w:r>
        <w:r w:rsidR="00FF370B">
          <w:rPr>
            <w:noProof/>
            <w:webHidden/>
          </w:rPr>
          <w:fldChar w:fldCharType="end"/>
        </w:r>
      </w:hyperlink>
    </w:p>
    <w:p w:rsidR="00222978" w:rsidRDefault="00CC077A">
      <w:pPr>
        <w:pStyle w:val="TOC1"/>
        <w:tabs>
          <w:tab w:val="right" w:leader="dot" w:pos="9016"/>
        </w:tabs>
        <w:rPr>
          <w:rFonts w:asciiTheme="minorHAnsi" w:hAnsiTheme="minorHAnsi"/>
          <w:noProof/>
        </w:rPr>
      </w:pPr>
      <w:hyperlink w:anchor="_Toc353540684" w:history="1">
        <w:r w:rsidR="00222978" w:rsidRPr="00E75443">
          <w:rPr>
            <w:rStyle w:val="Hyperlink"/>
            <w:rFonts w:cs="Helvetica"/>
            <w:noProof/>
          </w:rPr>
          <w:t>Written Questions</w:t>
        </w:r>
        <w:r w:rsidR="00222978">
          <w:rPr>
            <w:noProof/>
            <w:webHidden/>
          </w:rPr>
          <w:tab/>
        </w:r>
        <w:r w:rsidR="00FF370B">
          <w:rPr>
            <w:noProof/>
            <w:webHidden/>
          </w:rPr>
          <w:fldChar w:fldCharType="begin"/>
        </w:r>
        <w:r w:rsidR="00222978">
          <w:rPr>
            <w:noProof/>
            <w:webHidden/>
          </w:rPr>
          <w:instrText xml:space="preserve"> PAGEREF _Toc353540684 \h </w:instrText>
        </w:r>
        <w:r w:rsidR="00FF370B">
          <w:rPr>
            <w:noProof/>
            <w:webHidden/>
          </w:rPr>
        </w:r>
        <w:r w:rsidR="00FF370B">
          <w:rPr>
            <w:noProof/>
            <w:webHidden/>
          </w:rPr>
          <w:fldChar w:fldCharType="separate"/>
        </w:r>
        <w:r w:rsidR="002B0157">
          <w:rPr>
            <w:noProof/>
            <w:webHidden/>
          </w:rPr>
          <w:t>41</w:t>
        </w:r>
        <w:r w:rsidR="00FF370B">
          <w:rPr>
            <w:noProof/>
            <w:webHidden/>
          </w:rPr>
          <w:fldChar w:fldCharType="end"/>
        </w:r>
      </w:hyperlink>
    </w:p>
    <w:p w:rsidR="00222978" w:rsidRDefault="00CC077A">
      <w:pPr>
        <w:pStyle w:val="TOC1"/>
        <w:tabs>
          <w:tab w:val="right" w:leader="dot" w:pos="9016"/>
        </w:tabs>
        <w:rPr>
          <w:rFonts w:asciiTheme="minorHAnsi" w:hAnsiTheme="minorHAnsi"/>
          <w:noProof/>
        </w:rPr>
      </w:pPr>
      <w:hyperlink w:anchor="_Toc353540685" w:history="1">
        <w:r w:rsidR="00222978" w:rsidRPr="00E75443">
          <w:rPr>
            <w:rStyle w:val="Hyperlink"/>
            <w:rFonts w:cs="Helvetica"/>
            <w:noProof/>
          </w:rPr>
          <w:t>Answers to Written Questions</w:t>
        </w:r>
        <w:r w:rsidR="00222978">
          <w:rPr>
            <w:noProof/>
            <w:webHidden/>
          </w:rPr>
          <w:tab/>
        </w:r>
        <w:r w:rsidR="00FF370B">
          <w:rPr>
            <w:noProof/>
            <w:webHidden/>
          </w:rPr>
          <w:fldChar w:fldCharType="begin"/>
        </w:r>
        <w:r w:rsidR="00222978">
          <w:rPr>
            <w:noProof/>
            <w:webHidden/>
          </w:rPr>
          <w:instrText xml:space="preserve"> PAGEREF _Toc353540685 \h </w:instrText>
        </w:r>
        <w:r w:rsidR="00FF370B">
          <w:rPr>
            <w:noProof/>
            <w:webHidden/>
          </w:rPr>
        </w:r>
        <w:r w:rsidR="00FF370B">
          <w:rPr>
            <w:noProof/>
            <w:webHidden/>
          </w:rPr>
          <w:fldChar w:fldCharType="separate"/>
        </w:r>
        <w:r w:rsidR="002B0157">
          <w:rPr>
            <w:noProof/>
            <w:webHidden/>
          </w:rPr>
          <w:t>55</w:t>
        </w:r>
        <w:r w:rsidR="00FF370B">
          <w:rPr>
            <w:noProof/>
            <w:webHidden/>
          </w:rPr>
          <w:fldChar w:fldCharType="end"/>
        </w:r>
      </w:hyperlink>
    </w:p>
    <w:p w:rsidR="00222978" w:rsidRDefault="00CC077A">
      <w:pPr>
        <w:pStyle w:val="TOC1"/>
        <w:tabs>
          <w:tab w:val="right" w:leader="dot" w:pos="9016"/>
        </w:tabs>
        <w:rPr>
          <w:rFonts w:asciiTheme="minorHAnsi" w:hAnsiTheme="minorHAnsi"/>
          <w:noProof/>
        </w:rPr>
      </w:pPr>
      <w:hyperlink w:anchor="_Toc353540686" w:history="1">
        <w:r w:rsidR="00222978" w:rsidRPr="00E75443">
          <w:rPr>
            <w:rStyle w:val="Hyperlink"/>
            <w:rFonts w:cs="Helvetica"/>
            <w:noProof/>
          </w:rPr>
          <w:t>Observation Checklist</w:t>
        </w:r>
        <w:r w:rsidR="00222978">
          <w:rPr>
            <w:noProof/>
            <w:webHidden/>
          </w:rPr>
          <w:tab/>
        </w:r>
        <w:r w:rsidR="00FF370B">
          <w:rPr>
            <w:noProof/>
            <w:webHidden/>
          </w:rPr>
          <w:fldChar w:fldCharType="begin"/>
        </w:r>
        <w:r w:rsidR="00222978">
          <w:rPr>
            <w:noProof/>
            <w:webHidden/>
          </w:rPr>
          <w:instrText xml:space="preserve"> PAGEREF _Toc353540686 \h </w:instrText>
        </w:r>
        <w:r w:rsidR="00FF370B">
          <w:rPr>
            <w:noProof/>
            <w:webHidden/>
          </w:rPr>
        </w:r>
        <w:r w:rsidR="00FF370B">
          <w:rPr>
            <w:noProof/>
            <w:webHidden/>
          </w:rPr>
          <w:fldChar w:fldCharType="separate"/>
        </w:r>
        <w:r w:rsidR="002B0157">
          <w:rPr>
            <w:noProof/>
            <w:webHidden/>
          </w:rPr>
          <w:t>67</w:t>
        </w:r>
        <w:r w:rsidR="00FF370B">
          <w:rPr>
            <w:noProof/>
            <w:webHidden/>
          </w:rPr>
          <w:fldChar w:fldCharType="end"/>
        </w:r>
      </w:hyperlink>
    </w:p>
    <w:p w:rsidR="00222978" w:rsidRDefault="00CC077A">
      <w:pPr>
        <w:pStyle w:val="TOC1"/>
        <w:tabs>
          <w:tab w:val="right" w:leader="dot" w:pos="9016"/>
        </w:tabs>
        <w:rPr>
          <w:rFonts w:asciiTheme="minorHAnsi" w:hAnsiTheme="minorHAnsi"/>
          <w:noProof/>
        </w:rPr>
      </w:pPr>
      <w:hyperlink w:anchor="_Toc353540687" w:history="1">
        <w:r w:rsidR="00222978" w:rsidRPr="00E75443">
          <w:rPr>
            <w:rStyle w:val="Hyperlink"/>
            <w:rFonts w:cs="Helvetica"/>
            <w:noProof/>
          </w:rPr>
          <w:t>Third Party Statement</w:t>
        </w:r>
        <w:r w:rsidR="00222978">
          <w:rPr>
            <w:noProof/>
            <w:webHidden/>
          </w:rPr>
          <w:tab/>
        </w:r>
        <w:r w:rsidR="00FF370B">
          <w:rPr>
            <w:noProof/>
            <w:webHidden/>
          </w:rPr>
          <w:fldChar w:fldCharType="begin"/>
        </w:r>
        <w:r w:rsidR="00222978">
          <w:rPr>
            <w:noProof/>
            <w:webHidden/>
          </w:rPr>
          <w:instrText xml:space="preserve"> PAGEREF _Toc353540687 \h </w:instrText>
        </w:r>
        <w:r w:rsidR="00FF370B">
          <w:rPr>
            <w:noProof/>
            <w:webHidden/>
          </w:rPr>
        </w:r>
        <w:r w:rsidR="00FF370B">
          <w:rPr>
            <w:noProof/>
            <w:webHidden/>
          </w:rPr>
          <w:fldChar w:fldCharType="separate"/>
        </w:r>
        <w:r w:rsidR="002B0157">
          <w:rPr>
            <w:noProof/>
            <w:webHidden/>
          </w:rPr>
          <w:t>73</w:t>
        </w:r>
        <w:r w:rsidR="00FF370B">
          <w:rPr>
            <w:noProof/>
            <w:webHidden/>
          </w:rPr>
          <w:fldChar w:fldCharType="end"/>
        </w:r>
      </w:hyperlink>
    </w:p>
    <w:p w:rsidR="00222978" w:rsidRDefault="00CC077A">
      <w:pPr>
        <w:pStyle w:val="TOC1"/>
        <w:tabs>
          <w:tab w:val="right" w:leader="dot" w:pos="9016"/>
        </w:tabs>
        <w:rPr>
          <w:rFonts w:asciiTheme="minorHAnsi" w:hAnsiTheme="minorHAnsi"/>
          <w:noProof/>
        </w:rPr>
      </w:pPr>
      <w:hyperlink w:anchor="_Toc353540688" w:history="1">
        <w:r w:rsidR="00222978" w:rsidRPr="00E75443">
          <w:rPr>
            <w:rStyle w:val="Hyperlink"/>
            <w:rFonts w:cs="Helvetica"/>
            <w:noProof/>
          </w:rPr>
          <w:t>Competency Recording Sheet</w:t>
        </w:r>
        <w:r w:rsidR="00222978">
          <w:rPr>
            <w:noProof/>
            <w:webHidden/>
          </w:rPr>
          <w:tab/>
        </w:r>
        <w:r w:rsidR="00FF370B">
          <w:rPr>
            <w:noProof/>
            <w:webHidden/>
          </w:rPr>
          <w:fldChar w:fldCharType="begin"/>
        </w:r>
        <w:r w:rsidR="00222978">
          <w:rPr>
            <w:noProof/>
            <w:webHidden/>
          </w:rPr>
          <w:instrText xml:space="preserve"> PAGEREF _Toc353540688 \h </w:instrText>
        </w:r>
        <w:r w:rsidR="00FF370B">
          <w:rPr>
            <w:noProof/>
            <w:webHidden/>
          </w:rPr>
        </w:r>
        <w:r w:rsidR="00FF370B">
          <w:rPr>
            <w:noProof/>
            <w:webHidden/>
          </w:rPr>
          <w:fldChar w:fldCharType="separate"/>
        </w:r>
        <w:r w:rsidR="002B0157">
          <w:rPr>
            <w:noProof/>
            <w:webHidden/>
          </w:rPr>
          <w:t>79</w:t>
        </w:r>
        <w:r w:rsidR="00FF370B">
          <w:rPr>
            <w:noProof/>
            <w:webHidden/>
          </w:rPr>
          <w:fldChar w:fldCharType="end"/>
        </w:r>
      </w:hyperlink>
    </w:p>
    <w:p w:rsidR="00753ECF" w:rsidRPr="00B103BF" w:rsidRDefault="00FF370B" w:rsidP="00AA3FAB">
      <w:pPr>
        <w:pStyle w:val="BodyCopy"/>
        <w:rPr>
          <w:rFonts w:cs="Helvetica"/>
          <w:lang w:val="en-AU"/>
        </w:rPr>
      </w:pPr>
      <w:r w:rsidRPr="00B103BF">
        <w:rPr>
          <w:rFonts w:cs="Helvetica"/>
          <w:lang w:val="en-AU"/>
        </w:rPr>
        <w:fldChar w:fldCharType="end"/>
      </w:r>
      <w:r w:rsidR="00753ECF" w:rsidRPr="00B103BF">
        <w:rPr>
          <w:rFonts w:cs="Helvetica"/>
          <w:lang w:val="en-AU"/>
        </w:rPr>
        <w:br w:type="page"/>
      </w:r>
    </w:p>
    <w:p w:rsidR="00AA3FAB" w:rsidRPr="00B103BF" w:rsidRDefault="008515CA" w:rsidP="00AA3FAB">
      <w:pPr>
        <w:pStyle w:val="BodyCopy"/>
        <w:rPr>
          <w:rFonts w:cs="Helvetica"/>
          <w:lang w:val="en-AU"/>
        </w:rPr>
        <w:sectPr w:rsidR="00AA3FAB" w:rsidRPr="00B103BF" w:rsidSect="007075B8">
          <w:footerReference w:type="even" r:id="rId18"/>
          <w:footerReference w:type="default" r:id="rId19"/>
          <w:pgSz w:w="11906" w:h="16838" w:code="9"/>
          <w:pgMar w:top="1440" w:right="1440" w:bottom="1440" w:left="1440" w:header="709" w:footer="340" w:gutter="0"/>
          <w:cols w:space="708"/>
          <w:docGrid w:linePitch="360"/>
        </w:sectPr>
      </w:pPr>
      <w:r w:rsidRPr="00B103BF">
        <w:rPr>
          <w:rFonts w:cs="Helvetica"/>
          <w:lang w:val="en-AU"/>
        </w:rPr>
        <w:t xml:space="preserve"> </w:t>
      </w:r>
    </w:p>
    <w:p w:rsidR="004E1B78" w:rsidRPr="00B103BF" w:rsidRDefault="004E1B78" w:rsidP="004E1B78">
      <w:pPr>
        <w:pStyle w:val="Heading1"/>
        <w:rPr>
          <w:rFonts w:cs="Helvetica"/>
          <w:lang w:val="en-AU"/>
        </w:rPr>
      </w:pPr>
      <w:bookmarkStart w:id="4" w:name="_Toc334519703"/>
      <w:bookmarkStart w:id="5" w:name="_Toc353540681"/>
      <w:r w:rsidRPr="00B103BF">
        <w:rPr>
          <w:rFonts w:cs="Helvetica"/>
          <w:lang w:val="en-AU"/>
        </w:rPr>
        <w:t>Competency Based Assessment (CBA) – An introduction for assessors</w:t>
      </w:r>
      <w:bookmarkEnd w:id="4"/>
      <w:bookmarkEnd w:id="5"/>
    </w:p>
    <w:p w:rsidR="004E1B78" w:rsidRPr="00B103BF" w:rsidRDefault="004E1B78" w:rsidP="004E1B78">
      <w:pPr>
        <w:pStyle w:val="BodyCopy"/>
        <w:rPr>
          <w:rFonts w:cs="Helvetica"/>
          <w:lang w:val="en-AU"/>
        </w:rPr>
      </w:pPr>
      <w:r w:rsidRPr="00B103BF">
        <w:rPr>
          <w:rFonts w:cs="Helvetica"/>
          <w:lang w:val="en-AU"/>
        </w:rPr>
        <w:t>Assessment is the process of identifying a participant’s current knowledge, skills and attitudes sets against all elements of competency within a unit of competency.</w:t>
      </w:r>
    </w:p>
    <w:p w:rsidR="004E1B78" w:rsidRPr="00B103BF" w:rsidRDefault="004E1B78" w:rsidP="004E1B78">
      <w:pPr>
        <w:pStyle w:val="BodyCopyBold0"/>
        <w:rPr>
          <w:rFonts w:cs="Helvetica"/>
          <w:lang w:val="en-AU"/>
        </w:rPr>
      </w:pPr>
      <w:r w:rsidRPr="00B103BF">
        <w:rPr>
          <w:rFonts w:cs="Helvetica"/>
          <w:lang w:val="en-AU"/>
        </w:rPr>
        <w:t>Suggested Assessment Methods</w:t>
      </w:r>
    </w:p>
    <w:p w:rsidR="004E1B78" w:rsidRPr="00B103BF" w:rsidRDefault="004E1B78" w:rsidP="004E1B78">
      <w:pPr>
        <w:autoSpaceDE w:val="0"/>
        <w:autoSpaceDN w:val="0"/>
        <w:adjustRightInd w:val="0"/>
        <w:spacing w:before="80" w:after="120" w:line="240" w:lineRule="auto"/>
        <w:rPr>
          <w:rFonts w:ascii="Helvetica" w:hAnsi="Helvetica" w:cs="Helvetica"/>
        </w:rPr>
      </w:pPr>
      <w:r w:rsidRPr="00B103BF">
        <w:rPr>
          <w:rFonts w:ascii="Helvetica" w:hAnsi="Helvetica" w:cs="Helvetica"/>
        </w:rPr>
        <w:t>For each unit of competency a number of assessment tools have been identified including:</w:t>
      </w:r>
    </w:p>
    <w:p w:rsidR="004E1B78" w:rsidRPr="00B103BF" w:rsidRDefault="004E1B78" w:rsidP="004E1B78">
      <w:pPr>
        <w:pStyle w:val="Bullet1"/>
        <w:rPr>
          <w:rFonts w:cs="Helvetica"/>
        </w:rPr>
      </w:pPr>
      <w:r w:rsidRPr="00B103BF">
        <w:rPr>
          <w:rFonts w:cs="Helvetica"/>
        </w:rPr>
        <w:t>Work Projects</w:t>
      </w:r>
    </w:p>
    <w:p w:rsidR="004E1B78" w:rsidRPr="00B103BF" w:rsidRDefault="004E1B78" w:rsidP="004E1B78">
      <w:pPr>
        <w:pStyle w:val="Bullet1"/>
        <w:rPr>
          <w:rFonts w:cs="Helvetica"/>
        </w:rPr>
      </w:pPr>
      <w:r w:rsidRPr="00B103BF">
        <w:rPr>
          <w:rFonts w:cs="Helvetica"/>
        </w:rPr>
        <w:t>Oral Questions</w:t>
      </w:r>
    </w:p>
    <w:p w:rsidR="004E1B78" w:rsidRPr="00B103BF" w:rsidRDefault="004E1B78" w:rsidP="004E1B78">
      <w:pPr>
        <w:pStyle w:val="Bullet1"/>
        <w:rPr>
          <w:rFonts w:cs="Helvetica"/>
        </w:rPr>
      </w:pPr>
      <w:r w:rsidRPr="00B103BF">
        <w:rPr>
          <w:rFonts w:cs="Helvetica"/>
        </w:rPr>
        <w:t>Written Questions</w:t>
      </w:r>
    </w:p>
    <w:p w:rsidR="004E1B78" w:rsidRPr="00B103BF" w:rsidRDefault="004E1B78" w:rsidP="004E1B78">
      <w:pPr>
        <w:pStyle w:val="Bullet1"/>
        <w:rPr>
          <w:rFonts w:cs="Helvetica"/>
        </w:rPr>
      </w:pPr>
      <w:r w:rsidRPr="00B103BF">
        <w:rPr>
          <w:rFonts w:cs="Helvetica"/>
        </w:rPr>
        <w:t>Third Party Statements</w:t>
      </w:r>
    </w:p>
    <w:p w:rsidR="004E1B78" w:rsidRPr="00B103BF" w:rsidRDefault="004E1B78" w:rsidP="004E1B78">
      <w:pPr>
        <w:pStyle w:val="Bullet1"/>
        <w:rPr>
          <w:rFonts w:cs="Helvetica"/>
        </w:rPr>
      </w:pPr>
      <w:r w:rsidRPr="00B103BF">
        <w:rPr>
          <w:rFonts w:cs="Helvetica"/>
        </w:rPr>
        <w:t>Observation Checklists.</w:t>
      </w:r>
    </w:p>
    <w:p w:rsidR="004E1B78" w:rsidRPr="00B103BF" w:rsidRDefault="004E1B78" w:rsidP="004E1B78">
      <w:pPr>
        <w:pStyle w:val="BodyCopy"/>
        <w:rPr>
          <w:rFonts w:cs="Helvetica"/>
          <w:lang w:val="en-AU"/>
        </w:rPr>
      </w:pPr>
      <w:r w:rsidRPr="00B103BF">
        <w:rPr>
          <w:rFonts w:cs="Helvetica"/>
          <w:lang w:val="en-AU"/>
        </w:rPr>
        <w:t>Instructions and Evidence Recording Sheets have been identified in this Assessment Manual for use by Assessors.</w:t>
      </w:r>
    </w:p>
    <w:p w:rsidR="004E1B78" w:rsidRPr="00B103BF" w:rsidRDefault="004E1B78" w:rsidP="004E1B78">
      <w:pPr>
        <w:pStyle w:val="BodyCopyBold0"/>
        <w:rPr>
          <w:rFonts w:cs="Helvetica"/>
          <w:lang w:val="en-AU"/>
        </w:rPr>
      </w:pPr>
      <w:r w:rsidRPr="00B103BF">
        <w:rPr>
          <w:rFonts w:cs="Helvetica"/>
          <w:lang w:val="en-AU"/>
        </w:rPr>
        <w:t>Alternative Assessment Methods</w:t>
      </w:r>
    </w:p>
    <w:p w:rsidR="004E1B78" w:rsidRPr="00B103BF" w:rsidRDefault="004E1B78" w:rsidP="004E1B78">
      <w:pPr>
        <w:pStyle w:val="BodyCopy"/>
        <w:rPr>
          <w:rFonts w:cs="Helvetica"/>
          <w:lang w:val="en-AU"/>
        </w:rPr>
      </w:pPr>
      <w:r w:rsidRPr="00B103BF">
        <w:rPr>
          <w:rFonts w:cs="Helvetica"/>
          <w:lang w:val="en-AU"/>
        </w:rPr>
        <w:t>Whilst the above mentioned assessment methods are suggested assessment methods, the assessor may use an alternate method of assessment taking into account:</w:t>
      </w:r>
    </w:p>
    <w:p w:rsidR="004E1B78" w:rsidRPr="00B103BF" w:rsidRDefault="004E1B78" w:rsidP="00812DE3">
      <w:pPr>
        <w:pStyle w:val="BodyCopy"/>
        <w:numPr>
          <w:ilvl w:val="0"/>
          <w:numId w:val="17"/>
        </w:numPr>
        <w:spacing w:before="80"/>
        <w:ind w:left="357" w:hanging="357"/>
        <w:rPr>
          <w:rFonts w:cs="Helvetica"/>
          <w:lang w:val="en-AU"/>
        </w:rPr>
      </w:pPr>
      <w:r w:rsidRPr="00B103BF">
        <w:rPr>
          <w:rFonts w:cs="Helvetica"/>
          <w:lang w:val="en-AU"/>
        </w:rPr>
        <w:t>The nature of the unit</w:t>
      </w:r>
    </w:p>
    <w:p w:rsidR="004E1B78" w:rsidRPr="00B103BF" w:rsidRDefault="004E1B78" w:rsidP="00812DE3">
      <w:pPr>
        <w:pStyle w:val="BodyCopy"/>
        <w:numPr>
          <w:ilvl w:val="0"/>
          <w:numId w:val="17"/>
        </w:numPr>
        <w:spacing w:before="80"/>
        <w:ind w:left="357" w:hanging="357"/>
        <w:rPr>
          <w:rFonts w:cs="Helvetica"/>
          <w:lang w:val="en-AU"/>
        </w:rPr>
      </w:pPr>
      <w:r w:rsidRPr="00B103BF">
        <w:rPr>
          <w:rFonts w:cs="Helvetica"/>
          <w:lang w:val="en-AU"/>
        </w:rPr>
        <w:t xml:space="preserve"> The strengths of participants</w:t>
      </w:r>
    </w:p>
    <w:p w:rsidR="004E1B78" w:rsidRPr="00B103BF" w:rsidRDefault="004E1B78" w:rsidP="00812DE3">
      <w:pPr>
        <w:pStyle w:val="BodyCopy"/>
        <w:numPr>
          <w:ilvl w:val="0"/>
          <w:numId w:val="17"/>
        </w:numPr>
        <w:spacing w:before="80"/>
        <w:ind w:left="357" w:hanging="357"/>
        <w:rPr>
          <w:rFonts w:cs="Helvetica"/>
          <w:lang w:val="en-AU"/>
        </w:rPr>
      </w:pPr>
      <w:r w:rsidRPr="00B103BF">
        <w:rPr>
          <w:rFonts w:cs="Helvetica"/>
          <w:lang w:val="en-AU"/>
        </w:rPr>
        <w:t>The number of participants in the class</w:t>
      </w:r>
    </w:p>
    <w:p w:rsidR="004E1B78" w:rsidRPr="00B103BF" w:rsidRDefault="004E1B78" w:rsidP="00812DE3">
      <w:pPr>
        <w:pStyle w:val="BodyCopy"/>
        <w:numPr>
          <w:ilvl w:val="0"/>
          <w:numId w:val="17"/>
        </w:numPr>
        <w:spacing w:before="80"/>
        <w:ind w:left="357" w:hanging="357"/>
        <w:rPr>
          <w:rFonts w:cs="Helvetica"/>
          <w:lang w:val="en-AU"/>
        </w:rPr>
      </w:pPr>
      <w:r w:rsidRPr="00B103BF">
        <w:rPr>
          <w:rFonts w:cs="Helvetica"/>
          <w:lang w:val="en-AU"/>
        </w:rPr>
        <w:t>Time required to complete assessments</w:t>
      </w:r>
    </w:p>
    <w:p w:rsidR="004E1B78" w:rsidRPr="00B103BF" w:rsidRDefault="004E1B78" w:rsidP="00812DE3">
      <w:pPr>
        <w:pStyle w:val="BodyCopy"/>
        <w:numPr>
          <w:ilvl w:val="0"/>
          <w:numId w:val="17"/>
        </w:numPr>
        <w:spacing w:before="80"/>
        <w:ind w:left="357" w:hanging="357"/>
        <w:rPr>
          <w:rFonts w:cs="Helvetica"/>
          <w:lang w:val="en-AU"/>
        </w:rPr>
      </w:pPr>
      <w:r w:rsidRPr="00B103BF">
        <w:rPr>
          <w:rFonts w:cs="Helvetica"/>
          <w:lang w:val="en-AU"/>
        </w:rPr>
        <w:t>Time dedicated to assessment</w:t>
      </w:r>
    </w:p>
    <w:p w:rsidR="004E1B78" w:rsidRPr="00B103BF" w:rsidRDefault="004E1B78" w:rsidP="00812DE3">
      <w:pPr>
        <w:pStyle w:val="BodyCopy"/>
        <w:numPr>
          <w:ilvl w:val="0"/>
          <w:numId w:val="17"/>
        </w:numPr>
        <w:spacing w:before="80"/>
        <w:ind w:left="357" w:hanging="357"/>
        <w:rPr>
          <w:rFonts w:cs="Helvetica"/>
          <w:lang w:val="en-AU"/>
        </w:rPr>
      </w:pPr>
      <w:r w:rsidRPr="00B103BF">
        <w:rPr>
          <w:rFonts w:cs="Helvetica"/>
          <w:lang w:val="en-AU"/>
        </w:rPr>
        <w:t>Equipment and resources required.</w:t>
      </w:r>
    </w:p>
    <w:p w:rsidR="004E1B78" w:rsidRPr="00B103BF" w:rsidRDefault="004E1B78" w:rsidP="004E1B78">
      <w:pPr>
        <w:pStyle w:val="BodyCopy"/>
        <w:rPr>
          <w:rFonts w:cs="Helvetica"/>
          <w:lang w:val="en-AU"/>
        </w:rPr>
      </w:pPr>
      <w:r w:rsidRPr="00B103BF">
        <w:rPr>
          <w:rFonts w:cs="Helvetica"/>
          <w:lang w:val="en-AU"/>
        </w:rPr>
        <w:t>Alternate assessment methods include:</w:t>
      </w:r>
    </w:p>
    <w:p w:rsidR="004E1B78" w:rsidRPr="00B103BF" w:rsidRDefault="004E1B78" w:rsidP="004E1B78">
      <w:pPr>
        <w:pStyle w:val="Bullet1"/>
        <w:rPr>
          <w:rFonts w:cs="Helvetica"/>
        </w:rPr>
      </w:pPr>
      <w:r w:rsidRPr="00B103BF">
        <w:rPr>
          <w:rFonts w:cs="Helvetica"/>
        </w:rPr>
        <w:t>Practical demonstrations</w:t>
      </w:r>
    </w:p>
    <w:p w:rsidR="004E1B78" w:rsidRPr="00B103BF" w:rsidRDefault="004E1B78" w:rsidP="004E1B78">
      <w:pPr>
        <w:pStyle w:val="Bullet1"/>
        <w:rPr>
          <w:rFonts w:cs="Helvetica"/>
        </w:rPr>
      </w:pPr>
      <w:r w:rsidRPr="00B103BF">
        <w:rPr>
          <w:rFonts w:cs="Helvetica"/>
        </w:rPr>
        <w:t>Practical demonstrations in simulated work conditions</w:t>
      </w:r>
    </w:p>
    <w:p w:rsidR="004E1B78" w:rsidRPr="00B103BF" w:rsidRDefault="004E1B78" w:rsidP="004E1B78">
      <w:pPr>
        <w:pStyle w:val="Bullet1"/>
        <w:rPr>
          <w:rFonts w:cs="Helvetica"/>
        </w:rPr>
      </w:pPr>
      <w:r w:rsidRPr="00B103BF">
        <w:rPr>
          <w:rFonts w:cs="Helvetica"/>
        </w:rPr>
        <w:t>Problem solving</w:t>
      </w:r>
    </w:p>
    <w:p w:rsidR="004E1B78" w:rsidRPr="00B103BF" w:rsidRDefault="004E1B78" w:rsidP="004E1B78">
      <w:pPr>
        <w:pStyle w:val="Bullet1"/>
        <w:rPr>
          <w:rFonts w:cs="Helvetica"/>
        </w:rPr>
      </w:pPr>
      <w:r w:rsidRPr="00B103BF">
        <w:rPr>
          <w:rFonts w:cs="Helvetica"/>
        </w:rPr>
        <w:t xml:space="preserve">Portfolios of evidence </w:t>
      </w:r>
    </w:p>
    <w:p w:rsidR="004E1B78" w:rsidRPr="00B103BF" w:rsidRDefault="004E1B78" w:rsidP="004E1B78">
      <w:pPr>
        <w:pStyle w:val="Bullet1"/>
        <w:rPr>
          <w:rFonts w:cs="Helvetica"/>
        </w:rPr>
      </w:pPr>
      <w:r w:rsidRPr="00B103BF">
        <w:rPr>
          <w:rFonts w:cs="Helvetica"/>
        </w:rPr>
        <w:t>Critical incident reports</w:t>
      </w:r>
    </w:p>
    <w:p w:rsidR="004E1B78" w:rsidRPr="00B103BF" w:rsidRDefault="004E1B78" w:rsidP="004E1B78">
      <w:pPr>
        <w:pStyle w:val="Bullet1"/>
        <w:rPr>
          <w:rFonts w:cs="Helvetica"/>
        </w:rPr>
      </w:pPr>
      <w:r w:rsidRPr="00B103BF">
        <w:rPr>
          <w:rFonts w:cs="Helvetica"/>
        </w:rPr>
        <w:t>Journals</w:t>
      </w:r>
    </w:p>
    <w:p w:rsidR="004E1B78" w:rsidRPr="00B103BF" w:rsidRDefault="004E1B78" w:rsidP="004E1B78">
      <w:pPr>
        <w:pStyle w:val="Bullet1"/>
        <w:rPr>
          <w:rFonts w:cs="Helvetica"/>
        </w:rPr>
      </w:pPr>
      <w:r w:rsidRPr="00B103BF">
        <w:rPr>
          <w:rFonts w:cs="Helvetica"/>
        </w:rPr>
        <w:t>Oral presentations</w:t>
      </w:r>
    </w:p>
    <w:p w:rsidR="004E1B78" w:rsidRPr="00B103BF" w:rsidRDefault="004E1B78" w:rsidP="004E1B78">
      <w:pPr>
        <w:pStyle w:val="Bullet1"/>
        <w:rPr>
          <w:rFonts w:cs="Helvetica"/>
        </w:rPr>
      </w:pPr>
      <w:r w:rsidRPr="00B103BF">
        <w:rPr>
          <w:rFonts w:cs="Helvetica"/>
        </w:rPr>
        <w:t>Interviews</w:t>
      </w:r>
    </w:p>
    <w:p w:rsidR="004E1B78" w:rsidRPr="00B103BF" w:rsidRDefault="004E1B78" w:rsidP="004E1B78">
      <w:pPr>
        <w:pStyle w:val="Bullet1"/>
        <w:rPr>
          <w:rFonts w:cs="Helvetica"/>
        </w:rPr>
      </w:pPr>
      <w:r w:rsidRPr="00B103BF">
        <w:rPr>
          <w:rFonts w:cs="Helvetica"/>
        </w:rPr>
        <w:t>Videos</w:t>
      </w:r>
    </w:p>
    <w:p w:rsidR="004E1B78" w:rsidRPr="00B103BF" w:rsidRDefault="004E1B78" w:rsidP="004E1B78">
      <w:pPr>
        <w:pStyle w:val="Bullet1"/>
        <w:rPr>
          <w:rFonts w:cs="Helvetica"/>
        </w:rPr>
      </w:pPr>
      <w:r w:rsidRPr="00B103BF">
        <w:rPr>
          <w:rFonts w:cs="Helvetica"/>
        </w:rPr>
        <w:t>Visuals/slides/audio tapes</w:t>
      </w:r>
    </w:p>
    <w:p w:rsidR="004E1B78" w:rsidRPr="00B103BF" w:rsidRDefault="004E1B78" w:rsidP="004E1B78">
      <w:pPr>
        <w:pStyle w:val="Bullet1"/>
        <w:rPr>
          <w:rFonts w:cs="Helvetica"/>
        </w:rPr>
      </w:pPr>
      <w:r w:rsidRPr="00B103BF">
        <w:rPr>
          <w:rFonts w:cs="Helvetica"/>
        </w:rPr>
        <w:t>Case studies</w:t>
      </w:r>
    </w:p>
    <w:p w:rsidR="004E1B78" w:rsidRPr="00B103BF" w:rsidRDefault="004E1B78" w:rsidP="004E1B78">
      <w:pPr>
        <w:pStyle w:val="Bullet1"/>
        <w:rPr>
          <w:rFonts w:cs="Helvetica"/>
        </w:rPr>
      </w:pPr>
      <w:r w:rsidRPr="00B103BF">
        <w:rPr>
          <w:rFonts w:cs="Helvetica"/>
        </w:rPr>
        <w:t>Log books</w:t>
      </w:r>
    </w:p>
    <w:p w:rsidR="004E1B78" w:rsidRPr="00B103BF" w:rsidRDefault="004E1B78" w:rsidP="004E1B78">
      <w:pPr>
        <w:pStyle w:val="Bullet1"/>
        <w:rPr>
          <w:rFonts w:cs="Helvetica"/>
        </w:rPr>
      </w:pPr>
      <w:r w:rsidRPr="00B103BF">
        <w:rPr>
          <w:rFonts w:cs="Helvetica"/>
        </w:rPr>
        <w:t>Projects and Role plays</w:t>
      </w:r>
    </w:p>
    <w:p w:rsidR="004E1B78" w:rsidRPr="00B103BF" w:rsidRDefault="004E1B78" w:rsidP="004E1B78">
      <w:pPr>
        <w:pStyle w:val="Bullet1"/>
        <w:rPr>
          <w:rFonts w:cs="Helvetica"/>
        </w:rPr>
      </w:pPr>
      <w:r w:rsidRPr="00B103BF">
        <w:rPr>
          <w:rFonts w:cs="Helvetica"/>
        </w:rPr>
        <w:t>Group projects</w:t>
      </w:r>
    </w:p>
    <w:p w:rsidR="004E1B78" w:rsidRPr="00B103BF" w:rsidRDefault="004E1B78" w:rsidP="004E1B78">
      <w:pPr>
        <w:pStyle w:val="Bullet1"/>
        <w:rPr>
          <w:rFonts w:cs="Helvetica"/>
        </w:rPr>
      </w:pPr>
      <w:r w:rsidRPr="00B103BF">
        <w:rPr>
          <w:rFonts w:cs="Helvetica"/>
        </w:rPr>
        <w:t>Recognition of Prior Learning.</w:t>
      </w:r>
    </w:p>
    <w:p w:rsidR="004E1B78" w:rsidRPr="00B103BF" w:rsidRDefault="004E1B78" w:rsidP="004E1B78">
      <w:pPr>
        <w:pStyle w:val="BodyCopy"/>
        <w:rPr>
          <w:rFonts w:cs="Helvetica"/>
          <w:lang w:val="en-AU"/>
        </w:rPr>
      </w:pPr>
      <w:r w:rsidRPr="00B103BF">
        <w:rPr>
          <w:rFonts w:cs="Helvetica"/>
          <w:lang w:val="en-AU"/>
        </w:rPr>
        <w:t>Whilst there is no specific instruction or evidence collection documents for all the alternative assessment methods, assessors can record competency in the ‘Other’ section within the ‘Competency Recording Sheet’.</w:t>
      </w:r>
    </w:p>
    <w:p w:rsidR="004E1B78" w:rsidRPr="00B103BF" w:rsidRDefault="004E1B78" w:rsidP="004E1B78">
      <w:pPr>
        <w:pStyle w:val="BodyCopyBold0"/>
        <w:rPr>
          <w:rFonts w:cs="Helvetica"/>
          <w:lang w:val="en-AU"/>
        </w:rPr>
      </w:pPr>
      <w:r w:rsidRPr="00B103BF">
        <w:rPr>
          <w:rFonts w:cs="Helvetica"/>
          <w:lang w:val="en-AU"/>
        </w:rPr>
        <w:t>Selection of Assessment Methods</w:t>
      </w:r>
    </w:p>
    <w:p w:rsidR="004E1B78" w:rsidRPr="00B103BF" w:rsidRDefault="004E1B78" w:rsidP="004E1B78">
      <w:pPr>
        <w:pStyle w:val="BodyCopy"/>
        <w:rPr>
          <w:rFonts w:cs="Helvetica"/>
          <w:lang w:val="en-AU"/>
        </w:rPr>
      </w:pPr>
      <w:r w:rsidRPr="00B103BF">
        <w:rPr>
          <w:rFonts w:cs="Helvetica"/>
          <w:lang w:val="en-AU"/>
        </w:rPr>
        <w:t xml:space="preserve">Each assessor will determine the combination of Assessment Methods to be used to determine Competency for each Competency Unit on a student by student basis. </w:t>
      </w:r>
    </w:p>
    <w:p w:rsidR="004E1B78" w:rsidRPr="00B103BF" w:rsidRDefault="004E1B78" w:rsidP="004E1B78">
      <w:pPr>
        <w:pStyle w:val="BodyCopy"/>
        <w:rPr>
          <w:rFonts w:cs="Helvetica"/>
          <w:lang w:val="en-AU"/>
        </w:rPr>
      </w:pPr>
      <w:r w:rsidRPr="00B103BF">
        <w:rPr>
          <w:rFonts w:cs="Helvetica"/>
          <w:lang w:val="en-AU"/>
        </w:rPr>
        <w:t xml:space="preserve">‘Sufficient’ evidence to support the ‘Competent’/’Not Yet Competent’ decision must be captured. </w:t>
      </w:r>
    </w:p>
    <w:p w:rsidR="004E1B78" w:rsidRPr="00B103BF" w:rsidRDefault="004E1B78" w:rsidP="004E1B78">
      <w:pPr>
        <w:pStyle w:val="BodyCopy"/>
        <w:rPr>
          <w:rFonts w:cs="Helvetica"/>
          <w:lang w:val="en-AU"/>
        </w:rPr>
      </w:pPr>
      <w:r w:rsidRPr="00B103BF">
        <w:rPr>
          <w:rFonts w:cs="Helvetica"/>
          <w:lang w:val="en-AU"/>
        </w:rPr>
        <w:t>In practice this means a minimum of two - three Assessment Methods for each candidate for each Competency Element is suggested.</w:t>
      </w:r>
    </w:p>
    <w:p w:rsidR="004E1B78" w:rsidRPr="00B103BF" w:rsidRDefault="004E1B78" w:rsidP="004E1B78">
      <w:pPr>
        <w:pStyle w:val="BodyCopy"/>
        <w:rPr>
          <w:rFonts w:cs="Helvetica"/>
          <w:lang w:val="en-AU"/>
        </w:rPr>
      </w:pPr>
      <w:r w:rsidRPr="00B103BF">
        <w:rPr>
          <w:rFonts w:cs="Helvetica"/>
          <w:lang w:val="en-AU"/>
        </w:rPr>
        <w:t>At least one method should provide evidence of practical demonstration of competence.</w:t>
      </w:r>
    </w:p>
    <w:p w:rsidR="004E1B78" w:rsidRPr="00B103BF" w:rsidRDefault="004E1B78" w:rsidP="004E1B78">
      <w:pPr>
        <w:pStyle w:val="BodyCopy"/>
        <w:rPr>
          <w:rFonts w:cs="Helvetica"/>
          <w:lang w:val="en-AU"/>
        </w:rPr>
      </w:pPr>
      <w:r w:rsidRPr="00B103BF">
        <w:rPr>
          <w:rFonts w:cs="Helvetica"/>
          <w:lang w:val="en-AU"/>
        </w:rPr>
        <w:t>The following assessment methods deemed to provide evidence of practical demonstration of competence include:</w:t>
      </w:r>
    </w:p>
    <w:p w:rsidR="004E1B78" w:rsidRPr="00B103BF" w:rsidRDefault="004E1B78" w:rsidP="004E1B78">
      <w:pPr>
        <w:pStyle w:val="Bullet1"/>
        <w:rPr>
          <w:rFonts w:cs="Helvetica"/>
        </w:rPr>
      </w:pPr>
      <w:r w:rsidRPr="00B103BF">
        <w:rPr>
          <w:rFonts w:cs="Helvetica"/>
        </w:rPr>
        <w:t>Practical Work Projects</w:t>
      </w:r>
    </w:p>
    <w:p w:rsidR="004E1B78" w:rsidRPr="00B103BF" w:rsidRDefault="004E1B78" w:rsidP="004E1B78">
      <w:pPr>
        <w:pStyle w:val="Bullet1"/>
        <w:rPr>
          <w:rFonts w:cs="Helvetica"/>
        </w:rPr>
      </w:pPr>
      <w:r w:rsidRPr="00B103BF">
        <w:rPr>
          <w:rFonts w:cs="Helvetica"/>
        </w:rPr>
        <w:t>Third Party Statement</w:t>
      </w:r>
    </w:p>
    <w:p w:rsidR="004E1B78" w:rsidRPr="00B103BF" w:rsidRDefault="004E1B78" w:rsidP="004E1B78">
      <w:pPr>
        <w:pStyle w:val="Bullet1"/>
        <w:rPr>
          <w:rFonts w:cs="Helvetica"/>
        </w:rPr>
      </w:pPr>
      <w:r w:rsidRPr="00B103BF">
        <w:rPr>
          <w:rFonts w:cs="Helvetica"/>
        </w:rPr>
        <w:t>Observation Checklist.</w:t>
      </w:r>
    </w:p>
    <w:p w:rsidR="004E1B78" w:rsidRPr="00B103BF" w:rsidRDefault="004E1B78" w:rsidP="004E1B78">
      <w:pPr>
        <w:pStyle w:val="BodyCopyBold0"/>
        <w:rPr>
          <w:rFonts w:cs="Helvetica"/>
          <w:lang w:val="en-AU"/>
        </w:rPr>
      </w:pPr>
      <w:r w:rsidRPr="00B103BF">
        <w:rPr>
          <w:rFonts w:cs="Helvetica"/>
          <w:lang w:val="en-AU"/>
        </w:rPr>
        <w:t>Assessing Competency</w:t>
      </w:r>
    </w:p>
    <w:p w:rsidR="004E1B78" w:rsidRPr="00B103BF" w:rsidRDefault="004E1B78" w:rsidP="004E1B78">
      <w:pPr>
        <w:pStyle w:val="BodyCopy"/>
        <w:rPr>
          <w:rFonts w:cs="Helvetica"/>
          <w:lang w:val="en-AU"/>
        </w:rPr>
      </w:pPr>
      <w:r w:rsidRPr="00B103BF">
        <w:rPr>
          <w:rFonts w:cs="Helvetica"/>
          <w:lang w:val="en-AU"/>
        </w:rPr>
        <w:t>Competency based assessment does not award grades, but simply identifies if the participant has the knowledge, skills and attitudes to undertake the required task to the specified standard.</w:t>
      </w:r>
    </w:p>
    <w:p w:rsidR="004E1B78" w:rsidRPr="00B103BF" w:rsidRDefault="004E1B78" w:rsidP="004E1B78">
      <w:pPr>
        <w:pStyle w:val="BodyCopy"/>
        <w:rPr>
          <w:rFonts w:cs="Helvetica"/>
          <w:lang w:val="en-AU"/>
        </w:rPr>
      </w:pPr>
      <w:r w:rsidRPr="00B103BF">
        <w:rPr>
          <w:rFonts w:cs="Helvetica"/>
          <w:lang w:val="en-AU"/>
        </w:rPr>
        <w:t>Therefore, when assessing competency, an assessor has two possible results that can be awarded:</w:t>
      </w:r>
    </w:p>
    <w:p w:rsidR="004E1B78" w:rsidRPr="00B103BF" w:rsidRDefault="004E1B78" w:rsidP="004E1B78">
      <w:pPr>
        <w:pStyle w:val="Bullet1"/>
        <w:rPr>
          <w:rFonts w:cs="Helvetica"/>
        </w:rPr>
      </w:pPr>
      <w:r w:rsidRPr="00B103BF">
        <w:rPr>
          <w:rFonts w:cs="Helvetica"/>
          <w:i/>
        </w:rPr>
        <w:t>‘</w:t>
      </w:r>
      <w:r w:rsidRPr="00B103BF">
        <w:rPr>
          <w:rFonts w:cs="Helvetica"/>
        </w:rPr>
        <w:t>Pass Competent’ (PC)</w:t>
      </w:r>
    </w:p>
    <w:p w:rsidR="004E1B78" w:rsidRPr="00B103BF" w:rsidRDefault="004E1B78" w:rsidP="004E1B78">
      <w:pPr>
        <w:pStyle w:val="Bullet1"/>
        <w:rPr>
          <w:rFonts w:cs="Helvetica"/>
        </w:rPr>
      </w:pPr>
      <w:r w:rsidRPr="00B103BF">
        <w:rPr>
          <w:rFonts w:cs="Helvetica"/>
        </w:rPr>
        <w:t>‘Not Yet Competent’ (NYC).</w:t>
      </w:r>
    </w:p>
    <w:p w:rsidR="004E1B78" w:rsidRPr="00B103BF" w:rsidRDefault="004E1B78" w:rsidP="004E1B78">
      <w:pPr>
        <w:pStyle w:val="BodyCopyBold0"/>
        <w:rPr>
          <w:rFonts w:cs="Helvetica"/>
          <w:i/>
          <w:lang w:val="en-AU"/>
        </w:rPr>
      </w:pPr>
      <w:r w:rsidRPr="00B103BF">
        <w:rPr>
          <w:rFonts w:cs="Helvetica"/>
          <w:i/>
          <w:lang w:val="en-AU"/>
        </w:rPr>
        <w:t>Pass Competent (PC)</w:t>
      </w:r>
    </w:p>
    <w:p w:rsidR="004E1B78" w:rsidRPr="00B103BF" w:rsidRDefault="004E1B78" w:rsidP="004E1B78">
      <w:pPr>
        <w:pStyle w:val="BodyCopy"/>
        <w:rPr>
          <w:rFonts w:cs="Helvetica"/>
          <w:lang w:val="en-AU"/>
        </w:rPr>
      </w:pPr>
      <w:r w:rsidRPr="00B103BF">
        <w:rPr>
          <w:rFonts w:cs="Helvetica"/>
          <w:lang w:val="en-AU"/>
        </w:rPr>
        <w:t>If the participant is able to successfully answer or demonstrate what is required, to the expected standards of the performance criteria, they will be deemed as ‘Pass Competent’ (PC).</w:t>
      </w:r>
    </w:p>
    <w:p w:rsidR="004E1B78" w:rsidRPr="00B103BF" w:rsidRDefault="004E1B78" w:rsidP="004E1B78">
      <w:pPr>
        <w:pStyle w:val="BodyCopy"/>
        <w:rPr>
          <w:rFonts w:cs="Helvetica"/>
          <w:lang w:val="en-AU"/>
        </w:rPr>
      </w:pPr>
      <w:r w:rsidRPr="00B103BF">
        <w:rPr>
          <w:rFonts w:cs="Helvetica"/>
          <w:lang w:val="en-AU"/>
        </w:rPr>
        <w:t>The assessor will award a ‘Pass Competent’ (PC) if they feel the participant has the necessary knowledge, skills and attitudes in all assessment tasks for a unit.</w:t>
      </w:r>
    </w:p>
    <w:p w:rsidR="004E1B78" w:rsidRPr="00B103BF" w:rsidRDefault="004E1B78" w:rsidP="004E1B78">
      <w:pPr>
        <w:pStyle w:val="BodyCopyBold0"/>
        <w:rPr>
          <w:rFonts w:cs="Helvetica"/>
          <w:i/>
          <w:lang w:val="en-AU"/>
        </w:rPr>
      </w:pPr>
      <w:r w:rsidRPr="00B103BF">
        <w:rPr>
          <w:rFonts w:cs="Helvetica"/>
          <w:i/>
          <w:lang w:val="en-AU"/>
        </w:rPr>
        <w:t>Not Yet Competent’ (NYC)</w:t>
      </w:r>
    </w:p>
    <w:p w:rsidR="004E1B78" w:rsidRPr="00B103BF" w:rsidRDefault="004E1B78" w:rsidP="004E1B78">
      <w:pPr>
        <w:pStyle w:val="BodyCopy"/>
        <w:rPr>
          <w:rFonts w:cs="Helvetica"/>
          <w:lang w:val="en-AU"/>
        </w:rPr>
      </w:pPr>
      <w:r w:rsidRPr="00B103BF">
        <w:rPr>
          <w:rFonts w:cs="Helvetica"/>
          <w:lang w:val="en-AU"/>
        </w:rPr>
        <w:t xml:space="preserve">If the participant is unable to answer or demonstrate competency to the desired standard, they will be deemed to be ‘Not Yet Competent’ (NYC). </w:t>
      </w:r>
    </w:p>
    <w:p w:rsidR="004E1B78" w:rsidRPr="00B103BF" w:rsidRDefault="004E1B78" w:rsidP="004E1B78">
      <w:pPr>
        <w:pStyle w:val="BodyCopy"/>
        <w:rPr>
          <w:rFonts w:cs="Helvetica"/>
          <w:lang w:val="en-AU"/>
        </w:rPr>
      </w:pPr>
      <w:r w:rsidRPr="00B103BF">
        <w:rPr>
          <w:rFonts w:cs="Helvetica"/>
          <w:lang w:val="en-AU"/>
        </w:rPr>
        <w:t>This does not mean the participant will need to complete all the assessment tasks again. The focus will be on the specific assessment tasks that were not performed to the expected standards.</w:t>
      </w:r>
    </w:p>
    <w:p w:rsidR="004E1B78" w:rsidRPr="00B103BF" w:rsidRDefault="004E1B78" w:rsidP="004E1B78">
      <w:pPr>
        <w:rPr>
          <w:rFonts w:ascii="Helvetica" w:eastAsia="Times New Roman" w:hAnsi="Helvetica" w:cs="Helvetica"/>
          <w:szCs w:val="24"/>
          <w:lang w:eastAsia="en-US"/>
        </w:rPr>
      </w:pPr>
      <w:r w:rsidRPr="00B103BF">
        <w:rPr>
          <w:rFonts w:ascii="Helvetica" w:hAnsi="Helvetica" w:cs="Helvetica"/>
        </w:rPr>
        <w:br w:type="page"/>
      </w:r>
    </w:p>
    <w:p w:rsidR="004E1B78" w:rsidRPr="00B103BF" w:rsidRDefault="004E1B78" w:rsidP="004E1B78">
      <w:pPr>
        <w:pStyle w:val="BodyCopy"/>
        <w:rPr>
          <w:rFonts w:cs="Helvetica"/>
          <w:lang w:val="en-AU"/>
        </w:rPr>
      </w:pPr>
      <w:r w:rsidRPr="00B103BF">
        <w:rPr>
          <w:rFonts w:cs="Helvetica"/>
          <w:lang w:val="en-AU"/>
        </w:rPr>
        <w:t>The participant may be required to:</w:t>
      </w:r>
    </w:p>
    <w:p w:rsidR="004E1B78" w:rsidRPr="00B103BF" w:rsidRDefault="004E1B78" w:rsidP="004E1B78">
      <w:pPr>
        <w:pStyle w:val="BodyCopy"/>
        <w:ind w:left="357" w:hanging="357"/>
        <w:rPr>
          <w:rFonts w:cs="Helvetica"/>
          <w:lang w:val="en-AU"/>
        </w:rPr>
      </w:pPr>
      <w:r w:rsidRPr="00B103BF">
        <w:rPr>
          <w:rFonts w:cs="Helvetica"/>
          <w:lang w:val="en-AU"/>
        </w:rPr>
        <w:t>a)</w:t>
      </w:r>
      <w:r w:rsidRPr="00B103BF">
        <w:rPr>
          <w:rFonts w:cs="Helvetica"/>
          <w:lang w:val="en-AU"/>
        </w:rPr>
        <w:tab/>
        <w:t>Undertake further training or instruction</w:t>
      </w:r>
    </w:p>
    <w:p w:rsidR="004E1B78" w:rsidRPr="00B103BF" w:rsidRDefault="004E1B78" w:rsidP="004E1B78">
      <w:pPr>
        <w:pStyle w:val="BodyCopy"/>
        <w:ind w:left="357" w:hanging="357"/>
        <w:rPr>
          <w:rFonts w:cs="Helvetica"/>
          <w:lang w:val="en-AU"/>
        </w:rPr>
      </w:pPr>
      <w:r w:rsidRPr="00B103BF">
        <w:rPr>
          <w:rFonts w:cs="Helvetica"/>
          <w:lang w:val="en-AU"/>
        </w:rPr>
        <w:t>b)</w:t>
      </w:r>
      <w:r w:rsidRPr="00B103BF">
        <w:rPr>
          <w:rFonts w:cs="Helvetica"/>
          <w:lang w:val="en-AU"/>
        </w:rPr>
        <w:tab/>
        <w:t>Undertake the assessment task again until they are deemed to be ‘Pass Competent’.</w:t>
      </w:r>
    </w:p>
    <w:p w:rsidR="004E1B78" w:rsidRPr="00B103BF" w:rsidRDefault="004E1B78" w:rsidP="004E1B78">
      <w:pPr>
        <w:pStyle w:val="BodyCopyBold0"/>
        <w:rPr>
          <w:rFonts w:cs="Helvetica"/>
          <w:lang w:val="en-AU"/>
        </w:rPr>
      </w:pPr>
      <w:r w:rsidRPr="00B103BF">
        <w:rPr>
          <w:rFonts w:cs="Helvetica"/>
          <w:lang w:val="en-AU"/>
        </w:rPr>
        <w:t>Regional Qualifications Framework and Skills Recognition System</w:t>
      </w:r>
    </w:p>
    <w:p w:rsidR="004E1B78" w:rsidRPr="00B103BF" w:rsidRDefault="004E1B78" w:rsidP="004E1B78">
      <w:pPr>
        <w:pStyle w:val="BodyCopy"/>
        <w:rPr>
          <w:rFonts w:cs="Helvetica"/>
          <w:lang w:val="en-AU"/>
        </w:rPr>
      </w:pPr>
      <w:r w:rsidRPr="00B103BF">
        <w:rPr>
          <w:rFonts w:cs="Helvetica"/>
          <w:lang w:val="en-AU"/>
        </w:rPr>
        <w:t>The ‘Regional Qualifications Framework and Skills Recognition System’, also known as the ‘RQFSRS’ is the overriding educational framework for the ASEAN region.</w:t>
      </w:r>
    </w:p>
    <w:p w:rsidR="004E1B78" w:rsidRPr="00B103BF" w:rsidRDefault="004E1B78" w:rsidP="004E1B78">
      <w:pPr>
        <w:pStyle w:val="BodyCopy"/>
        <w:rPr>
          <w:rFonts w:cs="Helvetica"/>
          <w:lang w:val="en-AU"/>
        </w:rPr>
      </w:pPr>
      <w:r w:rsidRPr="00B103BF">
        <w:rPr>
          <w:rFonts w:cs="Helvetica"/>
          <w:lang w:val="en-AU"/>
        </w:rPr>
        <w:t>The purpose of this framework is to provide:</w:t>
      </w:r>
    </w:p>
    <w:p w:rsidR="004E1B78" w:rsidRPr="00B103BF" w:rsidRDefault="004E1B78" w:rsidP="004E1B78">
      <w:pPr>
        <w:pStyle w:val="Bullet1"/>
        <w:rPr>
          <w:rFonts w:cs="Helvetica"/>
        </w:rPr>
      </w:pPr>
      <w:r w:rsidRPr="00B103BF">
        <w:rPr>
          <w:rFonts w:cs="Helvetica"/>
        </w:rPr>
        <w:t>A standardised teaching and assessment framework</w:t>
      </w:r>
    </w:p>
    <w:p w:rsidR="004E1B78" w:rsidRPr="00B103BF" w:rsidRDefault="004E1B78" w:rsidP="004E1B78">
      <w:pPr>
        <w:pStyle w:val="Bullet1"/>
        <w:rPr>
          <w:rFonts w:cs="Helvetica"/>
        </w:rPr>
      </w:pPr>
      <w:r w:rsidRPr="00B103BF">
        <w:rPr>
          <w:rFonts w:cs="Helvetica"/>
        </w:rPr>
        <w:t>Mutual recognition of participant achievement across the ASEAN region. This includes achievement in individual Units of Competency or qualifications as a whole.</w:t>
      </w:r>
    </w:p>
    <w:p w:rsidR="004E1B78" w:rsidRPr="00B103BF" w:rsidRDefault="004E1B78" w:rsidP="004E1B78">
      <w:pPr>
        <w:pStyle w:val="BodyCopy"/>
        <w:rPr>
          <w:rFonts w:cs="Helvetica"/>
          <w:lang w:val="en-AU"/>
        </w:rPr>
      </w:pPr>
      <w:r w:rsidRPr="00B103BF">
        <w:rPr>
          <w:rFonts w:cs="Helvetica"/>
          <w:lang w:val="en-AU"/>
        </w:rPr>
        <w:t>The role of the ‘RQFSRS’ is to provide, ensure and maintain ‘quality assurance’ across all countries and educational providers across the ASEAN region.</w:t>
      </w:r>
    </w:p>
    <w:p w:rsidR="004E1B78" w:rsidRPr="00B103BF" w:rsidRDefault="004E1B78" w:rsidP="004E1B78">
      <w:pPr>
        <w:spacing w:before="80" w:after="120" w:line="240" w:lineRule="auto"/>
        <w:rPr>
          <w:rFonts w:ascii="Helvetica" w:hAnsi="Helvetica" w:cs="Helvetica"/>
          <w:b/>
        </w:rPr>
      </w:pPr>
      <w:r w:rsidRPr="00B103BF">
        <w:rPr>
          <w:rFonts w:ascii="Helvetica" w:hAnsi="Helvetica" w:cs="Helvetica"/>
          <w:b/>
        </w:rPr>
        <w:t>Recognition of Prior Learning</w:t>
      </w:r>
    </w:p>
    <w:p w:rsidR="004E1B78" w:rsidRPr="00B103BF" w:rsidRDefault="004E1B78" w:rsidP="004E1B78">
      <w:pPr>
        <w:pStyle w:val="BodyCopy"/>
        <w:rPr>
          <w:rFonts w:cs="Helvetica"/>
          <w:lang w:val="en-AU"/>
        </w:rPr>
      </w:pPr>
      <w:r w:rsidRPr="00B103BF">
        <w:rPr>
          <w:rFonts w:cs="Helvetica"/>
          <w:lang w:val="en-AU"/>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4E1B78" w:rsidRPr="00B103BF" w:rsidRDefault="004E1B78" w:rsidP="004E1B78">
      <w:pPr>
        <w:pStyle w:val="BodyCopy"/>
        <w:rPr>
          <w:rFonts w:cs="Helvetica"/>
          <w:lang w:val="en-AU"/>
        </w:rPr>
      </w:pPr>
      <w:r w:rsidRPr="00B103BF">
        <w:rPr>
          <w:rFonts w:cs="Helvetica"/>
          <w:lang w:val="en-AU"/>
        </w:rPr>
        <w:t>This process is a learning and assessment pathway which encompasses:</w:t>
      </w:r>
    </w:p>
    <w:p w:rsidR="004E1B78" w:rsidRPr="00B103BF" w:rsidRDefault="004E1B78" w:rsidP="004E1B78">
      <w:pPr>
        <w:pStyle w:val="Bullet1"/>
        <w:rPr>
          <w:rFonts w:cs="Helvetica"/>
        </w:rPr>
      </w:pPr>
      <w:r w:rsidRPr="00B103BF">
        <w:rPr>
          <w:rFonts w:cs="Helvetica"/>
        </w:rPr>
        <w:t>Recognition of Current Competencies (RCC)</w:t>
      </w:r>
    </w:p>
    <w:p w:rsidR="004E1B78" w:rsidRPr="00B103BF" w:rsidRDefault="004E1B78" w:rsidP="004E1B78">
      <w:pPr>
        <w:pStyle w:val="Bullet1"/>
        <w:rPr>
          <w:rFonts w:cs="Helvetica"/>
        </w:rPr>
      </w:pPr>
      <w:r w:rsidRPr="00B103BF">
        <w:rPr>
          <w:rFonts w:cs="Helvetica"/>
        </w:rPr>
        <w:t>Skills auditing</w:t>
      </w:r>
    </w:p>
    <w:p w:rsidR="004E1B78" w:rsidRPr="00B103BF" w:rsidRDefault="004E1B78" w:rsidP="004E1B78">
      <w:pPr>
        <w:pStyle w:val="Bullet1"/>
        <w:rPr>
          <w:rFonts w:cs="Helvetica"/>
        </w:rPr>
      </w:pPr>
      <w:r w:rsidRPr="00B103BF">
        <w:rPr>
          <w:rFonts w:cs="Helvetica"/>
        </w:rPr>
        <w:t>Gap analysis and training</w:t>
      </w:r>
    </w:p>
    <w:p w:rsidR="004E1B78" w:rsidRPr="00B103BF" w:rsidRDefault="004E1B78" w:rsidP="004E1B78">
      <w:pPr>
        <w:pStyle w:val="Bullet1"/>
        <w:rPr>
          <w:rFonts w:cs="Helvetica"/>
        </w:rPr>
      </w:pPr>
      <w:r w:rsidRPr="00B103BF">
        <w:rPr>
          <w:rFonts w:cs="Helvetica"/>
        </w:rPr>
        <w:t>Credit transfer.</w:t>
      </w:r>
    </w:p>
    <w:p w:rsidR="004E1B78" w:rsidRPr="00B103BF" w:rsidRDefault="004E1B78" w:rsidP="004E1B78">
      <w:pPr>
        <w:pStyle w:val="Heading4"/>
        <w:rPr>
          <w:rFonts w:cs="Helvetica"/>
        </w:rPr>
      </w:pPr>
      <w:bookmarkStart w:id="6" w:name="_Toc325720550"/>
      <w:bookmarkStart w:id="7" w:name="_Toc325720554"/>
      <w:r w:rsidRPr="00B103BF">
        <w:rPr>
          <w:rFonts w:cs="Helvetica"/>
        </w:rPr>
        <w:t>Code of practice for assessors</w:t>
      </w:r>
      <w:bookmarkEnd w:id="6"/>
    </w:p>
    <w:p w:rsidR="004E1B78" w:rsidRPr="00B103BF" w:rsidRDefault="004E1B78" w:rsidP="004E1B78">
      <w:pPr>
        <w:pStyle w:val="BodyCopy"/>
        <w:rPr>
          <w:rFonts w:cs="Helvetica"/>
          <w:lang w:val="en-AU"/>
        </w:rPr>
      </w:pPr>
      <w:r w:rsidRPr="00B103BF">
        <w:rPr>
          <w:rFonts w:cs="Helvetica"/>
          <w:lang w:val="en-AU"/>
        </w:rPr>
        <w:t>This Code of Practice provides:</w:t>
      </w:r>
    </w:p>
    <w:p w:rsidR="004E1B78" w:rsidRPr="00B103BF" w:rsidRDefault="004E1B78" w:rsidP="004E1B78">
      <w:pPr>
        <w:pStyle w:val="Bullet1"/>
        <w:rPr>
          <w:rFonts w:cs="Helvetica"/>
        </w:rPr>
      </w:pPr>
      <w:r w:rsidRPr="00B103BF">
        <w:rPr>
          <w:rFonts w:cs="Helvetica"/>
        </w:rPr>
        <w:t xml:space="preserve">Assessors with direction on the standard of practice expected of them </w:t>
      </w:r>
    </w:p>
    <w:p w:rsidR="004E1B78" w:rsidRPr="00B103BF" w:rsidRDefault="004E1B78" w:rsidP="004E1B78">
      <w:pPr>
        <w:pStyle w:val="Bullet1"/>
        <w:rPr>
          <w:rFonts w:cs="Helvetica"/>
        </w:rPr>
      </w:pPr>
      <w:r w:rsidRPr="00B103BF">
        <w:rPr>
          <w:rFonts w:cs="Helvetica"/>
        </w:rPr>
        <w:t>Candidates with assurance of the standards of practice expected of assessors</w:t>
      </w:r>
    </w:p>
    <w:p w:rsidR="004E1B78" w:rsidRPr="00B103BF" w:rsidRDefault="004E1B78" w:rsidP="004E1B78">
      <w:pPr>
        <w:pStyle w:val="Bullet1"/>
        <w:rPr>
          <w:rFonts w:cs="Helvetica"/>
        </w:rPr>
      </w:pPr>
      <w:r w:rsidRPr="00B103BF">
        <w:rPr>
          <w:rFonts w:cs="Helvetica"/>
        </w:rPr>
        <w:t>Employers with assurance of the standards maintained in the conduct of assessment.</w:t>
      </w:r>
    </w:p>
    <w:p w:rsidR="004E1B78" w:rsidRPr="00B103BF" w:rsidRDefault="004E1B78" w:rsidP="004E1B78">
      <w:pPr>
        <w:pStyle w:val="BodyCopy"/>
        <w:rPr>
          <w:rFonts w:cs="Helvetica"/>
          <w:lang w:val="en-AU"/>
        </w:rPr>
      </w:pPr>
      <w:r w:rsidRPr="00B103BF">
        <w:rPr>
          <w:rFonts w:cs="Helvetica"/>
          <w:lang w:val="en-AU"/>
        </w:rPr>
        <w:t>The Code detailed below is based on the International Code of Ethics and Practice (The National Council for Measurement in Education [NCME]):</w:t>
      </w:r>
    </w:p>
    <w:p w:rsidR="004E1B78" w:rsidRPr="00B103BF" w:rsidRDefault="004E1B78" w:rsidP="004E1B78">
      <w:pPr>
        <w:pStyle w:val="Bullet1"/>
        <w:rPr>
          <w:rFonts w:cs="Helvetica"/>
        </w:rPr>
      </w:pPr>
      <w:r w:rsidRPr="00B103BF">
        <w:rPr>
          <w:rFonts w:cs="Helvetica"/>
        </w:rPr>
        <w:t xml:space="preserve">The differing needs and requirements of the person being assessed, the local enterprise and/or industry are identified and handled with sensitivity </w:t>
      </w:r>
    </w:p>
    <w:p w:rsidR="004E1B78" w:rsidRPr="00B103BF" w:rsidRDefault="004E1B78" w:rsidP="004E1B78">
      <w:pPr>
        <w:pStyle w:val="Bullet1"/>
        <w:rPr>
          <w:rFonts w:cs="Helvetica"/>
        </w:rPr>
      </w:pPr>
      <w:r w:rsidRPr="00B103BF">
        <w:rPr>
          <w:rFonts w:cs="Helvetica"/>
        </w:rPr>
        <w:t>Potential forms of conflict of interest in the assessment process and/or outcomes are identified and appropriate referrals are made, if necessary</w:t>
      </w:r>
    </w:p>
    <w:p w:rsidR="004E1B78" w:rsidRPr="00B103BF" w:rsidRDefault="004E1B78" w:rsidP="004E1B78">
      <w:pPr>
        <w:pStyle w:val="Bullet1"/>
        <w:rPr>
          <w:rFonts w:cs="Helvetica"/>
        </w:rPr>
      </w:pPr>
      <w:r w:rsidRPr="00B103BF">
        <w:rPr>
          <w:rFonts w:cs="Helvetica"/>
        </w:rPr>
        <w:t>All forms of harassment are avoided throughout the planning, conducting, reviewing and reporting of the assessment outcomes</w:t>
      </w:r>
    </w:p>
    <w:p w:rsidR="004E1B78" w:rsidRPr="00B103BF" w:rsidRDefault="004E1B78" w:rsidP="004E1B78">
      <w:pPr>
        <w:pStyle w:val="Bullet1"/>
        <w:rPr>
          <w:rFonts w:cs="Helvetica"/>
        </w:rPr>
      </w:pPr>
      <w:r w:rsidRPr="00B103BF">
        <w:rPr>
          <w:rFonts w:cs="Helvetica"/>
        </w:rPr>
        <w:t>The rights of the candidate are protected during and after the assessment</w:t>
      </w:r>
    </w:p>
    <w:p w:rsidR="004E1B78" w:rsidRPr="00B103BF" w:rsidRDefault="004E1B78" w:rsidP="004E1B78">
      <w:pPr>
        <w:pStyle w:val="Bullet1"/>
        <w:rPr>
          <w:rFonts w:cs="Helvetica"/>
        </w:rPr>
      </w:pPr>
      <w:r w:rsidRPr="00B103BF">
        <w:rPr>
          <w:rFonts w:cs="Helvetica"/>
        </w:rPr>
        <w:t>Personal and interpersonal factors that are not relevant to the assessment of competency must not influence the assessment outcomes</w:t>
      </w:r>
    </w:p>
    <w:p w:rsidR="004E1B78" w:rsidRPr="00B103BF" w:rsidRDefault="004E1B78" w:rsidP="004E1B78">
      <w:pPr>
        <w:pStyle w:val="Bullet1"/>
        <w:rPr>
          <w:rFonts w:cs="Helvetica"/>
        </w:rPr>
      </w:pPr>
      <w:r w:rsidRPr="00B103BF">
        <w:rPr>
          <w:rFonts w:cs="Helvetica"/>
        </w:rPr>
        <w:t>The candidate is made aware of rights and process of appeal</w:t>
      </w:r>
    </w:p>
    <w:p w:rsidR="004E1B78" w:rsidRPr="00B103BF" w:rsidRDefault="004E1B78" w:rsidP="004E1B78">
      <w:pPr>
        <w:pStyle w:val="Bullet1"/>
        <w:rPr>
          <w:rFonts w:cs="Helvetica"/>
        </w:rPr>
      </w:pPr>
      <w:r w:rsidRPr="00B103BF">
        <w:rPr>
          <w:rFonts w:cs="Helvetica"/>
        </w:rPr>
        <w:t>Evidence that is gathered during the assessment is verified for validity, reliability, authenticity, sufficiency and currency</w:t>
      </w:r>
    </w:p>
    <w:p w:rsidR="004E1B78" w:rsidRPr="00B103BF" w:rsidRDefault="004E1B78" w:rsidP="004E1B78">
      <w:pPr>
        <w:pStyle w:val="Bullet1"/>
        <w:rPr>
          <w:rFonts w:cs="Helvetica"/>
        </w:rPr>
      </w:pPr>
      <w:r w:rsidRPr="00B103BF">
        <w:rPr>
          <w:rFonts w:cs="Helvetica"/>
        </w:rPr>
        <w:t>Assessment decisions are based on available evidence that can be produced and verified by another assessor</w:t>
      </w:r>
    </w:p>
    <w:p w:rsidR="004E1B78" w:rsidRPr="00B103BF" w:rsidRDefault="004E1B78" w:rsidP="004E1B78">
      <w:pPr>
        <w:pStyle w:val="Bullet1"/>
        <w:rPr>
          <w:rFonts w:cs="Helvetica"/>
        </w:rPr>
      </w:pPr>
      <w:r w:rsidRPr="00B103BF">
        <w:rPr>
          <w:rFonts w:cs="Helvetica"/>
        </w:rPr>
        <w:t>Assessments are conducted within the boundaries of the assessment system policies and procedures</w:t>
      </w:r>
    </w:p>
    <w:p w:rsidR="004E1B78" w:rsidRPr="00B103BF" w:rsidRDefault="004E1B78" w:rsidP="004E1B78">
      <w:pPr>
        <w:pStyle w:val="Bullet1"/>
        <w:rPr>
          <w:rFonts w:cs="Helvetica"/>
        </w:rPr>
      </w:pPr>
      <w:r w:rsidRPr="00B103BF">
        <w:rPr>
          <w:rFonts w:cs="Helvetica"/>
        </w:rPr>
        <w:t>Formal agreement is obtained from both the candidate and the assessor that the assessment was carried out in accordance with agreed procedures</w:t>
      </w:r>
    </w:p>
    <w:p w:rsidR="004E1B78" w:rsidRPr="00B103BF" w:rsidRDefault="004E1B78" w:rsidP="004E1B78">
      <w:pPr>
        <w:pStyle w:val="Bullet1"/>
        <w:rPr>
          <w:rFonts w:cs="Helvetica"/>
        </w:rPr>
      </w:pPr>
      <w:r w:rsidRPr="00B103BF">
        <w:rPr>
          <w:rFonts w:cs="Helvetica"/>
        </w:rPr>
        <w:t>The candidate is informed of all assessment reporting processes prior to the assessment</w:t>
      </w:r>
    </w:p>
    <w:p w:rsidR="004E1B78" w:rsidRPr="00B103BF" w:rsidRDefault="004E1B78" w:rsidP="004E1B78">
      <w:pPr>
        <w:pStyle w:val="Bullet1"/>
        <w:rPr>
          <w:rFonts w:cs="Helvetica"/>
        </w:rPr>
      </w:pPr>
      <w:r w:rsidRPr="00B103BF">
        <w:rPr>
          <w:rFonts w:cs="Helvetica"/>
        </w:rPr>
        <w:t>The candidate is informed of all known potential consequences of decisions arising from an assessment, prior to the assessment</w:t>
      </w:r>
    </w:p>
    <w:p w:rsidR="004E1B78" w:rsidRPr="00B103BF" w:rsidRDefault="004E1B78" w:rsidP="004E1B78">
      <w:pPr>
        <w:pStyle w:val="Bullet1"/>
        <w:rPr>
          <w:rFonts w:cs="Helvetica"/>
        </w:rPr>
      </w:pPr>
      <w:r w:rsidRPr="00B103BF">
        <w:rPr>
          <w:rFonts w:cs="Helvetica"/>
        </w:rPr>
        <w:t>Confidentiality is maintained regarding assessment results</w:t>
      </w:r>
    </w:p>
    <w:p w:rsidR="004E1B78" w:rsidRPr="00B103BF" w:rsidRDefault="004E1B78" w:rsidP="004E1B78">
      <w:pPr>
        <w:pStyle w:val="Bullet1"/>
        <w:rPr>
          <w:rFonts w:cs="Helvetica"/>
        </w:rPr>
      </w:pPr>
      <w:r w:rsidRPr="00B103BF">
        <w:rPr>
          <w:rFonts w:cs="Helvetica"/>
        </w:rPr>
        <w:t>The assessment results are used consistently with the purposes explained to the candidate</w:t>
      </w:r>
    </w:p>
    <w:p w:rsidR="004E1B78" w:rsidRPr="00B103BF" w:rsidRDefault="004E1B78" w:rsidP="004E1B78">
      <w:pPr>
        <w:pStyle w:val="Bullet1"/>
        <w:rPr>
          <w:rFonts w:cs="Helvetica"/>
        </w:rPr>
      </w:pPr>
      <w:r w:rsidRPr="00B103BF">
        <w:rPr>
          <w:rFonts w:cs="Helvetica"/>
        </w:rPr>
        <w:t>Opportunities are created for technical assistance in planning, conducting and reviewing assessment procedures and outcomes.</w:t>
      </w:r>
    </w:p>
    <w:p w:rsidR="004E1B78" w:rsidRPr="00B103BF" w:rsidRDefault="004E1B78" w:rsidP="004E1B78">
      <w:pPr>
        <w:pStyle w:val="Heading4"/>
        <w:rPr>
          <w:rFonts w:cs="Helvetica"/>
        </w:rPr>
      </w:pPr>
      <w:r w:rsidRPr="00B103BF">
        <w:rPr>
          <w:rFonts w:cs="Helvetica"/>
        </w:rPr>
        <w:t>Instructions and checklist for assessors</w:t>
      </w:r>
      <w:bookmarkEnd w:id="7"/>
    </w:p>
    <w:p w:rsidR="004E1B78" w:rsidRPr="00B103BF" w:rsidRDefault="004E1B78" w:rsidP="004E1B78">
      <w:pPr>
        <w:pStyle w:val="BodyCopyBold0"/>
        <w:rPr>
          <w:rFonts w:cs="Helvetica"/>
          <w:lang w:val="en-AU"/>
        </w:rPr>
      </w:pPr>
      <w:r w:rsidRPr="00B103BF">
        <w:rPr>
          <w:rFonts w:cs="Helvetica"/>
          <w:lang w:val="en-AU"/>
        </w:rPr>
        <w:t>Instructions</w:t>
      </w:r>
    </w:p>
    <w:p w:rsidR="004E1B78" w:rsidRPr="00B103BF" w:rsidRDefault="004E1B78" w:rsidP="004E1B78">
      <w:pPr>
        <w:pStyle w:val="BodyCopy"/>
        <w:rPr>
          <w:rFonts w:cs="Helvetica"/>
          <w:lang w:val="en-AU"/>
        </w:rPr>
      </w:pPr>
      <w:r w:rsidRPr="00B103BF">
        <w:rPr>
          <w:rFonts w:cs="Helvetica"/>
          <w:lang w:val="en-AU"/>
        </w:rPr>
        <w:t>General instructions for the assessment:</w:t>
      </w:r>
    </w:p>
    <w:p w:rsidR="004E1B78" w:rsidRPr="00B103BF" w:rsidRDefault="004E1B78" w:rsidP="004E1B78">
      <w:pPr>
        <w:pStyle w:val="Bullet1"/>
        <w:rPr>
          <w:rFonts w:cs="Helvetica"/>
        </w:rPr>
      </w:pPr>
      <w:r w:rsidRPr="00B103BF">
        <w:rPr>
          <w:rFonts w:cs="Helvetica"/>
        </w:rPr>
        <w:t>Assessment should be conducted at a scheduled time that has been notified to the candidate</w:t>
      </w:r>
    </w:p>
    <w:p w:rsidR="004E1B78" w:rsidRPr="00B103BF" w:rsidRDefault="004E1B78" w:rsidP="004E1B78">
      <w:pPr>
        <w:pStyle w:val="Bullet1"/>
        <w:rPr>
          <w:rFonts w:cs="Helvetica"/>
        </w:rPr>
      </w:pPr>
      <w:r w:rsidRPr="00B103BF">
        <w:rPr>
          <w:rFonts w:cs="Helvetica"/>
        </w:rPr>
        <w:t>Facilitators must ensure participants are made aware of the need to complete assessments and attend assessment sessions</w:t>
      </w:r>
    </w:p>
    <w:p w:rsidR="004E1B78" w:rsidRPr="00B103BF" w:rsidRDefault="004E1B78" w:rsidP="004E1B78">
      <w:pPr>
        <w:pStyle w:val="Bullet1"/>
        <w:rPr>
          <w:rFonts w:cs="Helvetica"/>
        </w:rPr>
      </w:pPr>
      <w:r w:rsidRPr="00B103BF">
        <w:rPr>
          <w:rFonts w:cs="Helvetica"/>
        </w:rPr>
        <w:t>If a participant is unable to attend a scheduled session, they must make arrangements with the Assessor to undertake the assessment at an alternative time</w:t>
      </w:r>
    </w:p>
    <w:p w:rsidR="004E1B78" w:rsidRPr="00B103BF" w:rsidRDefault="004E1B78" w:rsidP="004E1B78">
      <w:pPr>
        <w:pStyle w:val="Bullet1"/>
        <w:rPr>
          <w:rFonts w:cs="Helvetica"/>
        </w:rPr>
      </w:pPr>
      <w:r w:rsidRPr="00B103BF">
        <w:rPr>
          <w:rFonts w:cs="Helvetica"/>
        </w:rPr>
        <w:t>At the end of the assessment the Assessor must give feedback and advise the participant on their C/NYC status</w:t>
      </w:r>
    </w:p>
    <w:p w:rsidR="004E1B78" w:rsidRPr="00B103BF" w:rsidRDefault="004E1B78" w:rsidP="004E1B78">
      <w:pPr>
        <w:pStyle w:val="Bullet1"/>
        <w:rPr>
          <w:rFonts w:cs="Helvetica"/>
        </w:rPr>
      </w:pPr>
      <w:r w:rsidRPr="00B103BF">
        <w:rPr>
          <w:rFonts w:cs="Helvetica"/>
        </w:rPr>
        <w:t>Complete the relevant documentation and submit to the appropriate department.</w:t>
      </w:r>
    </w:p>
    <w:p w:rsidR="004E1B78" w:rsidRPr="00B103BF" w:rsidRDefault="004E1B78" w:rsidP="004E1B78">
      <w:pPr>
        <w:pStyle w:val="BodyCopyBold0"/>
        <w:rPr>
          <w:rFonts w:cs="Helvetica"/>
          <w:i/>
          <w:lang w:val="en-AU"/>
        </w:rPr>
      </w:pPr>
      <w:r w:rsidRPr="00B103BF">
        <w:rPr>
          <w:rFonts w:cs="Helvetica"/>
          <w:i/>
          <w:lang w:val="en-AU"/>
        </w:rPr>
        <w:t>Preparation</w:t>
      </w:r>
    </w:p>
    <w:p w:rsidR="004E1B78" w:rsidRPr="00B103BF" w:rsidRDefault="004E1B78" w:rsidP="004E1B78">
      <w:pPr>
        <w:pStyle w:val="Bullet1"/>
        <w:rPr>
          <w:rFonts w:cs="Helvetica"/>
        </w:rPr>
      </w:pPr>
      <w:r w:rsidRPr="00B103BF">
        <w:rPr>
          <w:rFonts w:cs="Helvetica"/>
        </w:rPr>
        <w:t>Gain familiarity with the Unit of Competency, Elements of Competency and the Performance Criteria expected</w:t>
      </w:r>
    </w:p>
    <w:p w:rsidR="004E1B78" w:rsidRPr="00B103BF" w:rsidRDefault="004E1B78" w:rsidP="004E1B78">
      <w:pPr>
        <w:pStyle w:val="Bullet1"/>
        <w:rPr>
          <w:rFonts w:cs="Helvetica"/>
        </w:rPr>
      </w:pPr>
      <w:r w:rsidRPr="00B103BF">
        <w:rPr>
          <w:rFonts w:cs="Helvetica"/>
        </w:rPr>
        <w:t>Study details assessment documentation and requirements</w:t>
      </w:r>
    </w:p>
    <w:p w:rsidR="004E1B78" w:rsidRPr="00B103BF" w:rsidRDefault="004E1B78" w:rsidP="004E1B78">
      <w:pPr>
        <w:pStyle w:val="Bullet1"/>
        <w:rPr>
          <w:rFonts w:cs="Helvetica"/>
        </w:rPr>
      </w:pPr>
      <w:r w:rsidRPr="00B103BF">
        <w:rPr>
          <w:rFonts w:cs="Helvetica"/>
        </w:rPr>
        <w:t>Brief candidate regarding all assessment criteria and requirements.</w:t>
      </w:r>
    </w:p>
    <w:p w:rsidR="004E1B78" w:rsidRPr="00B103BF" w:rsidRDefault="004E1B78" w:rsidP="004E1B78">
      <w:pPr>
        <w:pStyle w:val="BodyCopyBold0"/>
        <w:rPr>
          <w:rFonts w:cs="Helvetica"/>
          <w:i/>
          <w:lang w:val="en-AU"/>
        </w:rPr>
      </w:pPr>
      <w:r w:rsidRPr="00B103BF">
        <w:rPr>
          <w:rFonts w:cs="Helvetica"/>
          <w:i/>
          <w:lang w:val="en-AU"/>
        </w:rPr>
        <w:t>Briefing Checklist</w:t>
      </w:r>
    </w:p>
    <w:p w:rsidR="004E1B78" w:rsidRPr="00B103BF" w:rsidRDefault="004E1B78" w:rsidP="004E1B78">
      <w:pPr>
        <w:pStyle w:val="Bullet1"/>
        <w:rPr>
          <w:rFonts w:cs="Helvetica"/>
        </w:rPr>
      </w:pPr>
      <w:r w:rsidRPr="00B103BF">
        <w:rPr>
          <w:rFonts w:cs="Helvetica"/>
        </w:rPr>
        <w:t>Begin the assessment by implementing the following checklist and then invite the candidate to proceed with assessment.</w:t>
      </w:r>
    </w:p>
    <w:p w:rsidR="004E1B78" w:rsidRPr="00B103BF" w:rsidRDefault="004E1B78" w:rsidP="004E1B78">
      <w:pPr>
        <w:pStyle w:val="Bullet1"/>
        <w:rPr>
          <w:rFonts w:cs="Helvetica"/>
          <w:b/>
        </w:rPr>
      </w:pPr>
      <w:r w:rsidRPr="00B103BF">
        <w:rPr>
          <w:rFonts w:cs="Helvetica"/>
        </w:rPr>
        <w:br w:type="page"/>
      </w:r>
    </w:p>
    <w:p w:rsidR="004E1B78" w:rsidRPr="00B103BF" w:rsidRDefault="004E1B78" w:rsidP="004E1B78">
      <w:pPr>
        <w:pStyle w:val="BodyCopyBold0"/>
        <w:rPr>
          <w:rFonts w:cs="Helvetica"/>
          <w:lang w:val="en-AU"/>
        </w:rPr>
      </w:pPr>
      <w:r w:rsidRPr="00B103BF">
        <w:rPr>
          <w:rFonts w:cs="Helvetica"/>
          <w:lang w:val="en-AU"/>
        </w:rPr>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182"/>
        <w:gridCol w:w="1067"/>
        <w:gridCol w:w="1823"/>
      </w:tblGrid>
      <w:tr w:rsidR="004E1B78" w:rsidRPr="00B103BF" w:rsidTr="006E5782">
        <w:trPr>
          <w:trHeight w:val="490"/>
        </w:trPr>
        <w:tc>
          <w:tcPr>
            <w:tcW w:w="6318" w:type="dxa"/>
            <w:shd w:val="clear" w:color="auto" w:fill="595959" w:themeFill="text1" w:themeFillTint="A6"/>
            <w:vAlign w:val="center"/>
          </w:tcPr>
          <w:p w:rsidR="004E1B78" w:rsidRPr="00B103BF" w:rsidRDefault="004E1B78" w:rsidP="004E1B78">
            <w:pPr>
              <w:pStyle w:val="Tableheading"/>
              <w:rPr>
                <w:rFonts w:cs="Helvetica"/>
              </w:rPr>
            </w:pPr>
            <w:r w:rsidRPr="00B103BF">
              <w:rPr>
                <w:rFonts w:cs="Helvetica"/>
              </w:rPr>
              <w:t>Prior to the assessment I have:</w:t>
            </w:r>
          </w:p>
        </w:tc>
        <w:tc>
          <w:tcPr>
            <w:tcW w:w="1080" w:type="dxa"/>
            <w:shd w:val="clear" w:color="auto" w:fill="595959" w:themeFill="text1" w:themeFillTint="A6"/>
            <w:vAlign w:val="center"/>
          </w:tcPr>
          <w:p w:rsidR="004E1B78" w:rsidRPr="00B103BF" w:rsidRDefault="004E1B78" w:rsidP="006E5782">
            <w:pPr>
              <w:pStyle w:val="Tableheading"/>
              <w:jc w:val="center"/>
              <w:rPr>
                <w:rFonts w:cs="Helvetica"/>
              </w:rPr>
            </w:pPr>
            <w:r w:rsidRPr="00B103BF">
              <w:rPr>
                <w:rFonts w:cs="Helvetica"/>
              </w:rPr>
              <w:t>Tick (</w:t>
            </w:r>
            <w:r w:rsidRPr="00B103BF">
              <w:rPr>
                <w:rFonts w:cs="Helvetica"/>
              </w:rPr>
              <w:sym w:font="Wingdings" w:char="F0FC"/>
            </w:r>
            <w:r w:rsidRPr="00B103BF">
              <w:rPr>
                <w:rFonts w:cs="Helvetica"/>
              </w:rPr>
              <w:t>)</w:t>
            </w:r>
          </w:p>
        </w:tc>
        <w:tc>
          <w:tcPr>
            <w:tcW w:w="1845" w:type="dxa"/>
            <w:shd w:val="clear" w:color="auto" w:fill="595959" w:themeFill="text1" w:themeFillTint="A6"/>
            <w:vAlign w:val="center"/>
          </w:tcPr>
          <w:p w:rsidR="004E1B78" w:rsidRPr="00B103BF" w:rsidRDefault="004E1B78" w:rsidP="006E5782">
            <w:pPr>
              <w:pStyle w:val="Tableheading"/>
              <w:jc w:val="center"/>
              <w:rPr>
                <w:rFonts w:cs="Helvetica"/>
              </w:rPr>
            </w:pPr>
            <w:r w:rsidRPr="00B103BF">
              <w:rPr>
                <w:rFonts w:cs="Helvetica"/>
              </w:rPr>
              <w:t>Remarks</w:t>
            </w:r>
          </w:p>
        </w:tc>
      </w:tr>
      <w:tr w:rsidR="004E1B78" w:rsidRPr="00B103BF" w:rsidTr="004E1B78">
        <w:trPr>
          <w:trHeight w:val="478"/>
        </w:trPr>
        <w:tc>
          <w:tcPr>
            <w:tcW w:w="6318" w:type="dxa"/>
            <w:vAlign w:val="center"/>
          </w:tcPr>
          <w:p w:rsidR="004E1B78" w:rsidRPr="00B103BF" w:rsidRDefault="004E1B78" w:rsidP="004E1B78">
            <w:pPr>
              <w:pStyle w:val="Tabletext0"/>
              <w:rPr>
                <w:rFonts w:cs="Helvetica"/>
                <w:lang w:val="en-AU"/>
              </w:rPr>
            </w:pPr>
            <w:r w:rsidRPr="00B103BF">
              <w:rPr>
                <w:rFonts w:cs="Helvetica"/>
                <w:lang w:val="en-AU"/>
              </w:rPr>
              <w:t>Ensured the candidate is informed about the venue and schedule of assessment.</w:t>
            </w:r>
          </w:p>
        </w:tc>
        <w:tc>
          <w:tcPr>
            <w:tcW w:w="1080" w:type="dxa"/>
            <w:vAlign w:val="center"/>
          </w:tcPr>
          <w:p w:rsidR="004E1B78" w:rsidRPr="00B103BF" w:rsidRDefault="004E1B78" w:rsidP="004E1B78">
            <w:pPr>
              <w:pStyle w:val="TableText"/>
              <w:rPr>
                <w:rFonts w:cs="Helvetica"/>
                <w:szCs w:val="22"/>
              </w:rPr>
            </w:pPr>
          </w:p>
        </w:tc>
        <w:tc>
          <w:tcPr>
            <w:tcW w:w="1845" w:type="dxa"/>
            <w:vAlign w:val="center"/>
          </w:tcPr>
          <w:p w:rsidR="004E1B78" w:rsidRPr="00B103BF" w:rsidRDefault="004E1B78" w:rsidP="004E1B78">
            <w:pPr>
              <w:pStyle w:val="TableText"/>
              <w:rPr>
                <w:rFonts w:cs="Helvetica"/>
                <w:szCs w:val="22"/>
              </w:rPr>
            </w:pPr>
          </w:p>
        </w:tc>
      </w:tr>
      <w:tr w:rsidR="004E1B78" w:rsidRPr="00B103BF" w:rsidTr="004E1B78">
        <w:trPr>
          <w:trHeight w:val="478"/>
        </w:trPr>
        <w:tc>
          <w:tcPr>
            <w:tcW w:w="6318" w:type="dxa"/>
            <w:vAlign w:val="center"/>
          </w:tcPr>
          <w:p w:rsidR="004E1B78" w:rsidRPr="00B103BF" w:rsidRDefault="004E1B78" w:rsidP="004E1B78">
            <w:pPr>
              <w:pStyle w:val="Tabletext0"/>
              <w:rPr>
                <w:rFonts w:cs="Helvetica"/>
                <w:lang w:val="en-AU"/>
              </w:rPr>
            </w:pPr>
            <w:r w:rsidRPr="00B103BF">
              <w:rPr>
                <w:rFonts w:cs="Helvetica"/>
                <w:lang w:val="en-AU"/>
              </w:rPr>
              <w:t>Received current copies of the performance criteria to be assessed, assessment plan, evidence gathering plan, assessment checklist, appeal form and the company’s standard operating procedures (SOP).</w:t>
            </w:r>
          </w:p>
        </w:tc>
        <w:tc>
          <w:tcPr>
            <w:tcW w:w="1080" w:type="dxa"/>
            <w:vAlign w:val="center"/>
          </w:tcPr>
          <w:p w:rsidR="004E1B78" w:rsidRPr="00B103BF" w:rsidRDefault="004E1B78" w:rsidP="004E1B78">
            <w:pPr>
              <w:pStyle w:val="TableText"/>
              <w:rPr>
                <w:rFonts w:cs="Helvetica"/>
                <w:szCs w:val="22"/>
              </w:rPr>
            </w:pPr>
          </w:p>
        </w:tc>
        <w:tc>
          <w:tcPr>
            <w:tcW w:w="1845" w:type="dxa"/>
          </w:tcPr>
          <w:p w:rsidR="004E1B78" w:rsidRPr="00B103BF" w:rsidRDefault="004E1B78" w:rsidP="004E1B78">
            <w:pPr>
              <w:pStyle w:val="TableText"/>
              <w:rPr>
                <w:rFonts w:cs="Helvetica"/>
                <w:szCs w:val="22"/>
              </w:rPr>
            </w:pPr>
          </w:p>
        </w:tc>
      </w:tr>
      <w:tr w:rsidR="004E1B78" w:rsidRPr="00B103BF" w:rsidTr="004E1B78">
        <w:trPr>
          <w:trHeight w:val="478"/>
        </w:trPr>
        <w:tc>
          <w:tcPr>
            <w:tcW w:w="6318" w:type="dxa"/>
            <w:vAlign w:val="center"/>
          </w:tcPr>
          <w:p w:rsidR="004E1B78" w:rsidRPr="00B103BF" w:rsidRDefault="004E1B78" w:rsidP="004E1B78">
            <w:pPr>
              <w:pStyle w:val="Tabletext0"/>
              <w:rPr>
                <w:rFonts w:cs="Helvetica"/>
                <w:lang w:val="en-AU"/>
              </w:rPr>
            </w:pPr>
            <w:r w:rsidRPr="00B103BF">
              <w:rPr>
                <w:rFonts w:cs="Helvetica"/>
                <w:lang w:val="en-AU"/>
              </w:rPr>
              <w:t>Reviewed the performance criteria and evidence plan to ensure I clearly understood the instructions and the requirements of the assessment process.</w:t>
            </w:r>
          </w:p>
        </w:tc>
        <w:tc>
          <w:tcPr>
            <w:tcW w:w="1080" w:type="dxa"/>
            <w:vAlign w:val="center"/>
          </w:tcPr>
          <w:p w:rsidR="004E1B78" w:rsidRPr="00B103BF" w:rsidRDefault="004E1B78" w:rsidP="004E1B78">
            <w:pPr>
              <w:pStyle w:val="TableText"/>
              <w:rPr>
                <w:rFonts w:cs="Helvetica"/>
                <w:szCs w:val="22"/>
              </w:rPr>
            </w:pPr>
          </w:p>
        </w:tc>
        <w:tc>
          <w:tcPr>
            <w:tcW w:w="1845" w:type="dxa"/>
          </w:tcPr>
          <w:p w:rsidR="004E1B78" w:rsidRPr="00B103BF" w:rsidRDefault="004E1B78" w:rsidP="004E1B78">
            <w:pPr>
              <w:pStyle w:val="TableText"/>
              <w:rPr>
                <w:rFonts w:cs="Helvetica"/>
                <w:szCs w:val="22"/>
              </w:rPr>
            </w:pPr>
          </w:p>
        </w:tc>
      </w:tr>
      <w:tr w:rsidR="004E1B78" w:rsidRPr="00B103BF" w:rsidTr="004E1B78">
        <w:trPr>
          <w:trHeight w:val="478"/>
        </w:trPr>
        <w:tc>
          <w:tcPr>
            <w:tcW w:w="6318" w:type="dxa"/>
            <w:vAlign w:val="center"/>
          </w:tcPr>
          <w:p w:rsidR="004E1B78" w:rsidRPr="00B103BF" w:rsidRDefault="004E1B78" w:rsidP="004E1B78">
            <w:pPr>
              <w:pStyle w:val="Tabletext0"/>
              <w:rPr>
                <w:rFonts w:cs="Helvetica"/>
                <w:lang w:val="en-AU"/>
              </w:rPr>
            </w:pPr>
            <w:r w:rsidRPr="00B103BF">
              <w:rPr>
                <w:rFonts w:cs="Helvetica"/>
                <w:lang w:val="en-AU"/>
              </w:rPr>
              <w:t>Identified and accommodated any special needs of the candidate.</w:t>
            </w:r>
          </w:p>
        </w:tc>
        <w:tc>
          <w:tcPr>
            <w:tcW w:w="1080" w:type="dxa"/>
            <w:vAlign w:val="center"/>
          </w:tcPr>
          <w:p w:rsidR="004E1B78" w:rsidRPr="00B103BF" w:rsidRDefault="004E1B78" w:rsidP="004E1B78">
            <w:pPr>
              <w:pStyle w:val="TableText"/>
              <w:rPr>
                <w:rFonts w:cs="Helvetica"/>
                <w:szCs w:val="22"/>
              </w:rPr>
            </w:pPr>
          </w:p>
        </w:tc>
        <w:tc>
          <w:tcPr>
            <w:tcW w:w="1845" w:type="dxa"/>
          </w:tcPr>
          <w:p w:rsidR="004E1B78" w:rsidRPr="00B103BF" w:rsidRDefault="004E1B78" w:rsidP="004E1B78">
            <w:pPr>
              <w:pStyle w:val="TableText"/>
              <w:rPr>
                <w:rFonts w:cs="Helvetica"/>
                <w:szCs w:val="22"/>
              </w:rPr>
            </w:pPr>
          </w:p>
        </w:tc>
      </w:tr>
      <w:tr w:rsidR="004E1B78" w:rsidRPr="00B103BF" w:rsidTr="004E1B78">
        <w:trPr>
          <w:trHeight w:val="478"/>
        </w:trPr>
        <w:tc>
          <w:tcPr>
            <w:tcW w:w="6318" w:type="dxa"/>
            <w:vAlign w:val="center"/>
          </w:tcPr>
          <w:p w:rsidR="004E1B78" w:rsidRPr="00B103BF" w:rsidRDefault="004E1B78" w:rsidP="004E1B78">
            <w:pPr>
              <w:pStyle w:val="Tabletext0"/>
              <w:rPr>
                <w:rFonts w:cs="Helvetica"/>
                <w:lang w:val="en-AU"/>
              </w:rPr>
            </w:pPr>
            <w:r w:rsidRPr="00B103BF">
              <w:rPr>
                <w:rFonts w:cs="Helvetica"/>
                <w:lang w:val="en-AU"/>
              </w:rPr>
              <w:t>Checked the set-up and resources for the assessment.</w:t>
            </w:r>
          </w:p>
        </w:tc>
        <w:tc>
          <w:tcPr>
            <w:tcW w:w="1080" w:type="dxa"/>
            <w:vAlign w:val="center"/>
          </w:tcPr>
          <w:p w:rsidR="004E1B78" w:rsidRPr="00B103BF" w:rsidRDefault="004E1B78" w:rsidP="004E1B78">
            <w:pPr>
              <w:pStyle w:val="TableText"/>
              <w:rPr>
                <w:rFonts w:cs="Helvetica"/>
                <w:szCs w:val="22"/>
              </w:rPr>
            </w:pPr>
          </w:p>
        </w:tc>
        <w:tc>
          <w:tcPr>
            <w:tcW w:w="1845" w:type="dxa"/>
          </w:tcPr>
          <w:p w:rsidR="004E1B78" w:rsidRPr="00B103BF" w:rsidRDefault="004E1B78" w:rsidP="004E1B78">
            <w:pPr>
              <w:pStyle w:val="TableText"/>
              <w:rPr>
                <w:rFonts w:cs="Helvetica"/>
                <w:szCs w:val="22"/>
              </w:rPr>
            </w:pPr>
          </w:p>
        </w:tc>
      </w:tr>
      <w:tr w:rsidR="004E1B78" w:rsidRPr="00B103BF" w:rsidTr="004E1B78">
        <w:trPr>
          <w:trHeight w:val="478"/>
        </w:trPr>
        <w:tc>
          <w:tcPr>
            <w:tcW w:w="9243" w:type="dxa"/>
            <w:gridSpan w:val="3"/>
            <w:shd w:val="clear" w:color="auto" w:fill="595959" w:themeFill="text1" w:themeFillTint="A6"/>
            <w:vAlign w:val="center"/>
          </w:tcPr>
          <w:p w:rsidR="004E1B78" w:rsidRPr="00B103BF" w:rsidRDefault="004E1B78" w:rsidP="004E1B78">
            <w:pPr>
              <w:pStyle w:val="Tableheading"/>
              <w:rPr>
                <w:rFonts w:cs="Helvetica"/>
              </w:rPr>
            </w:pPr>
            <w:r w:rsidRPr="00B103BF">
              <w:rPr>
                <w:rFonts w:cs="Helvetica"/>
              </w:rPr>
              <w:t>During the assessment I have:</w:t>
            </w:r>
          </w:p>
        </w:tc>
      </w:tr>
      <w:tr w:rsidR="004E1B78" w:rsidRPr="00B103BF" w:rsidTr="004E1B78">
        <w:trPr>
          <w:trHeight w:val="478"/>
        </w:trPr>
        <w:tc>
          <w:tcPr>
            <w:tcW w:w="6318" w:type="dxa"/>
            <w:vAlign w:val="center"/>
          </w:tcPr>
          <w:p w:rsidR="004E1B78" w:rsidRPr="00B103BF" w:rsidRDefault="004E1B78" w:rsidP="004E1B78">
            <w:pPr>
              <w:pStyle w:val="Tabletext0"/>
              <w:rPr>
                <w:rFonts w:cs="Helvetica"/>
                <w:lang w:val="en-AU"/>
              </w:rPr>
            </w:pPr>
            <w:r w:rsidRPr="00B103BF">
              <w:rPr>
                <w:rFonts w:cs="Helvetica"/>
                <w:lang w:val="en-AU"/>
              </w:rPr>
              <w:t>Introduced myself and confirmed identities of candidates.</w:t>
            </w:r>
          </w:p>
        </w:tc>
        <w:tc>
          <w:tcPr>
            <w:tcW w:w="1080" w:type="dxa"/>
            <w:vAlign w:val="center"/>
          </w:tcPr>
          <w:p w:rsidR="004E1B78" w:rsidRPr="00B103BF" w:rsidRDefault="004E1B78" w:rsidP="004E1B78">
            <w:pPr>
              <w:pStyle w:val="TableText"/>
              <w:rPr>
                <w:rFonts w:cs="Helvetica"/>
                <w:szCs w:val="22"/>
              </w:rPr>
            </w:pPr>
          </w:p>
        </w:tc>
        <w:tc>
          <w:tcPr>
            <w:tcW w:w="1845" w:type="dxa"/>
          </w:tcPr>
          <w:p w:rsidR="004E1B78" w:rsidRPr="00B103BF" w:rsidRDefault="004E1B78" w:rsidP="004E1B78">
            <w:pPr>
              <w:pStyle w:val="TableText"/>
              <w:rPr>
                <w:rFonts w:cs="Helvetica"/>
                <w:szCs w:val="22"/>
              </w:rPr>
            </w:pPr>
          </w:p>
        </w:tc>
      </w:tr>
      <w:tr w:rsidR="004E1B78" w:rsidRPr="00B103BF" w:rsidTr="004E1B78">
        <w:trPr>
          <w:trHeight w:val="478"/>
        </w:trPr>
        <w:tc>
          <w:tcPr>
            <w:tcW w:w="6318" w:type="dxa"/>
            <w:vAlign w:val="center"/>
          </w:tcPr>
          <w:p w:rsidR="004E1B78" w:rsidRPr="00B103BF" w:rsidRDefault="004E1B78" w:rsidP="004E1B78">
            <w:pPr>
              <w:pStyle w:val="Tabletext0"/>
              <w:rPr>
                <w:rFonts w:cs="Helvetica"/>
                <w:lang w:val="en-AU"/>
              </w:rPr>
            </w:pPr>
            <w:r w:rsidRPr="00B103BF">
              <w:rPr>
                <w:rFonts w:cs="Helvetica"/>
                <w:lang w:val="en-AU"/>
              </w:rPr>
              <w:t>Put candidates at ease by being friendly and helpful.</w:t>
            </w:r>
          </w:p>
        </w:tc>
        <w:tc>
          <w:tcPr>
            <w:tcW w:w="1080" w:type="dxa"/>
            <w:vAlign w:val="center"/>
          </w:tcPr>
          <w:p w:rsidR="004E1B78" w:rsidRPr="00B103BF" w:rsidRDefault="004E1B78" w:rsidP="004E1B78">
            <w:pPr>
              <w:pStyle w:val="TableText"/>
              <w:rPr>
                <w:rFonts w:cs="Helvetica"/>
                <w:szCs w:val="22"/>
              </w:rPr>
            </w:pPr>
          </w:p>
        </w:tc>
        <w:tc>
          <w:tcPr>
            <w:tcW w:w="1845" w:type="dxa"/>
          </w:tcPr>
          <w:p w:rsidR="004E1B78" w:rsidRPr="00B103BF" w:rsidRDefault="004E1B78" w:rsidP="004E1B78">
            <w:pPr>
              <w:pStyle w:val="TableText"/>
              <w:rPr>
                <w:rFonts w:cs="Helvetica"/>
                <w:szCs w:val="22"/>
              </w:rPr>
            </w:pPr>
          </w:p>
        </w:tc>
      </w:tr>
      <w:tr w:rsidR="004E1B78" w:rsidRPr="00B103BF" w:rsidTr="004E1B78">
        <w:trPr>
          <w:trHeight w:val="478"/>
        </w:trPr>
        <w:tc>
          <w:tcPr>
            <w:tcW w:w="6318" w:type="dxa"/>
            <w:vAlign w:val="center"/>
          </w:tcPr>
          <w:p w:rsidR="004E1B78" w:rsidRPr="00B103BF" w:rsidRDefault="004E1B78" w:rsidP="004E1B78">
            <w:pPr>
              <w:pStyle w:val="Tabletext0"/>
              <w:rPr>
                <w:rFonts w:cs="Helvetica"/>
                <w:lang w:val="en-AU"/>
              </w:rPr>
            </w:pPr>
            <w:r w:rsidRPr="00B103BF">
              <w:rPr>
                <w:rFonts w:cs="Helvetica"/>
                <w:lang w:val="en-AU"/>
              </w:rPr>
              <w:t>Explained to candidates the purpose, context and benefits of the assessment.</w:t>
            </w:r>
          </w:p>
        </w:tc>
        <w:tc>
          <w:tcPr>
            <w:tcW w:w="1080" w:type="dxa"/>
            <w:vAlign w:val="center"/>
          </w:tcPr>
          <w:p w:rsidR="004E1B78" w:rsidRPr="00B103BF" w:rsidRDefault="004E1B78" w:rsidP="004E1B78">
            <w:pPr>
              <w:pStyle w:val="TableText"/>
              <w:rPr>
                <w:rFonts w:cs="Helvetica"/>
                <w:szCs w:val="22"/>
              </w:rPr>
            </w:pPr>
          </w:p>
        </w:tc>
        <w:tc>
          <w:tcPr>
            <w:tcW w:w="1845" w:type="dxa"/>
          </w:tcPr>
          <w:p w:rsidR="004E1B78" w:rsidRPr="00B103BF" w:rsidRDefault="004E1B78" w:rsidP="004E1B78">
            <w:pPr>
              <w:pStyle w:val="TableText"/>
              <w:rPr>
                <w:rFonts w:cs="Helvetica"/>
                <w:szCs w:val="22"/>
              </w:rPr>
            </w:pPr>
          </w:p>
        </w:tc>
      </w:tr>
      <w:tr w:rsidR="004E1B78" w:rsidRPr="00B103BF" w:rsidTr="004E1B78">
        <w:trPr>
          <w:trHeight w:val="478"/>
        </w:trPr>
        <w:tc>
          <w:tcPr>
            <w:tcW w:w="6318" w:type="dxa"/>
            <w:vAlign w:val="center"/>
          </w:tcPr>
          <w:p w:rsidR="004E1B78" w:rsidRPr="00B103BF" w:rsidRDefault="004E1B78" w:rsidP="004E1B78">
            <w:pPr>
              <w:pStyle w:val="Tabletext0"/>
              <w:rPr>
                <w:rFonts w:cs="Helvetica"/>
                <w:lang w:val="en-AU"/>
              </w:rPr>
            </w:pPr>
            <w:r w:rsidRPr="00B103BF">
              <w:rPr>
                <w:rFonts w:cs="Helvetica"/>
                <w:lang w:val="en-AU"/>
              </w:rPr>
              <w:t>Ensured candidates understood the assessment process and all attendant procedures.</w:t>
            </w:r>
          </w:p>
        </w:tc>
        <w:tc>
          <w:tcPr>
            <w:tcW w:w="1080" w:type="dxa"/>
            <w:vAlign w:val="center"/>
          </w:tcPr>
          <w:p w:rsidR="004E1B78" w:rsidRPr="00B103BF" w:rsidRDefault="004E1B78" w:rsidP="004E1B78">
            <w:pPr>
              <w:pStyle w:val="TableText"/>
              <w:rPr>
                <w:rFonts w:cs="Helvetica"/>
                <w:szCs w:val="22"/>
              </w:rPr>
            </w:pPr>
          </w:p>
        </w:tc>
        <w:tc>
          <w:tcPr>
            <w:tcW w:w="1845" w:type="dxa"/>
          </w:tcPr>
          <w:p w:rsidR="004E1B78" w:rsidRPr="00B103BF" w:rsidRDefault="004E1B78" w:rsidP="004E1B78">
            <w:pPr>
              <w:pStyle w:val="TableText"/>
              <w:rPr>
                <w:rFonts w:cs="Helvetica"/>
                <w:szCs w:val="22"/>
              </w:rPr>
            </w:pPr>
          </w:p>
        </w:tc>
      </w:tr>
      <w:tr w:rsidR="004E1B78" w:rsidRPr="00B103BF" w:rsidTr="004E1B78">
        <w:trPr>
          <w:trHeight w:val="478"/>
        </w:trPr>
        <w:tc>
          <w:tcPr>
            <w:tcW w:w="6318" w:type="dxa"/>
            <w:vAlign w:val="center"/>
          </w:tcPr>
          <w:p w:rsidR="004E1B78" w:rsidRPr="00B103BF" w:rsidRDefault="004E1B78" w:rsidP="004E1B78">
            <w:pPr>
              <w:pStyle w:val="Tabletext0"/>
              <w:rPr>
                <w:rFonts w:cs="Helvetica"/>
                <w:lang w:val="en-AU"/>
              </w:rPr>
            </w:pPr>
            <w:r w:rsidRPr="00B103BF">
              <w:rPr>
                <w:rFonts w:cs="Helvetica"/>
                <w:lang w:val="en-AU"/>
              </w:rPr>
              <w:t>Provided candidates with an overview of performance criteria to be assessed.</w:t>
            </w:r>
          </w:p>
        </w:tc>
        <w:tc>
          <w:tcPr>
            <w:tcW w:w="1080" w:type="dxa"/>
            <w:vAlign w:val="center"/>
          </w:tcPr>
          <w:p w:rsidR="004E1B78" w:rsidRPr="00B103BF" w:rsidRDefault="004E1B78" w:rsidP="004E1B78">
            <w:pPr>
              <w:pStyle w:val="TableText"/>
              <w:rPr>
                <w:rFonts w:cs="Helvetica"/>
                <w:szCs w:val="22"/>
              </w:rPr>
            </w:pPr>
          </w:p>
        </w:tc>
        <w:tc>
          <w:tcPr>
            <w:tcW w:w="1845" w:type="dxa"/>
          </w:tcPr>
          <w:p w:rsidR="004E1B78" w:rsidRPr="00B103BF" w:rsidRDefault="004E1B78" w:rsidP="004E1B78">
            <w:pPr>
              <w:pStyle w:val="TableText"/>
              <w:rPr>
                <w:rFonts w:cs="Helvetica"/>
                <w:szCs w:val="22"/>
              </w:rPr>
            </w:pPr>
          </w:p>
        </w:tc>
      </w:tr>
      <w:tr w:rsidR="004E1B78" w:rsidRPr="00B103BF" w:rsidTr="004E1B78">
        <w:trPr>
          <w:trHeight w:val="478"/>
        </w:trPr>
        <w:tc>
          <w:tcPr>
            <w:tcW w:w="6318" w:type="dxa"/>
            <w:vAlign w:val="center"/>
          </w:tcPr>
          <w:p w:rsidR="004E1B78" w:rsidRPr="00B103BF" w:rsidRDefault="004E1B78" w:rsidP="004E1B78">
            <w:pPr>
              <w:pStyle w:val="Tabletext0"/>
              <w:rPr>
                <w:rFonts w:cs="Helvetica"/>
                <w:lang w:val="en-AU"/>
              </w:rPr>
            </w:pPr>
            <w:r w:rsidRPr="00B103BF">
              <w:rPr>
                <w:rFonts w:cs="Helvetica"/>
                <w:lang w:val="en-AU"/>
              </w:rPr>
              <w:t>Explained the results reporting procedure.</w:t>
            </w:r>
          </w:p>
        </w:tc>
        <w:tc>
          <w:tcPr>
            <w:tcW w:w="1080" w:type="dxa"/>
            <w:vAlign w:val="center"/>
          </w:tcPr>
          <w:p w:rsidR="004E1B78" w:rsidRPr="00B103BF" w:rsidRDefault="004E1B78" w:rsidP="004E1B78">
            <w:pPr>
              <w:pStyle w:val="TableText"/>
              <w:rPr>
                <w:rFonts w:cs="Helvetica"/>
                <w:szCs w:val="22"/>
              </w:rPr>
            </w:pPr>
          </w:p>
        </w:tc>
        <w:tc>
          <w:tcPr>
            <w:tcW w:w="1845" w:type="dxa"/>
          </w:tcPr>
          <w:p w:rsidR="004E1B78" w:rsidRPr="00B103BF" w:rsidRDefault="004E1B78" w:rsidP="004E1B78">
            <w:pPr>
              <w:pStyle w:val="TableText"/>
              <w:rPr>
                <w:rFonts w:cs="Helvetica"/>
                <w:szCs w:val="22"/>
              </w:rPr>
            </w:pPr>
          </w:p>
        </w:tc>
      </w:tr>
      <w:tr w:rsidR="004E1B78" w:rsidRPr="00B103BF" w:rsidTr="004E1B78">
        <w:trPr>
          <w:trHeight w:val="478"/>
        </w:trPr>
        <w:tc>
          <w:tcPr>
            <w:tcW w:w="6318" w:type="dxa"/>
            <w:vAlign w:val="center"/>
          </w:tcPr>
          <w:p w:rsidR="004E1B78" w:rsidRPr="00B103BF" w:rsidRDefault="004E1B78" w:rsidP="004E1B78">
            <w:pPr>
              <w:pStyle w:val="Tabletext0"/>
              <w:rPr>
                <w:rFonts w:cs="Helvetica"/>
                <w:lang w:val="en-AU"/>
              </w:rPr>
            </w:pPr>
            <w:r w:rsidRPr="00B103BF">
              <w:rPr>
                <w:rFonts w:cs="Helvetica"/>
                <w:lang w:val="en-AU"/>
              </w:rPr>
              <w:t>Encouraged candidates to seek clarifications if in doubt.</w:t>
            </w:r>
          </w:p>
        </w:tc>
        <w:tc>
          <w:tcPr>
            <w:tcW w:w="1080" w:type="dxa"/>
            <w:vAlign w:val="center"/>
          </w:tcPr>
          <w:p w:rsidR="004E1B78" w:rsidRPr="00B103BF" w:rsidRDefault="004E1B78" w:rsidP="004E1B78">
            <w:pPr>
              <w:pStyle w:val="TableText"/>
              <w:rPr>
                <w:rFonts w:cs="Helvetica"/>
                <w:szCs w:val="22"/>
              </w:rPr>
            </w:pPr>
          </w:p>
        </w:tc>
        <w:tc>
          <w:tcPr>
            <w:tcW w:w="1845" w:type="dxa"/>
          </w:tcPr>
          <w:p w:rsidR="004E1B78" w:rsidRPr="00B103BF" w:rsidRDefault="004E1B78" w:rsidP="004E1B78">
            <w:pPr>
              <w:pStyle w:val="TableText"/>
              <w:rPr>
                <w:rFonts w:cs="Helvetica"/>
                <w:szCs w:val="22"/>
              </w:rPr>
            </w:pPr>
          </w:p>
        </w:tc>
      </w:tr>
      <w:tr w:rsidR="004E1B78" w:rsidRPr="00B103BF" w:rsidTr="004E1B78">
        <w:trPr>
          <w:trHeight w:val="478"/>
        </w:trPr>
        <w:tc>
          <w:tcPr>
            <w:tcW w:w="6318" w:type="dxa"/>
            <w:vAlign w:val="center"/>
          </w:tcPr>
          <w:p w:rsidR="004E1B78" w:rsidRPr="00B103BF" w:rsidRDefault="004E1B78" w:rsidP="004E1B78">
            <w:pPr>
              <w:pStyle w:val="Tabletext0"/>
              <w:rPr>
                <w:rFonts w:cs="Helvetica"/>
                <w:lang w:val="en-AU"/>
              </w:rPr>
            </w:pPr>
            <w:r w:rsidRPr="00B103BF">
              <w:rPr>
                <w:rFonts w:cs="Helvetica"/>
                <w:lang w:val="en-AU"/>
              </w:rPr>
              <w:t>Asked candidates for feedback on the assessment.</w:t>
            </w:r>
          </w:p>
        </w:tc>
        <w:tc>
          <w:tcPr>
            <w:tcW w:w="1080" w:type="dxa"/>
            <w:vAlign w:val="center"/>
          </w:tcPr>
          <w:p w:rsidR="004E1B78" w:rsidRPr="00B103BF" w:rsidRDefault="004E1B78" w:rsidP="004E1B78">
            <w:pPr>
              <w:pStyle w:val="TableText"/>
              <w:rPr>
                <w:rFonts w:cs="Helvetica"/>
                <w:szCs w:val="22"/>
              </w:rPr>
            </w:pPr>
          </w:p>
        </w:tc>
        <w:tc>
          <w:tcPr>
            <w:tcW w:w="1845" w:type="dxa"/>
          </w:tcPr>
          <w:p w:rsidR="004E1B78" w:rsidRPr="00B103BF" w:rsidRDefault="004E1B78" w:rsidP="004E1B78">
            <w:pPr>
              <w:pStyle w:val="TableText"/>
              <w:rPr>
                <w:rFonts w:cs="Helvetica"/>
                <w:szCs w:val="22"/>
              </w:rPr>
            </w:pPr>
          </w:p>
        </w:tc>
      </w:tr>
      <w:tr w:rsidR="004E1B78" w:rsidRPr="00B103BF" w:rsidTr="004E1B78">
        <w:trPr>
          <w:trHeight w:val="478"/>
        </w:trPr>
        <w:tc>
          <w:tcPr>
            <w:tcW w:w="6318" w:type="dxa"/>
            <w:vAlign w:val="center"/>
          </w:tcPr>
          <w:p w:rsidR="004E1B78" w:rsidRPr="00B103BF" w:rsidRDefault="004E1B78" w:rsidP="004E1B78">
            <w:pPr>
              <w:pStyle w:val="Tabletext0"/>
              <w:rPr>
                <w:rFonts w:cs="Helvetica"/>
                <w:lang w:val="en-AU"/>
              </w:rPr>
            </w:pPr>
            <w:r w:rsidRPr="00B103BF">
              <w:rPr>
                <w:rFonts w:cs="Helvetica"/>
                <w:lang w:val="en-AU"/>
              </w:rPr>
              <w:t>Explained legal, safety and ethical issues, if applicable.</w:t>
            </w:r>
          </w:p>
        </w:tc>
        <w:tc>
          <w:tcPr>
            <w:tcW w:w="1080" w:type="dxa"/>
            <w:vAlign w:val="center"/>
          </w:tcPr>
          <w:p w:rsidR="004E1B78" w:rsidRPr="00B103BF" w:rsidRDefault="004E1B78" w:rsidP="004E1B78">
            <w:pPr>
              <w:pStyle w:val="TableText"/>
              <w:rPr>
                <w:rFonts w:cs="Helvetica"/>
                <w:szCs w:val="22"/>
              </w:rPr>
            </w:pPr>
          </w:p>
        </w:tc>
        <w:tc>
          <w:tcPr>
            <w:tcW w:w="1845" w:type="dxa"/>
          </w:tcPr>
          <w:p w:rsidR="004E1B78" w:rsidRPr="00B103BF" w:rsidRDefault="004E1B78" w:rsidP="004E1B78">
            <w:pPr>
              <w:pStyle w:val="TableText"/>
              <w:rPr>
                <w:rFonts w:cs="Helvetica"/>
                <w:szCs w:val="22"/>
              </w:rPr>
            </w:pPr>
          </w:p>
        </w:tc>
      </w:tr>
      <w:tr w:rsidR="004E1B78" w:rsidRPr="00B103BF" w:rsidTr="004E1B78">
        <w:trPr>
          <w:trHeight w:val="478"/>
        </w:trPr>
        <w:tc>
          <w:tcPr>
            <w:tcW w:w="9243" w:type="dxa"/>
            <w:gridSpan w:val="3"/>
            <w:shd w:val="clear" w:color="auto" w:fill="595959" w:themeFill="text1" w:themeFillTint="A6"/>
            <w:vAlign w:val="center"/>
          </w:tcPr>
          <w:p w:rsidR="004E1B78" w:rsidRPr="00B103BF" w:rsidRDefault="004E1B78" w:rsidP="004E1B78">
            <w:pPr>
              <w:pStyle w:val="Tableheading"/>
              <w:rPr>
                <w:rFonts w:cs="Helvetica"/>
              </w:rPr>
            </w:pPr>
            <w:r w:rsidRPr="00B103BF">
              <w:rPr>
                <w:rFonts w:cs="Helvetica"/>
              </w:rPr>
              <w:t>After the assessment I have:</w:t>
            </w:r>
          </w:p>
        </w:tc>
      </w:tr>
      <w:tr w:rsidR="004E1B78" w:rsidRPr="00B103BF" w:rsidTr="004E1B78">
        <w:trPr>
          <w:trHeight w:val="478"/>
        </w:trPr>
        <w:tc>
          <w:tcPr>
            <w:tcW w:w="6318" w:type="dxa"/>
            <w:vAlign w:val="center"/>
          </w:tcPr>
          <w:p w:rsidR="004E1B78" w:rsidRPr="00B103BF" w:rsidRDefault="004E1B78" w:rsidP="004E1B78">
            <w:pPr>
              <w:pStyle w:val="Tabletext0"/>
              <w:rPr>
                <w:rFonts w:cs="Helvetica"/>
                <w:lang w:val="en-AU"/>
              </w:rPr>
            </w:pPr>
            <w:r w:rsidRPr="00B103BF">
              <w:rPr>
                <w:rFonts w:cs="Helvetica"/>
                <w:lang w:val="en-AU"/>
              </w:rPr>
              <w:t>Ensured candidate is given constructive feedback.</w:t>
            </w:r>
          </w:p>
        </w:tc>
        <w:tc>
          <w:tcPr>
            <w:tcW w:w="1080" w:type="dxa"/>
            <w:vAlign w:val="center"/>
          </w:tcPr>
          <w:p w:rsidR="004E1B78" w:rsidRPr="00B103BF" w:rsidRDefault="004E1B78" w:rsidP="004E1B78">
            <w:pPr>
              <w:pStyle w:val="Tabletext0"/>
              <w:rPr>
                <w:rFonts w:cs="Helvetica"/>
                <w:lang w:val="en-AU"/>
              </w:rPr>
            </w:pPr>
          </w:p>
        </w:tc>
        <w:tc>
          <w:tcPr>
            <w:tcW w:w="1845" w:type="dxa"/>
          </w:tcPr>
          <w:p w:rsidR="004E1B78" w:rsidRPr="00B103BF" w:rsidRDefault="004E1B78" w:rsidP="004E1B78">
            <w:pPr>
              <w:pStyle w:val="Tabletext0"/>
              <w:rPr>
                <w:rFonts w:cs="Helvetica"/>
                <w:lang w:val="en-AU"/>
              </w:rPr>
            </w:pPr>
          </w:p>
        </w:tc>
      </w:tr>
      <w:tr w:rsidR="004E1B78" w:rsidRPr="00B103BF" w:rsidTr="004E1B78">
        <w:trPr>
          <w:trHeight w:val="478"/>
        </w:trPr>
        <w:tc>
          <w:tcPr>
            <w:tcW w:w="6318" w:type="dxa"/>
            <w:vAlign w:val="center"/>
          </w:tcPr>
          <w:p w:rsidR="004E1B78" w:rsidRPr="00B103BF" w:rsidRDefault="004E1B78" w:rsidP="004E1B78">
            <w:pPr>
              <w:pStyle w:val="Tabletext0"/>
              <w:rPr>
                <w:rFonts w:cs="Helvetica"/>
                <w:lang w:val="en-AU"/>
              </w:rPr>
            </w:pPr>
            <w:r w:rsidRPr="00B103BF">
              <w:rPr>
                <w:rFonts w:cs="Helvetica"/>
                <w:lang w:val="en-AU"/>
              </w:rPr>
              <w:t xml:space="preserve">Completed and signed the assessment record. </w:t>
            </w:r>
          </w:p>
        </w:tc>
        <w:tc>
          <w:tcPr>
            <w:tcW w:w="1080" w:type="dxa"/>
            <w:vAlign w:val="center"/>
          </w:tcPr>
          <w:p w:rsidR="004E1B78" w:rsidRPr="00B103BF" w:rsidRDefault="004E1B78" w:rsidP="004E1B78">
            <w:pPr>
              <w:pStyle w:val="Tabletext0"/>
              <w:rPr>
                <w:rFonts w:cs="Helvetica"/>
                <w:lang w:val="en-AU"/>
              </w:rPr>
            </w:pPr>
          </w:p>
        </w:tc>
        <w:tc>
          <w:tcPr>
            <w:tcW w:w="1845" w:type="dxa"/>
          </w:tcPr>
          <w:p w:rsidR="004E1B78" w:rsidRPr="00B103BF" w:rsidRDefault="004E1B78" w:rsidP="004E1B78">
            <w:pPr>
              <w:pStyle w:val="Tabletext0"/>
              <w:rPr>
                <w:rFonts w:cs="Helvetica"/>
                <w:lang w:val="en-AU"/>
              </w:rPr>
            </w:pPr>
          </w:p>
        </w:tc>
      </w:tr>
      <w:tr w:rsidR="004E1B78" w:rsidRPr="00B103BF" w:rsidTr="004E1B78">
        <w:trPr>
          <w:trHeight w:val="478"/>
        </w:trPr>
        <w:tc>
          <w:tcPr>
            <w:tcW w:w="6318" w:type="dxa"/>
            <w:vAlign w:val="center"/>
          </w:tcPr>
          <w:p w:rsidR="004E1B78" w:rsidRPr="00B103BF" w:rsidRDefault="004E1B78" w:rsidP="004E1B78">
            <w:pPr>
              <w:pStyle w:val="Tabletext0"/>
              <w:rPr>
                <w:rFonts w:cs="Helvetica"/>
                <w:lang w:val="en-AU"/>
              </w:rPr>
            </w:pPr>
            <w:r w:rsidRPr="00B103BF">
              <w:rPr>
                <w:rFonts w:cs="Helvetica"/>
                <w:lang w:val="en-AU"/>
              </w:rPr>
              <w:t>Thanked candidate for participating in the assessment.</w:t>
            </w:r>
          </w:p>
        </w:tc>
        <w:tc>
          <w:tcPr>
            <w:tcW w:w="1080" w:type="dxa"/>
            <w:vAlign w:val="center"/>
          </w:tcPr>
          <w:p w:rsidR="004E1B78" w:rsidRPr="00B103BF" w:rsidRDefault="004E1B78" w:rsidP="004E1B78">
            <w:pPr>
              <w:pStyle w:val="Tabletext0"/>
              <w:rPr>
                <w:rFonts w:cs="Helvetica"/>
                <w:lang w:val="en-AU"/>
              </w:rPr>
            </w:pPr>
          </w:p>
        </w:tc>
        <w:tc>
          <w:tcPr>
            <w:tcW w:w="1845" w:type="dxa"/>
          </w:tcPr>
          <w:p w:rsidR="004E1B78" w:rsidRPr="00B103BF" w:rsidRDefault="004E1B78" w:rsidP="004E1B78">
            <w:pPr>
              <w:pStyle w:val="Tabletext0"/>
              <w:rPr>
                <w:rFonts w:cs="Helvetica"/>
                <w:lang w:val="en-AU"/>
              </w:rPr>
            </w:pPr>
          </w:p>
        </w:tc>
      </w:tr>
    </w:tbl>
    <w:p w:rsidR="004E1B78" w:rsidRPr="00B103BF" w:rsidRDefault="004E1B78" w:rsidP="004E1B78">
      <w:pPr>
        <w:pStyle w:val="Heading2"/>
        <w:spacing w:before="80" w:after="120"/>
        <w:rPr>
          <w:rStyle w:val="Heading2Char"/>
          <w:rFonts w:cs="Helvetica"/>
          <w:color w:val="auto"/>
          <w:sz w:val="22"/>
          <w:szCs w:val="22"/>
        </w:rPr>
      </w:pPr>
    </w:p>
    <w:p w:rsidR="004E1B78" w:rsidRPr="00B103BF" w:rsidRDefault="004E1B78" w:rsidP="004E1B78">
      <w:pPr>
        <w:rPr>
          <w:rStyle w:val="Heading2Char"/>
          <w:rFonts w:cs="Helvetica"/>
          <w:bCs w:val="0"/>
        </w:rPr>
      </w:pPr>
      <w:r w:rsidRPr="00B103BF">
        <w:rPr>
          <w:rStyle w:val="Heading2Char"/>
          <w:rFonts w:cs="Helvetica"/>
        </w:rPr>
        <w:br w:type="page"/>
      </w:r>
    </w:p>
    <w:p w:rsidR="004E1B78" w:rsidRPr="00B103BF" w:rsidRDefault="004E1B78" w:rsidP="004E1B78">
      <w:pPr>
        <w:pStyle w:val="Heading4"/>
        <w:rPr>
          <w:rFonts w:cs="Helvetica"/>
        </w:rPr>
      </w:pPr>
      <w:r w:rsidRPr="00B103BF">
        <w:rPr>
          <w:rFonts w:cs="Helvetica"/>
        </w:rPr>
        <w:t>Instructions for recording competency</w:t>
      </w:r>
    </w:p>
    <w:p w:rsidR="004E1B78" w:rsidRPr="00B103BF" w:rsidRDefault="004E1B78" w:rsidP="004E1B78">
      <w:pPr>
        <w:pStyle w:val="Heading2"/>
        <w:spacing w:before="80" w:after="120"/>
        <w:rPr>
          <w:rFonts w:cs="Helvetica"/>
          <w:color w:val="auto"/>
          <w:sz w:val="22"/>
          <w:szCs w:val="22"/>
        </w:rPr>
      </w:pPr>
      <w:r w:rsidRPr="00B103BF">
        <w:rPr>
          <w:rFonts w:cs="Helvetica"/>
          <w:color w:val="auto"/>
          <w:sz w:val="22"/>
          <w:szCs w:val="22"/>
        </w:rPr>
        <w:t>Specifications for Recording Competency</w:t>
      </w:r>
    </w:p>
    <w:p w:rsidR="004E1B78" w:rsidRPr="00B103BF" w:rsidRDefault="004E1B78" w:rsidP="004E1B78">
      <w:pPr>
        <w:pStyle w:val="BodyCopy"/>
        <w:rPr>
          <w:rFonts w:cs="Helvetica"/>
          <w:lang w:val="en-AU"/>
        </w:rPr>
      </w:pPr>
      <w:r w:rsidRPr="00B103BF">
        <w:rPr>
          <w:rFonts w:cs="Helvetica"/>
          <w:lang w:val="en-AU"/>
        </w:rPr>
        <w:t>The following specifications apply to the preparation of Evidence Gathering Plans:</w:t>
      </w:r>
    </w:p>
    <w:p w:rsidR="004E1B78" w:rsidRPr="00B103BF" w:rsidRDefault="004E1B78" w:rsidP="004E1B78">
      <w:pPr>
        <w:pStyle w:val="Bullet1"/>
        <w:rPr>
          <w:rFonts w:cs="Helvetica"/>
        </w:rPr>
      </w:pPr>
      <w:bookmarkStart w:id="8" w:name="_Toc285991747"/>
      <w:r w:rsidRPr="00B103BF">
        <w:rPr>
          <w:rFonts w:cs="Helvetica"/>
        </w:rPr>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8"/>
    </w:p>
    <w:p w:rsidR="004E1B78" w:rsidRPr="00B103BF" w:rsidRDefault="004E1B78" w:rsidP="004E1B78">
      <w:pPr>
        <w:pStyle w:val="Bullet1"/>
        <w:rPr>
          <w:rFonts w:cs="Helvetica"/>
        </w:rPr>
      </w:pPr>
      <w:r w:rsidRPr="00B103BF">
        <w:rPr>
          <w:rFonts w:cs="Helvetica"/>
        </w:rPr>
        <w:t>This Competency Recording Sheet is located at the end of the Assessment Plan</w:t>
      </w:r>
    </w:p>
    <w:p w:rsidR="004E1B78" w:rsidRPr="00B103BF" w:rsidRDefault="004E1B78" w:rsidP="004E1B78">
      <w:pPr>
        <w:pStyle w:val="Bullet1"/>
        <w:rPr>
          <w:rFonts w:cs="Helvetica"/>
        </w:rPr>
      </w:pPr>
      <w:r w:rsidRPr="00B103BF">
        <w:rPr>
          <w:rFonts w:cs="Helvetica"/>
        </w:rPr>
        <w:t>It is the overriding document to record competency</w:t>
      </w:r>
    </w:p>
    <w:p w:rsidR="004E1B78" w:rsidRPr="00B103BF" w:rsidRDefault="004E1B78" w:rsidP="004E1B78">
      <w:pPr>
        <w:pStyle w:val="Bullet1"/>
        <w:rPr>
          <w:rFonts w:cs="Helvetica"/>
        </w:rPr>
      </w:pPr>
      <w:bookmarkStart w:id="9" w:name="_Toc285991749"/>
      <w:r w:rsidRPr="00B103BF">
        <w:rPr>
          <w:rFonts w:cs="Helvetica"/>
        </w:rPr>
        <w:t>Assessor may vary the Competency Recording Sheet to accommodate practical and individual candidate and/or workplace needs</w:t>
      </w:r>
      <w:bookmarkEnd w:id="9"/>
    </w:p>
    <w:p w:rsidR="004E1B78" w:rsidRPr="00B103BF" w:rsidRDefault="004E1B78" w:rsidP="004E1B78">
      <w:pPr>
        <w:pStyle w:val="Bullet1"/>
        <w:rPr>
          <w:rFonts w:cs="Helvetica"/>
        </w:rPr>
      </w:pPr>
      <w:bookmarkStart w:id="10" w:name="_Toc285991750"/>
      <w:r w:rsidRPr="00B103BF">
        <w:rPr>
          <w:rFonts w:cs="Helvetica"/>
        </w:rPr>
        <w:t>Assessor must place a tick (</w:t>
      </w:r>
      <w:r w:rsidRPr="00B103BF">
        <w:rPr>
          <w:rFonts w:cs="Helvetica"/>
        </w:rPr>
        <w:sym w:font="Wingdings" w:char="F0FC"/>
      </w:r>
      <w:r w:rsidRPr="00B103BF">
        <w:rPr>
          <w:rFonts w:cs="Helvetica"/>
        </w:rPr>
        <w:t>) in the ‘Assessment Method’ columns to identify the methods of assessment to be used for each candidate</w:t>
      </w:r>
      <w:bookmarkEnd w:id="10"/>
    </w:p>
    <w:p w:rsidR="004E1B78" w:rsidRPr="00B103BF" w:rsidRDefault="004E1B78" w:rsidP="004E1B78">
      <w:pPr>
        <w:pStyle w:val="Bullet1"/>
        <w:rPr>
          <w:rFonts w:cs="Helvetica"/>
        </w:rPr>
      </w:pPr>
      <w:bookmarkStart w:id="11" w:name="_Toc285991751"/>
      <w:r w:rsidRPr="00B103BF">
        <w:rPr>
          <w:rFonts w:cs="Helvetica"/>
        </w:rPr>
        <w:t>Multiple Competency Elements/Performance Criteria may be assessed at the one time, where appropriate</w:t>
      </w:r>
      <w:bookmarkEnd w:id="11"/>
    </w:p>
    <w:p w:rsidR="004E1B78" w:rsidRPr="00B103BF" w:rsidRDefault="004E1B78" w:rsidP="004E1B78">
      <w:pPr>
        <w:pStyle w:val="Bullet1"/>
        <w:rPr>
          <w:rFonts w:cs="Helvetica"/>
        </w:rPr>
      </w:pPr>
      <w:r w:rsidRPr="00B103BF">
        <w:rPr>
          <w:rFonts w:cs="Helvetica"/>
        </w:rPr>
        <w:t>The assessor and participant should sign and date the Competency Recording Sheet, when all forms of evidence and assessment have been completed</w:t>
      </w:r>
    </w:p>
    <w:p w:rsidR="004E1B78" w:rsidRPr="00B103BF" w:rsidRDefault="004E1B78" w:rsidP="004E1B78">
      <w:pPr>
        <w:pStyle w:val="Bullet1"/>
        <w:rPr>
          <w:rFonts w:cs="Helvetica"/>
        </w:rPr>
      </w:pPr>
      <w:r w:rsidRPr="00B103BF">
        <w:rPr>
          <w:rFonts w:cs="Helvetica"/>
        </w:rPr>
        <w:t>The assessor may provide and feedback or clarify questions which the participant may have in regards to the assessment grade or findings</w:t>
      </w:r>
    </w:p>
    <w:p w:rsidR="004E1B78" w:rsidRPr="00B103BF" w:rsidRDefault="004E1B78" w:rsidP="004E1B78">
      <w:pPr>
        <w:pStyle w:val="Bullet1"/>
        <w:rPr>
          <w:rFonts w:cs="Helvetica"/>
        </w:rPr>
      </w:pPr>
      <w:bookmarkStart w:id="12" w:name="_Toc285991752"/>
      <w:r w:rsidRPr="00B103BF">
        <w:rPr>
          <w:rFonts w:cs="Helvetica"/>
        </w:rPr>
        <w:t>All documents used to capture evidence must be retained, and attached to the Competency Recording Sheet for each candidate for each Competency Unit.</w:t>
      </w:r>
      <w:bookmarkEnd w:id="12"/>
    </w:p>
    <w:p w:rsidR="004E1B78" w:rsidRPr="00B103BF" w:rsidRDefault="004E1B78" w:rsidP="004E1B78">
      <w:pPr>
        <w:pStyle w:val="Heading4"/>
        <w:rPr>
          <w:rFonts w:cs="Helvetica"/>
        </w:rPr>
      </w:pPr>
      <w:r w:rsidRPr="00B103BF">
        <w:rPr>
          <w:rFonts w:cs="Helvetica"/>
        </w:rPr>
        <w:t>Instructions for different assessment methods</w:t>
      </w:r>
    </w:p>
    <w:p w:rsidR="004E1B78" w:rsidRPr="00B103BF" w:rsidRDefault="004E1B78" w:rsidP="004E1B78">
      <w:pPr>
        <w:pStyle w:val="BodyCopyBold0"/>
        <w:rPr>
          <w:rFonts w:cs="Helvetica"/>
          <w:lang w:val="en-AU"/>
        </w:rPr>
      </w:pPr>
      <w:r w:rsidRPr="00B103BF">
        <w:rPr>
          <w:rStyle w:val="BodyCopyChar1"/>
          <w:rFonts w:eastAsiaTheme="minorEastAsia" w:cs="Helvetica"/>
          <w:lang w:val="en-AU"/>
        </w:rPr>
        <w:t>Specifications</w:t>
      </w:r>
      <w:r w:rsidRPr="00B103BF">
        <w:rPr>
          <w:rFonts w:cs="Helvetica"/>
          <w:lang w:val="en-AU"/>
        </w:rPr>
        <w:t xml:space="preserve"> for Work Project Assessment</w:t>
      </w:r>
    </w:p>
    <w:p w:rsidR="004E1B78" w:rsidRPr="00B103BF" w:rsidRDefault="004E1B78" w:rsidP="004E1B78">
      <w:pPr>
        <w:pStyle w:val="BodyCopy"/>
        <w:rPr>
          <w:rFonts w:cs="Helvetica"/>
          <w:lang w:val="en-AU"/>
        </w:rPr>
      </w:pPr>
      <w:r w:rsidRPr="00B103BF">
        <w:rPr>
          <w:rFonts w:cs="Helvetica"/>
          <w:lang w:val="en-AU"/>
        </w:rPr>
        <w:t>These guidelines concern the use of work projects.</w:t>
      </w:r>
    </w:p>
    <w:p w:rsidR="004E1B78" w:rsidRPr="00B103BF" w:rsidRDefault="004E1B78" w:rsidP="004E1B78">
      <w:pPr>
        <w:pStyle w:val="BodyCopy"/>
        <w:rPr>
          <w:rFonts w:cs="Helvetica"/>
          <w:lang w:val="en-AU"/>
        </w:rPr>
      </w:pPr>
      <w:r w:rsidRPr="00B103BF">
        <w:rPr>
          <w:rFonts w:cs="Helvetica"/>
          <w:lang w:val="en-AU"/>
        </w:rPr>
        <w:t>The work projects identified in the Training Manuals involve a range of tasks, to be performed at the discretion of the Assessor.</w:t>
      </w:r>
    </w:p>
    <w:p w:rsidR="004E1B78" w:rsidRPr="00B103BF" w:rsidRDefault="004E1B78" w:rsidP="004E1B78">
      <w:pPr>
        <w:pStyle w:val="BodyCopy"/>
        <w:rPr>
          <w:rFonts w:cs="Helvetica"/>
          <w:lang w:val="en-AU"/>
        </w:rPr>
      </w:pPr>
      <w:r w:rsidRPr="00B103BF">
        <w:rPr>
          <w:rFonts w:cs="Helvetica"/>
          <w:lang w:val="en-AU"/>
        </w:rPr>
        <w:t>Work project tasks can be completed through any form of assessment as identified in the Trainer and Trainee Manuals and stated at the start of this section.</w:t>
      </w:r>
    </w:p>
    <w:p w:rsidR="004E1B78" w:rsidRPr="00B103BF" w:rsidRDefault="004E1B78" w:rsidP="004E1B78">
      <w:pPr>
        <w:pStyle w:val="BodyCopy"/>
        <w:rPr>
          <w:rFonts w:cs="Helvetica"/>
          <w:lang w:val="en-AU"/>
        </w:rPr>
      </w:pPr>
      <w:r w:rsidRPr="00B103BF">
        <w:rPr>
          <w:rFonts w:cs="Helvetica"/>
          <w:lang w:val="en-AU"/>
        </w:rPr>
        <w:t>Assessors should follow these guidelines:</w:t>
      </w:r>
    </w:p>
    <w:p w:rsidR="004E1B78" w:rsidRPr="00B103BF" w:rsidRDefault="004E1B78" w:rsidP="004E1B78">
      <w:pPr>
        <w:pStyle w:val="Bullet1"/>
        <w:rPr>
          <w:rFonts w:cs="Helvetica"/>
        </w:rPr>
      </w:pPr>
      <w:r w:rsidRPr="00B103BF">
        <w:rPr>
          <w:rFonts w:cs="Helvetica"/>
        </w:rPr>
        <w:t>Review the Work Projects at the end of each ‘Element of Competency’ in the Trainee Manual to ensure you understand the content and what is expected</w:t>
      </w:r>
    </w:p>
    <w:p w:rsidR="004E1B78" w:rsidRPr="00B103BF" w:rsidRDefault="004E1B78" w:rsidP="004E1B78">
      <w:pPr>
        <w:pStyle w:val="Bullet1"/>
        <w:rPr>
          <w:rFonts w:cs="Helvetica"/>
        </w:rPr>
      </w:pPr>
      <w:r w:rsidRPr="00B103BF">
        <w:rPr>
          <w:rFonts w:cs="Helvetica"/>
        </w:rPr>
        <w:t>Prepare sufficient resources for the completion of work activities including:</w:t>
      </w:r>
    </w:p>
    <w:p w:rsidR="004E1B78" w:rsidRPr="00B103BF" w:rsidRDefault="004E1B78" w:rsidP="004E1B78">
      <w:pPr>
        <w:pStyle w:val="Bullet2"/>
        <w:ind w:left="717" w:hanging="360"/>
        <w:rPr>
          <w:rFonts w:cs="Helvetica"/>
          <w:lang w:val="en-AU"/>
        </w:rPr>
      </w:pPr>
      <w:r w:rsidRPr="00B103BF">
        <w:rPr>
          <w:rFonts w:cs="Helvetica"/>
          <w:lang w:val="en-AU"/>
        </w:rPr>
        <w:t xml:space="preserve">Time – whether in scheduled delivery hours or suggested time participants to spend outside of class hours </w:t>
      </w:r>
    </w:p>
    <w:p w:rsidR="004E1B78" w:rsidRPr="00B103BF" w:rsidRDefault="004E1B78" w:rsidP="004E1B78">
      <w:pPr>
        <w:pStyle w:val="Bullet2"/>
        <w:ind w:left="717" w:hanging="360"/>
        <w:rPr>
          <w:rFonts w:cs="Helvetica"/>
          <w:lang w:val="en-AU"/>
        </w:rPr>
      </w:pPr>
      <w:r w:rsidRPr="00B103BF">
        <w:rPr>
          <w:rFonts w:cs="Helvetica"/>
          <w:lang w:val="en-AU"/>
        </w:rPr>
        <w:t>Resources – this may involve technical equipment, computer, internet access, stationery and other supplementary materials and documents</w:t>
      </w:r>
    </w:p>
    <w:p w:rsidR="004E1B78" w:rsidRPr="00B103BF" w:rsidRDefault="004E1B78" w:rsidP="004E1B78">
      <w:pPr>
        <w:pStyle w:val="Bullet1"/>
        <w:rPr>
          <w:rFonts w:cs="Helvetica"/>
        </w:rPr>
      </w:pPr>
      <w:r w:rsidRPr="00B103BF">
        <w:rPr>
          <w:rFonts w:cs="Helvetica"/>
        </w:rPr>
        <w:t>Prepare assessment location (if done in class) making it conducive to assessment</w:t>
      </w:r>
    </w:p>
    <w:p w:rsidR="004E1B78" w:rsidRPr="00B103BF" w:rsidRDefault="004E1B78" w:rsidP="004E1B78">
      <w:pPr>
        <w:pStyle w:val="Bullet1"/>
        <w:rPr>
          <w:rFonts w:cs="Helvetica"/>
        </w:rPr>
      </w:pPr>
      <w:r w:rsidRPr="00B103BF">
        <w:rPr>
          <w:rFonts w:cs="Helvetica"/>
        </w:rPr>
        <w:t>Explain Work Projects assessment to candidate, at the start of each Element of Competency. This ensures that participants are aware of what is expected and can collate information as delivery takes place</w:t>
      </w:r>
    </w:p>
    <w:p w:rsidR="004E1B78" w:rsidRPr="00B103BF" w:rsidRDefault="004E1B78" w:rsidP="004E1B78">
      <w:pPr>
        <w:pStyle w:val="Bullet1"/>
        <w:rPr>
          <w:rFonts w:cs="Helvetica"/>
        </w:rPr>
      </w:pPr>
      <w:r w:rsidRPr="00B103BF">
        <w:rPr>
          <w:rFonts w:cs="Helvetica"/>
        </w:rPr>
        <w:t>Assessors can use the following phrase as a guide (where an ‘X’ is identified, please input appropriate information):</w:t>
      </w:r>
    </w:p>
    <w:p w:rsidR="004E1B78" w:rsidRPr="00B103BF" w:rsidRDefault="004E1B78" w:rsidP="004E1B78">
      <w:pPr>
        <w:pStyle w:val="BodyCopy"/>
        <w:ind w:left="357"/>
        <w:rPr>
          <w:rFonts w:cs="Helvetica"/>
          <w:lang w:val="en-AU"/>
        </w:rPr>
      </w:pPr>
      <w:r w:rsidRPr="00B103BF">
        <w:rPr>
          <w:rFonts w:cs="Helvetica"/>
          <w:lang w:val="en-AU"/>
        </w:rPr>
        <w:t>“At the end of each Element of Competency there are Work Projects which must be completed. These projects require different tasks that must be completed.</w:t>
      </w:r>
    </w:p>
    <w:p w:rsidR="004E1B78" w:rsidRPr="00B103BF" w:rsidRDefault="004E1B78" w:rsidP="004E1B78">
      <w:pPr>
        <w:pStyle w:val="BodyCopy"/>
        <w:ind w:left="357"/>
        <w:rPr>
          <w:rFonts w:cs="Helvetica"/>
          <w:lang w:val="en-AU"/>
        </w:rPr>
      </w:pPr>
      <w:r w:rsidRPr="00B103BF">
        <w:rPr>
          <w:rFonts w:cs="Helvetica"/>
          <w:lang w:val="en-AU"/>
        </w:rPr>
        <w:t>These work projects are part of the formal assessment for the unit of competency titled X:</w:t>
      </w:r>
    </w:p>
    <w:p w:rsidR="004E1B78" w:rsidRPr="00B103BF" w:rsidRDefault="004E1B78" w:rsidP="004E1B78">
      <w:pPr>
        <w:pStyle w:val="Bullet2"/>
        <w:ind w:left="717" w:hanging="360"/>
        <w:rPr>
          <w:rFonts w:cs="Helvetica"/>
          <w:lang w:val="en-AU"/>
        </w:rPr>
      </w:pPr>
      <w:r w:rsidRPr="00B103BF">
        <w:rPr>
          <w:rFonts w:cs="Helvetica"/>
          <w:lang w:val="en-AU"/>
        </w:rPr>
        <w:t>You are required to complete these activities:</w:t>
      </w:r>
    </w:p>
    <w:p w:rsidR="004E1B78" w:rsidRPr="00B103BF" w:rsidRDefault="004E1B78" w:rsidP="00812DE3">
      <w:pPr>
        <w:pStyle w:val="BodyCopy"/>
        <w:numPr>
          <w:ilvl w:val="0"/>
          <w:numId w:val="18"/>
        </w:numPr>
        <w:spacing w:before="80"/>
        <w:ind w:left="1071" w:hanging="357"/>
        <w:rPr>
          <w:rFonts w:cs="Helvetica"/>
          <w:i/>
          <w:lang w:val="en-AU"/>
        </w:rPr>
      </w:pPr>
      <w:r w:rsidRPr="00B103BF">
        <w:rPr>
          <w:rFonts w:cs="Helvetica"/>
          <w:i/>
          <w:lang w:val="en-AU"/>
        </w:rPr>
        <w:t>Using the ‘X’ method of assessment</w:t>
      </w:r>
    </w:p>
    <w:p w:rsidR="004E1B78" w:rsidRPr="00B103BF" w:rsidRDefault="004E1B78" w:rsidP="00812DE3">
      <w:pPr>
        <w:pStyle w:val="BodyCopy"/>
        <w:numPr>
          <w:ilvl w:val="0"/>
          <w:numId w:val="18"/>
        </w:numPr>
        <w:spacing w:before="80"/>
        <w:rPr>
          <w:rFonts w:cs="Helvetica"/>
          <w:i/>
          <w:lang w:val="en-AU"/>
        </w:rPr>
      </w:pPr>
      <w:r w:rsidRPr="00B103BF">
        <w:rPr>
          <w:rFonts w:cs="Helvetica"/>
          <w:i/>
          <w:lang w:val="en-AU"/>
        </w:rPr>
        <w:t>At ‘X’ location</w:t>
      </w:r>
    </w:p>
    <w:p w:rsidR="004E1B78" w:rsidRPr="00B103BF" w:rsidRDefault="004E1B78" w:rsidP="00812DE3">
      <w:pPr>
        <w:pStyle w:val="BodyCopy"/>
        <w:numPr>
          <w:ilvl w:val="0"/>
          <w:numId w:val="18"/>
        </w:numPr>
        <w:spacing w:before="80"/>
        <w:rPr>
          <w:rFonts w:cs="Helvetica"/>
          <w:i/>
          <w:lang w:val="en-AU"/>
        </w:rPr>
      </w:pPr>
      <w:r w:rsidRPr="00B103BF">
        <w:rPr>
          <w:rFonts w:cs="Helvetica"/>
          <w:i/>
          <w:lang w:val="en-AU"/>
        </w:rPr>
        <w:t>You will have ‘X time period’ for this assessment</w:t>
      </w:r>
    </w:p>
    <w:p w:rsidR="004E1B78" w:rsidRPr="00B103BF" w:rsidRDefault="004E1B78" w:rsidP="004E1B78">
      <w:pPr>
        <w:pStyle w:val="Bullet2"/>
        <w:ind w:left="717" w:hanging="360"/>
        <w:rPr>
          <w:rFonts w:cs="Helvetica"/>
          <w:lang w:val="en-AU"/>
        </w:rPr>
      </w:pPr>
      <w:r w:rsidRPr="00B103BF">
        <w:rPr>
          <w:rFonts w:cs="Helvetica"/>
          <w:lang w:val="en-AU"/>
        </w:rPr>
        <w:t>You are required to compile information in a format that you feel is appropriate to the assessment</w:t>
      </w:r>
    </w:p>
    <w:p w:rsidR="004E1B78" w:rsidRPr="00B103BF" w:rsidRDefault="004E1B78" w:rsidP="004E1B78">
      <w:pPr>
        <w:pStyle w:val="Bullet2"/>
        <w:ind w:left="717" w:hanging="360"/>
        <w:rPr>
          <w:rFonts w:cs="Helvetica"/>
          <w:lang w:val="en-AU"/>
        </w:rPr>
      </w:pPr>
      <w:r w:rsidRPr="00B103BF">
        <w:rPr>
          <w:rFonts w:cs="Helvetica"/>
          <w:lang w:val="en-AU"/>
        </w:rPr>
        <w:t>Do you have any questions about this assessment?”</w:t>
      </w:r>
    </w:p>
    <w:p w:rsidR="004E1B78" w:rsidRPr="00B103BF" w:rsidRDefault="004E1B78" w:rsidP="004E1B78">
      <w:pPr>
        <w:pStyle w:val="Bullet1"/>
        <w:rPr>
          <w:rFonts w:cs="Helvetica"/>
        </w:rPr>
      </w:pPr>
      <w:r w:rsidRPr="00B103BF">
        <w:rPr>
          <w:rFonts w:cs="Helvetica"/>
        </w:rPr>
        <w:t>Commence Work Project assessment:</w:t>
      </w:r>
    </w:p>
    <w:p w:rsidR="004E1B78" w:rsidRPr="00B103BF" w:rsidRDefault="004E1B78" w:rsidP="004E1B78">
      <w:pPr>
        <w:pStyle w:val="Bullet2"/>
        <w:rPr>
          <w:rFonts w:cs="Helvetica"/>
          <w:lang w:val="en-AU"/>
        </w:rPr>
      </w:pPr>
      <w:r w:rsidRPr="00B103BF">
        <w:rPr>
          <w:rFonts w:cs="Helvetica"/>
          <w:lang w:val="en-AU"/>
        </w:rPr>
        <w:t>The assessor may give time for participants to review the questions at this time to ensure they understand the nature of the questions. The assessor may need to clarify questions</w:t>
      </w:r>
    </w:p>
    <w:p w:rsidR="004E1B78" w:rsidRPr="00B103BF" w:rsidRDefault="004E1B78" w:rsidP="004E1B78">
      <w:pPr>
        <w:pStyle w:val="Bullet2"/>
        <w:rPr>
          <w:rFonts w:cs="Helvetica"/>
          <w:lang w:val="en-AU"/>
        </w:rPr>
      </w:pPr>
      <w:r w:rsidRPr="00B103BF">
        <w:rPr>
          <w:rFonts w:cs="Helvetica"/>
          <w:lang w:val="en-AU"/>
        </w:rPr>
        <w:t xml:space="preserve">Participants complete work projects in the most appropriate format </w:t>
      </w:r>
    </w:p>
    <w:p w:rsidR="004E1B78" w:rsidRPr="00B103BF" w:rsidRDefault="004E1B78" w:rsidP="004E1B78">
      <w:pPr>
        <w:pStyle w:val="Bullet2"/>
        <w:rPr>
          <w:rFonts w:cs="Helvetica"/>
          <w:lang w:val="en-AU"/>
        </w:rPr>
      </w:pPr>
      <w:r w:rsidRPr="00B103BF">
        <w:rPr>
          <w:rFonts w:cs="Helvetica"/>
          <w:lang w:val="en-AU"/>
        </w:rPr>
        <w:t>Participants must submit Work Project evidence to the assessor before the scheduled due date</w:t>
      </w:r>
    </w:p>
    <w:p w:rsidR="004E1B78" w:rsidRPr="00B103BF" w:rsidRDefault="004E1B78" w:rsidP="004E1B78">
      <w:pPr>
        <w:pStyle w:val="Bullet1"/>
        <w:rPr>
          <w:rFonts w:cs="Helvetica"/>
        </w:rPr>
      </w:pPr>
      <w:r w:rsidRPr="00B103BF">
        <w:rPr>
          <w:rFonts w:cs="Helvetica"/>
        </w:rPr>
        <w:t>Assessor must assess the participant’s evidence against the competency standards specified in each Element of Competency and their own understanding. The assessor can determine if the participant has provided evidence to a ‘competent’ standard</w:t>
      </w:r>
    </w:p>
    <w:p w:rsidR="004E1B78" w:rsidRPr="00B103BF" w:rsidRDefault="004E1B78" w:rsidP="004E1B78">
      <w:pPr>
        <w:pStyle w:val="Bullet1"/>
        <w:rPr>
          <w:rFonts w:cs="Helvetica"/>
        </w:rPr>
      </w:pPr>
      <w:r w:rsidRPr="00B103BF">
        <w:rPr>
          <w:rFonts w:cs="Helvetica"/>
        </w:rPr>
        <w:t>Transcribe results/details to Competency Recording Sheet</w:t>
      </w:r>
    </w:p>
    <w:p w:rsidR="004E1B78" w:rsidRPr="00B103BF" w:rsidRDefault="004E1B78" w:rsidP="004E1B78">
      <w:pPr>
        <w:pStyle w:val="Bullet1"/>
        <w:rPr>
          <w:rFonts w:cs="Helvetica"/>
        </w:rPr>
      </w:pPr>
      <w:r w:rsidRPr="00B103BF">
        <w:rPr>
          <w:rFonts w:cs="Helvetica"/>
        </w:rPr>
        <w:t>Forward/file assessment record.</w:t>
      </w:r>
    </w:p>
    <w:p w:rsidR="004E1B78" w:rsidRPr="00B103BF" w:rsidRDefault="004E1B78" w:rsidP="004E1B78">
      <w:pPr>
        <w:pStyle w:val="BodyCopyBold0"/>
        <w:spacing w:before="240" w:after="240"/>
        <w:rPr>
          <w:rFonts w:cs="Helvetica"/>
          <w:lang w:val="en-AU"/>
        </w:rPr>
      </w:pPr>
      <w:r w:rsidRPr="00B103BF">
        <w:rPr>
          <w:rStyle w:val="BodyCopyChar1"/>
          <w:rFonts w:eastAsiaTheme="minorHAnsi" w:cs="Helvetica"/>
          <w:lang w:val="en-AU"/>
        </w:rPr>
        <w:t>Specifications</w:t>
      </w:r>
      <w:r w:rsidRPr="00B103BF">
        <w:rPr>
          <w:rFonts w:cs="Helvetica"/>
          <w:lang w:val="en-AU"/>
        </w:rPr>
        <w:t xml:space="preserve"> for Oral Question Assessment</w:t>
      </w:r>
    </w:p>
    <w:p w:rsidR="004E1B78" w:rsidRPr="00B103BF" w:rsidRDefault="004E1B78" w:rsidP="004E1B78">
      <w:pPr>
        <w:pStyle w:val="BodyCopy"/>
        <w:rPr>
          <w:rFonts w:cs="Helvetica"/>
          <w:lang w:val="en-AU"/>
        </w:rPr>
      </w:pPr>
      <w:r w:rsidRPr="00B103BF">
        <w:rPr>
          <w:rFonts w:cs="Helvetica"/>
          <w:lang w:val="en-AU"/>
        </w:rPr>
        <w:t>These guidelines concern the use of oral questioning.</w:t>
      </w:r>
    </w:p>
    <w:p w:rsidR="004E1B78" w:rsidRPr="00B103BF" w:rsidRDefault="004E1B78" w:rsidP="004E1B78">
      <w:pPr>
        <w:pStyle w:val="BodyCopy"/>
        <w:rPr>
          <w:rFonts w:cs="Helvetica"/>
          <w:lang w:val="en-AU"/>
        </w:rPr>
      </w:pPr>
      <w:r w:rsidRPr="00B103BF">
        <w:rPr>
          <w:rFonts w:cs="Helvetica"/>
          <w:lang w:val="en-AU"/>
        </w:rPr>
        <w:t>Assessors should follow these guidelines.</w:t>
      </w:r>
    </w:p>
    <w:p w:rsidR="004E1B78" w:rsidRPr="00B103BF" w:rsidRDefault="004E1B78" w:rsidP="004E1B78">
      <w:pPr>
        <w:pStyle w:val="Bullet1"/>
        <w:rPr>
          <w:rFonts w:cs="Helvetica"/>
        </w:rPr>
      </w:pPr>
      <w:r w:rsidRPr="00B103BF">
        <w:rPr>
          <w:rFonts w:cs="Helvetica"/>
        </w:rPr>
        <w:t>Prepare Assessment Record for Oral Questioning. One record for each candidate:</w:t>
      </w:r>
    </w:p>
    <w:p w:rsidR="004E1B78" w:rsidRPr="00B103BF" w:rsidRDefault="004E1B78" w:rsidP="004E1B78">
      <w:pPr>
        <w:pStyle w:val="Bullet2"/>
        <w:ind w:left="717" w:hanging="360"/>
        <w:rPr>
          <w:rFonts w:cs="Helvetica"/>
          <w:lang w:val="en-AU"/>
        </w:rPr>
      </w:pPr>
      <w:r w:rsidRPr="00B103BF">
        <w:rPr>
          <w:rFonts w:cs="Helvetica"/>
          <w:lang w:val="en-AU"/>
        </w:rPr>
        <w:t>Enter Student name</w:t>
      </w:r>
    </w:p>
    <w:p w:rsidR="004E1B78" w:rsidRPr="00B103BF" w:rsidRDefault="004E1B78" w:rsidP="004E1B78">
      <w:pPr>
        <w:pStyle w:val="Bullet2"/>
        <w:ind w:left="717" w:hanging="360"/>
        <w:rPr>
          <w:rFonts w:cs="Helvetica"/>
          <w:lang w:val="en-AU"/>
        </w:rPr>
      </w:pPr>
      <w:r w:rsidRPr="00B103BF">
        <w:rPr>
          <w:rFonts w:cs="Helvetica"/>
          <w:lang w:val="en-AU"/>
        </w:rPr>
        <w:t>Enter Assessor name</w:t>
      </w:r>
    </w:p>
    <w:p w:rsidR="004E1B78" w:rsidRPr="00B103BF" w:rsidRDefault="004E1B78" w:rsidP="004E1B78">
      <w:pPr>
        <w:pStyle w:val="Bullet2"/>
        <w:ind w:left="717" w:hanging="360"/>
        <w:rPr>
          <w:rFonts w:cs="Helvetica"/>
          <w:lang w:val="en-AU"/>
        </w:rPr>
      </w:pPr>
      <w:r w:rsidRPr="00B103BF">
        <w:rPr>
          <w:rFonts w:cs="Helvetica"/>
          <w:lang w:val="en-AU"/>
        </w:rPr>
        <w:t>Enter Location</w:t>
      </w:r>
    </w:p>
    <w:p w:rsidR="004E1B78" w:rsidRPr="00B103BF" w:rsidRDefault="004E1B78" w:rsidP="004E1B78">
      <w:pPr>
        <w:pStyle w:val="Bullet1"/>
        <w:rPr>
          <w:rFonts w:cs="Helvetica"/>
        </w:rPr>
      </w:pPr>
      <w:r w:rsidRPr="00B103BF">
        <w:rPr>
          <w:rFonts w:cs="Helvetica"/>
        </w:rPr>
        <w:t xml:space="preserve">Familiarise self with Questions to be asked </w:t>
      </w:r>
    </w:p>
    <w:p w:rsidR="004E1B78" w:rsidRPr="00B103BF" w:rsidRDefault="004E1B78" w:rsidP="004E1B78">
      <w:pPr>
        <w:pStyle w:val="Bullet1"/>
        <w:rPr>
          <w:rFonts w:cs="Helvetica"/>
        </w:rPr>
      </w:pPr>
      <w:r w:rsidRPr="00B103BF">
        <w:rPr>
          <w:rFonts w:cs="Helvetica"/>
        </w:rPr>
        <w:t>Prepare assessment location (table and chairs) making it conducive to assessment</w:t>
      </w:r>
    </w:p>
    <w:p w:rsidR="004E1B78" w:rsidRPr="00B103BF" w:rsidRDefault="004E1B78" w:rsidP="004E1B78">
      <w:pPr>
        <w:pStyle w:val="Bullet1"/>
        <w:rPr>
          <w:rFonts w:cs="Helvetica"/>
        </w:rPr>
      </w:pPr>
      <w:r w:rsidRPr="00B103BF">
        <w:rPr>
          <w:rFonts w:cs="Helvetica"/>
        </w:rPr>
        <w:t xml:space="preserve">Explain Oral Questioning assessment to candidate, using the following phrase as a guide (where a ‘X’ is identified, please input appropriate information): </w:t>
      </w:r>
    </w:p>
    <w:p w:rsidR="004E1B78" w:rsidRPr="00B103BF" w:rsidRDefault="004E1B78" w:rsidP="004E1B78">
      <w:pPr>
        <w:pStyle w:val="BodyCopy"/>
        <w:ind w:left="357"/>
        <w:rPr>
          <w:rFonts w:cs="Helvetica"/>
          <w:i/>
          <w:lang w:val="en-AU"/>
        </w:rPr>
      </w:pPr>
      <w:r w:rsidRPr="00B103BF">
        <w:rPr>
          <w:rFonts w:cs="Helvetica"/>
          <w:i/>
          <w:lang w:val="en-AU"/>
        </w:rPr>
        <w:t>“These oral questions are part of the formal assessment for the unit of competency titled X.</w:t>
      </w:r>
    </w:p>
    <w:p w:rsidR="004E1B78" w:rsidRPr="00B103BF" w:rsidRDefault="004E1B78" w:rsidP="004E1B78">
      <w:pPr>
        <w:pStyle w:val="BodyCopy"/>
        <w:ind w:left="357"/>
        <w:rPr>
          <w:rFonts w:cs="Helvetica"/>
          <w:i/>
          <w:lang w:val="en-AU"/>
        </w:rPr>
      </w:pPr>
      <w:r w:rsidRPr="00B103BF">
        <w:rPr>
          <w:rFonts w:cs="Helvetica"/>
          <w:i/>
          <w:lang w:val="en-AU"/>
        </w:rPr>
        <w:t>There are X questions and you are required to answer all of them to the best of your ability and I will record whether or not you have answered correctly.</w:t>
      </w:r>
    </w:p>
    <w:p w:rsidR="004E1B78" w:rsidRPr="00B103BF" w:rsidRDefault="004E1B78" w:rsidP="004E1B78">
      <w:pPr>
        <w:pStyle w:val="BodyCopy"/>
        <w:ind w:left="357"/>
        <w:rPr>
          <w:rFonts w:cs="Helvetica"/>
          <w:i/>
          <w:lang w:val="en-AU"/>
        </w:rPr>
      </w:pPr>
      <w:r w:rsidRPr="00B103BF">
        <w:rPr>
          <w:rFonts w:cs="Helvetica"/>
          <w:i/>
          <w:lang w:val="en-AU"/>
        </w:rPr>
        <w:t>We have 60 minutes for this assessment.</w:t>
      </w:r>
    </w:p>
    <w:p w:rsidR="004E1B78" w:rsidRPr="00B103BF" w:rsidRDefault="004E1B78" w:rsidP="004E1B78">
      <w:pPr>
        <w:pStyle w:val="Bullet2"/>
        <w:ind w:left="717" w:hanging="360"/>
        <w:rPr>
          <w:rFonts w:cs="Helvetica"/>
          <w:lang w:val="en-AU"/>
        </w:rPr>
      </w:pPr>
      <w:r w:rsidRPr="00B103BF">
        <w:rPr>
          <w:rFonts w:cs="Helvetica"/>
          <w:lang w:val="en-AU"/>
        </w:rPr>
        <w:t>I will give you feedbac</w:t>
      </w:r>
      <w:r w:rsidR="00DF5096" w:rsidRPr="00B103BF">
        <w:rPr>
          <w:rFonts w:cs="Helvetica"/>
          <w:lang w:val="en-AU"/>
        </w:rPr>
        <w:t>k at the end of the assessment</w:t>
      </w:r>
    </w:p>
    <w:p w:rsidR="004E1B78" w:rsidRPr="00B103BF" w:rsidRDefault="004E1B78" w:rsidP="004E1B78">
      <w:pPr>
        <w:pStyle w:val="Bullet2"/>
        <w:spacing w:before="60"/>
        <w:ind w:left="717" w:hanging="360"/>
        <w:rPr>
          <w:rFonts w:cs="Helvetica"/>
          <w:lang w:val="en-AU"/>
        </w:rPr>
      </w:pPr>
      <w:r w:rsidRPr="00B103BF">
        <w:rPr>
          <w:rFonts w:cs="Helvetica"/>
          <w:lang w:val="en-AU"/>
        </w:rPr>
        <w:t>Do you have any questions about this assessment?”</w:t>
      </w:r>
    </w:p>
    <w:p w:rsidR="004E1B78" w:rsidRPr="00B103BF" w:rsidRDefault="004E1B78" w:rsidP="004E1B78">
      <w:pPr>
        <w:pStyle w:val="Bullet1"/>
        <w:spacing w:before="60"/>
        <w:rPr>
          <w:rFonts w:cs="Helvetica"/>
        </w:rPr>
      </w:pPr>
      <w:r w:rsidRPr="00B103BF">
        <w:rPr>
          <w:rFonts w:cs="Helvetica"/>
        </w:rPr>
        <w:t>Commence Oral Questioning assessment:</w:t>
      </w:r>
    </w:p>
    <w:p w:rsidR="004E1B78" w:rsidRPr="00B103BF" w:rsidRDefault="004E1B78" w:rsidP="004E1B78">
      <w:pPr>
        <w:pStyle w:val="Bullet2"/>
        <w:spacing w:before="60"/>
        <w:rPr>
          <w:rFonts w:cs="Helvetica"/>
          <w:lang w:val="en-AU"/>
        </w:rPr>
      </w:pPr>
      <w:r w:rsidRPr="00B103BF">
        <w:rPr>
          <w:rFonts w:cs="Helvetica"/>
          <w:lang w:val="en-AU"/>
        </w:rPr>
        <w:t>Complete Assessment Record for the Oral Questioning by:</w:t>
      </w:r>
    </w:p>
    <w:p w:rsidR="004E1B78" w:rsidRPr="00B103BF" w:rsidRDefault="004E1B78" w:rsidP="00812DE3">
      <w:pPr>
        <w:pStyle w:val="Bullet2"/>
        <w:numPr>
          <w:ilvl w:val="0"/>
          <w:numId w:val="19"/>
        </w:numPr>
        <w:spacing w:before="60"/>
        <w:ind w:left="1077" w:hanging="357"/>
        <w:rPr>
          <w:rFonts w:cs="Helvetica"/>
          <w:lang w:val="en-AU"/>
        </w:rPr>
      </w:pPr>
      <w:r w:rsidRPr="00B103BF">
        <w:rPr>
          <w:rFonts w:cs="Helvetica"/>
          <w:lang w:val="en-AU"/>
        </w:rPr>
        <w:t>Ticking C or NYC, as appropriate</w:t>
      </w:r>
    </w:p>
    <w:p w:rsidR="004E1B78" w:rsidRPr="00B103BF" w:rsidRDefault="004E1B78" w:rsidP="00812DE3">
      <w:pPr>
        <w:pStyle w:val="Bullet2"/>
        <w:numPr>
          <w:ilvl w:val="0"/>
          <w:numId w:val="19"/>
        </w:numPr>
        <w:spacing w:before="60"/>
        <w:ind w:left="1077" w:hanging="357"/>
        <w:rPr>
          <w:rFonts w:cs="Helvetica"/>
          <w:lang w:val="en-AU"/>
        </w:rPr>
      </w:pPr>
      <w:r w:rsidRPr="00B103BF">
        <w:rPr>
          <w:rFonts w:cs="Helvetica"/>
          <w:lang w:val="en-AU"/>
        </w:rPr>
        <w:t>Entering ‘Remarks’ as required</w:t>
      </w:r>
    </w:p>
    <w:p w:rsidR="004E1B78" w:rsidRPr="00B103BF" w:rsidRDefault="004E1B78" w:rsidP="00812DE3">
      <w:pPr>
        <w:pStyle w:val="Bullet2"/>
        <w:numPr>
          <w:ilvl w:val="0"/>
          <w:numId w:val="19"/>
        </w:numPr>
        <w:spacing w:before="60"/>
        <w:ind w:left="1077" w:hanging="357"/>
        <w:rPr>
          <w:rFonts w:cs="Helvetica"/>
          <w:lang w:val="en-AU"/>
        </w:rPr>
      </w:pPr>
      <w:r w:rsidRPr="00B103BF">
        <w:rPr>
          <w:rFonts w:cs="Helvetica"/>
          <w:lang w:val="en-AU"/>
        </w:rPr>
        <w:t>Completing Oral Questioning within 60 minutes</w:t>
      </w:r>
    </w:p>
    <w:p w:rsidR="004E1B78" w:rsidRPr="00B103BF" w:rsidRDefault="004E1B78" w:rsidP="004E1B78">
      <w:pPr>
        <w:pStyle w:val="Bullet1"/>
        <w:spacing w:before="60"/>
        <w:rPr>
          <w:rFonts w:cs="Helvetica"/>
        </w:rPr>
      </w:pPr>
      <w:r w:rsidRPr="00B103BF">
        <w:rPr>
          <w:rFonts w:cs="Helvetica"/>
        </w:rPr>
        <w:t>Complete Oral Questioning and provide feedback to candidate</w:t>
      </w:r>
    </w:p>
    <w:p w:rsidR="004E1B78" w:rsidRPr="00B103BF" w:rsidRDefault="004E1B78" w:rsidP="004E1B78">
      <w:pPr>
        <w:pStyle w:val="Bullet1"/>
        <w:spacing w:before="60"/>
        <w:rPr>
          <w:rFonts w:cs="Helvetica"/>
        </w:rPr>
      </w:pPr>
      <w:r w:rsidRPr="00B103BF">
        <w:rPr>
          <w:rFonts w:cs="Helvetica"/>
        </w:rPr>
        <w:t>Transcribe results/details to Competency Recording Sheet</w:t>
      </w:r>
    </w:p>
    <w:p w:rsidR="004E1B78" w:rsidRPr="00B103BF" w:rsidRDefault="004E1B78" w:rsidP="004E1B78">
      <w:pPr>
        <w:pStyle w:val="Bullet1"/>
        <w:spacing w:before="60"/>
        <w:rPr>
          <w:rFonts w:cs="Helvetica"/>
        </w:rPr>
      </w:pPr>
      <w:r w:rsidRPr="00B103BF">
        <w:rPr>
          <w:rFonts w:cs="Helvetica"/>
        </w:rPr>
        <w:t>Forward/file assessment record.</w:t>
      </w:r>
    </w:p>
    <w:p w:rsidR="004E1B78" w:rsidRPr="00B103BF" w:rsidRDefault="004E1B78" w:rsidP="004E1B78">
      <w:pPr>
        <w:pStyle w:val="BodyCopyBold0"/>
        <w:spacing w:before="240" w:after="240"/>
        <w:rPr>
          <w:rFonts w:cs="Helvetica"/>
          <w:lang w:val="en-AU"/>
        </w:rPr>
      </w:pPr>
      <w:r w:rsidRPr="00B103BF">
        <w:rPr>
          <w:rFonts w:cs="Helvetica"/>
          <w:lang w:val="en-AU"/>
        </w:rPr>
        <w:t>Specifications for Written Question Assessment</w:t>
      </w:r>
    </w:p>
    <w:p w:rsidR="004E1B78" w:rsidRPr="00B103BF" w:rsidRDefault="004E1B78" w:rsidP="004E1B78">
      <w:pPr>
        <w:pStyle w:val="BodyCopy"/>
        <w:rPr>
          <w:rFonts w:cs="Helvetica"/>
          <w:lang w:val="en-AU"/>
        </w:rPr>
      </w:pPr>
      <w:r w:rsidRPr="00B103BF">
        <w:rPr>
          <w:rFonts w:cs="Helvetica"/>
          <w:lang w:val="en-AU"/>
        </w:rPr>
        <w:t>These guidelines concern the use of written questioning.</w:t>
      </w:r>
    </w:p>
    <w:p w:rsidR="004E1B78" w:rsidRPr="00B103BF" w:rsidRDefault="004E1B78" w:rsidP="004E1B78">
      <w:pPr>
        <w:pStyle w:val="BodyCopy"/>
        <w:rPr>
          <w:rFonts w:cs="Helvetica"/>
          <w:lang w:val="en-AU"/>
        </w:rPr>
      </w:pPr>
      <w:r w:rsidRPr="00B103BF">
        <w:rPr>
          <w:rFonts w:cs="Helvetica"/>
          <w:lang w:val="en-AU"/>
        </w:rPr>
        <w:t>Assessors should follow these guidelines:</w:t>
      </w:r>
    </w:p>
    <w:p w:rsidR="004E1B78" w:rsidRPr="00B103BF" w:rsidRDefault="004E1B78" w:rsidP="004E1B78">
      <w:pPr>
        <w:pStyle w:val="Bullet1"/>
        <w:spacing w:after="60"/>
        <w:rPr>
          <w:rFonts w:cs="Helvetica"/>
        </w:rPr>
      </w:pPr>
      <w:r w:rsidRPr="00B103BF">
        <w:rPr>
          <w:rFonts w:cs="Helvetica"/>
        </w:rPr>
        <w:t>Familiarise self with Questions and Answers provided</w:t>
      </w:r>
    </w:p>
    <w:p w:rsidR="004E1B78" w:rsidRPr="00B103BF" w:rsidRDefault="004E1B78" w:rsidP="004E1B78">
      <w:pPr>
        <w:pStyle w:val="Bullet1"/>
        <w:spacing w:after="60"/>
        <w:rPr>
          <w:rFonts w:cs="Helvetica"/>
        </w:rPr>
      </w:pPr>
      <w:r w:rsidRPr="00B103BF">
        <w:rPr>
          <w:rFonts w:cs="Helvetica"/>
        </w:rPr>
        <w:t>Print and distribute copies of ‘Written Questions’ for participants. Ideally this should take place with adequate time for participants to answer all questions before the expected due date</w:t>
      </w:r>
    </w:p>
    <w:p w:rsidR="004E1B78" w:rsidRPr="00B103BF" w:rsidRDefault="004E1B78" w:rsidP="004E1B78">
      <w:pPr>
        <w:pStyle w:val="Bullet1"/>
        <w:spacing w:after="60"/>
        <w:rPr>
          <w:rFonts w:cs="Helvetica"/>
        </w:rPr>
      </w:pPr>
      <w:r w:rsidRPr="00B103BF">
        <w:rPr>
          <w:rFonts w:cs="Helvetica"/>
        </w:rPr>
        <w:t xml:space="preserve">Explain Written Questioning assessment to candidate, using the following phrase as a guide (where a ‘X’ is identified, please input appropriate information): </w:t>
      </w:r>
    </w:p>
    <w:p w:rsidR="004E1B78" w:rsidRPr="00B103BF" w:rsidRDefault="004E1B78" w:rsidP="004E1B78">
      <w:pPr>
        <w:pStyle w:val="BodyCopy"/>
        <w:spacing w:before="120" w:after="60"/>
        <w:ind w:left="357"/>
        <w:rPr>
          <w:rFonts w:cs="Helvetica"/>
          <w:lang w:val="en-AU"/>
        </w:rPr>
      </w:pPr>
      <w:r w:rsidRPr="00B103BF">
        <w:rPr>
          <w:rFonts w:cs="Helvetica"/>
          <w:lang w:val="en-AU"/>
        </w:rPr>
        <w:t>“These written questions are part of the formal assessment for the unit of competency titled X.</w:t>
      </w:r>
    </w:p>
    <w:p w:rsidR="004E1B78" w:rsidRPr="00B103BF" w:rsidRDefault="004E1B78" w:rsidP="004E1B78">
      <w:pPr>
        <w:pStyle w:val="BodyCopy"/>
        <w:spacing w:before="120" w:after="60"/>
        <w:ind w:left="357"/>
        <w:rPr>
          <w:rFonts w:cs="Helvetica"/>
          <w:lang w:val="en-AU"/>
        </w:rPr>
      </w:pPr>
      <w:r w:rsidRPr="00B103BF">
        <w:rPr>
          <w:rFonts w:cs="Helvetica"/>
          <w:lang w:val="en-AU"/>
        </w:rPr>
        <w:t>There are X questions and you are required to answer all of them to the best of your ability.</w:t>
      </w:r>
    </w:p>
    <w:p w:rsidR="004E1B78" w:rsidRPr="00B103BF" w:rsidRDefault="004E1B78" w:rsidP="004E1B78">
      <w:pPr>
        <w:pStyle w:val="BodyCopy"/>
        <w:spacing w:before="120" w:after="60"/>
        <w:ind w:left="357"/>
        <w:rPr>
          <w:rFonts w:cs="Helvetica"/>
          <w:lang w:val="en-AU"/>
        </w:rPr>
      </w:pPr>
      <w:r w:rsidRPr="00B103BF">
        <w:rPr>
          <w:rFonts w:cs="Helvetica"/>
          <w:lang w:val="en-AU"/>
        </w:rPr>
        <w:t>You may refer to your subject materials, however where possible try to utilise your existing knowledge when answering questions.</w:t>
      </w:r>
    </w:p>
    <w:p w:rsidR="004E1B78" w:rsidRPr="00B103BF" w:rsidRDefault="004E1B78" w:rsidP="004E1B78">
      <w:pPr>
        <w:pStyle w:val="BodyCopy"/>
        <w:spacing w:before="120" w:after="60"/>
        <w:ind w:left="357"/>
        <w:rPr>
          <w:rFonts w:cs="Helvetica"/>
          <w:lang w:val="en-AU"/>
        </w:rPr>
      </w:pPr>
      <w:r w:rsidRPr="00B103BF">
        <w:rPr>
          <w:rFonts w:cs="Helvetica"/>
          <w:lang w:val="en-AU"/>
        </w:rPr>
        <w:t>Where you are unsure of questions, please ask the Assessor for further instruction. This may be answering the question orally or asking the assessor to redefine the question.</w:t>
      </w:r>
    </w:p>
    <w:p w:rsidR="004E1B78" w:rsidRPr="00B103BF" w:rsidRDefault="004E1B78" w:rsidP="004E1B78">
      <w:pPr>
        <w:pStyle w:val="BodyCopy"/>
        <w:spacing w:before="120" w:after="60"/>
        <w:ind w:left="357"/>
        <w:rPr>
          <w:rFonts w:cs="Helvetica"/>
          <w:lang w:val="en-AU"/>
        </w:rPr>
      </w:pPr>
      <w:r w:rsidRPr="00B103BF">
        <w:rPr>
          <w:rFonts w:cs="Helvetica"/>
          <w:lang w:val="en-AU"/>
        </w:rPr>
        <w:t>We have X time for this assessment:</w:t>
      </w:r>
    </w:p>
    <w:p w:rsidR="004E1B78" w:rsidRPr="00B103BF" w:rsidRDefault="004E1B78" w:rsidP="004E1B78">
      <w:pPr>
        <w:pStyle w:val="Bullet2"/>
        <w:spacing w:after="60"/>
        <w:ind w:left="717" w:hanging="360"/>
        <w:rPr>
          <w:rFonts w:cs="Helvetica"/>
          <w:lang w:val="en-AU"/>
        </w:rPr>
      </w:pPr>
      <w:r w:rsidRPr="00B103BF">
        <w:rPr>
          <w:rFonts w:cs="Helvetica"/>
          <w:lang w:val="en-AU"/>
        </w:rPr>
        <w:t>The due date for completion of this assessment is X</w:t>
      </w:r>
    </w:p>
    <w:p w:rsidR="004E1B78" w:rsidRPr="00B103BF" w:rsidRDefault="004E1B78" w:rsidP="004E1B78">
      <w:pPr>
        <w:pStyle w:val="Bullet2"/>
        <w:spacing w:after="60"/>
        <w:ind w:left="717" w:hanging="360"/>
        <w:rPr>
          <w:rFonts w:cs="Helvetica"/>
          <w:lang w:val="en-AU"/>
        </w:rPr>
      </w:pPr>
      <w:r w:rsidRPr="00B103BF">
        <w:rPr>
          <w:rFonts w:cs="Helvetica"/>
          <w:lang w:val="en-AU"/>
        </w:rPr>
        <w:t>On this date you must forward the completed questions to the assessor by X time on the date of X</w:t>
      </w:r>
    </w:p>
    <w:p w:rsidR="004E1B78" w:rsidRPr="00B103BF" w:rsidRDefault="004E1B78" w:rsidP="004E1B78">
      <w:pPr>
        <w:pStyle w:val="Bullet2"/>
        <w:spacing w:after="60"/>
        <w:ind w:left="717" w:hanging="360"/>
        <w:rPr>
          <w:rFonts w:cs="Helvetica"/>
          <w:lang w:val="en-AU"/>
        </w:rPr>
      </w:pPr>
      <w:r w:rsidRPr="00B103BF">
        <w:rPr>
          <w:rFonts w:cs="Helvetica"/>
          <w:lang w:val="en-AU"/>
        </w:rPr>
        <w:t>Do you have any questions about this assessment?”</w:t>
      </w:r>
    </w:p>
    <w:p w:rsidR="004E1B78" w:rsidRPr="00B103BF" w:rsidRDefault="004E1B78" w:rsidP="004E1B78">
      <w:pPr>
        <w:pStyle w:val="Bullet1"/>
        <w:spacing w:after="60"/>
        <w:rPr>
          <w:rFonts w:cs="Helvetica"/>
        </w:rPr>
      </w:pPr>
      <w:r w:rsidRPr="00B103BF">
        <w:rPr>
          <w:rFonts w:cs="Helvetica"/>
        </w:rPr>
        <w:t>The assessor may give time for participants to review the questions at this time to ensure they understand the nature of the questions. The assessor may need to clarify questions</w:t>
      </w:r>
    </w:p>
    <w:p w:rsidR="004E1B78" w:rsidRPr="00B103BF" w:rsidRDefault="004E1B78" w:rsidP="004E1B78">
      <w:pPr>
        <w:pStyle w:val="Bullet1"/>
        <w:spacing w:after="60"/>
        <w:rPr>
          <w:rFonts w:cs="Helvetica"/>
        </w:rPr>
      </w:pPr>
      <w:r w:rsidRPr="00B103BF">
        <w:rPr>
          <w:rFonts w:cs="Helvetica"/>
        </w:rPr>
        <w:t>Participants may record written answers (where possible)</w:t>
      </w:r>
    </w:p>
    <w:p w:rsidR="004E1B78" w:rsidRPr="00B103BF" w:rsidRDefault="004E1B78" w:rsidP="004E1B78">
      <w:pPr>
        <w:pStyle w:val="Bullet1"/>
        <w:spacing w:after="60"/>
        <w:rPr>
          <w:rFonts w:cs="Helvetica"/>
        </w:rPr>
      </w:pPr>
      <w:r w:rsidRPr="00B103BF">
        <w:rPr>
          <w:rFonts w:cs="Helvetica"/>
        </w:rPr>
        <w:t>Participants must submit the written answers to the assessor before the scheduled due date</w:t>
      </w:r>
    </w:p>
    <w:p w:rsidR="004E1B78" w:rsidRPr="00B103BF" w:rsidRDefault="004E1B78" w:rsidP="004E1B78">
      <w:pPr>
        <w:pStyle w:val="Bullet1"/>
        <w:spacing w:after="60"/>
        <w:rPr>
          <w:rFonts w:cs="Helvetica"/>
        </w:rPr>
      </w:pPr>
      <w:r w:rsidRPr="00B103BF">
        <w:rPr>
          <w:rFonts w:cs="Helvetica"/>
        </w:rPr>
        <w:t>Assessor must assess the participant’s written answers against the model answers provided as a guide, or their own understanding. The assessor can determine if the participant has answered the questions to a ‘competent’ standard</w:t>
      </w:r>
    </w:p>
    <w:p w:rsidR="004E1B78" w:rsidRPr="00B103BF" w:rsidRDefault="004E1B78" w:rsidP="004E1B78">
      <w:pPr>
        <w:pStyle w:val="Bullet1"/>
        <w:spacing w:after="60"/>
        <w:rPr>
          <w:rFonts w:cs="Helvetica"/>
        </w:rPr>
      </w:pPr>
      <w:r w:rsidRPr="00B103BF">
        <w:rPr>
          <w:rFonts w:cs="Helvetica"/>
        </w:rPr>
        <w:t>Transcribe results/details to Competency Recording Sheet</w:t>
      </w:r>
    </w:p>
    <w:p w:rsidR="004E1B78" w:rsidRPr="00B103BF" w:rsidRDefault="004E1B78" w:rsidP="004E1B78">
      <w:pPr>
        <w:pStyle w:val="Bullet1"/>
        <w:spacing w:after="60"/>
        <w:rPr>
          <w:rFonts w:cs="Helvetica"/>
        </w:rPr>
      </w:pPr>
      <w:r w:rsidRPr="00B103BF">
        <w:rPr>
          <w:rFonts w:cs="Helvetica"/>
        </w:rPr>
        <w:t>Forward/file assessment record.</w:t>
      </w:r>
    </w:p>
    <w:p w:rsidR="004E1B78" w:rsidRPr="00B103BF" w:rsidRDefault="004E1B78" w:rsidP="004E1B78">
      <w:pPr>
        <w:pStyle w:val="BodyCopyBold0"/>
        <w:spacing w:before="240" w:after="240"/>
        <w:rPr>
          <w:rFonts w:cs="Helvetica"/>
          <w:lang w:val="en-AU"/>
        </w:rPr>
      </w:pPr>
      <w:r w:rsidRPr="00B103BF">
        <w:rPr>
          <w:rFonts w:cs="Helvetica"/>
          <w:lang w:val="en-AU"/>
        </w:rPr>
        <w:t>Specifications for Observation Checklist</w:t>
      </w:r>
    </w:p>
    <w:p w:rsidR="004E1B78" w:rsidRPr="00B103BF" w:rsidRDefault="004E1B78" w:rsidP="004E1B78">
      <w:pPr>
        <w:pStyle w:val="BodyCopy"/>
        <w:rPr>
          <w:rFonts w:cs="Helvetica"/>
          <w:lang w:val="en-AU"/>
        </w:rPr>
      </w:pPr>
      <w:r w:rsidRPr="00B103BF">
        <w:rPr>
          <w:rFonts w:cs="Helvetica"/>
          <w:lang w:val="en-AU"/>
        </w:rPr>
        <w:t>These specifications apply to the use of the Observation Checklist in determining competency for candidates.</w:t>
      </w:r>
    </w:p>
    <w:p w:rsidR="004E1B78" w:rsidRPr="00B103BF" w:rsidRDefault="004E1B78" w:rsidP="004E1B78">
      <w:pPr>
        <w:pStyle w:val="BodyCopy"/>
        <w:rPr>
          <w:rFonts w:cs="Helvetica"/>
          <w:lang w:val="en-AU"/>
        </w:rPr>
      </w:pPr>
      <w:r w:rsidRPr="00B103BF">
        <w:rPr>
          <w:rFonts w:cs="Helvetica"/>
          <w:lang w:val="en-AU"/>
        </w:rPr>
        <w:t>Only an approved assessor is authorised to complete the Observation Checklist.</w:t>
      </w:r>
    </w:p>
    <w:p w:rsidR="004E1B78" w:rsidRPr="00B103BF" w:rsidRDefault="004E1B78" w:rsidP="004E1B78">
      <w:pPr>
        <w:pStyle w:val="BodyCopy"/>
        <w:rPr>
          <w:rFonts w:cs="Helvetica"/>
          <w:lang w:val="en-AU"/>
        </w:rPr>
      </w:pPr>
      <w:r w:rsidRPr="00B103BF">
        <w:rPr>
          <w:rFonts w:cs="Helvetica"/>
          <w:lang w:val="en-AU"/>
        </w:rPr>
        <w:t>The assessor is required to observe the participant, ideally in a simulated environment or their practical workplace setting and record their performance (or otherwise) of the competencies listed on the Observation Checklist for the Competency Unit.</w:t>
      </w:r>
    </w:p>
    <w:p w:rsidR="004E1B78" w:rsidRPr="00B103BF" w:rsidRDefault="004E1B78" w:rsidP="004E1B78">
      <w:pPr>
        <w:pStyle w:val="BodyCopy"/>
        <w:rPr>
          <w:rFonts w:cs="Helvetica"/>
          <w:lang w:val="en-AU"/>
        </w:rPr>
      </w:pPr>
      <w:r w:rsidRPr="00B103BF">
        <w:rPr>
          <w:rFonts w:cs="Helvetica"/>
          <w:lang w:val="en-AU"/>
        </w:rPr>
        <w:t xml:space="preserve">To complete the Observation Checklist the Assessor must: </w:t>
      </w:r>
    </w:p>
    <w:p w:rsidR="004E1B78" w:rsidRPr="00B103BF" w:rsidRDefault="004E1B78" w:rsidP="004E1B78">
      <w:pPr>
        <w:pStyle w:val="Bullet1"/>
        <w:rPr>
          <w:rFonts w:cs="Helvetica"/>
        </w:rPr>
      </w:pPr>
      <w:r w:rsidRPr="00B103BF">
        <w:rPr>
          <w:rFonts w:cs="Helvetica"/>
        </w:rPr>
        <w:t>Insert name of candidate</w:t>
      </w:r>
    </w:p>
    <w:p w:rsidR="004E1B78" w:rsidRPr="00B103BF" w:rsidRDefault="004E1B78" w:rsidP="004E1B78">
      <w:pPr>
        <w:pStyle w:val="Bullet1"/>
        <w:rPr>
          <w:rFonts w:cs="Helvetica"/>
        </w:rPr>
      </w:pPr>
      <w:r w:rsidRPr="00B103BF">
        <w:rPr>
          <w:rFonts w:cs="Helvetica"/>
        </w:rPr>
        <w:t>Insert assessor name</w:t>
      </w:r>
    </w:p>
    <w:p w:rsidR="004E1B78" w:rsidRPr="00B103BF" w:rsidRDefault="004E1B78" w:rsidP="004E1B78">
      <w:pPr>
        <w:pStyle w:val="Bullet1"/>
        <w:rPr>
          <w:rFonts w:cs="Helvetica"/>
        </w:rPr>
      </w:pPr>
      <w:r w:rsidRPr="00B103BF">
        <w:rPr>
          <w:rFonts w:cs="Helvetica"/>
        </w:rPr>
        <w:t>Insert identify of location where observations are being undertaken</w:t>
      </w:r>
    </w:p>
    <w:p w:rsidR="004E1B78" w:rsidRPr="00B103BF" w:rsidRDefault="004E1B78" w:rsidP="004E1B78">
      <w:pPr>
        <w:pStyle w:val="Bullet1"/>
        <w:rPr>
          <w:rFonts w:cs="Helvetica"/>
        </w:rPr>
      </w:pPr>
      <w:r w:rsidRPr="00B103BF">
        <w:rPr>
          <w:rFonts w:cs="Helvetica"/>
        </w:rPr>
        <w:t>Insert date/s of observations – may be single date or multiple dates</w:t>
      </w:r>
    </w:p>
    <w:p w:rsidR="004E1B78" w:rsidRPr="00B103BF" w:rsidRDefault="004E1B78" w:rsidP="004E1B78">
      <w:pPr>
        <w:pStyle w:val="Bullet1"/>
        <w:rPr>
          <w:rFonts w:cs="Helvetica"/>
        </w:rPr>
      </w:pPr>
      <w:r w:rsidRPr="00B103BF">
        <w:rPr>
          <w:rFonts w:cs="Helvetica"/>
        </w:rPr>
        <w:t>Place a tick in either the ‘Yes’ or ‘No’ box for each listed Performance Criteria to indicate the candidate has demonstrated/not demonstrated that skill</w:t>
      </w:r>
    </w:p>
    <w:p w:rsidR="004E1B78" w:rsidRPr="00B103BF" w:rsidRDefault="004E1B78" w:rsidP="004E1B78">
      <w:pPr>
        <w:pStyle w:val="Bullet1"/>
        <w:rPr>
          <w:rFonts w:cs="Helvetica"/>
        </w:rPr>
      </w:pPr>
      <w:r w:rsidRPr="00B103BF">
        <w:rPr>
          <w:rFonts w:cs="Helvetica"/>
        </w:rPr>
        <w:t>Provide written (and verbal) feedback to candidate – as/if appropriate</w:t>
      </w:r>
    </w:p>
    <w:p w:rsidR="004E1B78" w:rsidRPr="00B103BF" w:rsidRDefault="004E1B78" w:rsidP="004E1B78">
      <w:pPr>
        <w:pStyle w:val="Bullet1"/>
        <w:rPr>
          <w:rFonts w:cs="Helvetica"/>
        </w:rPr>
      </w:pPr>
      <w:r w:rsidRPr="00B103BF">
        <w:rPr>
          <w:rFonts w:cs="Helvetica"/>
        </w:rPr>
        <w:t>Sign and date the form</w:t>
      </w:r>
    </w:p>
    <w:p w:rsidR="004E1B78" w:rsidRPr="00B103BF" w:rsidRDefault="004E1B78" w:rsidP="004E1B78">
      <w:pPr>
        <w:pStyle w:val="Bullet1"/>
        <w:rPr>
          <w:rFonts w:cs="Helvetica"/>
        </w:rPr>
      </w:pPr>
      <w:r w:rsidRPr="00B103BF">
        <w:rPr>
          <w:rFonts w:cs="Helvetica"/>
        </w:rPr>
        <w:t>Present form to candidate for them to sign and date</w:t>
      </w:r>
    </w:p>
    <w:p w:rsidR="004E1B78" w:rsidRPr="00B103BF" w:rsidRDefault="004E1B78" w:rsidP="004E1B78">
      <w:pPr>
        <w:pStyle w:val="Bullet1"/>
        <w:rPr>
          <w:rFonts w:cs="Helvetica"/>
        </w:rPr>
      </w:pPr>
      <w:r w:rsidRPr="00B103BF">
        <w:rPr>
          <w:rFonts w:cs="Helvetica"/>
        </w:rPr>
        <w:t>Transcribe results/details to Competency Recording Sheet for candidate</w:t>
      </w:r>
    </w:p>
    <w:p w:rsidR="004E1B78" w:rsidRPr="00B103BF" w:rsidRDefault="004E1B78" w:rsidP="004E1B78">
      <w:pPr>
        <w:pStyle w:val="Bullet1"/>
        <w:rPr>
          <w:rFonts w:cs="Helvetica"/>
        </w:rPr>
      </w:pPr>
      <w:r w:rsidRPr="00B103BF">
        <w:rPr>
          <w:rFonts w:cs="Helvetica"/>
        </w:rPr>
        <w:t>Forward/file Observation Checklist.</w:t>
      </w:r>
    </w:p>
    <w:p w:rsidR="004E1B78" w:rsidRPr="00B103BF" w:rsidRDefault="004E1B78" w:rsidP="004E1B78">
      <w:pPr>
        <w:pStyle w:val="BodyCopy"/>
        <w:rPr>
          <w:rFonts w:cs="Helvetica"/>
          <w:lang w:val="en-AU"/>
        </w:rPr>
      </w:pPr>
      <w:r w:rsidRPr="00B103BF">
        <w:rPr>
          <w:rFonts w:cs="Helvetica"/>
          <w:lang w:val="en-AU"/>
        </w:rPr>
        <w:t>This source of evidence combines with other forms of assessment to assist in determining the ‘Competent’ or ‘Not Yet Competent’ decision for the participant.</w:t>
      </w:r>
    </w:p>
    <w:p w:rsidR="004E1B78" w:rsidRPr="00B103BF" w:rsidRDefault="004E1B78" w:rsidP="004E1B78">
      <w:pPr>
        <w:pStyle w:val="BodyCopyBold0"/>
        <w:spacing w:before="240" w:after="240"/>
        <w:rPr>
          <w:rFonts w:cs="Helvetica"/>
          <w:lang w:val="en-AU"/>
        </w:rPr>
      </w:pPr>
      <w:r w:rsidRPr="00B103BF">
        <w:rPr>
          <w:rFonts w:cs="Helvetica"/>
          <w:lang w:val="en-AU"/>
        </w:rPr>
        <w:t>Specifications for Third Party Statement</w:t>
      </w:r>
    </w:p>
    <w:p w:rsidR="004E1B78" w:rsidRPr="00B103BF" w:rsidRDefault="004E1B78" w:rsidP="004E1B78">
      <w:pPr>
        <w:pStyle w:val="BodyCopy"/>
        <w:rPr>
          <w:rFonts w:cs="Helvetica"/>
          <w:lang w:val="en-AU"/>
        </w:rPr>
      </w:pPr>
      <w:r w:rsidRPr="00B103BF">
        <w:rPr>
          <w:rFonts w:cs="Helvetica"/>
          <w:lang w:val="en-AU"/>
        </w:rPr>
        <w:t>These specifications relate to the use of a relevant workplace person to assist in determining competency for candidates.</w:t>
      </w:r>
    </w:p>
    <w:p w:rsidR="004E1B78" w:rsidRPr="00B103BF" w:rsidRDefault="004E1B78" w:rsidP="004E1B78">
      <w:pPr>
        <w:pStyle w:val="BodyCopy"/>
        <w:rPr>
          <w:rFonts w:cs="Helvetica"/>
          <w:lang w:val="en-AU"/>
        </w:rPr>
      </w:pPr>
      <w:r w:rsidRPr="00B103BF">
        <w:rPr>
          <w:rFonts w:cs="Helvetica"/>
          <w:lang w:val="en-AU"/>
        </w:rPr>
        <w:t>The Third Party Statement is to be supplied by the assessor to a person in the workplace who supervises and/or works closely with the participant.</w:t>
      </w:r>
    </w:p>
    <w:p w:rsidR="004E1B78" w:rsidRPr="00B103BF" w:rsidRDefault="004E1B78" w:rsidP="004E1B78">
      <w:pPr>
        <w:pStyle w:val="BodyCopy"/>
        <w:rPr>
          <w:rFonts w:cs="Helvetica"/>
          <w:lang w:val="en-AU"/>
        </w:rPr>
      </w:pPr>
      <w:r w:rsidRPr="00B103BF">
        <w:rPr>
          <w:rFonts w:cs="Helvetica"/>
          <w:lang w:val="en-AU"/>
        </w:rPr>
        <w:t>This may be their Supervisor, the venue manager, the Department Manager or similar.</w:t>
      </w:r>
    </w:p>
    <w:p w:rsidR="004E1B78" w:rsidRPr="00B103BF" w:rsidRDefault="004E1B78" w:rsidP="004E1B78">
      <w:pPr>
        <w:pStyle w:val="BodyCopy"/>
        <w:rPr>
          <w:rFonts w:cs="Helvetica"/>
          <w:lang w:val="en-AU"/>
        </w:rPr>
      </w:pPr>
      <w:r w:rsidRPr="00B103BF">
        <w:rPr>
          <w:rFonts w:cs="Helvetica"/>
          <w:lang w:val="en-AU"/>
        </w:rPr>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4E1B78" w:rsidRPr="00B103BF" w:rsidRDefault="004E1B78" w:rsidP="004E1B78">
      <w:pPr>
        <w:pStyle w:val="BodyCopy"/>
        <w:rPr>
          <w:rFonts w:cs="Helvetica"/>
          <w:lang w:val="en-AU"/>
        </w:rPr>
      </w:pPr>
      <w:r w:rsidRPr="00B103BF">
        <w:rPr>
          <w:rFonts w:cs="Helvetica"/>
          <w:lang w:val="en-AU"/>
        </w:rPr>
        <w:t xml:space="preserve">A meeting must take place between the Assessor and the Third Party to explain and demonstrate the use of the Third Party Statement. </w:t>
      </w:r>
    </w:p>
    <w:p w:rsidR="004E1B78" w:rsidRPr="00B103BF" w:rsidRDefault="004E1B78" w:rsidP="004E1B78">
      <w:pPr>
        <w:pStyle w:val="BodyCopy"/>
        <w:rPr>
          <w:rFonts w:cs="Helvetica"/>
          <w:lang w:val="en-AU"/>
        </w:rPr>
      </w:pPr>
      <w:r w:rsidRPr="00B103BF">
        <w:rPr>
          <w:rFonts w:cs="Helvetica"/>
          <w:lang w:val="en-AU"/>
        </w:rPr>
        <w:t xml:space="preserve">To complete the Third Party Verification Statement the Assessor must: </w:t>
      </w:r>
    </w:p>
    <w:p w:rsidR="004E1B78" w:rsidRPr="00B103BF" w:rsidRDefault="004E1B78" w:rsidP="004E1B78">
      <w:pPr>
        <w:pStyle w:val="Bullet1"/>
        <w:rPr>
          <w:rFonts w:cs="Helvetica"/>
        </w:rPr>
      </w:pPr>
      <w:r w:rsidRPr="00B103BF">
        <w:rPr>
          <w:rFonts w:cs="Helvetica"/>
        </w:rPr>
        <w:t>Insert candidate name</w:t>
      </w:r>
    </w:p>
    <w:p w:rsidR="004E1B78" w:rsidRPr="00B103BF" w:rsidRDefault="004E1B78" w:rsidP="004E1B78">
      <w:pPr>
        <w:pStyle w:val="Bullet1"/>
        <w:rPr>
          <w:rFonts w:cs="Helvetica"/>
        </w:rPr>
      </w:pPr>
      <w:r w:rsidRPr="00B103BF">
        <w:rPr>
          <w:rFonts w:cs="Helvetica"/>
        </w:rPr>
        <w:t>Insert name and contact details of the Third Party</w:t>
      </w:r>
    </w:p>
    <w:p w:rsidR="004E1B78" w:rsidRPr="00B103BF" w:rsidRDefault="004E1B78" w:rsidP="004E1B78">
      <w:pPr>
        <w:pStyle w:val="Bullet1"/>
        <w:rPr>
          <w:rFonts w:cs="Helvetica"/>
        </w:rPr>
      </w:pPr>
      <w:r w:rsidRPr="00B103BF">
        <w:rPr>
          <w:rFonts w:cs="Helvetica"/>
        </w:rPr>
        <w:t>Tick the box to indicate the relationship of the Third Party to the candidate</w:t>
      </w:r>
    </w:p>
    <w:p w:rsidR="004E1B78" w:rsidRPr="00B103BF" w:rsidRDefault="004E1B78" w:rsidP="004E1B78">
      <w:pPr>
        <w:pStyle w:val="Bullet1"/>
        <w:rPr>
          <w:rFonts w:cs="Helvetica"/>
        </w:rPr>
      </w:pPr>
      <w:r w:rsidRPr="00B103BF">
        <w:rPr>
          <w:rFonts w:cs="Helvetica"/>
        </w:rPr>
        <w:t>Present the partially completed form to the Third Party for them to finalise</w:t>
      </w:r>
    </w:p>
    <w:p w:rsidR="004E1B78" w:rsidRPr="00B103BF" w:rsidRDefault="004E1B78" w:rsidP="004E1B78">
      <w:pPr>
        <w:pStyle w:val="Bullet1"/>
        <w:rPr>
          <w:rFonts w:cs="Helvetica"/>
        </w:rPr>
      </w:pPr>
      <w:r w:rsidRPr="00B103BF">
        <w:rPr>
          <w:rFonts w:cs="Helvetica"/>
        </w:rPr>
        <w:t xml:space="preserve">Collect the completed form from the Third Party </w:t>
      </w:r>
    </w:p>
    <w:p w:rsidR="004E1B78" w:rsidRPr="00B103BF" w:rsidRDefault="004E1B78" w:rsidP="004E1B78">
      <w:pPr>
        <w:pStyle w:val="Bullet1"/>
        <w:rPr>
          <w:rFonts w:cs="Helvetica"/>
        </w:rPr>
      </w:pPr>
      <w:r w:rsidRPr="00B103BF">
        <w:rPr>
          <w:rFonts w:cs="Helvetica"/>
        </w:rPr>
        <w:t>Transcribe results/details to Competency Recording Sheet for candidate</w:t>
      </w:r>
    </w:p>
    <w:p w:rsidR="004E1B78" w:rsidRPr="00B103BF" w:rsidRDefault="004E1B78" w:rsidP="004E1B78">
      <w:pPr>
        <w:pStyle w:val="Bullet1"/>
        <w:rPr>
          <w:rFonts w:cs="Helvetica"/>
        </w:rPr>
      </w:pPr>
      <w:r w:rsidRPr="00B103BF">
        <w:rPr>
          <w:rFonts w:cs="Helvetica"/>
        </w:rPr>
        <w:t>Forward/file Third Party Statement.</w:t>
      </w:r>
    </w:p>
    <w:p w:rsidR="004E1B78" w:rsidRPr="00B103BF" w:rsidRDefault="004E1B78" w:rsidP="004E1B78">
      <w:pPr>
        <w:pStyle w:val="BodyCopy"/>
        <w:rPr>
          <w:rFonts w:cs="Helvetica"/>
          <w:lang w:val="en-AU"/>
        </w:rPr>
      </w:pPr>
      <w:r w:rsidRPr="00B103BF">
        <w:rPr>
          <w:rFonts w:cs="Helvetica"/>
          <w:lang w:val="en-AU"/>
        </w:rPr>
        <w:t>The Third Party must:</w:t>
      </w:r>
    </w:p>
    <w:p w:rsidR="004E1B78" w:rsidRPr="00B103BF" w:rsidRDefault="004E1B78" w:rsidP="004E1B78">
      <w:pPr>
        <w:pStyle w:val="Bullet1"/>
        <w:rPr>
          <w:rFonts w:cs="Helvetica"/>
        </w:rPr>
      </w:pPr>
      <w:r w:rsidRPr="00B103BF">
        <w:rPr>
          <w:rFonts w:cs="Helvetica"/>
        </w:rPr>
        <w:t>Record their belief regarding candidate ability/competency as either:</w:t>
      </w:r>
    </w:p>
    <w:p w:rsidR="004E1B78" w:rsidRPr="00B103BF" w:rsidRDefault="004E1B78" w:rsidP="004E1B78">
      <w:pPr>
        <w:pStyle w:val="Bullet2"/>
        <w:ind w:left="717" w:hanging="360"/>
        <w:rPr>
          <w:rFonts w:cs="Helvetica"/>
          <w:lang w:val="en-AU"/>
        </w:rPr>
      </w:pPr>
      <w:r w:rsidRPr="00B103BF">
        <w:rPr>
          <w:rFonts w:cs="Helvetica"/>
          <w:lang w:val="en-AU"/>
        </w:rPr>
        <w:t>Competent = Yes</w:t>
      </w:r>
    </w:p>
    <w:p w:rsidR="004E1B78" w:rsidRPr="00B103BF" w:rsidRDefault="004E1B78" w:rsidP="004E1B78">
      <w:pPr>
        <w:pStyle w:val="Bullet2"/>
        <w:ind w:left="717" w:hanging="360"/>
        <w:rPr>
          <w:rFonts w:cs="Helvetica"/>
          <w:lang w:val="en-AU"/>
        </w:rPr>
      </w:pPr>
      <w:r w:rsidRPr="00B103BF">
        <w:rPr>
          <w:rFonts w:cs="Helvetica"/>
          <w:lang w:val="en-AU"/>
        </w:rPr>
        <w:t>Not Yet Competent = No</w:t>
      </w:r>
    </w:p>
    <w:p w:rsidR="004E1B78" w:rsidRPr="00B103BF" w:rsidRDefault="004E1B78" w:rsidP="004E1B78">
      <w:pPr>
        <w:pStyle w:val="Bullet2"/>
        <w:ind w:left="717" w:hanging="360"/>
        <w:rPr>
          <w:rFonts w:cs="Helvetica"/>
          <w:lang w:val="en-AU"/>
        </w:rPr>
      </w:pPr>
      <w:r w:rsidRPr="00B103BF">
        <w:rPr>
          <w:rFonts w:cs="Helvetica"/>
          <w:lang w:val="en-AU"/>
        </w:rPr>
        <w:t>Unsure about whether candidate is competent or not = Not Sure</w:t>
      </w:r>
    </w:p>
    <w:p w:rsidR="004E1B78" w:rsidRPr="00B103BF" w:rsidRDefault="004E1B78" w:rsidP="004E1B78">
      <w:pPr>
        <w:pStyle w:val="Bullet1"/>
        <w:rPr>
          <w:rFonts w:cs="Helvetica"/>
        </w:rPr>
      </w:pPr>
      <w:r w:rsidRPr="00B103BF">
        <w:rPr>
          <w:rFonts w:cs="Helvetica"/>
        </w:rPr>
        <w:t>Meet briefly with the assessor to discuss and/or clarify the form.</w:t>
      </w:r>
    </w:p>
    <w:p w:rsidR="004E1B78" w:rsidRPr="00B103BF" w:rsidRDefault="004E1B78" w:rsidP="004E1B78">
      <w:pPr>
        <w:pStyle w:val="BodyCopy"/>
        <w:rPr>
          <w:rFonts w:cs="Helvetica"/>
          <w:lang w:val="en-AU"/>
        </w:rPr>
      </w:pPr>
      <w:r w:rsidRPr="00B103BF">
        <w:rPr>
          <w:rFonts w:cs="Helvetica"/>
          <w:lang w:val="en-AU"/>
        </w:rPr>
        <w:t>This source of evidence combines with other forms of assessment to assist in determining the ‘Competent’ or ‘Not Yet Competent’ decision for the candidate.</w:t>
      </w:r>
    </w:p>
    <w:p w:rsidR="004E1B78" w:rsidRPr="00B103BF" w:rsidRDefault="004E1B78" w:rsidP="004E1B78">
      <w:pPr>
        <w:pStyle w:val="BodyCopy"/>
        <w:rPr>
          <w:rFonts w:cs="Helvetica"/>
          <w:lang w:val="en-AU"/>
        </w:rPr>
      </w:pPr>
      <w:r w:rsidRPr="00B103BF">
        <w:rPr>
          <w:rFonts w:cs="Helvetica"/>
          <w:lang w:val="en-AU"/>
        </w:rPr>
        <w:t>A separate Third Party Statement is required for each Competency Unit undertaken by the candidate.</w:t>
      </w:r>
    </w:p>
    <w:p w:rsidR="00176087" w:rsidRPr="00B103BF" w:rsidRDefault="00176087" w:rsidP="00176087">
      <w:pPr>
        <w:rPr>
          <w:rFonts w:ascii="Helvetica" w:hAnsi="Helvetica" w:cs="Helvetica"/>
          <w:lang w:eastAsia="en-US"/>
        </w:rPr>
      </w:pPr>
    </w:p>
    <w:p w:rsidR="00176087" w:rsidRPr="00B103BF" w:rsidRDefault="00176087" w:rsidP="00176087">
      <w:pPr>
        <w:rPr>
          <w:rFonts w:ascii="Helvetica" w:hAnsi="Helvetica" w:cs="Helvetica"/>
          <w:lang w:eastAsia="en-US"/>
        </w:rPr>
        <w:sectPr w:rsidR="00176087" w:rsidRPr="00B103BF" w:rsidSect="00780113">
          <w:headerReference w:type="even" r:id="rId20"/>
          <w:headerReference w:type="default" r:id="rId21"/>
          <w:footerReference w:type="even" r:id="rId22"/>
          <w:footerReference w:type="default" r:id="rId23"/>
          <w:pgSz w:w="11906" w:h="16838"/>
          <w:pgMar w:top="1440" w:right="1440" w:bottom="1440" w:left="1440" w:header="709" w:footer="288" w:gutter="0"/>
          <w:pgNumType w:start="1"/>
          <w:cols w:space="708"/>
          <w:docGrid w:linePitch="360"/>
        </w:sectPr>
      </w:pPr>
    </w:p>
    <w:p w:rsidR="0089117D" w:rsidRPr="00B103BF" w:rsidRDefault="0089117D" w:rsidP="00753ECF">
      <w:pPr>
        <w:pStyle w:val="Heading1"/>
        <w:rPr>
          <w:rFonts w:cs="Helvetica"/>
          <w:lang w:val="en-AU"/>
        </w:rPr>
      </w:pPr>
      <w:bookmarkStart w:id="13" w:name="_Toc353540682"/>
      <w:r w:rsidRPr="00B103BF">
        <w:rPr>
          <w:rFonts w:cs="Helvetica"/>
          <w:lang w:val="en-AU"/>
        </w:rPr>
        <w:t>Competency Standard</w:t>
      </w:r>
      <w:bookmarkEnd w:id="13"/>
    </w:p>
    <w:tbl>
      <w:tblPr>
        <w:tblW w:w="14142" w:type="dxa"/>
        <w:tblLook w:val="01E0" w:firstRow="1" w:lastRow="1" w:firstColumn="1" w:lastColumn="1" w:noHBand="0" w:noVBand="0"/>
      </w:tblPr>
      <w:tblGrid>
        <w:gridCol w:w="4968"/>
        <w:gridCol w:w="3645"/>
        <w:gridCol w:w="1418"/>
        <w:gridCol w:w="1057"/>
        <w:gridCol w:w="3054"/>
      </w:tblGrid>
      <w:tr w:rsidR="006E5782" w:rsidRPr="00B103BF" w:rsidTr="006E5782">
        <w:tc>
          <w:tcPr>
            <w:tcW w:w="11088" w:type="dxa"/>
            <w:gridSpan w:val="4"/>
            <w:tcBorders>
              <w:top w:val="single" w:sz="4" w:space="0" w:color="auto"/>
              <w:left w:val="single" w:sz="4" w:space="0" w:color="auto"/>
              <w:bottom w:val="single" w:sz="6" w:space="0" w:color="auto"/>
              <w:right w:val="single" w:sz="4" w:space="0" w:color="auto"/>
            </w:tcBorders>
          </w:tcPr>
          <w:p w:rsidR="006E5782" w:rsidRPr="00B103BF" w:rsidRDefault="006E5782" w:rsidP="006E5782">
            <w:pPr>
              <w:pStyle w:val="Style1"/>
              <w:spacing w:after="80"/>
              <w:rPr>
                <w:rFonts w:cs="Helvetica"/>
              </w:rPr>
            </w:pPr>
            <w:r w:rsidRPr="00B103BF">
              <w:rPr>
                <w:rFonts w:cs="Helvetica"/>
              </w:rPr>
              <w:t>UNIT TITLE: PROVIDE FOOD AND BEVERAGE SERVICES</w:t>
            </w:r>
          </w:p>
        </w:tc>
        <w:tc>
          <w:tcPr>
            <w:tcW w:w="3054" w:type="dxa"/>
            <w:tcBorders>
              <w:top w:val="single" w:sz="4" w:space="0" w:color="auto"/>
              <w:left w:val="single" w:sz="4" w:space="0" w:color="auto"/>
              <w:bottom w:val="single" w:sz="6" w:space="0" w:color="auto"/>
              <w:right w:val="single" w:sz="4" w:space="0" w:color="auto"/>
            </w:tcBorders>
          </w:tcPr>
          <w:p w:rsidR="006E5782" w:rsidRPr="00B103BF" w:rsidRDefault="006E5782" w:rsidP="006E5782">
            <w:pPr>
              <w:pStyle w:val="Style1"/>
              <w:spacing w:after="80"/>
              <w:rPr>
                <w:rFonts w:cs="Helvetica"/>
              </w:rPr>
            </w:pPr>
            <w:r w:rsidRPr="00B103BF">
              <w:rPr>
                <w:rFonts w:cs="Helvetica"/>
              </w:rPr>
              <w:t>NOMINAL HOURS: 120</w:t>
            </w:r>
          </w:p>
        </w:tc>
      </w:tr>
      <w:tr w:rsidR="006E5782" w:rsidRPr="00B103BF" w:rsidTr="006E5782">
        <w:tc>
          <w:tcPr>
            <w:tcW w:w="14142" w:type="dxa"/>
            <w:gridSpan w:val="5"/>
            <w:tcBorders>
              <w:top w:val="single" w:sz="6" w:space="0" w:color="auto"/>
              <w:left w:val="single" w:sz="4" w:space="0" w:color="auto"/>
              <w:bottom w:val="single" w:sz="4" w:space="0" w:color="auto"/>
              <w:right w:val="single" w:sz="4" w:space="0" w:color="auto"/>
            </w:tcBorders>
          </w:tcPr>
          <w:p w:rsidR="006E5782" w:rsidRPr="00B103BF" w:rsidRDefault="006E5782" w:rsidP="006E5782">
            <w:pPr>
              <w:pStyle w:val="Style1"/>
              <w:spacing w:after="80"/>
              <w:rPr>
                <w:rFonts w:cs="Helvetica"/>
              </w:rPr>
            </w:pPr>
            <w:r w:rsidRPr="00B103BF">
              <w:rPr>
                <w:rFonts w:cs="Helvetica"/>
              </w:rPr>
              <w:t>UNIT NUMBER: D1.HBS.CL5.12</w:t>
            </w:r>
          </w:p>
        </w:tc>
      </w:tr>
      <w:tr w:rsidR="006E5782" w:rsidRPr="00B103BF" w:rsidTr="006E5782">
        <w:tc>
          <w:tcPr>
            <w:tcW w:w="14142" w:type="dxa"/>
            <w:gridSpan w:val="5"/>
            <w:tcBorders>
              <w:top w:val="single" w:sz="6" w:space="0" w:color="auto"/>
              <w:left w:val="single" w:sz="4" w:space="0" w:color="auto"/>
              <w:bottom w:val="single" w:sz="4" w:space="0" w:color="auto"/>
              <w:right w:val="single" w:sz="4" w:space="0" w:color="auto"/>
            </w:tcBorders>
          </w:tcPr>
          <w:p w:rsidR="006E5782" w:rsidRPr="00B103BF" w:rsidRDefault="006E5782" w:rsidP="006E5782">
            <w:pPr>
              <w:pStyle w:val="Style1"/>
              <w:spacing w:after="80"/>
              <w:rPr>
                <w:rFonts w:cs="Helvetica"/>
              </w:rPr>
            </w:pPr>
            <w:r w:rsidRPr="00B103BF">
              <w:rPr>
                <w:rFonts w:cs="Helvetica"/>
              </w:rPr>
              <w:t>UNIT DESCRIPTOR: This unit deals with skills and knowledge required to deliver food and beverage service to in houseguests within the dining areas of the establishment</w:t>
            </w:r>
          </w:p>
        </w:tc>
      </w:tr>
      <w:tr w:rsidR="006E5782" w:rsidRPr="00B103BF" w:rsidTr="006E578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single" w:sz="4" w:space="0" w:color="auto"/>
            </w:tcBorders>
          </w:tcPr>
          <w:p w:rsidR="006E5782" w:rsidRPr="00B103BF" w:rsidRDefault="006E5782" w:rsidP="006E5782">
            <w:pPr>
              <w:pStyle w:val="TableTextBold"/>
              <w:spacing w:after="80"/>
              <w:rPr>
                <w:rFonts w:cs="Helvetica"/>
              </w:rPr>
            </w:pPr>
            <w:r w:rsidRPr="00B103BF">
              <w:rPr>
                <w:rFonts w:cs="Helvetica"/>
              </w:rPr>
              <w:t>ELEMENTS AND PERFORMANCE CRITERIA</w:t>
            </w:r>
          </w:p>
        </w:tc>
        <w:tc>
          <w:tcPr>
            <w:tcW w:w="9174" w:type="dxa"/>
            <w:gridSpan w:val="4"/>
            <w:tcBorders>
              <w:top w:val="single" w:sz="4" w:space="0" w:color="auto"/>
            </w:tcBorders>
          </w:tcPr>
          <w:p w:rsidR="006E5782" w:rsidRPr="00B103BF" w:rsidRDefault="006E5782" w:rsidP="006E5782">
            <w:pPr>
              <w:pStyle w:val="TableTextBold"/>
              <w:spacing w:after="80"/>
              <w:rPr>
                <w:rFonts w:cs="Helvetica"/>
              </w:rPr>
            </w:pPr>
            <w:r w:rsidRPr="00B103BF">
              <w:rPr>
                <w:rFonts w:cs="Helvetica"/>
              </w:rPr>
              <w:t>UNIT VARIABLE AND ASSESSMENT GUIDE</w:t>
            </w:r>
          </w:p>
        </w:tc>
      </w:tr>
      <w:tr w:rsidR="006E5782" w:rsidRPr="00B103BF" w:rsidTr="006E578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Pr>
          <w:p w:rsidR="006E5782" w:rsidRPr="00B103BF" w:rsidRDefault="006E5782" w:rsidP="006E5782">
            <w:pPr>
              <w:pStyle w:val="TableTextBold"/>
              <w:spacing w:after="80"/>
              <w:rPr>
                <w:rFonts w:cs="Helvetica"/>
              </w:rPr>
            </w:pPr>
            <w:r w:rsidRPr="00B103BF">
              <w:rPr>
                <w:rFonts w:cs="Helvetica"/>
              </w:rPr>
              <w:t>Element 1: Prepare food and beverage environment for service</w:t>
            </w:r>
          </w:p>
          <w:p w:rsidR="006E5782" w:rsidRPr="00B103BF" w:rsidRDefault="006E5782" w:rsidP="00812DE3">
            <w:pPr>
              <w:numPr>
                <w:ilvl w:val="1"/>
                <w:numId w:val="20"/>
              </w:numPr>
              <w:tabs>
                <w:tab w:val="clear" w:pos="375"/>
              </w:tabs>
              <w:spacing w:before="80" w:after="80" w:line="240" w:lineRule="auto"/>
              <w:ind w:left="482" w:hanging="482"/>
              <w:rPr>
                <w:rFonts w:ascii="Helvetica" w:hAnsi="Helvetica" w:cs="Helvetica"/>
              </w:rPr>
            </w:pPr>
            <w:r w:rsidRPr="00B103BF">
              <w:rPr>
                <w:rFonts w:ascii="Helvetica" w:hAnsi="Helvetica" w:cs="Helvetica"/>
              </w:rPr>
              <w:t xml:space="preserve">Check </w:t>
            </w:r>
            <w:r w:rsidRPr="00B103BF">
              <w:rPr>
                <w:rFonts w:ascii="Helvetica" w:hAnsi="Helvetica" w:cs="Helvetica"/>
                <w:i/>
              </w:rPr>
              <w:t>requirements for the upcoming service session</w:t>
            </w:r>
          </w:p>
          <w:p w:rsidR="006E5782" w:rsidRPr="00B103BF" w:rsidRDefault="006E5782" w:rsidP="00812DE3">
            <w:pPr>
              <w:numPr>
                <w:ilvl w:val="1"/>
                <w:numId w:val="20"/>
              </w:numPr>
              <w:tabs>
                <w:tab w:val="clear" w:pos="375"/>
              </w:tabs>
              <w:spacing w:before="80" w:after="80" w:line="240" w:lineRule="auto"/>
              <w:ind w:left="482" w:hanging="482"/>
              <w:rPr>
                <w:rFonts w:ascii="Helvetica" w:hAnsi="Helvetica" w:cs="Helvetica"/>
              </w:rPr>
            </w:pPr>
            <w:r w:rsidRPr="00B103BF">
              <w:rPr>
                <w:rFonts w:ascii="Helvetica" w:hAnsi="Helvetica" w:cs="Helvetica"/>
              </w:rPr>
              <w:t xml:space="preserve">Check cleanliness of the facility and conduct </w:t>
            </w:r>
            <w:r w:rsidRPr="00B103BF">
              <w:rPr>
                <w:rFonts w:ascii="Helvetica" w:hAnsi="Helvetica" w:cs="Helvetica"/>
                <w:i/>
              </w:rPr>
              <w:t>spot and makeup cleaning</w:t>
            </w:r>
            <w:r w:rsidRPr="00B103BF">
              <w:rPr>
                <w:rFonts w:ascii="Helvetica" w:hAnsi="Helvetica" w:cs="Helvetica"/>
                <w:b/>
              </w:rPr>
              <w:t xml:space="preserve"> </w:t>
            </w:r>
            <w:r w:rsidRPr="00B103BF">
              <w:rPr>
                <w:rFonts w:ascii="Helvetica" w:hAnsi="Helvetica" w:cs="Helvetica"/>
              </w:rPr>
              <w:t>as required</w:t>
            </w:r>
          </w:p>
          <w:p w:rsidR="006E5782" w:rsidRPr="00B103BF" w:rsidRDefault="006E5782" w:rsidP="00812DE3">
            <w:pPr>
              <w:numPr>
                <w:ilvl w:val="1"/>
                <w:numId w:val="20"/>
              </w:numPr>
              <w:tabs>
                <w:tab w:val="clear" w:pos="375"/>
              </w:tabs>
              <w:spacing w:before="80" w:after="80" w:line="240" w:lineRule="auto"/>
              <w:ind w:left="482" w:hanging="482"/>
              <w:rPr>
                <w:rFonts w:ascii="Helvetica" w:hAnsi="Helvetica" w:cs="Helvetica"/>
              </w:rPr>
            </w:pPr>
            <w:r w:rsidRPr="00B103BF">
              <w:rPr>
                <w:rFonts w:ascii="Helvetica" w:hAnsi="Helvetica" w:cs="Helvetica"/>
                <w:i/>
              </w:rPr>
              <w:t>Set up dining area</w:t>
            </w:r>
            <w:r w:rsidRPr="00B103BF">
              <w:rPr>
                <w:rFonts w:ascii="Helvetica" w:hAnsi="Helvetica" w:cs="Helvetica"/>
                <w:b/>
              </w:rPr>
              <w:t xml:space="preserve"> </w:t>
            </w:r>
            <w:r w:rsidRPr="00B103BF">
              <w:rPr>
                <w:rFonts w:ascii="Helvetica" w:hAnsi="Helvetica" w:cs="Helvetica"/>
              </w:rPr>
              <w:t>for trading session</w:t>
            </w:r>
          </w:p>
          <w:p w:rsidR="006E5782" w:rsidRPr="00B103BF" w:rsidRDefault="006E5782" w:rsidP="00812DE3">
            <w:pPr>
              <w:numPr>
                <w:ilvl w:val="1"/>
                <w:numId w:val="20"/>
              </w:numPr>
              <w:tabs>
                <w:tab w:val="clear" w:pos="375"/>
              </w:tabs>
              <w:spacing w:before="80" w:after="80" w:line="240" w:lineRule="auto"/>
              <w:ind w:left="482" w:hanging="482"/>
              <w:rPr>
                <w:rFonts w:ascii="Helvetica" w:hAnsi="Helvetica" w:cs="Helvetica"/>
              </w:rPr>
            </w:pPr>
            <w:r w:rsidRPr="00B103BF">
              <w:rPr>
                <w:rFonts w:ascii="Helvetica" w:hAnsi="Helvetica" w:cs="Helvetica"/>
              </w:rPr>
              <w:t xml:space="preserve">Process incoming reservations to the establishment </w:t>
            </w:r>
          </w:p>
          <w:p w:rsidR="006E5782" w:rsidRPr="00B103BF" w:rsidRDefault="006E5782" w:rsidP="006E5782">
            <w:pPr>
              <w:pStyle w:val="TableTextBold"/>
              <w:spacing w:after="80"/>
              <w:rPr>
                <w:rFonts w:cs="Helvetica"/>
              </w:rPr>
            </w:pPr>
            <w:r w:rsidRPr="00B103BF">
              <w:rPr>
                <w:rFonts w:cs="Helvetica"/>
              </w:rPr>
              <w:t>Element 2: Set tables</w:t>
            </w:r>
          </w:p>
          <w:p w:rsidR="006E5782" w:rsidRPr="00B103BF" w:rsidRDefault="006E5782" w:rsidP="00812DE3">
            <w:pPr>
              <w:numPr>
                <w:ilvl w:val="1"/>
                <w:numId w:val="21"/>
              </w:numPr>
              <w:tabs>
                <w:tab w:val="clear" w:pos="375"/>
              </w:tabs>
              <w:spacing w:before="80" w:after="80" w:line="240" w:lineRule="auto"/>
              <w:ind w:left="482" w:hanging="482"/>
              <w:rPr>
                <w:rFonts w:ascii="Helvetica" w:hAnsi="Helvetica" w:cs="Helvetica"/>
              </w:rPr>
            </w:pPr>
            <w:r w:rsidRPr="00B103BF">
              <w:rPr>
                <w:rFonts w:ascii="Helvetica" w:hAnsi="Helvetica" w:cs="Helvetica"/>
              </w:rPr>
              <w:t xml:space="preserve">Match </w:t>
            </w:r>
            <w:r w:rsidRPr="00B103BF">
              <w:rPr>
                <w:rFonts w:ascii="Helvetica" w:hAnsi="Helvetica" w:cs="Helvetica"/>
                <w:i/>
              </w:rPr>
              <w:t>table setting</w:t>
            </w:r>
            <w:r w:rsidRPr="00B103BF">
              <w:rPr>
                <w:rFonts w:ascii="Helvetica" w:hAnsi="Helvetica" w:cs="Helvetica"/>
                <w:b/>
              </w:rPr>
              <w:t xml:space="preserve"> </w:t>
            </w:r>
            <w:r w:rsidRPr="00B103BF">
              <w:rPr>
                <w:rFonts w:ascii="Helvetica" w:hAnsi="Helvetica" w:cs="Helvetica"/>
              </w:rPr>
              <w:t>to menu for the session</w:t>
            </w:r>
          </w:p>
          <w:p w:rsidR="006E5782" w:rsidRPr="00B103BF" w:rsidRDefault="006E5782" w:rsidP="00812DE3">
            <w:pPr>
              <w:numPr>
                <w:ilvl w:val="1"/>
                <w:numId w:val="21"/>
              </w:numPr>
              <w:tabs>
                <w:tab w:val="clear" w:pos="375"/>
              </w:tabs>
              <w:spacing w:before="80" w:after="80" w:line="240" w:lineRule="auto"/>
              <w:ind w:left="482" w:hanging="482"/>
              <w:rPr>
                <w:rFonts w:ascii="Helvetica" w:hAnsi="Helvetica" w:cs="Helvetica"/>
              </w:rPr>
            </w:pPr>
            <w:r w:rsidRPr="00B103BF">
              <w:rPr>
                <w:rFonts w:ascii="Helvetica" w:hAnsi="Helvetica" w:cs="Helvetica"/>
                <w:i/>
              </w:rPr>
              <w:t>Set tables</w:t>
            </w:r>
            <w:r w:rsidRPr="00B103BF">
              <w:rPr>
                <w:rFonts w:ascii="Helvetica" w:hAnsi="Helvetica" w:cs="Helvetica"/>
                <w:b/>
              </w:rPr>
              <w:t xml:space="preserve"> </w:t>
            </w:r>
            <w:r w:rsidRPr="00B103BF">
              <w:rPr>
                <w:rFonts w:ascii="Helvetica" w:hAnsi="Helvetica" w:cs="Helvetica"/>
              </w:rPr>
              <w:t>and dress where appropriate</w:t>
            </w:r>
          </w:p>
          <w:p w:rsidR="006E5782" w:rsidRPr="00B103BF" w:rsidRDefault="006E5782" w:rsidP="00812DE3">
            <w:pPr>
              <w:numPr>
                <w:ilvl w:val="1"/>
                <w:numId w:val="21"/>
              </w:numPr>
              <w:tabs>
                <w:tab w:val="clear" w:pos="375"/>
              </w:tabs>
              <w:spacing w:before="80" w:after="80" w:line="240" w:lineRule="auto"/>
              <w:ind w:left="482" w:hanging="482"/>
              <w:rPr>
                <w:rFonts w:ascii="Helvetica" w:hAnsi="Helvetica" w:cs="Helvetica"/>
              </w:rPr>
            </w:pPr>
            <w:r w:rsidRPr="00B103BF">
              <w:rPr>
                <w:rFonts w:ascii="Helvetica" w:hAnsi="Helvetica" w:cs="Helvetica"/>
              </w:rPr>
              <w:t xml:space="preserve">Complete </w:t>
            </w:r>
            <w:r w:rsidRPr="00B103BF">
              <w:rPr>
                <w:rFonts w:ascii="Helvetica" w:hAnsi="Helvetica" w:cs="Helvetica"/>
                <w:i/>
              </w:rPr>
              <w:t>final inspection of room</w:t>
            </w:r>
            <w:r w:rsidRPr="00B103BF">
              <w:rPr>
                <w:rFonts w:ascii="Helvetica" w:hAnsi="Helvetica" w:cs="Helvetica"/>
              </w:rPr>
              <w:t xml:space="preserve"> </w:t>
            </w:r>
            <w:r w:rsidRPr="00B103BF">
              <w:rPr>
                <w:rFonts w:ascii="Helvetica" w:hAnsi="Helvetica" w:cs="Helvetica"/>
                <w:i/>
              </w:rPr>
              <w:t>and table set ups</w:t>
            </w:r>
          </w:p>
          <w:p w:rsidR="006E5782" w:rsidRPr="00B103BF" w:rsidRDefault="006E5782" w:rsidP="00812DE3">
            <w:pPr>
              <w:numPr>
                <w:ilvl w:val="1"/>
                <w:numId w:val="21"/>
              </w:numPr>
              <w:tabs>
                <w:tab w:val="clear" w:pos="375"/>
              </w:tabs>
              <w:spacing w:before="80" w:after="80" w:line="240" w:lineRule="auto"/>
              <w:ind w:left="482" w:hanging="482"/>
              <w:rPr>
                <w:rFonts w:ascii="Helvetica" w:hAnsi="Helvetica" w:cs="Helvetica"/>
              </w:rPr>
            </w:pPr>
            <w:r w:rsidRPr="00B103BF">
              <w:rPr>
                <w:rFonts w:ascii="Helvetica" w:hAnsi="Helvetica" w:cs="Helvetica"/>
              </w:rPr>
              <w:t>Identify and report recurring problems with set up to the appropriate person to prevent recurrence</w:t>
            </w:r>
          </w:p>
        </w:tc>
        <w:tc>
          <w:tcPr>
            <w:tcW w:w="9174" w:type="dxa"/>
            <w:gridSpan w:val="4"/>
          </w:tcPr>
          <w:p w:rsidR="006E5782" w:rsidRPr="00B103BF" w:rsidRDefault="006E5782" w:rsidP="006E5782">
            <w:pPr>
              <w:pStyle w:val="TableTextBold"/>
              <w:spacing w:after="80"/>
              <w:rPr>
                <w:rFonts w:cs="Helvetica"/>
              </w:rPr>
            </w:pPr>
            <w:r w:rsidRPr="00B103BF">
              <w:rPr>
                <w:rFonts w:cs="Helvetica"/>
              </w:rPr>
              <w:t>Unit Variables</w:t>
            </w:r>
          </w:p>
          <w:p w:rsidR="006E5782" w:rsidRPr="00B103BF" w:rsidRDefault="006E5782" w:rsidP="006E5782">
            <w:pPr>
              <w:pStyle w:val="TableText"/>
              <w:spacing w:after="80"/>
              <w:rPr>
                <w:rFonts w:cs="Helvetica"/>
              </w:rPr>
            </w:pPr>
            <w:r w:rsidRPr="00B103BF">
              <w:rPr>
                <w:rFonts w:cs="Helvetica"/>
              </w:rPr>
              <w:t>The Unit Variables provide advice to interpret the scope and context of this unit of competence, allowing for differences between enterprises and workplaces. It relates to the unit as a whole and facilitates holistic assessment.</w:t>
            </w:r>
          </w:p>
          <w:p w:rsidR="006E5782" w:rsidRPr="00B103BF" w:rsidRDefault="006E5782" w:rsidP="006E5782">
            <w:pPr>
              <w:pStyle w:val="TableText"/>
              <w:spacing w:after="80"/>
              <w:rPr>
                <w:rFonts w:cs="Helvetica"/>
              </w:rPr>
            </w:pPr>
            <w:r w:rsidRPr="00B103BF">
              <w:rPr>
                <w:rFonts w:cs="Helvetica"/>
              </w:rPr>
              <w:t>This unit applies to the provision of table service of food and beverages in a food establishment within the labour divisions of the hotel and travel industries and may include:</w:t>
            </w:r>
          </w:p>
          <w:p w:rsidR="006E5782" w:rsidRPr="00B103BF" w:rsidRDefault="006E5782" w:rsidP="00812DE3">
            <w:pPr>
              <w:pStyle w:val="TableText"/>
              <w:numPr>
                <w:ilvl w:val="0"/>
                <w:numId w:val="29"/>
              </w:numPr>
              <w:spacing w:after="80"/>
              <w:ind w:left="357" w:hanging="357"/>
              <w:rPr>
                <w:rFonts w:cs="Helvetica"/>
              </w:rPr>
            </w:pPr>
            <w:r w:rsidRPr="00B103BF">
              <w:rPr>
                <w:rFonts w:cs="Helvetica"/>
              </w:rPr>
              <w:t>Food and Beverage Service</w:t>
            </w:r>
          </w:p>
          <w:p w:rsidR="006E5782" w:rsidRPr="00B103BF" w:rsidRDefault="006E5782" w:rsidP="00812DE3">
            <w:pPr>
              <w:pStyle w:val="TableText"/>
              <w:numPr>
                <w:ilvl w:val="0"/>
                <w:numId w:val="29"/>
              </w:numPr>
              <w:spacing w:after="80"/>
              <w:ind w:left="357" w:hanging="357"/>
              <w:rPr>
                <w:rFonts w:cs="Helvetica"/>
              </w:rPr>
            </w:pPr>
            <w:r w:rsidRPr="00B103BF">
              <w:rPr>
                <w:rFonts w:cs="Helvetica"/>
              </w:rPr>
              <w:t>Food Production</w:t>
            </w:r>
          </w:p>
          <w:p w:rsidR="006E5782" w:rsidRPr="00B103BF" w:rsidRDefault="006E5782" w:rsidP="006E5782">
            <w:pPr>
              <w:spacing w:before="60" w:after="80"/>
              <w:rPr>
                <w:rFonts w:ascii="Helvetica" w:hAnsi="Helvetica" w:cs="Helvetica"/>
              </w:rPr>
            </w:pPr>
            <w:r w:rsidRPr="00B103BF">
              <w:rPr>
                <w:rFonts w:ascii="Helvetica" w:hAnsi="Helvetica" w:cs="Helvetica"/>
                <w:i/>
              </w:rPr>
              <w:t>Requirements for the upcoming service session</w:t>
            </w:r>
            <w:r w:rsidRPr="00B103BF">
              <w:rPr>
                <w:rFonts w:ascii="Helvetica" w:hAnsi="Helvetica" w:cs="Helvetica"/>
              </w:rPr>
              <w:t xml:space="preserve"> may include:</w:t>
            </w:r>
          </w:p>
          <w:p w:rsidR="006E5782" w:rsidRPr="00B103BF" w:rsidRDefault="006E5782" w:rsidP="006E5782">
            <w:pPr>
              <w:pStyle w:val="TableBullet1"/>
              <w:spacing w:after="80"/>
              <w:ind w:left="357" w:hanging="357"/>
              <w:rPr>
                <w:rFonts w:cs="Helvetica"/>
              </w:rPr>
            </w:pPr>
            <w:r w:rsidRPr="00B103BF">
              <w:rPr>
                <w:rFonts w:cs="Helvetica"/>
              </w:rPr>
              <w:t>Checking reservations, including names, group sizes, special requests, time of arrival</w:t>
            </w:r>
          </w:p>
          <w:p w:rsidR="006E5782" w:rsidRPr="00B103BF" w:rsidRDefault="006E5782" w:rsidP="006E5782">
            <w:pPr>
              <w:pStyle w:val="TableBullet1"/>
              <w:spacing w:after="80"/>
              <w:ind w:left="357" w:hanging="357"/>
              <w:rPr>
                <w:rFonts w:cs="Helvetica"/>
              </w:rPr>
            </w:pPr>
            <w:r w:rsidRPr="00B103BF">
              <w:rPr>
                <w:rFonts w:cs="Helvetica"/>
              </w:rPr>
              <w:t>Checking menu for the session, including explanation of the menu by kitchen staff, identification of items that are short/off the menu, items that the kitchen wants to clear, and potential service problems the kitchen has anticipated</w:t>
            </w:r>
          </w:p>
          <w:p w:rsidR="006E5782" w:rsidRPr="00B103BF" w:rsidRDefault="006E5782" w:rsidP="006E5782">
            <w:pPr>
              <w:pStyle w:val="TableBullet1"/>
              <w:spacing w:after="80"/>
              <w:ind w:left="357" w:hanging="357"/>
              <w:rPr>
                <w:rFonts w:cs="Helvetica"/>
              </w:rPr>
            </w:pPr>
            <w:r w:rsidRPr="00B103BF">
              <w:rPr>
                <w:rFonts w:cs="Helvetica"/>
              </w:rPr>
              <w:t>Checking internal requirements for the session, such as special service protocols, arrival and treatment of VIPs, priorities and/or limitations for service.</w:t>
            </w:r>
          </w:p>
          <w:p w:rsidR="006E5782" w:rsidRPr="00B103BF" w:rsidRDefault="006E5782" w:rsidP="006E5782">
            <w:pPr>
              <w:pStyle w:val="TableText"/>
              <w:spacing w:after="80"/>
              <w:rPr>
                <w:rFonts w:cs="Helvetica"/>
              </w:rPr>
            </w:pPr>
            <w:r w:rsidRPr="00B103BF">
              <w:rPr>
                <w:rFonts w:cs="Helvetica"/>
                <w:i/>
              </w:rPr>
              <w:t>Spot and makeup cleaning</w:t>
            </w:r>
            <w:r w:rsidRPr="00B103BF">
              <w:rPr>
                <w:rFonts w:cs="Helvetica"/>
              </w:rPr>
              <w:t xml:space="preserve"> may include:</w:t>
            </w:r>
          </w:p>
          <w:p w:rsidR="006E5782" w:rsidRPr="00B103BF" w:rsidRDefault="006E5782" w:rsidP="006E5782">
            <w:pPr>
              <w:pStyle w:val="TableBullet1"/>
              <w:spacing w:after="80"/>
              <w:ind w:left="357" w:hanging="357"/>
              <w:rPr>
                <w:rFonts w:cs="Helvetica"/>
                <w:b/>
              </w:rPr>
            </w:pPr>
            <w:r w:rsidRPr="00B103BF">
              <w:rPr>
                <w:rFonts w:cs="Helvetica"/>
              </w:rPr>
              <w:t>Internal areas, such as dining area, toilets, public areas and entrances, bars, waiting areas</w:t>
            </w:r>
          </w:p>
        </w:tc>
      </w:tr>
      <w:tr w:rsidR="006E5782" w:rsidRPr="00B103BF" w:rsidTr="006E578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Pr>
          <w:p w:rsidR="006E5782" w:rsidRPr="00B103BF" w:rsidRDefault="006E5782" w:rsidP="006E5782">
            <w:pPr>
              <w:pStyle w:val="TableTextBold"/>
              <w:spacing w:after="80"/>
              <w:rPr>
                <w:rFonts w:cs="Helvetica"/>
              </w:rPr>
            </w:pPr>
            <w:r w:rsidRPr="00B103BF">
              <w:rPr>
                <w:rFonts w:cs="Helvetica"/>
              </w:rPr>
              <w:t>Element 3: Meet and greet guests</w:t>
            </w:r>
          </w:p>
          <w:p w:rsidR="006E5782" w:rsidRPr="00B103BF" w:rsidRDefault="006E5782" w:rsidP="00812DE3">
            <w:pPr>
              <w:numPr>
                <w:ilvl w:val="1"/>
                <w:numId w:val="22"/>
              </w:numPr>
              <w:tabs>
                <w:tab w:val="clear" w:pos="375"/>
              </w:tabs>
              <w:spacing w:before="80" w:after="80" w:line="240" w:lineRule="auto"/>
              <w:ind w:left="482" w:hanging="482"/>
              <w:rPr>
                <w:rFonts w:ascii="Helvetica" w:hAnsi="Helvetica" w:cs="Helvetica"/>
              </w:rPr>
            </w:pPr>
            <w:r w:rsidRPr="00B103BF">
              <w:rPr>
                <w:rFonts w:ascii="Helvetica" w:hAnsi="Helvetica" w:cs="Helvetica"/>
                <w:i/>
              </w:rPr>
              <w:t>Welcome guests</w:t>
            </w:r>
            <w:r w:rsidRPr="00B103BF">
              <w:rPr>
                <w:rFonts w:ascii="Helvetica" w:hAnsi="Helvetica" w:cs="Helvetica"/>
                <w:b/>
              </w:rPr>
              <w:t xml:space="preserve"> </w:t>
            </w:r>
            <w:r w:rsidRPr="00B103BF">
              <w:rPr>
                <w:rFonts w:ascii="Helvetica" w:hAnsi="Helvetica" w:cs="Helvetica"/>
              </w:rPr>
              <w:t xml:space="preserve">on arrival </w:t>
            </w:r>
          </w:p>
          <w:p w:rsidR="006E5782" w:rsidRPr="00B103BF" w:rsidRDefault="006E5782" w:rsidP="00812DE3">
            <w:pPr>
              <w:numPr>
                <w:ilvl w:val="1"/>
                <w:numId w:val="22"/>
              </w:numPr>
              <w:tabs>
                <w:tab w:val="clear" w:pos="375"/>
              </w:tabs>
              <w:spacing w:before="80" w:after="80" w:line="240" w:lineRule="auto"/>
              <w:ind w:left="482" w:hanging="482"/>
              <w:rPr>
                <w:rFonts w:ascii="Helvetica" w:hAnsi="Helvetica" w:cs="Helvetica"/>
              </w:rPr>
            </w:pPr>
            <w:r w:rsidRPr="00B103BF">
              <w:rPr>
                <w:rFonts w:ascii="Helvetica" w:hAnsi="Helvetica" w:cs="Helvetica"/>
                <w:i/>
              </w:rPr>
              <w:t>Seat guests</w:t>
            </w:r>
            <w:r w:rsidRPr="00B103BF">
              <w:rPr>
                <w:rFonts w:ascii="Helvetica" w:hAnsi="Helvetica" w:cs="Helvetica"/>
                <w:b/>
              </w:rPr>
              <w:t xml:space="preserve"> </w:t>
            </w:r>
            <w:r w:rsidRPr="00B103BF">
              <w:rPr>
                <w:rFonts w:ascii="Helvetica" w:hAnsi="Helvetica" w:cs="Helvetica"/>
              </w:rPr>
              <w:t>at nominated or designated tables</w:t>
            </w:r>
          </w:p>
          <w:p w:rsidR="006E5782" w:rsidRPr="00B103BF" w:rsidRDefault="006E5782" w:rsidP="00812DE3">
            <w:pPr>
              <w:numPr>
                <w:ilvl w:val="1"/>
                <w:numId w:val="22"/>
              </w:numPr>
              <w:tabs>
                <w:tab w:val="clear" w:pos="375"/>
              </w:tabs>
              <w:spacing w:before="80" w:after="80" w:line="240" w:lineRule="auto"/>
              <w:ind w:left="482" w:hanging="482"/>
              <w:rPr>
                <w:rFonts w:ascii="Helvetica" w:hAnsi="Helvetica" w:cs="Helvetica"/>
              </w:rPr>
            </w:pPr>
            <w:r w:rsidRPr="00B103BF">
              <w:rPr>
                <w:rFonts w:ascii="Helvetica" w:hAnsi="Helvetica" w:cs="Helvetica"/>
              </w:rPr>
              <w:t xml:space="preserve">Offer </w:t>
            </w:r>
            <w:r w:rsidRPr="00B103BF">
              <w:rPr>
                <w:rFonts w:ascii="Helvetica" w:hAnsi="Helvetica" w:cs="Helvetica"/>
                <w:i/>
              </w:rPr>
              <w:t>pre-meal services</w:t>
            </w:r>
          </w:p>
          <w:p w:rsidR="006E5782" w:rsidRPr="00B103BF" w:rsidRDefault="006E5782" w:rsidP="00812DE3">
            <w:pPr>
              <w:numPr>
                <w:ilvl w:val="1"/>
                <w:numId w:val="22"/>
              </w:numPr>
              <w:tabs>
                <w:tab w:val="clear" w:pos="375"/>
              </w:tabs>
              <w:spacing w:before="80" w:after="80" w:line="240" w:lineRule="auto"/>
              <w:ind w:left="482" w:hanging="482"/>
              <w:rPr>
                <w:rFonts w:ascii="Helvetica" w:hAnsi="Helvetica" w:cs="Helvetica"/>
              </w:rPr>
            </w:pPr>
            <w:r w:rsidRPr="00B103BF">
              <w:rPr>
                <w:rFonts w:ascii="Helvetica" w:hAnsi="Helvetica" w:cs="Helvetica"/>
              </w:rPr>
              <w:t>Present menus and wine/drink lists</w:t>
            </w:r>
          </w:p>
          <w:p w:rsidR="006E5782" w:rsidRPr="00B103BF" w:rsidRDefault="006E5782" w:rsidP="00812DE3">
            <w:pPr>
              <w:numPr>
                <w:ilvl w:val="1"/>
                <w:numId w:val="22"/>
              </w:numPr>
              <w:tabs>
                <w:tab w:val="clear" w:pos="375"/>
              </w:tabs>
              <w:spacing w:before="80" w:after="80" w:line="240" w:lineRule="auto"/>
              <w:ind w:left="482" w:hanging="482"/>
              <w:rPr>
                <w:rFonts w:ascii="Helvetica" w:hAnsi="Helvetica" w:cs="Helvetica"/>
              </w:rPr>
            </w:pPr>
            <w:r w:rsidRPr="00B103BF">
              <w:rPr>
                <w:rFonts w:ascii="Helvetica" w:hAnsi="Helvetica" w:cs="Helvetica"/>
              </w:rPr>
              <w:t xml:space="preserve">Provide </w:t>
            </w:r>
            <w:r w:rsidRPr="00B103BF">
              <w:rPr>
                <w:rFonts w:ascii="Helvetica" w:hAnsi="Helvetica" w:cs="Helvetica"/>
                <w:i/>
              </w:rPr>
              <w:t>service advice and information</w:t>
            </w:r>
            <w:r w:rsidRPr="00B103BF">
              <w:rPr>
                <w:rFonts w:ascii="Helvetica" w:hAnsi="Helvetica" w:cs="Helvetica"/>
                <w:b/>
              </w:rPr>
              <w:t xml:space="preserve"> </w:t>
            </w:r>
            <w:r w:rsidRPr="00B103BF">
              <w:rPr>
                <w:rFonts w:ascii="Helvetica" w:hAnsi="Helvetica" w:cs="Helvetica"/>
              </w:rPr>
              <w:t>to guests</w:t>
            </w:r>
          </w:p>
          <w:p w:rsidR="006E5782" w:rsidRPr="00B103BF" w:rsidRDefault="006E5782" w:rsidP="006E5782">
            <w:pPr>
              <w:spacing w:before="80" w:after="80"/>
              <w:rPr>
                <w:rFonts w:ascii="Helvetica" w:hAnsi="Helvetica" w:cs="Helvetica"/>
                <w:b/>
              </w:rPr>
            </w:pPr>
            <w:r w:rsidRPr="00B103BF">
              <w:rPr>
                <w:rFonts w:ascii="Helvetica" w:hAnsi="Helvetica" w:cs="Helvetica"/>
                <w:b/>
              </w:rPr>
              <w:t>Element 4: Take food and beverage orders</w:t>
            </w:r>
          </w:p>
          <w:p w:rsidR="006E5782" w:rsidRPr="00B103BF" w:rsidRDefault="006E5782" w:rsidP="00812DE3">
            <w:pPr>
              <w:numPr>
                <w:ilvl w:val="1"/>
                <w:numId w:val="23"/>
              </w:numPr>
              <w:tabs>
                <w:tab w:val="clear" w:pos="375"/>
              </w:tabs>
              <w:spacing w:before="80" w:after="80" w:line="240" w:lineRule="auto"/>
              <w:ind w:left="482" w:hanging="482"/>
              <w:rPr>
                <w:rFonts w:ascii="Helvetica" w:hAnsi="Helvetica" w:cs="Helvetica"/>
                <w:b/>
              </w:rPr>
            </w:pPr>
            <w:r w:rsidRPr="00B103BF">
              <w:rPr>
                <w:rFonts w:ascii="Helvetica" w:hAnsi="Helvetica" w:cs="Helvetica"/>
              </w:rPr>
              <w:t>Take</w:t>
            </w:r>
            <w:r w:rsidRPr="00B103BF">
              <w:rPr>
                <w:rFonts w:ascii="Helvetica" w:hAnsi="Helvetica" w:cs="Helvetica"/>
                <w:b/>
              </w:rPr>
              <w:t xml:space="preserve"> </w:t>
            </w:r>
            <w:r w:rsidRPr="00B103BF">
              <w:rPr>
                <w:rFonts w:ascii="Helvetica" w:hAnsi="Helvetica" w:cs="Helvetica"/>
                <w:i/>
              </w:rPr>
              <w:t>beverage orders and food orders</w:t>
            </w:r>
          </w:p>
          <w:p w:rsidR="006E5782" w:rsidRPr="00B103BF" w:rsidRDefault="006E5782" w:rsidP="00812DE3">
            <w:pPr>
              <w:numPr>
                <w:ilvl w:val="1"/>
                <w:numId w:val="23"/>
              </w:numPr>
              <w:tabs>
                <w:tab w:val="clear" w:pos="375"/>
              </w:tabs>
              <w:spacing w:before="80" w:after="80" w:line="240" w:lineRule="auto"/>
              <w:ind w:left="482" w:hanging="482"/>
              <w:rPr>
                <w:rFonts w:ascii="Helvetica" w:hAnsi="Helvetica" w:cs="Helvetica"/>
                <w:b/>
              </w:rPr>
            </w:pPr>
            <w:r w:rsidRPr="00B103BF">
              <w:rPr>
                <w:rFonts w:ascii="Helvetica" w:hAnsi="Helvetica" w:cs="Helvetica"/>
                <w:i/>
              </w:rPr>
              <w:t xml:space="preserve">Sell menu items and drinks </w:t>
            </w:r>
            <w:r w:rsidRPr="00B103BF">
              <w:rPr>
                <w:rFonts w:ascii="Helvetica" w:hAnsi="Helvetica" w:cs="Helvetica"/>
              </w:rPr>
              <w:t>proactively</w:t>
            </w:r>
          </w:p>
          <w:p w:rsidR="006E5782" w:rsidRPr="00B103BF" w:rsidRDefault="006E5782" w:rsidP="00812DE3">
            <w:pPr>
              <w:numPr>
                <w:ilvl w:val="1"/>
                <w:numId w:val="23"/>
              </w:numPr>
              <w:tabs>
                <w:tab w:val="clear" w:pos="375"/>
              </w:tabs>
              <w:spacing w:before="80" w:after="80" w:line="240" w:lineRule="auto"/>
              <w:ind w:left="482" w:hanging="482"/>
              <w:rPr>
                <w:rFonts w:ascii="Helvetica" w:hAnsi="Helvetica" w:cs="Helvetica"/>
              </w:rPr>
            </w:pPr>
            <w:r w:rsidRPr="00B103BF">
              <w:rPr>
                <w:rFonts w:ascii="Helvetica" w:hAnsi="Helvetica" w:cs="Helvetica"/>
                <w:i/>
              </w:rPr>
              <w:t>Recommend wines and drinks</w:t>
            </w:r>
            <w:r w:rsidRPr="00B103BF">
              <w:rPr>
                <w:rFonts w:ascii="Helvetica" w:hAnsi="Helvetica" w:cs="Helvetica"/>
                <w:b/>
              </w:rPr>
              <w:t xml:space="preserve"> </w:t>
            </w:r>
            <w:r w:rsidRPr="00B103BF">
              <w:rPr>
                <w:rFonts w:ascii="Helvetica" w:hAnsi="Helvetica" w:cs="Helvetica"/>
              </w:rPr>
              <w:t>to accompany selected foods</w:t>
            </w:r>
          </w:p>
          <w:p w:rsidR="006E5782" w:rsidRPr="00B103BF" w:rsidRDefault="006E5782" w:rsidP="00812DE3">
            <w:pPr>
              <w:numPr>
                <w:ilvl w:val="1"/>
                <w:numId w:val="23"/>
              </w:numPr>
              <w:tabs>
                <w:tab w:val="clear" w:pos="375"/>
              </w:tabs>
              <w:spacing w:before="80" w:after="80" w:line="240" w:lineRule="auto"/>
              <w:ind w:left="482" w:hanging="482"/>
              <w:rPr>
                <w:rFonts w:ascii="Helvetica" w:hAnsi="Helvetica" w:cs="Helvetica"/>
              </w:rPr>
            </w:pPr>
            <w:r w:rsidRPr="00B103BF">
              <w:rPr>
                <w:rFonts w:ascii="Helvetica" w:hAnsi="Helvetica" w:cs="Helvetica"/>
              </w:rPr>
              <w:t>Respond to guest queries regarding menu items and drink choices</w:t>
            </w:r>
          </w:p>
          <w:p w:rsidR="006E5782" w:rsidRPr="00B103BF" w:rsidRDefault="006E5782" w:rsidP="00812DE3">
            <w:pPr>
              <w:numPr>
                <w:ilvl w:val="1"/>
                <w:numId w:val="23"/>
              </w:numPr>
              <w:tabs>
                <w:tab w:val="clear" w:pos="375"/>
              </w:tabs>
              <w:spacing w:before="80" w:after="80" w:line="240" w:lineRule="auto"/>
              <w:ind w:left="482" w:hanging="482"/>
              <w:rPr>
                <w:rFonts w:ascii="Helvetica" w:hAnsi="Helvetica" w:cs="Helvetica"/>
              </w:rPr>
            </w:pPr>
            <w:r w:rsidRPr="00B103BF">
              <w:rPr>
                <w:rFonts w:ascii="Helvetica" w:hAnsi="Helvetica" w:cs="Helvetica"/>
                <w:i/>
              </w:rPr>
              <w:t>Transfer orders</w:t>
            </w:r>
            <w:r w:rsidRPr="00B103BF">
              <w:rPr>
                <w:rFonts w:ascii="Helvetica" w:hAnsi="Helvetica" w:cs="Helvetica"/>
                <w:b/>
              </w:rPr>
              <w:t xml:space="preserve"> </w:t>
            </w:r>
            <w:r w:rsidRPr="00B103BF">
              <w:rPr>
                <w:rFonts w:ascii="Helvetica" w:hAnsi="Helvetica" w:cs="Helvetica"/>
              </w:rPr>
              <w:t>to service and preparation points</w:t>
            </w:r>
          </w:p>
          <w:p w:rsidR="006E5782" w:rsidRPr="00B103BF" w:rsidRDefault="006E5782" w:rsidP="00812DE3">
            <w:pPr>
              <w:numPr>
                <w:ilvl w:val="1"/>
                <w:numId w:val="23"/>
              </w:numPr>
              <w:tabs>
                <w:tab w:val="clear" w:pos="375"/>
              </w:tabs>
              <w:spacing w:before="80" w:after="80" w:line="240" w:lineRule="auto"/>
              <w:ind w:left="482" w:hanging="482"/>
              <w:rPr>
                <w:rFonts w:ascii="Helvetica" w:hAnsi="Helvetica" w:cs="Helvetica"/>
              </w:rPr>
            </w:pPr>
            <w:r w:rsidRPr="00B103BF">
              <w:rPr>
                <w:rFonts w:ascii="Helvetica" w:hAnsi="Helvetica" w:cs="Helvetica"/>
                <w:i/>
              </w:rPr>
              <w:t>Adjust settings/covers</w:t>
            </w:r>
            <w:r w:rsidRPr="00B103BF">
              <w:rPr>
                <w:rFonts w:ascii="Helvetica" w:hAnsi="Helvetica" w:cs="Helvetica"/>
                <w:b/>
              </w:rPr>
              <w:t xml:space="preserve"> </w:t>
            </w:r>
            <w:r w:rsidRPr="00B103BF">
              <w:rPr>
                <w:rFonts w:ascii="Helvetica" w:hAnsi="Helvetica" w:cs="Helvetica"/>
              </w:rPr>
              <w:t>to reflect menu items selected</w:t>
            </w:r>
          </w:p>
          <w:p w:rsidR="006E5782" w:rsidRPr="00B103BF" w:rsidRDefault="006E5782" w:rsidP="00812DE3">
            <w:pPr>
              <w:numPr>
                <w:ilvl w:val="1"/>
                <w:numId w:val="23"/>
              </w:numPr>
              <w:tabs>
                <w:tab w:val="clear" w:pos="375"/>
              </w:tabs>
              <w:spacing w:before="80" w:after="80" w:line="240" w:lineRule="auto"/>
              <w:ind w:left="482" w:hanging="482"/>
              <w:rPr>
                <w:rFonts w:ascii="Helvetica" w:hAnsi="Helvetica" w:cs="Helvetica"/>
              </w:rPr>
            </w:pPr>
            <w:r w:rsidRPr="00B103BF">
              <w:rPr>
                <w:rFonts w:ascii="Helvetica" w:hAnsi="Helvetica" w:cs="Helvetica"/>
                <w:i/>
              </w:rPr>
              <w:t>Liaise with other staff</w:t>
            </w:r>
            <w:r w:rsidRPr="00B103BF">
              <w:rPr>
                <w:rFonts w:ascii="Helvetica" w:hAnsi="Helvetica" w:cs="Helvetica"/>
                <w:b/>
              </w:rPr>
              <w:t xml:space="preserve"> </w:t>
            </w:r>
            <w:r w:rsidRPr="00B103BF">
              <w:rPr>
                <w:rFonts w:ascii="Helvetica" w:hAnsi="Helvetica" w:cs="Helvetica"/>
              </w:rPr>
              <w:t>regarding intended service delivery</w:t>
            </w:r>
          </w:p>
          <w:p w:rsidR="006E5782" w:rsidRPr="00B103BF" w:rsidRDefault="006E5782" w:rsidP="006E5782">
            <w:pPr>
              <w:spacing w:before="80" w:after="80"/>
              <w:rPr>
                <w:rFonts w:ascii="Helvetica" w:hAnsi="Helvetica" w:cs="Helvetica"/>
                <w:b/>
              </w:rPr>
            </w:pPr>
            <w:r w:rsidRPr="00B103BF">
              <w:rPr>
                <w:rFonts w:ascii="Helvetica" w:hAnsi="Helvetica" w:cs="Helvetica"/>
                <w:b/>
              </w:rPr>
              <w:t>Element 5: Serve food</w:t>
            </w:r>
          </w:p>
          <w:p w:rsidR="006E5782" w:rsidRPr="00B103BF" w:rsidRDefault="006E5782" w:rsidP="00812DE3">
            <w:pPr>
              <w:numPr>
                <w:ilvl w:val="1"/>
                <w:numId w:val="24"/>
              </w:numPr>
              <w:tabs>
                <w:tab w:val="clear" w:pos="375"/>
              </w:tabs>
              <w:spacing w:before="80" w:after="80" w:line="240" w:lineRule="auto"/>
              <w:ind w:left="482" w:hanging="482"/>
              <w:rPr>
                <w:rFonts w:ascii="Helvetica" w:hAnsi="Helvetica" w:cs="Helvetica"/>
              </w:rPr>
            </w:pPr>
            <w:r w:rsidRPr="00B103BF">
              <w:rPr>
                <w:rFonts w:ascii="Helvetica" w:hAnsi="Helvetica" w:cs="Helvetica"/>
                <w:i/>
              </w:rPr>
              <w:t>Serve bread rolls</w:t>
            </w:r>
            <w:r w:rsidRPr="00B103BF">
              <w:rPr>
                <w:rFonts w:ascii="Helvetica" w:hAnsi="Helvetica" w:cs="Helvetica"/>
                <w:b/>
              </w:rPr>
              <w:t xml:space="preserve"> </w:t>
            </w:r>
            <w:r w:rsidRPr="00B103BF">
              <w:rPr>
                <w:rFonts w:ascii="Helvetica" w:hAnsi="Helvetica" w:cs="Helvetica"/>
              </w:rPr>
              <w:t>at table</w:t>
            </w:r>
          </w:p>
          <w:p w:rsidR="006E5782" w:rsidRPr="00B103BF" w:rsidRDefault="006E5782" w:rsidP="00812DE3">
            <w:pPr>
              <w:numPr>
                <w:ilvl w:val="1"/>
                <w:numId w:val="24"/>
              </w:numPr>
              <w:tabs>
                <w:tab w:val="clear" w:pos="375"/>
              </w:tabs>
              <w:spacing w:before="80" w:after="80" w:line="240" w:lineRule="auto"/>
              <w:ind w:left="482" w:hanging="482"/>
              <w:rPr>
                <w:rFonts w:ascii="Helvetica" w:hAnsi="Helvetica" w:cs="Helvetica"/>
              </w:rPr>
            </w:pPr>
            <w:r w:rsidRPr="00B103BF">
              <w:rPr>
                <w:rFonts w:ascii="Helvetica" w:hAnsi="Helvetica" w:cs="Helvetica"/>
                <w:i/>
              </w:rPr>
              <w:t>Serve dishes</w:t>
            </w:r>
            <w:r w:rsidRPr="00B103BF">
              <w:rPr>
                <w:rFonts w:ascii="Helvetica" w:hAnsi="Helvetica" w:cs="Helvetica"/>
                <w:b/>
              </w:rPr>
              <w:t xml:space="preserve"> </w:t>
            </w:r>
            <w:r w:rsidRPr="00B103BF">
              <w:rPr>
                <w:rFonts w:ascii="Helvetica" w:hAnsi="Helvetica" w:cs="Helvetica"/>
              </w:rPr>
              <w:t>as ordered by guests</w:t>
            </w:r>
          </w:p>
          <w:p w:rsidR="006E5782" w:rsidRPr="00B103BF" w:rsidRDefault="006E5782" w:rsidP="00812DE3">
            <w:pPr>
              <w:numPr>
                <w:ilvl w:val="1"/>
                <w:numId w:val="24"/>
              </w:numPr>
              <w:tabs>
                <w:tab w:val="clear" w:pos="375"/>
              </w:tabs>
              <w:spacing w:before="80" w:after="80" w:line="240" w:lineRule="auto"/>
              <w:ind w:left="482" w:hanging="482"/>
              <w:rPr>
                <w:rFonts w:ascii="Helvetica" w:hAnsi="Helvetica" w:cs="Helvetica"/>
              </w:rPr>
            </w:pPr>
            <w:r w:rsidRPr="00B103BF">
              <w:rPr>
                <w:rFonts w:ascii="Helvetica" w:hAnsi="Helvetica" w:cs="Helvetica"/>
              </w:rPr>
              <w:t>Check guest satisfaction as part of service delivery</w:t>
            </w:r>
          </w:p>
        </w:tc>
        <w:tc>
          <w:tcPr>
            <w:tcW w:w="9174" w:type="dxa"/>
            <w:gridSpan w:val="4"/>
          </w:tcPr>
          <w:p w:rsidR="006E5782" w:rsidRPr="00B103BF" w:rsidRDefault="006E5782" w:rsidP="006E5782">
            <w:pPr>
              <w:pStyle w:val="TableBullet1"/>
              <w:spacing w:after="100"/>
              <w:ind w:left="357" w:hanging="357"/>
              <w:rPr>
                <w:rFonts w:cs="Helvetica"/>
              </w:rPr>
            </w:pPr>
            <w:r w:rsidRPr="00B103BF">
              <w:rPr>
                <w:rFonts w:cs="Helvetica"/>
              </w:rPr>
              <w:t>External areas, such as car parks, gardens, walkways and footpaths</w:t>
            </w:r>
          </w:p>
          <w:p w:rsidR="006E5782" w:rsidRPr="00B103BF" w:rsidRDefault="006E5782" w:rsidP="006E5782">
            <w:pPr>
              <w:pStyle w:val="TableBullet1"/>
              <w:spacing w:after="100"/>
              <w:ind w:left="357" w:hanging="357"/>
              <w:rPr>
                <w:rFonts w:cs="Helvetica"/>
              </w:rPr>
            </w:pPr>
            <w:r w:rsidRPr="00B103BF">
              <w:rPr>
                <w:rFonts w:cs="Helvetica"/>
              </w:rPr>
              <w:t>Furniture and equipment</w:t>
            </w:r>
          </w:p>
          <w:p w:rsidR="006E5782" w:rsidRPr="00B103BF" w:rsidRDefault="006E5782" w:rsidP="006E5782">
            <w:pPr>
              <w:pStyle w:val="TableBullet1"/>
              <w:spacing w:after="100"/>
              <w:ind w:left="357" w:hanging="357"/>
              <w:rPr>
                <w:rFonts w:cs="Helvetica"/>
              </w:rPr>
            </w:pPr>
            <w:r w:rsidRPr="00B103BF">
              <w:rPr>
                <w:rFonts w:cs="Helvetica"/>
              </w:rPr>
              <w:t>Walls, floors, ceilings, light fittings, curtains, doors and windows</w:t>
            </w:r>
          </w:p>
          <w:p w:rsidR="006E5782" w:rsidRPr="00B103BF" w:rsidRDefault="006E5782" w:rsidP="006E5782">
            <w:pPr>
              <w:pStyle w:val="TableBullet1"/>
              <w:spacing w:after="100"/>
              <w:ind w:left="357" w:hanging="357"/>
              <w:rPr>
                <w:rFonts w:cs="Helvetica"/>
              </w:rPr>
            </w:pPr>
            <w:r w:rsidRPr="00B103BF">
              <w:rPr>
                <w:rFonts w:cs="Helvetica"/>
              </w:rPr>
              <w:t>Tables, chairs and waiting stations.</w:t>
            </w:r>
          </w:p>
          <w:p w:rsidR="006E5782" w:rsidRPr="00B103BF" w:rsidRDefault="006E5782" w:rsidP="006E5782">
            <w:pPr>
              <w:pStyle w:val="TableText"/>
              <w:spacing w:after="100"/>
              <w:rPr>
                <w:rFonts w:cs="Helvetica"/>
              </w:rPr>
            </w:pPr>
            <w:r w:rsidRPr="00B103BF">
              <w:rPr>
                <w:rFonts w:cs="Helvetica"/>
                <w:i/>
              </w:rPr>
              <w:t>Set up dining area</w:t>
            </w:r>
            <w:r w:rsidRPr="00B103BF">
              <w:rPr>
                <w:rFonts w:cs="Helvetica"/>
              </w:rPr>
              <w:t xml:space="preserve"> may include:</w:t>
            </w:r>
          </w:p>
          <w:p w:rsidR="006E5782" w:rsidRPr="00B103BF" w:rsidRDefault="006E5782" w:rsidP="006E5782">
            <w:pPr>
              <w:pStyle w:val="TableBullet1"/>
              <w:spacing w:after="100"/>
              <w:ind w:left="357" w:hanging="357"/>
              <w:rPr>
                <w:rFonts w:cs="Helvetica"/>
              </w:rPr>
            </w:pPr>
            <w:r w:rsidRPr="00B103BF">
              <w:rPr>
                <w:rFonts w:cs="Helvetica"/>
              </w:rPr>
              <w:t>Positioning tables and chairs in line with bookings</w:t>
            </w:r>
          </w:p>
          <w:p w:rsidR="006E5782" w:rsidRPr="00B103BF" w:rsidRDefault="006E5782" w:rsidP="006E5782">
            <w:pPr>
              <w:pStyle w:val="TableBullet1"/>
              <w:spacing w:after="100"/>
              <w:ind w:left="357" w:hanging="357"/>
              <w:rPr>
                <w:rFonts w:cs="Helvetica"/>
              </w:rPr>
            </w:pPr>
            <w:r w:rsidRPr="00B103BF">
              <w:rPr>
                <w:rFonts w:cs="Helvetica"/>
              </w:rPr>
              <w:t>Creation of seating plans</w:t>
            </w:r>
          </w:p>
          <w:p w:rsidR="006E5782" w:rsidRPr="00B103BF" w:rsidRDefault="006E5782" w:rsidP="006E5782">
            <w:pPr>
              <w:pStyle w:val="TableBullet1"/>
              <w:spacing w:after="100"/>
              <w:ind w:left="357" w:hanging="357"/>
              <w:rPr>
                <w:rFonts w:cs="Helvetica"/>
              </w:rPr>
            </w:pPr>
            <w:r w:rsidRPr="00B103BF">
              <w:rPr>
                <w:rFonts w:cs="Helvetica"/>
              </w:rPr>
              <w:t>Allocation of waiting stations to staff</w:t>
            </w:r>
          </w:p>
          <w:p w:rsidR="006E5782" w:rsidRPr="00B103BF" w:rsidRDefault="006E5782" w:rsidP="006E5782">
            <w:pPr>
              <w:pStyle w:val="TableBullet1"/>
              <w:spacing w:after="100"/>
              <w:ind w:left="357" w:hanging="357"/>
              <w:rPr>
                <w:rFonts w:cs="Helvetica"/>
              </w:rPr>
            </w:pPr>
            <w:r w:rsidRPr="00B103BF">
              <w:rPr>
                <w:rFonts w:cs="Helvetica"/>
              </w:rPr>
              <w:t>Preparing butter for service in line with house standards,</w:t>
            </w:r>
          </w:p>
          <w:p w:rsidR="006E5782" w:rsidRPr="00B103BF" w:rsidRDefault="006E5782" w:rsidP="006E5782">
            <w:pPr>
              <w:pStyle w:val="TableBullet1"/>
              <w:spacing w:after="100"/>
              <w:ind w:left="357" w:hanging="357"/>
              <w:rPr>
                <w:rFonts w:cs="Helvetica"/>
              </w:rPr>
            </w:pPr>
            <w:r w:rsidRPr="00B103BF">
              <w:rPr>
                <w:rFonts w:cs="Helvetica"/>
              </w:rPr>
              <w:t>Adjustments to environmental factors, including air conditioning, lighting, music systems</w:t>
            </w:r>
          </w:p>
          <w:p w:rsidR="006E5782" w:rsidRPr="00B103BF" w:rsidRDefault="006E5782" w:rsidP="006E5782">
            <w:pPr>
              <w:pStyle w:val="TableBullet1"/>
              <w:spacing w:after="100"/>
              <w:ind w:left="357" w:hanging="357"/>
              <w:rPr>
                <w:rFonts w:cs="Helvetica"/>
              </w:rPr>
            </w:pPr>
            <w:r w:rsidRPr="00B103BF">
              <w:rPr>
                <w:rFonts w:cs="Helvetica"/>
              </w:rPr>
              <w:t>Compliance with enterprise standards and legislated requirements of the host country in relation to patron safety and/or comfort</w:t>
            </w:r>
          </w:p>
          <w:p w:rsidR="006E5782" w:rsidRPr="00B103BF" w:rsidRDefault="006E5782" w:rsidP="006E5782">
            <w:pPr>
              <w:pStyle w:val="TableBullet1"/>
              <w:spacing w:after="100"/>
              <w:ind w:left="357" w:hanging="357"/>
              <w:rPr>
                <w:rFonts w:cs="Helvetica"/>
              </w:rPr>
            </w:pPr>
            <w:r w:rsidRPr="00B103BF">
              <w:rPr>
                <w:rFonts w:cs="Helvetica"/>
              </w:rPr>
              <w:t>Ensuring safety of all items to be used</w:t>
            </w:r>
          </w:p>
          <w:p w:rsidR="006E5782" w:rsidRPr="00B103BF" w:rsidRDefault="006E5782" w:rsidP="006E5782">
            <w:pPr>
              <w:pStyle w:val="TableBullet1"/>
              <w:spacing w:after="100"/>
              <w:ind w:left="357" w:hanging="357"/>
              <w:rPr>
                <w:rFonts w:cs="Helvetica"/>
              </w:rPr>
            </w:pPr>
            <w:r w:rsidRPr="00B103BF">
              <w:rPr>
                <w:rFonts w:cs="Helvetica"/>
              </w:rPr>
              <w:t xml:space="preserve">Checking readiness of cash </w:t>
            </w:r>
            <w:r w:rsidR="00A97178" w:rsidRPr="00B103BF">
              <w:rPr>
                <w:rFonts w:cs="Helvetica"/>
              </w:rPr>
              <w:t>registers,</w:t>
            </w:r>
            <w:r w:rsidRPr="00B103BF">
              <w:rPr>
                <w:rFonts w:cs="Helvetica"/>
              </w:rPr>
              <w:t xml:space="preserve"> electronic ordering systems and other items and enterprise-specific equipment for service.</w:t>
            </w:r>
          </w:p>
          <w:p w:rsidR="006E5782" w:rsidRPr="00B103BF" w:rsidRDefault="006E5782" w:rsidP="006E5782">
            <w:pPr>
              <w:pStyle w:val="TableText"/>
              <w:spacing w:after="100"/>
              <w:rPr>
                <w:rFonts w:cs="Helvetica"/>
              </w:rPr>
            </w:pPr>
            <w:r w:rsidRPr="00B103BF">
              <w:rPr>
                <w:rFonts w:cs="Helvetica"/>
                <w:i/>
              </w:rPr>
              <w:t>Table settings</w:t>
            </w:r>
            <w:r w:rsidRPr="00B103BF">
              <w:rPr>
                <w:rFonts w:cs="Helvetica"/>
              </w:rPr>
              <w:t xml:space="preserve"> must include crockery, cutlery, glassware, linen and condiment compatibility with:</w:t>
            </w:r>
          </w:p>
          <w:p w:rsidR="006E5782" w:rsidRPr="00B103BF" w:rsidRDefault="006E5782" w:rsidP="006E5782">
            <w:pPr>
              <w:pStyle w:val="TableText"/>
              <w:spacing w:after="100"/>
              <w:rPr>
                <w:rFonts w:cs="Helvetica"/>
              </w:rPr>
            </w:pPr>
            <w:r w:rsidRPr="00B103BF">
              <w:rPr>
                <w:rFonts w:cs="Helvetica"/>
              </w:rPr>
              <w:t>table d</w:t>
            </w:r>
            <w:r w:rsidRPr="00B103BF">
              <w:rPr>
                <w:rFonts w:hAnsi="Arial" w:cs="Helvetica"/>
              </w:rPr>
              <w:t>’</w:t>
            </w:r>
            <w:r w:rsidRPr="00B103BF">
              <w:rPr>
                <w:rFonts w:cs="Helvetica"/>
              </w:rPr>
              <w:t>h</w:t>
            </w:r>
            <w:r w:rsidRPr="00B103BF">
              <w:rPr>
                <w:rFonts w:hAnsi="Arial" w:cs="Helvetica"/>
              </w:rPr>
              <w:t>ô</w:t>
            </w:r>
            <w:r w:rsidRPr="00B103BF">
              <w:rPr>
                <w:rFonts w:cs="Helvetica"/>
              </w:rPr>
              <w:t>te menus</w:t>
            </w:r>
          </w:p>
          <w:p w:rsidR="006E5782" w:rsidRPr="00B103BF" w:rsidRDefault="006E5782" w:rsidP="006E5782">
            <w:pPr>
              <w:pStyle w:val="TableBullet1"/>
              <w:spacing w:after="100"/>
              <w:ind w:left="357" w:hanging="357"/>
              <w:rPr>
                <w:rFonts w:cs="Helvetica"/>
              </w:rPr>
            </w:pPr>
            <w:r w:rsidRPr="00B103BF">
              <w:rPr>
                <w:rFonts w:cs="Helvetica"/>
              </w:rPr>
              <w:t>A la carte menus</w:t>
            </w:r>
          </w:p>
          <w:p w:rsidR="006E5782" w:rsidRPr="00B103BF" w:rsidRDefault="006E5782" w:rsidP="006E5782">
            <w:pPr>
              <w:pStyle w:val="TableBullet1"/>
              <w:spacing w:after="100"/>
              <w:ind w:left="357" w:hanging="357"/>
              <w:rPr>
                <w:rFonts w:cs="Helvetica"/>
              </w:rPr>
            </w:pPr>
            <w:r w:rsidRPr="00B103BF">
              <w:rPr>
                <w:rFonts w:cs="Helvetica"/>
              </w:rPr>
              <w:t>Function and banquet menus</w:t>
            </w:r>
          </w:p>
          <w:p w:rsidR="006E5782" w:rsidRPr="00B103BF" w:rsidRDefault="006E5782" w:rsidP="006E5782">
            <w:pPr>
              <w:pStyle w:val="TableBullet1"/>
              <w:spacing w:after="100"/>
              <w:ind w:left="357" w:hanging="357"/>
              <w:rPr>
                <w:rFonts w:cs="Helvetica"/>
              </w:rPr>
            </w:pPr>
            <w:r w:rsidRPr="00B103BF">
              <w:rPr>
                <w:rFonts w:cs="Helvetica"/>
              </w:rPr>
              <w:t>House specials</w:t>
            </w:r>
          </w:p>
          <w:p w:rsidR="006E5782" w:rsidRPr="00B103BF" w:rsidRDefault="006E5782" w:rsidP="006E5782">
            <w:pPr>
              <w:pStyle w:val="TableBullet1"/>
              <w:spacing w:after="100"/>
              <w:ind w:left="357" w:hanging="357"/>
              <w:rPr>
                <w:rFonts w:cs="Helvetica"/>
              </w:rPr>
            </w:pPr>
            <w:r w:rsidRPr="00B103BF">
              <w:rPr>
                <w:rFonts w:cs="Helvetica"/>
              </w:rPr>
              <w:t>Service session, that is, to accommodate differences between breakfast, lunch, dinner and supper</w:t>
            </w:r>
          </w:p>
          <w:p w:rsidR="006E5782" w:rsidRPr="00B103BF" w:rsidRDefault="006E5782" w:rsidP="006E5782">
            <w:pPr>
              <w:pStyle w:val="TableBullet1"/>
              <w:spacing w:after="100"/>
              <w:ind w:left="357" w:hanging="357"/>
              <w:rPr>
                <w:rFonts w:cs="Helvetica"/>
                <w:i/>
              </w:rPr>
            </w:pPr>
            <w:r w:rsidRPr="00B103BF">
              <w:rPr>
                <w:rFonts w:cs="Helvetica"/>
              </w:rPr>
              <w:t>Service style, including matching set up to silver service, semi-silver service, gueridon, plated, or self-service style.</w:t>
            </w:r>
          </w:p>
        </w:tc>
      </w:tr>
      <w:tr w:rsidR="006E5782" w:rsidRPr="00B103BF" w:rsidTr="006E578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Pr>
          <w:p w:rsidR="006E5782" w:rsidRPr="00B103BF" w:rsidRDefault="006E5782" w:rsidP="00812DE3">
            <w:pPr>
              <w:numPr>
                <w:ilvl w:val="1"/>
                <w:numId w:val="24"/>
              </w:numPr>
              <w:tabs>
                <w:tab w:val="clear" w:pos="375"/>
              </w:tabs>
              <w:spacing w:before="80" w:after="80" w:line="240" w:lineRule="auto"/>
              <w:ind w:left="482" w:hanging="482"/>
              <w:rPr>
                <w:rFonts w:ascii="Helvetica" w:hAnsi="Helvetica" w:cs="Helvetica"/>
              </w:rPr>
            </w:pPr>
            <w:r w:rsidRPr="00B103BF">
              <w:rPr>
                <w:rFonts w:ascii="Helvetica" w:hAnsi="Helvetica" w:cs="Helvetica"/>
              </w:rPr>
              <w:t>Take remedial action in the event of guest dissatisfaction</w:t>
            </w:r>
          </w:p>
          <w:p w:rsidR="006E5782" w:rsidRPr="00B103BF" w:rsidRDefault="006E5782" w:rsidP="00812DE3">
            <w:pPr>
              <w:numPr>
                <w:ilvl w:val="1"/>
                <w:numId w:val="24"/>
              </w:numPr>
              <w:tabs>
                <w:tab w:val="clear" w:pos="375"/>
              </w:tabs>
              <w:spacing w:before="80" w:after="80" w:line="240" w:lineRule="auto"/>
              <w:ind w:left="482" w:hanging="482"/>
              <w:rPr>
                <w:rFonts w:ascii="Helvetica" w:hAnsi="Helvetica" w:cs="Helvetica"/>
              </w:rPr>
            </w:pPr>
            <w:r w:rsidRPr="00B103BF">
              <w:rPr>
                <w:rFonts w:ascii="Helvetica" w:hAnsi="Helvetica" w:cs="Helvetica"/>
                <w:i/>
              </w:rPr>
              <w:t>Clear table</w:t>
            </w:r>
            <w:r w:rsidRPr="00B103BF">
              <w:rPr>
                <w:rFonts w:ascii="Helvetica" w:hAnsi="Helvetica" w:cs="Helvetica"/>
                <w:b/>
              </w:rPr>
              <w:t xml:space="preserve"> </w:t>
            </w:r>
            <w:r w:rsidRPr="00B103BF">
              <w:rPr>
                <w:rFonts w:ascii="Helvetica" w:hAnsi="Helvetica" w:cs="Helvetica"/>
              </w:rPr>
              <w:t xml:space="preserve">at appropriate times throughout meal and on completion of meal </w:t>
            </w:r>
          </w:p>
          <w:p w:rsidR="006E5782" w:rsidRPr="00B103BF" w:rsidRDefault="006E5782" w:rsidP="006E5782">
            <w:pPr>
              <w:spacing w:before="80" w:after="80"/>
              <w:rPr>
                <w:rFonts w:ascii="Helvetica" w:hAnsi="Helvetica" w:cs="Helvetica"/>
                <w:b/>
              </w:rPr>
            </w:pPr>
            <w:r w:rsidRPr="00B103BF">
              <w:rPr>
                <w:rFonts w:ascii="Helvetica" w:hAnsi="Helvetica" w:cs="Helvetica"/>
                <w:b/>
              </w:rPr>
              <w:t>Element 6: Serve drinks</w:t>
            </w:r>
          </w:p>
          <w:p w:rsidR="006E5782" w:rsidRPr="00B103BF" w:rsidRDefault="006E5782" w:rsidP="00812DE3">
            <w:pPr>
              <w:numPr>
                <w:ilvl w:val="1"/>
                <w:numId w:val="25"/>
              </w:numPr>
              <w:tabs>
                <w:tab w:val="clear" w:pos="375"/>
              </w:tabs>
              <w:spacing w:before="80" w:after="80" w:line="240" w:lineRule="auto"/>
              <w:ind w:left="482" w:hanging="482"/>
              <w:rPr>
                <w:rFonts w:ascii="Helvetica" w:hAnsi="Helvetica" w:cs="Helvetica"/>
              </w:rPr>
            </w:pPr>
            <w:r w:rsidRPr="00B103BF">
              <w:rPr>
                <w:rFonts w:ascii="Helvetica" w:hAnsi="Helvetica" w:cs="Helvetica"/>
                <w:i/>
              </w:rPr>
              <w:t>Serve pre-dinner drinks</w:t>
            </w:r>
            <w:r w:rsidRPr="00B103BF">
              <w:rPr>
                <w:rFonts w:ascii="Helvetica" w:hAnsi="Helvetica" w:cs="Helvetica"/>
                <w:b/>
              </w:rPr>
              <w:t xml:space="preserve"> </w:t>
            </w:r>
            <w:r w:rsidRPr="00B103BF">
              <w:rPr>
                <w:rFonts w:ascii="Helvetica" w:hAnsi="Helvetica" w:cs="Helvetica"/>
              </w:rPr>
              <w:t>to table</w:t>
            </w:r>
          </w:p>
          <w:p w:rsidR="006E5782" w:rsidRPr="00B103BF" w:rsidRDefault="006E5782" w:rsidP="00812DE3">
            <w:pPr>
              <w:numPr>
                <w:ilvl w:val="1"/>
                <w:numId w:val="25"/>
              </w:numPr>
              <w:tabs>
                <w:tab w:val="clear" w:pos="375"/>
              </w:tabs>
              <w:spacing w:before="80" w:after="80" w:line="240" w:lineRule="auto"/>
              <w:ind w:left="482" w:hanging="482"/>
              <w:rPr>
                <w:rFonts w:ascii="Helvetica" w:hAnsi="Helvetica" w:cs="Helvetica"/>
              </w:rPr>
            </w:pPr>
            <w:r w:rsidRPr="00B103BF">
              <w:rPr>
                <w:rFonts w:ascii="Helvetica" w:hAnsi="Helvetica" w:cs="Helvetica"/>
                <w:i/>
              </w:rPr>
              <w:t>Serve wines</w:t>
            </w:r>
            <w:r w:rsidRPr="00B103BF">
              <w:rPr>
                <w:rFonts w:ascii="Helvetica" w:hAnsi="Helvetica" w:cs="Helvetica"/>
                <w:b/>
              </w:rPr>
              <w:t xml:space="preserve"> </w:t>
            </w:r>
            <w:r w:rsidRPr="00B103BF">
              <w:rPr>
                <w:rFonts w:ascii="Helvetica" w:hAnsi="Helvetica" w:cs="Helvetica"/>
              </w:rPr>
              <w:t>to table</w:t>
            </w:r>
          </w:p>
          <w:p w:rsidR="006E5782" w:rsidRPr="00B103BF" w:rsidRDefault="006E5782" w:rsidP="00812DE3">
            <w:pPr>
              <w:numPr>
                <w:ilvl w:val="1"/>
                <w:numId w:val="25"/>
              </w:numPr>
              <w:tabs>
                <w:tab w:val="clear" w:pos="375"/>
              </w:tabs>
              <w:spacing w:before="80" w:after="80" w:line="240" w:lineRule="auto"/>
              <w:ind w:left="482" w:hanging="482"/>
              <w:rPr>
                <w:rFonts w:ascii="Helvetica" w:hAnsi="Helvetica" w:cs="Helvetica"/>
              </w:rPr>
            </w:pPr>
            <w:r w:rsidRPr="00B103BF">
              <w:rPr>
                <w:rFonts w:ascii="Helvetica" w:hAnsi="Helvetica" w:cs="Helvetica"/>
                <w:i/>
              </w:rPr>
              <w:t>Serve after-meal drinks</w:t>
            </w:r>
            <w:r w:rsidRPr="00B103BF">
              <w:rPr>
                <w:rFonts w:ascii="Helvetica" w:hAnsi="Helvetica" w:cs="Helvetica"/>
                <w:b/>
              </w:rPr>
              <w:t xml:space="preserve"> </w:t>
            </w:r>
            <w:r w:rsidRPr="00B103BF">
              <w:rPr>
                <w:rFonts w:ascii="Helvetica" w:hAnsi="Helvetica" w:cs="Helvetica"/>
              </w:rPr>
              <w:t>to table</w:t>
            </w:r>
          </w:p>
          <w:p w:rsidR="006E5782" w:rsidRPr="00B103BF" w:rsidRDefault="006E5782" w:rsidP="00812DE3">
            <w:pPr>
              <w:numPr>
                <w:ilvl w:val="1"/>
                <w:numId w:val="25"/>
              </w:numPr>
              <w:tabs>
                <w:tab w:val="clear" w:pos="375"/>
              </w:tabs>
              <w:spacing w:before="80" w:after="80" w:line="240" w:lineRule="auto"/>
              <w:ind w:left="482" w:hanging="482"/>
              <w:rPr>
                <w:rFonts w:ascii="Helvetica" w:hAnsi="Helvetica" w:cs="Helvetica"/>
                <w:b/>
              </w:rPr>
            </w:pPr>
            <w:r w:rsidRPr="00B103BF">
              <w:rPr>
                <w:rFonts w:ascii="Helvetica" w:hAnsi="Helvetica" w:cs="Helvetica"/>
              </w:rPr>
              <w:t>Coordinate timing of beverage service to match courses/menu items being served</w:t>
            </w:r>
          </w:p>
          <w:p w:rsidR="006E5782" w:rsidRPr="00B103BF" w:rsidRDefault="006E5782" w:rsidP="00812DE3">
            <w:pPr>
              <w:numPr>
                <w:ilvl w:val="1"/>
                <w:numId w:val="25"/>
              </w:numPr>
              <w:tabs>
                <w:tab w:val="clear" w:pos="375"/>
              </w:tabs>
              <w:spacing w:before="80" w:after="80" w:line="240" w:lineRule="auto"/>
              <w:ind w:left="482" w:hanging="482"/>
              <w:rPr>
                <w:rFonts w:ascii="Helvetica" w:hAnsi="Helvetica" w:cs="Helvetica"/>
                <w:b/>
              </w:rPr>
            </w:pPr>
            <w:r w:rsidRPr="00B103BF">
              <w:rPr>
                <w:rFonts w:ascii="Helvetica" w:hAnsi="Helvetica" w:cs="Helvetica"/>
                <w:i/>
              </w:rPr>
              <w:t>Clear glasses</w:t>
            </w:r>
            <w:r w:rsidRPr="00B103BF">
              <w:rPr>
                <w:rFonts w:ascii="Helvetica" w:hAnsi="Helvetica" w:cs="Helvetica"/>
              </w:rPr>
              <w:t xml:space="preserve"> and beverage items</w:t>
            </w:r>
          </w:p>
          <w:p w:rsidR="006E5782" w:rsidRPr="00B103BF" w:rsidRDefault="006E5782" w:rsidP="006E5782">
            <w:pPr>
              <w:spacing w:before="80" w:after="80"/>
              <w:rPr>
                <w:rFonts w:ascii="Helvetica" w:hAnsi="Helvetica" w:cs="Helvetica"/>
                <w:b/>
              </w:rPr>
            </w:pPr>
            <w:r w:rsidRPr="00B103BF">
              <w:rPr>
                <w:rFonts w:ascii="Helvetica" w:hAnsi="Helvetica" w:cs="Helvetica"/>
                <w:b/>
              </w:rPr>
              <w:t>Element 7: Present account to guest</w:t>
            </w:r>
          </w:p>
          <w:p w:rsidR="006E5782" w:rsidRPr="00B103BF" w:rsidRDefault="006E5782" w:rsidP="00812DE3">
            <w:pPr>
              <w:numPr>
                <w:ilvl w:val="1"/>
                <w:numId w:val="26"/>
              </w:numPr>
              <w:tabs>
                <w:tab w:val="clear" w:pos="375"/>
              </w:tabs>
              <w:spacing w:before="80" w:after="80" w:line="240" w:lineRule="auto"/>
              <w:ind w:left="482" w:hanging="482"/>
              <w:rPr>
                <w:rFonts w:ascii="Helvetica" w:hAnsi="Helvetica" w:cs="Helvetica"/>
                <w:b/>
              </w:rPr>
            </w:pPr>
            <w:r w:rsidRPr="00B103BF">
              <w:rPr>
                <w:rFonts w:ascii="Helvetica" w:hAnsi="Helvetica" w:cs="Helvetica"/>
              </w:rPr>
              <w:t>Compile guest account ready for presentation</w:t>
            </w:r>
          </w:p>
          <w:p w:rsidR="006E5782" w:rsidRPr="00B103BF" w:rsidRDefault="006E5782" w:rsidP="00812DE3">
            <w:pPr>
              <w:numPr>
                <w:ilvl w:val="1"/>
                <w:numId w:val="26"/>
              </w:numPr>
              <w:tabs>
                <w:tab w:val="clear" w:pos="375"/>
              </w:tabs>
              <w:spacing w:before="80" w:after="80" w:line="240" w:lineRule="auto"/>
              <w:ind w:left="482" w:hanging="482"/>
              <w:rPr>
                <w:rFonts w:ascii="Helvetica" w:hAnsi="Helvetica" w:cs="Helvetica"/>
                <w:b/>
              </w:rPr>
            </w:pPr>
            <w:r w:rsidRPr="00B103BF">
              <w:rPr>
                <w:rFonts w:ascii="Helvetica" w:hAnsi="Helvetica" w:cs="Helvetica"/>
              </w:rPr>
              <w:t>Present account to guest</w:t>
            </w:r>
          </w:p>
          <w:p w:rsidR="006E5782" w:rsidRPr="00B103BF" w:rsidRDefault="006E5782" w:rsidP="00812DE3">
            <w:pPr>
              <w:numPr>
                <w:ilvl w:val="1"/>
                <w:numId w:val="26"/>
              </w:numPr>
              <w:tabs>
                <w:tab w:val="clear" w:pos="375"/>
              </w:tabs>
              <w:spacing w:before="80" w:after="80" w:line="240" w:lineRule="auto"/>
              <w:ind w:left="482" w:hanging="482"/>
              <w:rPr>
                <w:rFonts w:ascii="Helvetica" w:hAnsi="Helvetica" w:cs="Helvetica"/>
                <w:b/>
              </w:rPr>
            </w:pPr>
            <w:r w:rsidRPr="00B103BF">
              <w:rPr>
                <w:rFonts w:ascii="Helvetica" w:hAnsi="Helvetica" w:cs="Helvetica"/>
              </w:rPr>
              <w:t>Accept payment for account</w:t>
            </w:r>
          </w:p>
          <w:p w:rsidR="006E5782" w:rsidRPr="00B103BF" w:rsidRDefault="006E5782" w:rsidP="00812DE3">
            <w:pPr>
              <w:numPr>
                <w:ilvl w:val="1"/>
                <w:numId w:val="26"/>
              </w:numPr>
              <w:tabs>
                <w:tab w:val="clear" w:pos="375"/>
              </w:tabs>
              <w:spacing w:before="80" w:after="80" w:line="240" w:lineRule="auto"/>
              <w:ind w:left="482" w:hanging="482"/>
              <w:rPr>
                <w:rFonts w:ascii="Helvetica" w:hAnsi="Helvetica" w:cs="Helvetica"/>
                <w:b/>
              </w:rPr>
            </w:pPr>
            <w:r w:rsidRPr="00B103BF">
              <w:rPr>
                <w:rFonts w:ascii="Helvetica" w:hAnsi="Helvetica" w:cs="Helvetica"/>
              </w:rPr>
              <w:t>Process payment of account</w:t>
            </w:r>
          </w:p>
          <w:p w:rsidR="006E5782" w:rsidRPr="00B103BF" w:rsidRDefault="006E5782" w:rsidP="006E5782">
            <w:pPr>
              <w:spacing w:before="80" w:after="80"/>
              <w:rPr>
                <w:rFonts w:ascii="Helvetica" w:hAnsi="Helvetica" w:cs="Helvetica"/>
                <w:b/>
              </w:rPr>
            </w:pPr>
            <w:r w:rsidRPr="00B103BF">
              <w:rPr>
                <w:rFonts w:ascii="Helvetica" w:hAnsi="Helvetica" w:cs="Helvetica"/>
                <w:b/>
              </w:rPr>
              <w:t>Element 8: Provide departure services</w:t>
            </w:r>
          </w:p>
          <w:p w:rsidR="006E5782" w:rsidRPr="00B103BF" w:rsidRDefault="006E5782" w:rsidP="00812DE3">
            <w:pPr>
              <w:numPr>
                <w:ilvl w:val="1"/>
                <w:numId w:val="28"/>
              </w:numPr>
              <w:tabs>
                <w:tab w:val="clear" w:pos="375"/>
              </w:tabs>
              <w:spacing w:before="80" w:after="80" w:line="240" w:lineRule="auto"/>
              <w:ind w:left="482" w:hanging="482"/>
              <w:rPr>
                <w:rFonts w:ascii="Helvetica" w:hAnsi="Helvetica" w:cs="Helvetica"/>
              </w:rPr>
            </w:pPr>
            <w:r w:rsidRPr="00B103BF">
              <w:rPr>
                <w:rFonts w:ascii="Helvetica" w:hAnsi="Helvetica" w:cs="Helvetica"/>
              </w:rPr>
              <w:t>Assist guest in leaving table</w:t>
            </w:r>
          </w:p>
          <w:p w:rsidR="006E5782" w:rsidRPr="00B103BF" w:rsidRDefault="006E5782" w:rsidP="00812DE3">
            <w:pPr>
              <w:numPr>
                <w:ilvl w:val="1"/>
                <w:numId w:val="28"/>
              </w:numPr>
              <w:tabs>
                <w:tab w:val="clear" w:pos="375"/>
              </w:tabs>
              <w:spacing w:before="80" w:after="80" w:line="240" w:lineRule="auto"/>
              <w:ind w:left="482" w:hanging="482"/>
              <w:rPr>
                <w:rFonts w:ascii="Helvetica" w:hAnsi="Helvetica" w:cs="Helvetica"/>
                <w:b/>
              </w:rPr>
            </w:pPr>
            <w:r w:rsidRPr="00B103BF">
              <w:rPr>
                <w:rFonts w:ascii="Helvetica" w:hAnsi="Helvetica" w:cs="Helvetica"/>
              </w:rPr>
              <w:t xml:space="preserve">Provide </w:t>
            </w:r>
            <w:r w:rsidRPr="00B103BF">
              <w:rPr>
                <w:rFonts w:ascii="Helvetica" w:hAnsi="Helvetica" w:cs="Helvetica"/>
                <w:i/>
              </w:rPr>
              <w:t>end-of-service assistance</w:t>
            </w:r>
            <w:r w:rsidRPr="00B103BF">
              <w:rPr>
                <w:rFonts w:ascii="Helvetica" w:hAnsi="Helvetica" w:cs="Helvetica"/>
              </w:rPr>
              <w:t>, as required</w:t>
            </w:r>
          </w:p>
          <w:p w:rsidR="006E5782" w:rsidRPr="00B103BF" w:rsidRDefault="006E5782" w:rsidP="00812DE3">
            <w:pPr>
              <w:numPr>
                <w:ilvl w:val="1"/>
                <w:numId w:val="28"/>
              </w:numPr>
              <w:tabs>
                <w:tab w:val="clear" w:pos="375"/>
              </w:tabs>
              <w:spacing w:before="80" w:after="80" w:line="240" w:lineRule="auto"/>
              <w:ind w:left="482" w:hanging="482"/>
              <w:rPr>
                <w:rFonts w:ascii="Helvetica" w:hAnsi="Helvetica" w:cs="Helvetica"/>
                <w:i/>
              </w:rPr>
            </w:pPr>
            <w:r w:rsidRPr="00B103BF">
              <w:rPr>
                <w:rFonts w:ascii="Helvetica" w:hAnsi="Helvetica" w:cs="Helvetica"/>
                <w:i/>
              </w:rPr>
              <w:t>Farewell guests</w:t>
            </w:r>
          </w:p>
          <w:p w:rsidR="006E5782" w:rsidRPr="00B103BF" w:rsidRDefault="006E5782" w:rsidP="006E5782">
            <w:pPr>
              <w:spacing w:before="80" w:after="80"/>
              <w:rPr>
                <w:rFonts w:ascii="Helvetica" w:hAnsi="Helvetica" w:cs="Helvetica"/>
                <w:b/>
              </w:rPr>
            </w:pPr>
            <w:r w:rsidRPr="00B103BF">
              <w:rPr>
                <w:rFonts w:ascii="Helvetica" w:hAnsi="Helvetica" w:cs="Helvetica"/>
                <w:b/>
              </w:rPr>
              <w:t>Element 9: Conduct shut down activities</w:t>
            </w:r>
          </w:p>
          <w:p w:rsidR="006E5782" w:rsidRPr="00B103BF" w:rsidRDefault="006E5782" w:rsidP="00812DE3">
            <w:pPr>
              <w:numPr>
                <w:ilvl w:val="1"/>
                <w:numId w:val="27"/>
              </w:numPr>
              <w:tabs>
                <w:tab w:val="clear" w:pos="375"/>
              </w:tabs>
              <w:spacing w:before="80" w:after="80" w:line="240" w:lineRule="auto"/>
              <w:ind w:left="482" w:hanging="482"/>
              <w:rPr>
                <w:rFonts w:ascii="Helvetica" w:hAnsi="Helvetica" w:cs="Helvetica"/>
              </w:rPr>
            </w:pPr>
            <w:r w:rsidRPr="00B103BF">
              <w:rPr>
                <w:rFonts w:ascii="Helvetica" w:hAnsi="Helvetica" w:cs="Helvetica"/>
              </w:rPr>
              <w:t>Turn off electrical and service-related equipment, where appropriate</w:t>
            </w:r>
          </w:p>
          <w:p w:rsidR="006E5782" w:rsidRPr="00B103BF" w:rsidRDefault="006E5782" w:rsidP="00812DE3">
            <w:pPr>
              <w:numPr>
                <w:ilvl w:val="1"/>
                <w:numId w:val="27"/>
              </w:numPr>
              <w:tabs>
                <w:tab w:val="clear" w:pos="375"/>
              </w:tabs>
              <w:spacing w:before="80" w:after="80" w:line="240" w:lineRule="auto"/>
              <w:ind w:left="482" w:hanging="482"/>
              <w:rPr>
                <w:rFonts w:ascii="Helvetica" w:hAnsi="Helvetica" w:cs="Helvetica"/>
              </w:rPr>
            </w:pPr>
            <w:r w:rsidRPr="00B103BF">
              <w:rPr>
                <w:rFonts w:ascii="Helvetica" w:hAnsi="Helvetica" w:cs="Helvetica"/>
              </w:rPr>
              <w:t>Remove used linen items for laundering</w:t>
            </w:r>
          </w:p>
        </w:tc>
        <w:tc>
          <w:tcPr>
            <w:tcW w:w="9174" w:type="dxa"/>
            <w:gridSpan w:val="4"/>
          </w:tcPr>
          <w:p w:rsidR="006E5782" w:rsidRPr="00B103BF" w:rsidRDefault="006E5782" w:rsidP="006E5782">
            <w:pPr>
              <w:pStyle w:val="TableBullet1"/>
              <w:ind w:left="357" w:hanging="357"/>
              <w:rPr>
                <w:rFonts w:cs="Helvetica"/>
              </w:rPr>
            </w:pPr>
            <w:r w:rsidRPr="00B103BF">
              <w:rPr>
                <w:rFonts w:cs="Helvetica"/>
                <w:i/>
              </w:rPr>
              <w:t>Set tables</w:t>
            </w:r>
            <w:r w:rsidRPr="00B103BF">
              <w:rPr>
                <w:rFonts w:cs="Helvetica"/>
              </w:rPr>
              <w:t xml:space="preserve"> should relate to:</w:t>
            </w:r>
          </w:p>
          <w:p w:rsidR="006E5782" w:rsidRPr="00B103BF" w:rsidRDefault="006E5782" w:rsidP="006E5782">
            <w:pPr>
              <w:pStyle w:val="TableBullet1"/>
              <w:ind w:left="357" w:hanging="357"/>
              <w:rPr>
                <w:rFonts w:cs="Helvetica"/>
              </w:rPr>
            </w:pPr>
            <w:r w:rsidRPr="00B103BF">
              <w:rPr>
                <w:rFonts w:cs="Helvetica"/>
              </w:rPr>
              <w:t>Positioning tables and chairs according to pre-prepared seating plans</w:t>
            </w:r>
          </w:p>
          <w:p w:rsidR="006E5782" w:rsidRPr="00B103BF" w:rsidRDefault="006E5782" w:rsidP="006E5782">
            <w:pPr>
              <w:pStyle w:val="TableBullet1"/>
              <w:ind w:left="357" w:hanging="357"/>
              <w:rPr>
                <w:rFonts w:cs="Helvetica"/>
              </w:rPr>
            </w:pPr>
            <w:r w:rsidRPr="00B103BF">
              <w:rPr>
                <w:rFonts w:cs="Helvetica"/>
              </w:rPr>
              <w:t>Laying cloths</w:t>
            </w:r>
          </w:p>
          <w:p w:rsidR="006E5782" w:rsidRPr="00B103BF" w:rsidRDefault="006E5782" w:rsidP="006E5782">
            <w:pPr>
              <w:pStyle w:val="TableBullet1"/>
              <w:ind w:left="357" w:hanging="357"/>
              <w:rPr>
                <w:rFonts w:cs="Helvetica"/>
              </w:rPr>
            </w:pPr>
            <w:r w:rsidRPr="00B103BF">
              <w:rPr>
                <w:rFonts w:cs="Helvetica"/>
              </w:rPr>
              <w:t>Folding napkins</w:t>
            </w:r>
          </w:p>
          <w:p w:rsidR="006E5782" w:rsidRPr="00B103BF" w:rsidRDefault="006E5782" w:rsidP="006E5782">
            <w:pPr>
              <w:pStyle w:val="TableBullet1"/>
              <w:ind w:left="357" w:hanging="357"/>
              <w:rPr>
                <w:rFonts w:cs="Helvetica"/>
              </w:rPr>
            </w:pPr>
            <w:r w:rsidRPr="00B103BF">
              <w:rPr>
                <w:rFonts w:cs="Helvetica"/>
              </w:rPr>
              <w:t>Setting crockery, cutlery, glassware, linen, condiments and table dressings to match menus and house standards</w:t>
            </w:r>
          </w:p>
          <w:p w:rsidR="006E5782" w:rsidRPr="00B103BF" w:rsidRDefault="006E5782" w:rsidP="006E5782">
            <w:pPr>
              <w:pStyle w:val="TableBullet1"/>
              <w:ind w:left="357" w:hanging="357"/>
              <w:rPr>
                <w:rFonts w:cs="Helvetica"/>
              </w:rPr>
            </w:pPr>
            <w:r w:rsidRPr="00B103BF">
              <w:rPr>
                <w:rFonts w:cs="Helvetica"/>
              </w:rPr>
              <w:t xml:space="preserve">Dressing tables for a variety of special occasions and functions, including meeting internal service standards and advertised/promised appearances as well as meeting special requests from guests </w:t>
            </w:r>
          </w:p>
          <w:p w:rsidR="006E5782" w:rsidRPr="00B103BF" w:rsidRDefault="006E5782" w:rsidP="006E5782">
            <w:pPr>
              <w:pStyle w:val="TableText"/>
              <w:rPr>
                <w:rFonts w:cs="Helvetica"/>
              </w:rPr>
            </w:pPr>
            <w:r w:rsidRPr="00B103BF">
              <w:rPr>
                <w:rFonts w:cs="Helvetica"/>
                <w:i/>
              </w:rPr>
              <w:t xml:space="preserve">Final inspection of room and table set ups </w:t>
            </w:r>
            <w:r w:rsidRPr="00B103BF">
              <w:rPr>
                <w:rFonts w:cs="Helvetica"/>
              </w:rPr>
              <w:t>should include:</w:t>
            </w:r>
          </w:p>
          <w:p w:rsidR="006E5782" w:rsidRPr="00B103BF" w:rsidRDefault="006E5782" w:rsidP="006E5782">
            <w:pPr>
              <w:pStyle w:val="TableBullet1"/>
              <w:ind w:left="357" w:hanging="357"/>
              <w:rPr>
                <w:rFonts w:cs="Helvetica"/>
              </w:rPr>
            </w:pPr>
            <w:r w:rsidRPr="00B103BF">
              <w:rPr>
                <w:rFonts w:cs="Helvetica"/>
              </w:rPr>
              <w:t>Replacing unclean, inappropriate, or otherwise unsatisfactory items</w:t>
            </w:r>
          </w:p>
          <w:p w:rsidR="006E5782" w:rsidRPr="00B103BF" w:rsidRDefault="006E5782" w:rsidP="006E5782">
            <w:pPr>
              <w:pStyle w:val="TableBullet1"/>
              <w:ind w:left="357" w:hanging="357"/>
              <w:rPr>
                <w:rFonts w:cs="Helvetica"/>
              </w:rPr>
            </w:pPr>
            <w:r w:rsidRPr="00B103BF">
              <w:rPr>
                <w:rFonts w:cs="Helvetica"/>
              </w:rPr>
              <w:t>Adding missing items</w:t>
            </w:r>
          </w:p>
          <w:p w:rsidR="006E5782" w:rsidRPr="00B103BF" w:rsidRDefault="006E5782" w:rsidP="006E5782">
            <w:pPr>
              <w:pStyle w:val="TableBullet1"/>
              <w:ind w:left="357" w:hanging="357"/>
              <w:rPr>
                <w:rFonts w:cs="Helvetica"/>
              </w:rPr>
            </w:pPr>
            <w:r w:rsidRPr="00B103BF">
              <w:rPr>
                <w:rFonts w:cs="Helvetica"/>
              </w:rPr>
              <w:t>Cleaning and polishing, as required</w:t>
            </w:r>
          </w:p>
          <w:p w:rsidR="006E5782" w:rsidRPr="00B103BF" w:rsidRDefault="006E5782" w:rsidP="006E5782">
            <w:pPr>
              <w:pStyle w:val="TableBullet1"/>
              <w:ind w:left="357" w:hanging="357"/>
              <w:rPr>
                <w:rFonts w:cs="Helvetica"/>
              </w:rPr>
            </w:pPr>
            <w:r w:rsidRPr="00B103BF">
              <w:rPr>
                <w:rFonts w:cs="Helvetica"/>
              </w:rPr>
              <w:t>Final confirmation of bookings, special requests, seating plan and station allocations</w:t>
            </w:r>
          </w:p>
          <w:p w:rsidR="006E5782" w:rsidRPr="00B103BF" w:rsidRDefault="006E5782" w:rsidP="006E5782">
            <w:pPr>
              <w:pStyle w:val="TableText"/>
              <w:rPr>
                <w:rFonts w:cs="Helvetica"/>
              </w:rPr>
            </w:pPr>
            <w:r w:rsidRPr="00B103BF">
              <w:rPr>
                <w:rFonts w:cs="Helvetica"/>
                <w:i/>
              </w:rPr>
              <w:t>Welcome guests</w:t>
            </w:r>
            <w:r w:rsidRPr="00B103BF">
              <w:rPr>
                <w:rFonts w:cs="Helvetica"/>
              </w:rPr>
              <w:t xml:space="preserve"> may include:</w:t>
            </w:r>
          </w:p>
          <w:p w:rsidR="006E5782" w:rsidRPr="00B103BF" w:rsidRDefault="006E5782" w:rsidP="006E5782">
            <w:pPr>
              <w:pStyle w:val="TableBullet1"/>
              <w:ind w:left="357" w:hanging="357"/>
              <w:rPr>
                <w:rFonts w:cs="Helvetica"/>
              </w:rPr>
            </w:pPr>
            <w:r w:rsidRPr="00B103BF">
              <w:rPr>
                <w:rFonts w:cs="Helvetica"/>
              </w:rPr>
              <w:t>Greeting guests by name, where known</w:t>
            </w:r>
          </w:p>
          <w:p w:rsidR="006E5782" w:rsidRPr="00B103BF" w:rsidRDefault="006E5782" w:rsidP="006E5782">
            <w:pPr>
              <w:pStyle w:val="TableBullet1"/>
              <w:ind w:left="357" w:hanging="357"/>
              <w:rPr>
                <w:rFonts w:cs="Helvetica"/>
              </w:rPr>
            </w:pPr>
            <w:r w:rsidRPr="00B103BF">
              <w:rPr>
                <w:rFonts w:cs="Helvetica"/>
              </w:rPr>
              <w:t>Checking for and confirming reservations, where applicable</w:t>
            </w:r>
          </w:p>
          <w:p w:rsidR="006E5782" w:rsidRPr="00B103BF" w:rsidRDefault="006E5782" w:rsidP="006E5782">
            <w:pPr>
              <w:pStyle w:val="TableBullet1"/>
              <w:ind w:left="357" w:hanging="357"/>
              <w:rPr>
                <w:rFonts w:cs="Helvetica"/>
              </w:rPr>
            </w:pPr>
            <w:r w:rsidRPr="00B103BF">
              <w:rPr>
                <w:rFonts w:cs="Helvetica"/>
              </w:rPr>
              <w:t>Application of house standards for welcoming guests, including use of appropriate terms, phrases and greetings</w:t>
            </w:r>
          </w:p>
          <w:p w:rsidR="006E5782" w:rsidRPr="00B103BF" w:rsidRDefault="006E5782" w:rsidP="006E5782">
            <w:pPr>
              <w:spacing w:before="60" w:after="60"/>
              <w:rPr>
                <w:rFonts w:ascii="Helvetica" w:hAnsi="Helvetica" w:cs="Helvetica"/>
              </w:rPr>
            </w:pPr>
            <w:r w:rsidRPr="00B103BF">
              <w:rPr>
                <w:rFonts w:ascii="Helvetica" w:hAnsi="Helvetica" w:cs="Helvetica"/>
                <w:i/>
              </w:rPr>
              <w:t>Seat guests</w:t>
            </w:r>
            <w:r w:rsidRPr="00B103BF">
              <w:rPr>
                <w:rFonts w:ascii="Helvetica" w:hAnsi="Helvetica" w:cs="Helvetica"/>
              </w:rPr>
              <w:t xml:space="preserve"> should include:</w:t>
            </w:r>
          </w:p>
          <w:p w:rsidR="006E5782" w:rsidRPr="00B103BF" w:rsidRDefault="006E5782" w:rsidP="006E5782">
            <w:pPr>
              <w:pStyle w:val="TableBullet1"/>
              <w:ind w:left="357" w:hanging="357"/>
              <w:rPr>
                <w:rFonts w:cs="Helvetica"/>
              </w:rPr>
            </w:pPr>
            <w:r w:rsidRPr="00B103BF">
              <w:rPr>
                <w:rFonts w:cs="Helvetica"/>
              </w:rPr>
              <w:t>Escorting guests to table</w:t>
            </w:r>
          </w:p>
          <w:p w:rsidR="006E5782" w:rsidRPr="00B103BF" w:rsidRDefault="006E5782" w:rsidP="006E5782">
            <w:pPr>
              <w:pStyle w:val="TableBullet1"/>
              <w:ind w:left="357" w:hanging="357"/>
              <w:rPr>
                <w:rFonts w:cs="Helvetica"/>
              </w:rPr>
            </w:pPr>
            <w:r w:rsidRPr="00B103BF">
              <w:rPr>
                <w:rFonts w:cs="Helvetica"/>
              </w:rPr>
              <w:t>Interacting with guests</w:t>
            </w:r>
          </w:p>
          <w:p w:rsidR="006E5782" w:rsidRPr="00B103BF" w:rsidRDefault="006E5782" w:rsidP="006E5782">
            <w:pPr>
              <w:pStyle w:val="TableBullet1"/>
              <w:ind w:left="357" w:hanging="357"/>
              <w:rPr>
                <w:rFonts w:cs="Helvetica"/>
              </w:rPr>
            </w:pPr>
            <w:r w:rsidRPr="00B103BF">
              <w:rPr>
                <w:rFonts w:cs="Helvetica"/>
              </w:rPr>
              <w:t>Withdrawing chairs and seating guests</w:t>
            </w:r>
          </w:p>
          <w:p w:rsidR="006E5782" w:rsidRPr="00B103BF" w:rsidRDefault="006E5782" w:rsidP="006E5782">
            <w:pPr>
              <w:pStyle w:val="TableBullet1"/>
              <w:ind w:left="357" w:hanging="357"/>
              <w:rPr>
                <w:rFonts w:cs="Helvetica"/>
                <w:i/>
              </w:rPr>
            </w:pPr>
            <w:r w:rsidRPr="00B103BF">
              <w:rPr>
                <w:rFonts w:cs="Helvetica"/>
              </w:rPr>
              <w:t>Unfolding and lapping napkins</w:t>
            </w:r>
          </w:p>
        </w:tc>
      </w:tr>
      <w:tr w:rsidR="006E5782" w:rsidRPr="00B103BF" w:rsidTr="006E578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6E5782" w:rsidRPr="00B103BF" w:rsidRDefault="006E5782" w:rsidP="00812DE3">
            <w:pPr>
              <w:numPr>
                <w:ilvl w:val="1"/>
                <w:numId w:val="27"/>
              </w:numPr>
              <w:tabs>
                <w:tab w:val="clear" w:pos="375"/>
              </w:tabs>
              <w:spacing w:before="120" w:after="120" w:line="240" w:lineRule="auto"/>
              <w:ind w:left="482" w:hanging="482"/>
              <w:rPr>
                <w:rFonts w:ascii="Helvetica" w:hAnsi="Helvetica" w:cs="Helvetica"/>
              </w:rPr>
            </w:pPr>
            <w:r w:rsidRPr="00B103BF">
              <w:rPr>
                <w:rFonts w:ascii="Helvetica" w:hAnsi="Helvetica" w:cs="Helvetica"/>
                <w:i/>
              </w:rPr>
              <w:t>Store, stock and replenish</w:t>
            </w:r>
            <w:r w:rsidRPr="00B103BF">
              <w:rPr>
                <w:rFonts w:ascii="Helvetica" w:hAnsi="Helvetica" w:cs="Helvetica"/>
              </w:rPr>
              <w:t>, where necessary, for next service session</w:t>
            </w:r>
          </w:p>
          <w:p w:rsidR="006E5782" w:rsidRPr="00B103BF" w:rsidRDefault="006E5782" w:rsidP="00812DE3">
            <w:pPr>
              <w:numPr>
                <w:ilvl w:val="1"/>
                <w:numId w:val="27"/>
              </w:numPr>
              <w:tabs>
                <w:tab w:val="clear" w:pos="375"/>
              </w:tabs>
              <w:spacing w:before="120" w:after="120" w:line="240" w:lineRule="auto"/>
              <w:ind w:left="482" w:hanging="482"/>
              <w:rPr>
                <w:rFonts w:ascii="Helvetica" w:hAnsi="Helvetica" w:cs="Helvetica"/>
              </w:rPr>
            </w:pPr>
            <w:r w:rsidRPr="00B103BF">
              <w:rPr>
                <w:rFonts w:ascii="Helvetica" w:hAnsi="Helvetica" w:cs="Helvetica"/>
              </w:rPr>
              <w:t>Dispose of waste</w:t>
            </w:r>
          </w:p>
          <w:p w:rsidR="006E5782" w:rsidRPr="00B103BF" w:rsidRDefault="006E5782" w:rsidP="00812DE3">
            <w:pPr>
              <w:numPr>
                <w:ilvl w:val="1"/>
                <w:numId w:val="27"/>
              </w:numPr>
              <w:tabs>
                <w:tab w:val="clear" w:pos="375"/>
              </w:tabs>
              <w:spacing w:before="120" w:after="120" w:line="240" w:lineRule="auto"/>
              <w:ind w:left="482" w:hanging="482"/>
              <w:rPr>
                <w:rFonts w:ascii="Helvetica" w:hAnsi="Helvetica" w:cs="Helvetica"/>
              </w:rPr>
            </w:pPr>
            <w:r w:rsidRPr="00B103BF">
              <w:rPr>
                <w:rFonts w:ascii="Helvetica" w:hAnsi="Helvetica" w:cs="Helvetica"/>
                <w:i/>
              </w:rPr>
              <w:t>Clear and clean service area</w:t>
            </w:r>
            <w:r w:rsidRPr="00B103BF">
              <w:rPr>
                <w:rFonts w:ascii="Helvetica" w:hAnsi="Helvetica" w:cs="Helvetica"/>
                <w:b/>
              </w:rPr>
              <w:t xml:space="preserve"> </w:t>
            </w:r>
            <w:r w:rsidRPr="00B103BF">
              <w:rPr>
                <w:rFonts w:ascii="Helvetica" w:hAnsi="Helvetica" w:cs="Helvetica"/>
              </w:rPr>
              <w:t>and service items</w:t>
            </w:r>
          </w:p>
          <w:p w:rsidR="006E5782" w:rsidRPr="00B103BF" w:rsidRDefault="006E5782" w:rsidP="00812DE3">
            <w:pPr>
              <w:numPr>
                <w:ilvl w:val="1"/>
                <w:numId w:val="27"/>
              </w:numPr>
              <w:tabs>
                <w:tab w:val="clear" w:pos="375"/>
              </w:tabs>
              <w:spacing w:before="120" w:after="120" w:line="240" w:lineRule="auto"/>
              <w:ind w:left="482" w:hanging="482"/>
              <w:rPr>
                <w:rFonts w:ascii="Helvetica" w:hAnsi="Helvetica" w:cs="Helvetica"/>
              </w:rPr>
            </w:pPr>
            <w:r w:rsidRPr="00B103BF">
              <w:rPr>
                <w:rFonts w:ascii="Helvetica" w:hAnsi="Helvetica" w:cs="Helvetica"/>
              </w:rPr>
              <w:t xml:space="preserve">Conduct </w:t>
            </w:r>
            <w:r w:rsidRPr="00B103BF">
              <w:rPr>
                <w:rFonts w:ascii="Helvetica" w:hAnsi="Helvetica" w:cs="Helvetica"/>
                <w:i/>
              </w:rPr>
              <w:t>session de-briefing</w:t>
            </w:r>
            <w:r w:rsidRPr="00B103BF">
              <w:rPr>
                <w:rFonts w:ascii="Helvetica" w:hAnsi="Helvetica" w:cs="Helvetica"/>
                <w:b/>
              </w:rPr>
              <w:t xml:space="preserve"> </w:t>
            </w:r>
          </w:p>
          <w:p w:rsidR="006E5782" w:rsidRPr="00B103BF" w:rsidRDefault="006E5782" w:rsidP="00812DE3">
            <w:pPr>
              <w:numPr>
                <w:ilvl w:val="1"/>
                <w:numId w:val="27"/>
              </w:numPr>
              <w:tabs>
                <w:tab w:val="clear" w:pos="375"/>
              </w:tabs>
              <w:spacing w:before="120" w:after="120" w:line="240" w:lineRule="auto"/>
              <w:ind w:left="482" w:hanging="482"/>
              <w:rPr>
                <w:rFonts w:ascii="Helvetica" w:hAnsi="Helvetica" w:cs="Helvetica"/>
              </w:rPr>
            </w:pPr>
            <w:r w:rsidRPr="00B103BF">
              <w:rPr>
                <w:rFonts w:ascii="Helvetica" w:hAnsi="Helvetica" w:cs="Helvetica"/>
              </w:rPr>
              <w:t xml:space="preserve">Conduct </w:t>
            </w:r>
            <w:r w:rsidRPr="00B103BF">
              <w:rPr>
                <w:rFonts w:ascii="Helvetica" w:hAnsi="Helvetica" w:cs="Helvetica"/>
                <w:i/>
              </w:rPr>
              <w:t>handover to incoming shift</w:t>
            </w:r>
            <w:r w:rsidRPr="00B103BF">
              <w:rPr>
                <w:rFonts w:ascii="Helvetica" w:hAnsi="Helvetica" w:cs="Helvetica"/>
              </w:rPr>
              <w:t>, where appropriate</w:t>
            </w:r>
          </w:p>
        </w:tc>
        <w:tc>
          <w:tcPr>
            <w:tcW w:w="9174" w:type="dxa"/>
            <w:gridSpan w:val="4"/>
            <w:tcBorders>
              <w:bottom w:val="nil"/>
            </w:tcBorders>
          </w:tcPr>
          <w:p w:rsidR="006E5782" w:rsidRPr="00B103BF" w:rsidRDefault="006E5782" w:rsidP="006E5782">
            <w:pPr>
              <w:pStyle w:val="TableText"/>
              <w:spacing w:after="100"/>
              <w:rPr>
                <w:rFonts w:cs="Helvetica"/>
              </w:rPr>
            </w:pPr>
            <w:r w:rsidRPr="00B103BF">
              <w:rPr>
                <w:rFonts w:cs="Helvetica"/>
                <w:i/>
              </w:rPr>
              <w:t>Service advice and information</w:t>
            </w:r>
            <w:r w:rsidRPr="00B103BF">
              <w:rPr>
                <w:rFonts w:cs="Helvetica"/>
              </w:rPr>
              <w:t xml:space="preserve"> should include:</w:t>
            </w:r>
          </w:p>
          <w:p w:rsidR="006E5782" w:rsidRPr="00B103BF" w:rsidRDefault="006E5782" w:rsidP="006E5782">
            <w:pPr>
              <w:pStyle w:val="TableBullet1"/>
              <w:spacing w:after="100"/>
              <w:ind w:left="357" w:hanging="357"/>
              <w:rPr>
                <w:rFonts w:cs="Helvetica"/>
              </w:rPr>
            </w:pPr>
            <w:r w:rsidRPr="00B103BF">
              <w:rPr>
                <w:rFonts w:cs="Helvetica"/>
              </w:rPr>
              <w:t>Explaining and describing menu items, including preparation time, ingredients, cooking style and other unique features of dishes</w:t>
            </w:r>
          </w:p>
          <w:p w:rsidR="006E5782" w:rsidRPr="00B103BF" w:rsidRDefault="006E5782" w:rsidP="006E5782">
            <w:pPr>
              <w:pStyle w:val="TableBullet1"/>
              <w:spacing w:after="100"/>
              <w:ind w:left="357" w:hanging="357"/>
              <w:rPr>
                <w:rFonts w:cs="Helvetica"/>
              </w:rPr>
            </w:pPr>
            <w:r w:rsidRPr="00B103BF">
              <w:rPr>
                <w:rFonts w:cs="Helvetica"/>
              </w:rPr>
              <w:t xml:space="preserve">Actively promoting and selling menu items, as nominated by management or the kitchen, with special emphasis on-selling </w:t>
            </w:r>
            <w:r w:rsidRPr="00B103BF">
              <w:rPr>
                <w:rFonts w:hAnsi="Arial" w:cs="Helvetica"/>
              </w:rPr>
              <w:t>‘</w:t>
            </w:r>
            <w:r w:rsidRPr="00B103BF">
              <w:rPr>
                <w:rFonts w:cs="Helvetica"/>
              </w:rPr>
              <w:t>extras</w:t>
            </w:r>
            <w:r w:rsidRPr="00B103BF">
              <w:rPr>
                <w:rFonts w:hAnsi="Arial" w:cs="Helvetica"/>
              </w:rPr>
              <w:t>’</w:t>
            </w:r>
          </w:p>
          <w:p w:rsidR="006E5782" w:rsidRPr="00B103BF" w:rsidRDefault="006E5782" w:rsidP="006E5782">
            <w:pPr>
              <w:pStyle w:val="TableBullet1"/>
              <w:spacing w:after="100"/>
              <w:ind w:left="357" w:hanging="357"/>
              <w:rPr>
                <w:rFonts w:cs="Helvetica"/>
              </w:rPr>
            </w:pPr>
            <w:r w:rsidRPr="00B103BF">
              <w:rPr>
                <w:rFonts w:cs="Helvetica"/>
              </w:rPr>
              <w:t>Making food and beverage recommendations</w:t>
            </w:r>
          </w:p>
          <w:p w:rsidR="006E5782" w:rsidRPr="00B103BF" w:rsidRDefault="006E5782" w:rsidP="006E5782">
            <w:pPr>
              <w:pStyle w:val="TableBullet1"/>
              <w:spacing w:after="100"/>
              <w:ind w:left="357" w:hanging="357"/>
              <w:rPr>
                <w:rFonts w:cs="Helvetica"/>
              </w:rPr>
            </w:pPr>
            <w:r w:rsidRPr="00B103BF">
              <w:rPr>
                <w:rFonts w:cs="Helvetica"/>
              </w:rPr>
              <w:t>Interacting with guests</w:t>
            </w:r>
          </w:p>
          <w:p w:rsidR="006E5782" w:rsidRPr="00B103BF" w:rsidRDefault="006E5782" w:rsidP="006E5782">
            <w:pPr>
              <w:pStyle w:val="TableBullet1"/>
              <w:spacing w:after="100"/>
              <w:ind w:left="357" w:hanging="357"/>
              <w:rPr>
                <w:rFonts w:cs="Helvetica"/>
              </w:rPr>
            </w:pPr>
            <w:r w:rsidRPr="00B103BF">
              <w:rPr>
                <w:rFonts w:cs="Helvetica"/>
              </w:rPr>
              <w:t xml:space="preserve">Providing local advice, information about the region/country and venue-specific details, advice and information </w:t>
            </w:r>
          </w:p>
          <w:p w:rsidR="006E5782" w:rsidRPr="00B103BF" w:rsidRDefault="006E5782" w:rsidP="006E5782">
            <w:pPr>
              <w:pStyle w:val="TableBullet1"/>
              <w:spacing w:after="100"/>
              <w:ind w:left="357" w:hanging="357"/>
              <w:rPr>
                <w:rFonts w:cs="Helvetica"/>
              </w:rPr>
            </w:pPr>
            <w:r w:rsidRPr="00B103BF">
              <w:rPr>
                <w:rFonts w:cs="Helvetica"/>
              </w:rPr>
              <w:t>Finding out information not known and passing same on to guests</w:t>
            </w:r>
          </w:p>
        </w:tc>
      </w:tr>
      <w:tr w:rsidR="006E5782" w:rsidRPr="00B103BF" w:rsidTr="006E578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6E5782" w:rsidRPr="00B103BF" w:rsidRDefault="006E5782" w:rsidP="006E5782">
            <w:pPr>
              <w:pStyle w:val="TableTextBold"/>
              <w:rPr>
                <w:rFonts w:cs="Helvetica"/>
                <w:b w:val="0"/>
              </w:rPr>
            </w:pPr>
          </w:p>
        </w:tc>
        <w:tc>
          <w:tcPr>
            <w:tcW w:w="9174" w:type="dxa"/>
            <w:gridSpan w:val="4"/>
            <w:tcBorders>
              <w:top w:val="nil"/>
              <w:bottom w:val="nil"/>
            </w:tcBorders>
          </w:tcPr>
          <w:p w:rsidR="006E5782" w:rsidRPr="00B103BF" w:rsidRDefault="006E5782" w:rsidP="006E5782">
            <w:pPr>
              <w:pStyle w:val="TableText"/>
              <w:spacing w:after="100"/>
              <w:rPr>
                <w:rFonts w:cs="Helvetica"/>
              </w:rPr>
            </w:pPr>
            <w:r w:rsidRPr="00B103BF">
              <w:rPr>
                <w:rFonts w:cs="Helvetica"/>
                <w:i/>
              </w:rPr>
              <w:t>Beverage and food</w:t>
            </w:r>
            <w:r w:rsidRPr="00B103BF" w:rsidDel="00BA2428">
              <w:rPr>
                <w:rFonts w:cs="Helvetica"/>
                <w:i/>
              </w:rPr>
              <w:t xml:space="preserve"> </w:t>
            </w:r>
            <w:r w:rsidRPr="00B103BF">
              <w:rPr>
                <w:rFonts w:cs="Helvetica"/>
                <w:i/>
              </w:rPr>
              <w:t>orders</w:t>
            </w:r>
            <w:r w:rsidRPr="00B103BF">
              <w:rPr>
                <w:rFonts w:cs="Helvetica"/>
              </w:rPr>
              <w:t xml:space="preserve"> must include:</w:t>
            </w:r>
          </w:p>
          <w:p w:rsidR="006E5782" w:rsidRPr="00B103BF" w:rsidRDefault="006E5782" w:rsidP="006E5782">
            <w:pPr>
              <w:pStyle w:val="TableBullet1"/>
              <w:spacing w:after="100"/>
              <w:ind w:left="357" w:hanging="357"/>
              <w:rPr>
                <w:rFonts w:cs="Helvetica"/>
              </w:rPr>
            </w:pPr>
            <w:r w:rsidRPr="00B103BF">
              <w:rPr>
                <w:rFonts w:cs="Helvetica"/>
              </w:rPr>
              <w:t>Accurate recording of guest orders, including details of preferences and/or special requests</w:t>
            </w:r>
          </w:p>
          <w:p w:rsidR="006E5782" w:rsidRPr="00B103BF" w:rsidRDefault="006E5782" w:rsidP="006E5782">
            <w:pPr>
              <w:pStyle w:val="TableBullet1"/>
              <w:spacing w:after="100"/>
              <w:ind w:left="357" w:hanging="357"/>
              <w:rPr>
                <w:rFonts w:cs="Helvetica"/>
              </w:rPr>
            </w:pPr>
            <w:r w:rsidRPr="00B103BF">
              <w:rPr>
                <w:rFonts w:cs="Helvetica"/>
              </w:rPr>
              <w:t>Use of positive customer service and interpersonal skills</w:t>
            </w:r>
          </w:p>
          <w:p w:rsidR="006E5782" w:rsidRPr="00B103BF" w:rsidRDefault="006E5782" w:rsidP="006E5782">
            <w:pPr>
              <w:pStyle w:val="TableBullet1"/>
              <w:spacing w:after="100"/>
              <w:ind w:left="357" w:hanging="357"/>
              <w:rPr>
                <w:rFonts w:cs="Helvetica"/>
              </w:rPr>
            </w:pPr>
            <w:r w:rsidRPr="00B103BF">
              <w:rPr>
                <w:rFonts w:cs="Helvetica"/>
              </w:rPr>
              <w:t>Use of selling skills</w:t>
            </w:r>
          </w:p>
          <w:p w:rsidR="006E5782" w:rsidRPr="00B103BF" w:rsidRDefault="006E5782" w:rsidP="006E5782">
            <w:pPr>
              <w:pStyle w:val="TableBullet1"/>
              <w:spacing w:after="100"/>
              <w:ind w:left="357" w:hanging="357"/>
              <w:rPr>
                <w:rFonts w:cs="Helvetica"/>
              </w:rPr>
            </w:pPr>
            <w:r w:rsidRPr="00B103BF">
              <w:rPr>
                <w:rFonts w:cs="Helvetica"/>
              </w:rPr>
              <w:t>Demonstration of tact, courtesy and professionalism</w:t>
            </w:r>
          </w:p>
          <w:p w:rsidR="006E5782" w:rsidRPr="00B103BF" w:rsidRDefault="006E5782" w:rsidP="006E5782">
            <w:pPr>
              <w:pStyle w:val="TableBullet1"/>
              <w:spacing w:after="100"/>
              <w:ind w:left="357" w:hanging="357"/>
              <w:rPr>
                <w:rFonts w:cs="Helvetica"/>
              </w:rPr>
            </w:pPr>
            <w:r w:rsidRPr="00B103BF">
              <w:rPr>
                <w:rFonts w:cs="Helvetica"/>
              </w:rPr>
              <w:t>Use of enterprise standard procedures for recording guest order</w:t>
            </w:r>
          </w:p>
          <w:p w:rsidR="006E5782" w:rsidRPr="00B103BF" w:rsidRDefault="006E5782" w:rsidP="006E5782">
            <w:pPr>
              <w:pStyle w:val="TableBullet1"/>
              <w:spacing w:after="100"/>
              <w:ind w:left="357" w:hanging="357"/>
              <w:rPr>
                <w:rFonts w:cs="Helvetica"/>
              </w:rPr>
            </w:pPr>
            <w:r w:rsidRPr="00B103BF">
              <w:rPr>
                <w:rFonts w:cs="Helvetica"/>
              </w:rPr>
              <w:t>Recording food order for nominated courses, including appet</w:t>
            </w:r>
            <w:r w:rsidR="00A97178" w:rsidRPr="00B103BF">
              <w:rPr>
                <w:rFonts w:cs="Helvetica"/>
              </w:rPr>
              <w:t>is</w:t>
            </w:r>
            <w:r w:rsidRPr="00B103BF">
              <w:rPr>
                <w:rFonts w:cs="Helvetica"/>
              </w:rPr>
              <w:t>er, entr</w:t>
            </w:r>
            <w:r w:rsidRPr="00B103BF">
              <w:rPr>
                <w:rFonts w:hAnsi="Arial" w:cs="Helvetica"/>
              </w:rPr>
              <w:t>é</w:t>
            </w:r>
            <w:r w:rsidRPr="00B103BF">
              <w:rPr>
                <w:rFonts w:cs="Helvetica"/>
              </w:rPr>
              <w:t>e, soup, main course and dessert</w:t>
            </w:r>
          </w:p>
          <w:p w:rsidR="006E5782" w:rsidRPr="00B103BF" w:rsidRDefault="006E5782" w:rsidP="006E5782">
            <w:pPr>
              <w:pStyle w:val="TableBullet1"/>
              <w:spacing w:after="100"/>
              <w:ind w:left="357" w:hanging="357"/>
              <w:rPr>
                <w:rFonts w:cs="Helvetica"/>
              </w:rPr>
            </w:pPr>
            <w:r w:rsidRPr="00B103BF">
              <w:rPr>
                <w:rFonts w:cs="Helvetica"/>
              </w:rPr>
              <w:t>Minimal disruption to guest experience, enjoyment and conversation</w:t>
            </w:r>
          </w:p>
          <w:p w:rsidR="006E5782" w:rsidRPr="00B103BF" w:rsidRDefault="006E5782" w:rsidP="006E5782">
            <w:pPr>
              <w:pStyle w:val="TableBullet1"/>
              <w:spacing w:after="100"/>
              <w:ind w:left="357" w:hanging="357"/>
              <w:rPr>
                <w:rFonts w:cs="Helvetica"/>
              </w:rPr>
            </w:pPr>
            <w:r w:rsidRPr="00B103BF">
              <w:rPr>
                <w:rFonts w:cs="Helvetica"/>
              </w:rPr>
              <w:t>Thanking guests and complimenting them on their selection</w:t>
            </w:r>
          </w:p>
        </w:tc>
      </w:tr>
      <w:tr w:rsidR="006E5782" w:rsidRPr="00B103BF" w:rsidTr="006E578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6E5782" w:rsidRPr="00B103BF" w:rsidRDefault="006E5782" w:rsidP="006E5782">
            <w:pPr>
              <w:pStyle w:val="TableTextBold"/>
              <w:rPr>
                <w:rFonts w:cs="Helvetica"/>
                <w:b w:val="0"/>
              </w:rPr>
            </w:pPr>
          </w:p>
        </w:tc>
        <w:tc>
          <w:tcPr>
            <w:tcW w:w="9174" w:type="dxa"/>
            <w:gridSpan w:val="4"/>
            <w:tcBorders>
              <w:top w:val="nil"/>
            </w:tcBorders>
          </w:tcPr>
          <w:p w:rsidR="006E5782" w:rsidRPr="00B103BF" w:rsidRDefault="006E5782" w:rsidP="006E5782">
            <w:pPr>
              <w:pStyle w:val="TableText"/>
              <w:spacing w:after="100"/>
              <w:rPr>
                <w:rFonts w:cs="Helvetica"/>
              </w:rPr>
            </w:pPr>
            <w:r w:rsidRPr="00B103BF">
              <w:rPr>
                <w:rFonts w:cs="Helvetica"/>
                <w:i/>
              </w:rPr>
              <w:t>Sell menu items and drinks</w:t>
            </w:r>
            <w:r w:rsidRPr="00B103BF">
              <w:rPr>
                <w:rFonts w:cs="Helvetica"/>
              </w:rPr>
              <w:t xml:space="preserve"> may include:</w:t>
            </w:r>
          </w:p>
          <w:p w:rsidR="006E5782" w:rsidRPr="00B103BF" w:rsidRDefault="006E5782" w:rsidP="006E5782">
            <w:pPr>
              <w:pStyle w:val="TableBullet1"/>
              <w:spacing w:after="100"/>
              <w:ind w:left="357" w:hanging="357"/>
              <w:rPr>
                <w:rFonts w:cs="Helvetica"/>
              </w:rPr>
            </w:pPr>
            <w:r w:rsidRPr="00B103BF">
              <w:rPr>
                <w:rFonts w:cs="Helvetica"/>
              </w:rPr>
              <w:t>Use of suggestive selling techniques</w:t>
            </w:r>
          </w:p>
          <w:p w:rsidR="006E5782" w:rsidRPr="00B103BF" w:rsidRDefault="006E5782" w:rsidP="006E5782">
            <w:pPr>
              <w:pStyle w:val="TableBullet1"/>
              <w:spacing w:after="100"/>
              <w:ind w:left="357" w:hanging="357"/>
              <w:rPr>
                <w:rFonts w:cs="Helvetica"/>
              </w:rPr>
            </w:pPr>
            <w:r w:rsidRPr="00B103BF">
              <w:rPr>
                <w:rFonts w:cs="Helvetica"/>
              </w:rPr>
              <w:t>Use of up-selling and add-on-selling</w:t>
            </w:r>
          </w:p>
          <w:p w:rsidR="006E5782" w:rsidRPr="00B103BF" w:rsidRDefault="006E5782" w:rsidP="006E5782">
            <w:pPr>
              <w:pStyle w:val="TableBullet1"/>
              <w:spacing w:after="100"/>
              <w:ind w:left="357" w:hanging="357"/>
              <w:rPr>
                <w:rFonts w:cs="Helvetica"/>
              </w:rPr>
            </w:pPr>
            <w:r w:rsidRPr="00B103BF">
              <w:rPr>
                <w:rFonts w:cs="Helvetica"/>
              </w:rPr>
              <w:t>Selling the benefits not just the features</w:t>
            </w:r>
          </w:p>
        </w:tc>
      </w:tr>
      <w:tr w:rsidR="006E5782" w:rsidRPr="00B103BF" w:rsidTr="006E578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6E5782" w:rsidRPr="00B103BF" w:rsidRDefault="006E5782" w:rsidP="006E5782">
            <w:pPr>
              <w:pStyle w:val="TableTextBold"/>
              <w:rPr>
                <w:rFonts w:cs="Helvetica"/>
                <w:b w:val="0"/>
              </w:rPr>
            </w:pPr>
          </w:p>
        </w:tc>
        <w:tc>
          <w:tcPr>
            <w:tcW w:w="9174" w:type="dxa"/>
            <w:gridSpan w:val="4"/>
            <w:tcBorders>
              <w:bottom w:val="nil"/>
            </w:tcBorders>
          </w:tcPr>
          <w:p w:rsidR="006E5782" w:rsidRPr="00B103BF" w:rsidRDefault="006E5782" w:rsidP="006E5782">
            <w:pPr>
              <w:pStyle w:val="TableBullet1"/>
              <w:ind w:left="357" w:hanging="357"/>
              <w:rPr>
                <w:rFonts w:cs="Helvetica"/>
              </w:rPr>
            </w:pPr>
            <w:r w:rsidRPr="00B103BF">
              <w:rPr>
                <w:rFonts w:cs="Helvetica"/>
              </w:rPr>
              <w:t>Alignment of sales endeavours with kitchen and management priorities</w:t>
            </w:r>
          </w:p>
          <w:p w:rsidR="006E5782" w:rsidRPr="00B103BF" w:rsidRDefault="006E5782" w:rsidP="006E5782">
            <w:pPr>
              <w:pStyle w:val="TableBullet1"/>
              <w:ind w:left="357" w:hanging="357"/>
              <w:rPr>
                <w:rFonts w:cs="Helvetica"/>
              </w:rPr>
            </w:pPr>
            <w:r w:rsidRPr="00B103BF">
              <w:rPr>
                <w:rFonts w:cs="Helvetica"/>
              </w:rPr>
              <w:t>Adherence to enterprise policies and procedures regarding implementation of selling techniques</w:t>
            </w:r>
          </w:p>
          <w:p w:rsidR="006E5782" w:rsidRPr="00B103BF" w:rsidRDefault="006E5782" w:rsidP="006E5782">
            <w:pPr>
              <w:pStyle w:val="TableBullet1"/>
              <w:ind w:left="357" w:hanging="357"/>
              <w:rPr>
                <w:rFonts w:cs="Helvetica"/>
                <w:i/>
              </w:rPr>
            </w:pPr>
            <w:r w:rsidRPr="00B103BF">
              <w:rPr>
                <w:rFonts w:cs="Helvetica"/>
              </w:rPr>
              <w:t>Honesty, accuracy and professional ethics in the use of sales technique</w:t>
            </w:r>
          </w:p>
        </w:tc>
      </w:tr>
      <w:tr w:rsidR="006E5782" w:rsidRPr="00B103BF" w:rsidTr="006E578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6E5782" w:rsidRPr="00B103BF" w:rsidRDefault="006E5782" w:rsidP="006E5782">
            <w:pPr>
              <w:pStyle w:val="TableTextBold"/>
              <w:rPr>
                <w:rFonts w:cs="Helvetica"/>
                <w:b w:val="0"/>
              </w:rPr>
            </w:pPr>
          </w:p>
        </w:tc>
        <w:tc>
          <w:tcPr>
            <w:tcW w:w="9174" w:type="dxa"/>
            <w:gridSpan w:val="4"/>
            <w:tcBorders>
              <w:top w:val="nil"/>
              <w:bottom w:val="nil"/>
            </w:tcBorders>
          </w:tcPr>
          <w:p w:rsidR="006E5782" w:rsidRPr="00B103BF" w:rsidRDefault="006E5782" w:rsidP="006E5782">
            <w:pPr>
              <w:pStyle w:val="TableText"/>
              <w:spacing w:after="100"/>
              <w:rPr>
                <w:rFonts w:cs="Helvetica"/>
              </w:rPr>
            </w:pPr>
            <w:r w:rsidRPr="00B103BF">
              <w:rPr>
                <w:rFonts w:cs="Helvetica"/>
                <w:i/>
              </w:rPr>
              <w:t>Recommend wines and drinks</w:t>
            </w:r>
            <w:r w:rsidRPr="00B103BF">
              <w:rPr>
                <w:rFonts w:cs="Helvetica"/>
              </w:rPr>
              <w:t xml:space="preserve"> should include:</w:t>
            </w:r>
          </w:p>
          <w:p w:rsidR="006E5782" w:rsidRPr="00B103BF" w:rsidRDefault="006E5782" w:rsidP="006E5782">
            <w:pPr>
              <w:pStyle w:val="TableBullet1"/>
              <w:spacing w:after="100"/>
              <w:ind w:left="357" w:hanging="357"/>
              <w:rPr>
                <w:rFonts w:cs="Helvetica"/>
              </w:rPr>
            </w:pPr>
            <w:r w:rsidRPr="00B103BF">
              <w:rPr>
                <w:rFonts w:cs="Helvetica"/>
              </w:rPr>
              <w:t>Matching suggestion to identified guest needs and/or preferences</w:t>
            </w:r>
          </w:p>
          <w:p w:rsidR="006E5782" w:rsidRPr="00B103BF" w:rsidRDefault="006E5782" w:rsidP="006E5782">
            <w:pPr>
              <w:pStyle w:val="TableBullet1"/>
              <w:spacing w:after="100"/>
              <w:ind w:left="357" w:hanging="357"/>
              <w:rPr>
                <w:rFonts w:cs="Helvetica"/>
              </w:rPr>
            </w:pPr>
            <w:r w:rsidRPr="00B103BF">
              <w:rPr>
                <w:rFonts w:cs="Helvetica"/>
              </w:rPr>
              <w:t>Honesty, accuracy and professional ethics</w:t>
            </w:r>
          </w:p>
          <w:p w:rsidR="006E5782" w:rsidRPr="00B103BF" w:rsidRDefault="006E5782" w:rsidP="006E5782">
            <w:pPr>
              <w:pStyle w:val="TableBullet1"/>
              <w:spacing w:after="100"/>
              <w:ind w:left="357" w:hanging="357"/>
              <w:rPr>
                <w:rFonts w:cs="Helvetica"/>
              </w:rPr>
            </w:pPr>
            <w:r w:rsidRPr="00B103BF">
              <w:rPr>
                <w:rFonts w:cs="Helvetica"/>
              </w:rPr>
              <w:t>Adherence to the liquor service laws of the host country</w:t>
            </w:r>
          </w:p>
          <w:p w:rsidR="006E5782" w:rsidRPr="00B103BF" w:rsidRDefault="006E5782" w:rsidP="006E5782">
            <w:pPr>
              <w:pStyle w:val="TableBullet1"/>
              <w:spacing w:after="100"/>
              <w:ind w:left="357" w:hanging="357"/>
              <w:rPr>
                <w:rFonts w:cs="Helvetica"/>
              </w:rPr>
            </w:pPr>
            <w:r w:rsidRPr="00B103BF">
              <w:rPr>
                <w:rFonts w:cs="Helvetica"/>
              </w:rPr>
              <w:t>Alignment of sales endeavours with bar and management priorities</w:t>
            </w:r>
          </w:p>
        </w:tc>
      </w:tr>
      <w:tr w:rsidR="006E5782" w:rsidRPr="00B103BF" w:rsidTr="006E578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6E5782" w:rsidRPr="00B103BF" w:rsidRDefault="006E5782" w:rsidP="006E5782">
            <w:pPr>
              <w:pStyle w:val="TableTextBold"/>
              <w:rPr>
                <w:rFonts w:cs="Helvetica"/>
                <w:b w:val="0"/>
              </w:rPr>
            </w:pPr>
          </w:p>
        </w:tc>
        <w:tc>
          <w:tcPr>
            <w:tcW w:w="9174" w:type="dxa"/>
            <w:gridSpan w:val="4"/>
            <w:tcBorders>
              <w:top w:val="nil"/>
              <w:bottom w:val="nil"/>
            </w:tcBorders>
          </w:tcPr>
          <w:p w:rsidR="006E5782" w:rsidRPr="00B103BF" w:rsidRDefault="006E5782" w:rsidP="006E5782">
            <w:pPr>
              <w:pStyle w:val="TableText"/>
              <w:spacing w:after="100"/>
              <w:rPr>
                <w:rFonts w:cs="Helvetica"/>
              </w:rPr>
            </w:pPr>
            <w:r w:rsidRPr="00B103BF">
              <w:rPr>
                <w:rFonts w:cs="Helvetica"/>
                <w:i/>
              </w:rPr>
              <w:t xml:space="preserve">Transfer orders </w:t>
            </w:r>
            <w:r w:rsidRPr="00B103BF">
              <w:rPr>
                <w:rFonts w:cs="Helvetica"/>
              </w:rPr>
              <w:t>will include:</w:t>
            </w:r>
          </w:p>
          <w:p w:rsidR="006E5782" w:rsidRPr="00B103BF" w:rsidRDefault="006E5782" w:rsidP="006E5782">
            <w:pPr>
              <w:pStyle w:val="TableBullet1"/>
              <w:spacing w:after="100"/>
              <w:ind w:left="357" w:hanging="357"/>
              <w:rPr>
                <w:rFonts w:cs="Helvetica"/>
              </w:rPr>
            </w:pPr>
            <w:r w:rsidRPr="00B103BF">
              <w:rPr>
                <w:rFonts w:cs="Helvetica"/>
              </w:rPr>
              <w:t>Informing bar of drink orders, including specific requirements for glassware, garnishes, preparation techniques, individual guests</w:t>
            </w:r>
            <w:r w:rsidRPr="00B103BF">
              <w:rPr>
                <w:rFonts w:hAnsi="Arial" w:cs="Helvetica"/>
              </w:rPr>
              <w:t>’</w:t>
            </w:r>
            <w:r w:rsidRPr="00B103BF">
              <w:rPr>
                <w:rFonts w:cs="Helvetica"/>
              </w:rPr>
              <w:t xml:space="preserve"> special requests and timing requirements for service delivery</w:t>
            </w:r>
          </w:p>
          <w:p w:rsidR="006E5782" w:rsidRPr="00B103BF" w:rsidRDefault="006E5782" w:rsidP="006E5782">
            <w:pPr>
              <w:pStyle w:val="TableBullet1"/>
              <w:spacing w:after="100"/>
              <w:ind w:left="357" w:hanging="357"/>
              <w:rPr>
                <w:rFonts w:cs="Helvetica"/>
              </w:rPr>
            </w:pPr>
            <w:r w:rsidRPr="00B103BF">
              <w:rPr>
                <w:rFonts w:cs="Helvetica"/>
              </w:rPr>
              <w:t xml:space="preserve">Informing kitchen of food orders, including special requests, dietary requirements, cultural requirements and timing needs </w:t>
            </w:r>
          </w:p>
          <w:p w:rsidR="006E5782" w:rsidRPr="00B103BF" w:rsidRDefault="006E5782" w:rsidP="006E5782">
            <w:pPr>
              <w:pStyle w:val="TableBullet1"/>
              <w:spacing w:after="100"/>
              <w:ind w:left="357" w:hanging="357"/>
              <w:rPr>
                <w:rFonts w:cs="Helvetica"/>
              </w:rPr>
            </w:pPr>
            <w:r w:rsidRPr="00B103BF">
              <w:rPr>
                <w:rFonts w:cs="Helvetica"/>
              </w:rPr>
              <w:t>Informing cashier, where appropriate, of food and drink orders taken by waiter and including table number, guest name and time of order</w:t>
            </w:r>
          </w:p>
          <w:p w:rsidR="006E5782" w:rsidRPr="00B103BF" w:rsidRDefault="006E5782" w:rsidP="006E5782">
            <w:pPr>
              <w:pStyle w:val="TableBullet1"/>
              <w:spacing w:after="100"/>
              <w:ind w:left="357" w:hanging="357"/>
              <w:rPr>
                <w:rFonts w:cs="Helvetica"/>
              </w:rPr>
            </w:pPr>
            <w:r w:rsidRPr="00B103BF">
              <w:rPr>
                <w:rFonts w:cs="Helvetica"/>
              </w:rPr>
              <w:t>Operating in house ordering and table tracking systems in accordance with house policies and manufacturer instructions</w:t>
            </w:r>
          </w:p>
          <w:p w:rsidR="006E5782" w:rsidRPr="00B103BF" w:rsidRDefault="006E5782" w:rsidP="006E5782">
            <w:pPr>
              <w:pStyle w:val="TableBullet1"/>
              <w:spacing w:after="100"/>
              <w:ind w:left="357" w:hanging="357"/>
              <w:rPr>
                <w:rFonts w:cs="Helvetica"/>
              </w:rPr>
            </w:pPr>
            <w:r w:rsidRPr="00B103BF">
              <w:rPr>
                <w:rFonts w:cs="Helvetica"/>
              </w:rPr>
              <w:t>Pricing orders and preparing/generating guest account, where applicable</w:t>
            </w:r>
          </w:p>
        </w:tc>
      </w:tr>
      <w:tr w:rsidR="006E5782" w:rsidRPr="00B103BF" w:rsidTr="006E578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6E5782" w:rsidRPr="00B103BF" w:rsidRDefault="006E5782" w:rsidP="006E5782">
            <w:pPr>
              <w:pStyle w:val="TableTextBold"/>
              <w:rPr>
                <w:rFonts w:cs="Helvetica"/>
                <w:b w:val="0"/>
              </w:rPr>
            </w:pPr>
          </w:p>
        </w:tc>
        <w:tc>
          <w:tcPr>
            <w:tcW w:w="9174" w:type="dxa"/>
            <w:gridSpan w:val="4"/>
            <w:tcBorders>
              <w:top w:val="nil"/>
            </w:tcBorders>
          </w:tcPr>
          <w:p w:rsidR="006E5782" w:rsidRPr="00B103BF" w:rsidRDefault="006E5782" w:rsidP="006E5782">
            <w:pPr>
              <w:pStyle w:val="TableText"/>
              <w:spacing w:after="100"/>
              <w:rPr>
                <w:rFonts w:cs="Helvetica"/>
              </w:rPr>
            </w:pPr>
            <w:r w:rsidRPr="00B103BF">
              <w:rPr>
                <w:rFonts w:cs="Helvetica"/>
                <w:i/>
              </w:rPr>
              <w:t>Adjust settings/cov</w:t>
            </w:r>
            <w:r w:rsidRPr="00B103BF">
              <w:rPr>
                <w:rFonts w:cs="Helvetica"/>
              </w:rPr>
              <w:t>ers must include:</w:t>
            </w:r>
          </w:p>
          <w:p w:rsidR="006E5782" w:rsidRPr="00B103BF" w:rsidRDefault="006E5782" w:rsidP="006E5782">
            <w:pPr>
              <w:pStyle w:val="TableBullet1"/>
              <w:spacing w:after="100"/>
              <w:ind w:left="357" w:hanging="357"/>
              <w:rPr>
                <w:rFonts w:cs="Helvetica"/>
              </w:rPr>
            </w:pPr>
            <w:r w:rsidRPr="00B103BF">
              <w:rPr>
                <w:rFonts w:cs="Helvetica"/>
              </w:rPr>
              <w:t>Removing and adding cutlery to match the food orders placed by, and the dining needs of, individual guests</w:t>
            </w:r>
          </w:p>
          <w:p w:rsidR="006E5782" w:rsidRPr="00B103BF" w:rsidRDefault="006E5782" w:rsidP="006E5782">
            <w:pPr>
              <w:pStyle w:val="TableBullet1"/>
              <w:spacing w:after="100"/>
              <w:ind w:left="357" w:hanging="357"/>
              <w:rPr>
                <w:rFonts w:cs="Helvetica"/>
              </w:rPr>
            </w:pPr>
            <w:r w:rsidRPr="00B103BF">
              <w:rPr>
                <w:rFonts w:cs="Helvetica"/>
              </w:rPr>
              <w:t>Changing or adding glassware to match the beverage/wine orders that have been placed by each table</w:t>
            </w:r>
          </w:p>
        </w:tc>
      </w:tr>
      <w:tr w:rsidR="006E5782" w:rsidRPr="00B103BF" w:rsidTr="006E578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6E5782" w:rsidRPr="00B103BF" w:rsidRDefault="006E5782" w:rsidP="006E5782">
            <w:pPr>
              <w:pStyle w:val="TableTextBold"/>
              <w:rPr>
                <w:rFonts w:cs="Helvetica"/>
                <w:b w:val="0"/>
              </w:rPr>
            </w:pPr>
          </w:p>
        </w:tc>
        <w:tc>
          <w:tcPr>
            <w:tcW w:w="9174" w:type="dxa"/>
            <w:gridSpan w:val="4"/>
            <w:tcBorders>
              <w:bottom w:val="nil"/>
            </w:tcBorders>
          </w:tcPr>
          <w:p w:rsidR="006E5782" w:rsidRPr="00B103BF" w:rsidRDefault="006E5782" w:rsidP="006E5782">
            <w:pPr>
              <w:pStyle w:val="TableBullet1"/>
              <w:spacing w:after="80"/>
              <w:ind w:left="357" w:hanging="357"/>
              <w:rPr>
                <w:rFonts w:cs="Helvetica"/>
              </w:rPr>
            </w:pPr>
            <w:r w:rsidRPr="00B103BF">
              <w:rPr>
                <w:rFonts w:cs="Helvetica"/>
              </w:rPr>
              <w:t>Removing chairs and settings no longer needed by each table</w:t>
            </w:r>
          </w:p>
          <w:p w:rsidR="006E5782" w:rsidRPr="00B103BF" w:rsidRDefault="006E5782" w:rsidP="006E5782">
            <w:pPr>
              <w:pStyle w:val="TableBullet1"/>
              <w:spacing w:after="80"/>
              <w:ind w:left="357" w:hanging="357"/>
              <w:rPr>
                <w:rFonts w:cs="Helvetica"/>
                <w:i/>
              </w:rPr>
            </w:pPr>
            <w:r w:rsidRPr="00B103BF">
              <w:rPr>
                <w:rFonts w:cs="Helvetica"/>
              </w:rPr>
              <w:t>Preparing and readying service wear to accompany the provision of silver service, semi-silver service or gueridon service</w:t>
            </w:r>
          </w:p>
          <w:p w:rsidR="006E5782" w:rsidRPr="00B103BF" w:rsidRDefault="006E5782" w:rsidP="006E5782">
            <w:pPr>
              <w:pStyle w:val="TableText"/>
              <w:spacing w:after="80"/>
              <w:rPr>
                <w:rFonts w:cs="Helvetica"/>
              </w:rPr>
            </w:pPr>
            <w:r w:rsidRPr="00B103BF">
              <w:rPr>
                <w:rFonts w:cs="Helvetica"/>
                <w:i/>
              </w:rPr>
              <w:t>Liaise with other staff</w:t>
            </w:r>
            <w:r w:rsidRPr="00B103BF">
              <w:rPr>
                <w:rFonts w:cs="Helvetica"/>
              </w:rPr>
              <w:t xml:space="preserve"> will include:</w:t>
            </w:r>
          </w:p>
          <w:p w:rsidR="006E5782" w:rsidRPr="00B103BF" w:rsidRDefault="006E5782" w:rsidP="006E5782">
            <w:pPr>
              <w:pStyle w:val="TableBullet1"/>
              <w:spacing w:after="80"/>
              <w:ind w:left="357" w:hanging="357"/>
              <w:rPr>
                <w:rFonts w:cs="Helvetica"/>
              </w:rPr>
            </w:pPr>
            <w:r w:rsidRPr="00B103BF">
              <w:rPr>
                <w:rFonts w:cs="Helvetica"/>
              </w:rPr>
              <w:t>Notifying bar and kitchen staff of timing requirements that apply to each table to enable delivery of timely and coordinated food and beverage/wine service</w:t>
            </w:r>
          </w:p>
          <w:p w:rsidR="006E5782" w:rsidRPr="00B103BF" w:rsidRDefault="006E5782" w:rsidP="006E5782">
            <w:pPr>
              <w:pStyle w:val="TableBullet1"/>
              <w:spacing w:after="80"/>
              <w:ind w:left="357" w:hanging="357"/>
              <w:rPr>
                <w:rFonts w:cs="Helvetica"/>
              </w:rPr>
            </w:pPr>
            <w:r w:rsidRPr="00B103BF">
              <w:rPr>
                <w:rFonts w:cs="Helvetica"/>
              </w:rPr>
              <w:t>Arranging for assistance in the service of food and beverages to large groups</w:t>
            </w:r>
          </w:p>
          <w:p w:rsidR="006E5782" w:rsidRPr="00B103BF" w:rsidRDefault="006E5782" w:rsidP="006E5782">
            <w:pPr>
              <w:pStyle w:val="TableBullet1"/>
              <w:spacing w:after="80"/>
              <w:ind w:left="357" w:hanging="357"/>
              <w:rPr>
                <w:rFonts w:cs="Helvetica"/>
              </w:rPr>
            </w:pPr>
            <w:r w:rsidRPr="00B103BF">
              <w:rPr>
                <w:rFonts w:cs="Helvetica"/>
              </w:rPr>
              <w:t>Organ</w:t>
            </w:r>
            <w:r w:rsidR="00A97178" w:rsidRPr="00B103BF">
              <w:rPr>
                <w:rFonts w:cs="Helvetica"/>
              </w:rPr>
              <w:t>is</w:t>
            </w:r>
            <w:r w:rsidRPr="00B103BF">
              <w:rPr>
                <w:rFonts w:cs="Helvetica"/>
              </w:rPr>
              <w:t xml:space="preserve">ing support staff to assist in the delivery of silver service, semi-silver service, gueridon service and plated service as the need dictates </w:t>
            </w:r>
          </w:p>
          <w:p w:rsidR="006E5782" w:rsidRPr="00B103BF" w:rsidRDefault="006E5782" w:rsidP="006E5782">
            <w:pPr>
              <w:pStyle w:val="TableBullet1"/>
              <w:spacing w:after="80"/>
              <w:ind w:left="357" w:hanging="357"/>
              <w:rPr>
                <w:rFonts w:cs="Helvetica"/>
              </w:rPr>
            </w:pPr>
            <w:r w:rsidRPr="00B103BF">
              <w:rPr>
                <w:rFonts w:cs="Helvetica"/>
              </w:rPr>
              <w:t>Coordinating with cashier to ensure guest account is created, updated and made ready for presentation</w:t>
            </w:r>
          </w:p>
          <w:p w:rsidR="006E5782" w:rsidRPr="00B103BF" w:rsidRDefault="006E5782" w:rsidP="006E5782">
            <w:pPr>
              <w:pStyle w:val="TableBullet1"/>
              <w:spacing w:after="80"/>
              <w:ind w:left="357" w:hanging="357"/>
              <w:rPr>
                <w:rFonts w:cs="Helvetica"/>
              </w:rPr>
            </w:pPr>
            <w:r w:rsidRPr="00B103BF">
              <w:rPr>
                <w:rFonts w:cs="Helvetica"/>
              </w:rPr>
              <w:t>Notifying security or management where guests are presenting in an anti-social, argumentative, aggressive, intimidating, harassing, or otherwise unacceptable manner</w:t>
            </w:r>
          </w:p>
          <w:p w:rsidR="006E5782" w:rsidRPr="00B103BF" w:rsidRDefault="006E5782" w:rsidP="006E5782">
            <w:pPr>
              <w:pStyle w:val="TableBullet1"/>
              <w:spacing w:after="80"/>
              <w:ind w:left="357" w:hanging="357"/>
              <w:rPr>
                <w:rFonts w:cs="Helvetica"/>
              </w:rPr>
            </w:pPr>
            <w:r w:rsidRPr="00B103BF">
              <w:rPr>
                <w:rFonts w:cs="Helvetica"/>
              </w:rPr>
              <w:t>Assisting other staff, as required, in service delivery to their tables</w:t>
            </w:r>
          </w:p>
        </w:tc>
      </w:tr>
      <w:tr w:rsidR="006E5782" w:rsidRPr="00B103BF" w:rsidTr="006E578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6E5782" w:rsidRPr="00B103BF" w:rsidRDefault="006E5782" w:rsidP="006E5782">
            <w:pPr>
              <w:pStyle w:val="TableTextBold"/>
              <w:rPr>
                <w:rFonts w:cs="Helvetica"/>
                <w:b w:val="0"/>
              </w:rPr>
            </w:pPr>
          </w:p>
        </w:tc>
        <w:tc>
          <w:tcPr>
            <w:tcW w:w="9174" w:type="dxa"/>
            <w:gridSpan w:val="4"/>
            <w:tcBorders>
              <w:top w:val="nil"/>
              <w:bottom w:val="nil"/>
            </w:tcBorders>
          </w:tcPr>
          <w:p w:rsidR="006E5782" w:rsidRPr="00B103BF" w:rsidRDefault="006E5782" w:rsidP="006E5782">
            <w:pPr>
              <w:pStyle w:val="TableText"/>
              <w:spacing w:after="80"/>
              <w:rPr>
                <w:rFonts w:cs="Helvetica"/>
              </w:rPr>
            </w:pPr>
            <w:r w:rsidRPr="00B103BF">
              <w:rPr>
                <w:rFonts w:cs="Helvetica"/>
                <w:i/>
              </w:rPr>
              <w:t>Serve bread rolls</w:t>
            </w:r>
            <w:r w:rsidRPr="00B103BF">
              <w:rPr>
                <w:rFonts w:cs="Helvetica"/>
              </w:rPr>
              <w:t xml:space="preserve"> will include:</w:t>
            </w:r>
          </w:p>
          <w:p w:rsidR="006E5782" w:rsidRPr="00B103BF" w:rsidRDefault="006E5782" w:rsidP="006E5782">
            <w:pPr>
              <w:pStyle w:val="TableBullet1"/>
              <w:spacing w:after="80"/>
              <w:ind w:left="357" w:hanging="357"/>
              <w:rPr>
                <w:rFonts w:cs="Helvetica"/>
              </w:rPr>
            </w:pPr>
            <w:r w:rsidRPr="00B103BF">
              <w:rPr>
                <w:rFonts w:cs="Helvetica"/>
              </w:rPr>
              <w:t>Using silver service gear, or tongs in line with house standards</w:t>
            </w:r>
          </w:p>
          <w:p w:rsidR="006E5782" w:rsidRPr="00B103BF" w:rsidRDefault="006E5782" w:rsidP="006E5782">
            <w:pPr>
              <w:pStyle w:val="TableBullet1"/>
              <w:spacing w:after="80"/>
              <w:ind w:left="357" w:hanging="357"/>
              <w:rPr>
                <w:rFonts w:cs="Helvetica"/>
              </w:rPr>
            </w:pPr>
            <w:r w:rsidRPr="00B103BF">
              <w:rPr>
                <w:rFonts w:cs="Helvetica"/>
              </w:rPr>
              <w:t>Serving butter</w:t>
            </w:r>
          </w:p>
        </w:tc>
      </w:tr>
      <w:tr w:rsidR="006E5782" w:rsidRPr="00B103BF" w:rsidTr="006E578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6E5782" w:rsidRPr="00B103BF" w:rsidRDefault="006E5782" w:rsidP="006E5782">
            <w:pPr>
              <w:pStyle w:val="TableTextBold"/>
              <w:rPr>
                <w:rFonts w:cs="Helvetica"/>
                <w:b w:val="0"/>
              </w:rPr>
            </w:pPr>
          </w:p>
        </w:tc>
        <w:tc>
          <w:tcPr>
            <w:tcW w:w="9174" w:type="dxa"/>
            <w:gridSpan w:val="4"/>
            <w:tcBorders>
              <w:top w:val="nil"/>
              <w:bottom w:val="single" w:sz="4" w:space="0" w:color="auto"/>
            </w:tcBorders>
          </w:tcPr>
          <w:p w:rsidR="006E5782" w:rsidRPr="00B103BF" w:rsidRDefault="006E5782" w:rsidP="006E5782">
            <w:pPr>
              <w:pStyle w:val="TableText"/>
              <w:spacing w:after="80"/>
              <w:rPr>
                <w:rFonts w:cs="Helvetica"/>
              </w:rPr>
            </w:pPr>
            <w:r w:rsidRPr="00B103BF">
              <w:rPr>
                <w:rFonts w:cs="Helvetica"/>
                <w:i/>
              </w:rPr>
              <w:t>Serve dishes</w:t>
            </w:r>
            <w:r w:rsidRPr="00B103BF">
              <w:rPr>
                <w:rFonts w:cs="Helvetica"/>
              </w:rPr>
              <w:t xml:space="preserve"> must include:</w:t>
            </w:r>
          </w:p>
          <w:p w:rsidR="006E5782" w:rsidRPr="00B103BF" w:rsidRDefault="006E5782" w:rsidP="006E5782">
            <w:pPr>
              <w:pStyle w:val="TableBullet1"/>
              <w:spacing w:after="80"/>
              <w:ind w:left="357" w:hanging="357"/>
              <w:rPr>
                <w:rFonts w:cs="Helvetica"/>
              </w:rPr>
            </w:pPr>
            <w:r w:rsidRPr="00B103BF">
              <w:rPr>
                <w:rFonts w:cs="Helvetica"/>
              </w:rPr>
              <w:t xml:space="preserve">Collecting ordered dishes from kitchen, including checking for compliance with order placed by guest, checking temperature, appearance, equality and completeness </w:t>
            </w:r>
          </w:p>
          <w:p w:rsidR="006E5782" w:rsidRPr="00B103BF" w:rsidRDefault="006E5782" w:rsidP="006E5782">
            <w:pPr>
              <w:pStyle w:val="TableBullet1"/>
              <w:spacing w:after="80"/>
              <w:ind w:left="357" w:hanging="357"/>
              <w:rPr>
                <w:rFonts w:cs="Helvetica"/>
              </w:rPr>
            </w:pPr>
            <w:r w:rsidRPr="00B103BF">
              <w:rPr>
                <w:rFonts w:cs="Helvetica"/>
              </w:rPr>
              <w:t xml:space="preserve">Carrying plates/dishes to table using trays </w:t>
            </w:r>
          </w:p>
          <w:p w:rsidR="006E5782" w:rsidRPr="00B103BF" w:rsidRDefault="006E5782" w:rsidP="006E5782">
            <w:pPr>
              <w:pStyle w:val="TableBullet1"/>
              <w:spacing w:after="80"/>
              <w:ind w:left="357" w:hanging="357"/>
              <w:rPr>
                <w:rFonts w:cs="Helvetica"/>
              </w:rPr>
            </w:pPr>
            <w:r w:rsidRPr="00B103BF">
              <w:rPr>
                <w:rFonts w:cs="Helvetica"/>
              </w:rPr>
              <w:t>Carrying plates/dishes using standard plate-carrying techniques</w:t>
            </w:r>
          </w:p>
          <w:p w:rsidR="006E5782" w:rsidRPr="00B103BF" w:rsidRDefault="006E5782" w:rsidP="006E5782">
            <w:pPr>
              <w:pStyle w:val="TableBullet1"/>
              <w:spacing w:after="80"/>
              <w:ind w:left="357" w:hanging="357"/>
              <w:rPr>
                <w:rFonts w:cs="Helvetica"/>
              </w:rPr>
            </w:pPr>
            <w:r w:rsidRPr="00B103BF">
              <w:rPr>
                <w:rFonts w:cs="Helvetica"/>
              </w:rPr>
              <w:t>Serving appet</w:t>
            </w:r>
            <w:r w:rsidR="00A97178" w:rsidRPr="00B103BF">
              <w:rPr>
                <w:rFonts w:cs="Helvetica"/>
              </w:rPr>
              <w:t>is</w:t>
            </w:r>
            <w:r w:rsidRPr="00B103BF">
              <w:rPr>
                <w:rFonts w:cs="Helvetica"/>
              </w:rPr>
              <w:t>er, entr</w:t>
            </w:r>
            <w:r w:rsidRPr="00B103BF">
              <w:rPr>
                <w:rFonts w:hAnsi="Arial" w:cs="Helvetica"/>
              </w:rPr>
              <w:t>é</w:t>
            </w:r>
            <w:r w:rsidRPr="00B103BF">
              <w:rPr>
                <w:rFonts w:cs="Helvetica"/>
              </w:rPr>
              <w:t xml:space="preserve">e, soup, main course and dessert to guest in accordance with order placed </w:t>
            </w:r>
          </w:p>
          <w:p w:rsidR="006E5782" w:rsidRPr="00B103BF" w:rsidRDefault="006E5782" w:rsidP="006E5782">
            <w:pPr>
              <w:pStyle w:val="TableBullet1"/>
              <w:spacing w:after="80"/>
              <w:ind w:left="357" w:hanging="357"/>
              <w:rPr>
                <w:rFonts w:cs="Helvetica"/>
              </w:rPr>
            </w:pPr>
            <w:r w:rsidRPr="00B103BF">
              <w:rPr>
                <w:rFonts w:cs="Helvetica"/>
              </w:rPr>
              <w:t>Liaising and cooperating with other staff where silver service, semi-silver service and gueridon service is required</w:t>
            </w:r>
          </w:p>
        </w:tc>
      </w:tr>
      <w:tr w:rsidR="006E5782" w:rsidRPr="00B103BF" w:rsidTr="006E578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6E5782" w:rsidRPr="00B103BF" w:rsidRDefault="006E5782" w:rsidP="006E5782">
            <w:pPr>
              <w:pStyle w:val="TableTextBold"/>
              <w:rPr>
                <w:rFonts w:cs="Helvetica"/>
                <w:b w:val="0"/>
              </w:rPr>
            </w:pPr>
          </w:p>
        </w:tc>
        <w:tc>
          <w:tcPr>
            <w:tcW w:w="9174" w:type="dxa"/>
            <w:gridSpan w:val="4"/>
            <w:tcBorders>
              <w:top w:val="single" w:sz="4" w:space="0" w:color="auto"/>
              <w:bottom w:val="nil"/>
            </w:tcBorders>
          </w:tcPr>
          <w:p w:rsidR="006E5782" w:rsidRPr="00B103BF" w:rsidRDefault="006E5782" w:rsidP="006E5782">
            <w:pPr>
              <w:pStyle w:val="TableBullet1"/>
              <w:spacing w:after="100"/>
              <w:ind w:left="357" w:hanging="357"/>
              <w:rPr>
                <w:rFonts w:cs="Helvetica"/>
              </w:rPr>
            </w:pPr>
            <w:r w:rsidRPr="00B103BF">
              <w:rPr>
                <w:rFonts w:cs="Helvetica"/>
              </w:rPr>
              <w:t xml:space="preserve">Adhering to in house, or industry standards regarding food service, placement of dishes on table, timing of service, and coordination of wine and beverage service </w:t>
            </w:r>
          </w:p>
          <w:p w:rsidR="006E5782" w:rsidRPr="00B103BF" w:rsidRDefault="006E5782" w:rsidP="006E5782">
            <w:pPr>
              <w:pStyle w:val="TableBullet1"/>
              <w:spacing w:after="100"/>
              <w:ind w:left="357" w:hanging="357"/>
              <w:rPr>
                <w:rFonts w:cs="Helvetica"/>
              </w:rPr>
            </w:pPr>
            <w:r w:rsidRPr="00B103BF">
              <w:rPr>
                <w:rFonts w:cs="Helvetica"/>
              </w:rPr>
              <w:t>Implementing customer service skills, communicating skills and interpersonal skills</w:t>
            </w:r>
          </w:p>
          <w:p w:rsidR="006E5782" w:rsidRPr="00B103BF" w:rsidRDefault="006E5782" w:rsidP="006E5782">
            <w:pPr>
              <w:pStyle w:val="TableBullet1"/>
              <w:spacing w:after="100"/>
              <w:ind w:left="357" w:hanging="357"/>
              <w:rPr>
                <w:rFonts w:cs="Helvetica"/>
                <w:i/>
              </w:rPr>
            </w:pPr>
            <w:r w:rsidRPr="00B103BF">
              <w:rPr>
                <w:rFonts w:cs="Helvetica"/>
              </w:rPr>
              <w:t>Implementing appropriate safe food handling skills</w:t>
            </w:r>
          </w:p>
        </w:tc>
      </w:tr>
      <w:tr w:rsidR="006E5782" w:rsidRPr="00B103BF" w:rsidTr="006E578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6E5782" w:rsidRPr="00B103BF" w:rsidRDefault="006E5782" w:rsidP="006E5782">
            <w:pPr>
              <w:pStyle w:val="TableTextBold"/>
              <w:rPr>
                <w:rFonts w:cs="Helvetica"/>
                <w:b w:val="0"/>
              </w:rPr>
            </w:pPr>
          </w:p>
        </w:tc>
        <w:tc>
          <w:tcPr>
            <w:tcW w:w="9174" w:type="dxa"/>
            <w:gridSpan w:val="4"/>
            <w:tcBorders>
              <w:top w:val="nil"/>
              <w:bottom w:val="nil"/>
            </w:tcBorders>
          </w:tcPr>
          <w:p w:rsidR="006E5782" w:rsidRPr="00B103BF" w:rsidRDefault="006E5782" w:rsidP="006E5782">
            <w:pPr>
              <w:pStyle w:val="TableText"/>
              <w:spacing w:after="100"/>
              <w:rPr>
                <w:rFonts w:cs="Helvetica"/>
              </w:rPr>
            </w:pPr>
            <w:r w:rsidRPr="00B103BF">
              <w:rPr>
                <w:rFonts w:cs="Helvetica"/>
                <w:i/>
              </w:rPr>
              <w:t>Clear table</w:t>
            </w:r>
            <w:r w:rsidRPr="00B103BF">
              <w:rPr>
                <w:rFonts w:cs="Helvetica"/>
              </w:rPr>
              <w:t xml:space="preserve"> must include:</w:t>
            </w:r>
          </w:p>
          <w:p w:rsidR="006E5782" w:rsidRPr="00B103BF" w:rsidRDefault="006E5782" w:rsidP="006E5782">
            <w:pPr>
              <w:pStyle w:val="TableBullet1"/>
              <w:spacing w:after="100"/>
              <w:ind w:left="357" w:hanging="357"/>
              <w:rPr>
                <w:rFonts w:cs="Helvetica"/>
              </w:rPr>
            </w:pPr>
            <w:r w:rsidRPr="00B103BF">
              <w:rPr>
                <w:rFonts w:cs="Helvetica"/>
              </w:rPr>
              <w:t>Enquiring to ensure guests have finished their course</w:t>
            </w:r>
          </w:p>
          <w:p w:rsidR="006E5782" w:rsidRPr="00B103BF" w:rsidRDefault="006E5782" w:rsidP="006E5782">
            <w:pPr>
              <w:pStyle w:val="TableBullet1"/>
              <w:spacing w:after="100"/>
              <w:ind w:left="357" w:hanging="357"/>
              <w:rPr>
                <w:rFonts w:cs="Helvetica"/>
              </w:rPr>
            </w:pPr>
            <w:r w:rsidRPr="00B103BF">
              <w:rPr>
                <w:rFonts w:cs="Helvetica"/>
              </w:rPr>
              <w:t>Reading non-verbal cues regarding meal/course completion</w:t>
            </w:r>
          </w:p>
          <w:p w:rsidR="006E5782" w:rsidRPr="00B103BF" w:rsidRDefault="006E5782" w:rsidP="006E5782">
            <w:pPr>
              <w:pStyle w:val="TableBullet1"/>
              <w:spacing w:after="100"/>
              <w:ind w:left="357" w:hanging="357"/>
              <w:rPr>
                <w:rFonts w:cs="Helvetica"/>
              </w:rPr>
            </w:pPr>
            <w:r w:rsidRPr="00B103BF">
              <w:rPr>
                <w:rFonts w:cs="Helvetica"/>
              </w:rPr>
              <w:t>Using accepted industry standard plate and cutlery clearing techniques</w:t>
            </w:r>
          </w:p>
          <w:p w:rsidR="006E5782" w:rsidRPr="00B103BF" w:rsidRDefault="006E5782" w:rsidP="006E5782">
            <w:pPr>
              <w:pStyle w:val="TableBullet1"/>
              <w:spacing w:after="100"/>
              <w:ind w:left="357" w:hanging="357"/>
              <w:rPr>
                <w:rFonts w:cs="Helvetica"/>
              </w:rPr>
            </w:pPr>
            <w:r w:rsidRPr="00B103BF">
              <w:rPr>
                <w:rFonts w:cs="Helvetica"/>
              </w:rPr>
              <w:t>Implementing crumbing down procedures</w:t>
            </w:r>
          </w:p>
          <w:p w:rsidR="006E5782" w:rsidRPr="00B103BF" w:rsidRDefault="006E5782" w:rsidP="006E5782">
            <w:pPr>
              <w:pStyle w:val="TableBullet1"/>
              <w:spacing w:after="100"/>
              <w:ind w:left="357" w:hanging="357"/>
              <w:rPr>
                <w:rFonts w:cs="Helvetica"/>
              </w:rPr>
            </w:pPr>
            <w:r w:rsidRPr="00B103BF">
              <w:rPr>
                <w:rFonts w:cs="Helvetica"/>
              </w:rPr>
              <w:t>Removing tableware, condiments, table dressings, butter, progressively during the meal</w:t>
            </w:r>
          </w:p>
          <w:p w:rsidR="006E5782" w:rsidRPr="00B103BF" w:rsidRDefault="006E5782" w:rsidP="006E5782">
            <w:pPr>
              <w:pStyle w:val="TableBullet1"/>
              <w:spacing w:after="100"/>
              <w:ind w:left="357" w:hanging="357"/>
              <w:rPr>
                <w:rFonts w:cs="Helvetica"/>
              </w:rPr>
            </w:pPr>
            <w:r w:rsidRPr="00B103BF">
              <w:rPr>
                <w:rFonts w:cs="Helvetica"/>
              </w:rPr>
              <w:t>Implementing customer service skills, communicating skills and interpersonal skills</w:t>
            </w:r>
          </w:p>
          <w:p w:rsidR="006E5782" w:rsidRPr="00B103BF" w:rsidRDefault="006E5782" w:rsidP="006E5782">
            <w:pPr>
              <w:pStyle w:val="TableBullet1"/>
              <w:spacing w:after="100"/>
              <w:ind w:left="357" w:hanging="357"/>
              <w:rPr>
                <w:rFonts w:cs="Helvetica"/>
              </w:rPr>
            </w:pPr>
            <w:r w:rsidRPr="00B103BF">
              <w:rPr>
                <w:rFonts w:cs="Helvetica"/>
              </w:rPr>
              <w:t>Using trays and trolleys to assist in the clearing process</w:t>
            </w:r>
          </w:p>
        </w:tc>
      </w:tr>
      <w:tr w:rsidR="006E5782" w:rsidRPr="00B103BF" w:rsidTr="006E578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6E5782" w:rsidRPr="00B103BF" w:rsidRDefault="006E5782" w:rsidP="006E5782">
            <w:pPr>
              <w:pStyle w:val="TableTextBold"/>
              <w:rPr>
                <w:rFonts w:cs="Helvetica"/>
                <w:b w:val="0"/>
              </w:rPr>
            </w:pPr>
          </w:p>
        </w:tc>
        <w:tc>
          <w:tcPr>
            <w:tcW w:w="9174" w:type="dxa"/>
            <w:gridSpan w:val="4"/>
            <w:tcBorders>
              <w:top w:val="nil"/>
            </w:tcBorders>
          </w:tcPr>
          <w:p w:rsidR="006E5782" w:rsidRPr="00B103BF" w:rsidRDefault="006E5782" w:rsidP="006E5782">
            <w:pPr>
              <w:pStyle w:val="TableText"/>
              <w:spacing w:after="100"/>
              <w:rPr>
                <w:rFonts w:cs="Helvetica"/>
              </w:rPr>
            </w:pPr>
            <w:r w:rsidRPr="00B103BF">
              <w:rPr>
                <w:rFonts w:cs="Helvetica"/>
                <w:i/>
              </w:rPr>
              <w:t>Serve pre-dinner drinks</w:t>
            </w:r>
            <w:r w:rsidRPr="00B103BF">
              <w:rPr>
                <w:rFonts w:cs="Helvetica"/>
              </w:rPr>
              <w:t xml:space="preserve"> must include:</w:t>
            </w:r>
          </w:p>
          <w:p w:rsidR="006E5782" w:rsidRPr="00B103BF" w:rsidRDefault="006E5782" w:rsidP="006E5782">
            <w:pPr>
              <w:pStyle w:val="TableBullet1"/>
              <w:spacing w:after="100"/>
              <w:ind w:left="357" w:hanging="357"/>
              <w:rPr>
                <w:rFonts w:cs="Helvetica"/>
              </w:rPr>
            </w:pPr>
            <w:r w:rsidRPr="00B103BF">
              <w:rPr>
                <w:rFonts w:cs="Helvetica"/>
              </w:rPr>
              <w:t xml:space="preserve">Collecting ordered dishes from bar, including checking for compliance with order placed by guest, checking temperature, appearance, garnish, correct glassware, equality and completeness </w:t>
            </w:r>
          </w:p>
          <w:p w:rsidR="006E5782" w:rsidRPr="00B103BF" w:rsidRDefault="006E5782" w:rsidP="006E5782">
            <w:pPr>
              <w:pStyle w:val="TableBullet1"/>
              <w:spacing w:after="100"/>
              <w:ind w:left="357" w:hanging="357"/>
              <w:rPr>
                <w:rFonts w:cs="Helvetica"/>
              </w:rPr>
            </w:pPr>
            <w:r w:rsidRPr="00B103BF">
              <w:rPr>
                <w:rFonts w:cs="Helvetica"/>
              </w:rPr>
              <w:t xml:space="preserve">Carrying drinks to table using trays </w:t>
            </w:r>
          </w:p>
          <w:p w:rsidR="006E5782" w:rsidRPr="00B103BF" w:rsidRDefault="006E5782" w:rsidP="006E5782">
            <w:pPr>
              <w:pStyle w:val="TableBullet1"/>
              <w:spacing w:after="100"/>
              <w:ind w:left="357" w:hanging="357"/>
              <w:rPr>
                <w:rFonts w:cs="Helvetica"/>
              </w:rPr>
            </w:pPr>
            <w:r w:rsidRPr="00B103BF">
              <w:rPr>
                <w:rFonts w:cs="Helvetica"/>
              </w:rPr>
              <w:t>Serving of drinks to guests in accordance with order placed; drinks may include aperitifs and cocktails, beers, mixed drinks, non-alcoholic drinks and house specialty drinks</w:t>
            </w:r>
          </w:p>
          <w:p w:rsidR="006E5782" w:rsidRPr="00B103BF" w:rsidRDefault="006E5782" w:rsidP="006E5782">
            <w:pPr>
              <w:pStyle w:val="TableBullet1"/>
              <w:spacing w:after="100"/>
              <w:ind w:left="357" w:hanging="357"/>
              <w:rPr>
                <w:rFonts w:cs="Helvetica"/>
              </w:rPr>
            </w:pPr>
            <w:r w:rsidRPr="00B103BF">
              <w:rPr>
                <w:rFonts w:cs="Helvetica"/>
              </w:rPr>
              <w:t>Liaising and cooperating with other staff where silver service, semi-silver service and gueridon service is required</w:t>
            </w:r>
          </w:p>
          <w:p w:rsidR="006E5782" w:rsidRPr="00B103BF" w:rsidRDefault="006E5782" w:rsidP="006E5782">
            <w:pPr>
              <w:pStyle w:val="TableBullet1"/>
              <w:spacing w:after="100"/>
              <w:ind w:left="357" w:hanging="357"/>
              <w:rPr>
                <w:rFonts w:cs="Helvetica"/>
              </w:rPr>
            </w:pPr>
            <w:r w:rsidRPr="00B103BF">
              <w:rPr>
                <w:rFonts w:cs="Helvetica"/>
              </w:rPr>
              <w:t xml:space="preserve">Adhering to in house or industry standards regarding food service, placement of dishes on table, timing of service, and coordination of wine and beverage service </w:t>
            </w:r>
          </w:p>
          <w:p w:rsidR="006E5782" w:rsidRPr="00B103BF" w:rsidRDefault="006E5782" w:rsidP="006E5782">
            <w:pPr>
              <w:pStyle w:val="TableBullet1"/>
              <w:spacing w:after="100"/>
              <w:ind w:left="357" w:hanging="357"/>
              <w:rPr>
                <w:rFonts w:cs="Helvetica"/>
              </w:rPr>
            </w:pPr>
            <w:r w:rsidRPr="00B103BF">
              <w:rPr>
                <w:rFonts w:cs="Helvetica"/>
              </w:rPr>
              <w:t>Implementing customer service skills, communicating skills and interpersonal skills</w:t>
            </w:r>
          </w:p>
          <w:p w:rsidR="006E5782" w:rsidRPr="00B103BF" w:rsidRDefault="006E5782" w:rsidP="006E5782">
            <w:pPr>
              <w:pStyle w:val="TableBullet1"/>
              <w:spacing w:after="100"/>
              <w:ind w:left="357" w:hanging="357"/>
              <w:rPr>
                <w:rFonts w:cs="Helvetica"/>
              </w:rPr>
            </w:pPr>
            <w:r w:rsidRPr="00B103BF">
              <w:rPr>
                <w:rFonts w:cs="Helvetica"/>
              </w:rPr>
              <w:t>Implementing appropriate safe food handling skills</w:t>
            </w:r>
          </w:p>
        </w:tc>
      </w:tr>
      <w:tr w:rsidR="006E5782" w:rsidRPr="00B103BF" w:rsidTr="006E578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6E5782" w:rsidRPr="00B103BF" w:rsidRDefault="006E5782" w:rsidP="006E5782">
            <w:pPr>
              <w:pStyle w:val="TableTextBold"/>
              <w:rPr>
                <w:rFonts w:cs="Helvetica"/>
                <w:b w:val="0"/>
              </w:rPr>
            </w:pPr>
          </w:p>
        </w:tc>
        <w:tc>
          <w:tcPr>
            <w:tcW w:w="9174" w:type="dxa"/>
            <w:gridSpan w:val="4"/>
            <w:tcBorders>
              <w:bottom w:val="nil"/>
            </w:tcBorders>
          </w:tcPr>
          <w:p w:rsidR="006E5782" w:rsidRPr="00B103BF" w:rsidRDefault="006E5782" w:rsidP="006E5782">
            <w:pPr>
              <w:pStyle w:val="TableText"/>
              <w:rPr>
                <w:rFonts w:cs="Helvetica"/>
              </w:rPr>
            </w:pPr>
            <w:r w:rsidRPr="00B103BF">
              <w:rPr>
                <w:rFonts w:cs="Helvetica"/>
                <w:i/>
              </w:rPr>
              <w:t>Serve wines</w:t>
            </w:r>
            <w:r w:rsidRPr="00B103BF">
              <w:rPr>
                <w:rFonts w:cs="Helvetica"/>
              </w:rPr>
              <w:t xml:space="preserve"> must include:</w:t>
            </w:r>
          </w:p>
          <w:p w:rsidR="006E5782" w:rsidRPr="00B103BF" w:rsidRDefault="006E5782" w:rsidP="006E5782">
            <w:pPr>
              <w:pStyle w:val="TableBullet1"/>
              <w:ind w:left="357" w:hanging="357"/>
              <w:rPr>
                <w:rFonts w:cs="Helvetica"/>
              </w:rPr>
            </w:pPr>
            <w:r w:rsidRPr="00B103BF">
              <w:rPr>
                <w:rFonts w:cs="Helvetica"/>
              </w:rPr>
              <w:t>Collecting and checking selected wine from bar</w:t>
            </w:r>
          </w:p>
          <w:p w:rsidR="006E5782" w:rsidRPr="00B103BF" w:rsidRDefault="006E5782" w:rsidP="006E5782">
            <w:pPr>
              <w:pStyle w:val="TableBullet1"/>
              <w:ind w:left="357" w:hanging="357"/>
              <w:rPr>
                <w:rFonts w:cs="Helvetica"/>
              </w:rPr>
            </w:pPr>
            <w:r w:rsidRPr="00B103BF">
              <w:rPr>
                <w:rFonts w:cs="Helvetica"/>
              </w:rPr>
              <w:t>Adjusting glassware to match selected wine</w:t>
            </w:r>
          </w:p>
          <w:p w:rsidR="006E5782" w:rsidRPr="00B103BF" w:rsidRDefault="006E5782" w:rsidP="006E5782">
            <w:pPr>
              <w:pStyle w:val="TableBullet1"/>
              <w:ind w:left="357" w:hanging="357"/>
              <w:rPr>
                <w:rFonts w:cs="Helvetica"/>
              </w:rPr>
            </w:pPr>
            <w:r w:rsidRPr="00B103BF">
              <w:rPr>
                <w:rFonts w:cs="Helvetica"/>
              </w:rPr>
              <w:t>Implementing the wine ritual in the service of wine, including presenting and announcing wine, bottle opening and cork presentation, where applicable, allowing host to taste and approve the wine, filling guest glasses and host glass, placement of bottle on table, using napkin to assist in service</w:t>
            </w:r>
          </w:p>
          <w:p w:rsidR="006E5782" w:rsidRPr="00B103BF" w:rsidRDefault="006E5782" w:rsidP="006E5782">
            <w:pPr>
              <w:pStyle w:val="TableBullet1"/>
              <w:ind w:left="357" w:hanging="357"/>
              <w:rPr>
                <w:rFonts w:cs="Helvetica"/>
              </w:rPr>
            </w:pPr>
            <w:r w:rsidRPr="00B103BF">
              <w:rPr>
                <w:rFonts w:cs="Helvetica"/>
              </w:rPr>
              <w:t>Implementing correct pouring techniques to avoid drips</w:t>
            </w:r>
          </w:p>
          <w:p w:rsidR="006E5782" w:rsidRPr="00B103BF" w:rsidRDefault="006E5782" w:rsidP="006E5782">
            <w:pPr>
              <w:pStyle w:val="TableBullet1"/>
              <w:ind w:left="357" w:hanging="357"/>
              <w:rPr>
                <w:rFonts w:cs="Helvetica"/>
              </w:rPr>
            </w:pPr>
            <w:r w:rsidRPr="00B103BF">
              <w:rPr>
                <w:rFonts w:cs="Helvetica"/>
              </w:rPr>
              <w:t>Using wine baskets, ice buckets and wine stands</w:t>
            </w:r>
          </w:p>
          <w:p w:rsidR="006E5782" w:rsidRPr="00B103BF" w:rsidRDefault="006E5782" w:rsidP="006E5782">
            <w:pPr>
              <w:pStyle w:val="TableBullet1"/>
              <w:ind w:left="357" w:hanging="357"/>
              <w:rPr>
                <w:rFonts w:cs="Helvetica"/>
              </w:rPr>
            </w:pPr>
            <w:r w:rsidRPr="00B103BF">
              <w:rPr>
                <w:rFonts w:cs="Helvetica"/>
              </w:rPr>
              <w:t>Decanting wines that throw a crust</w:t>
            </w:r>
          </w:p>
        </w:tc>
      </w:tr>
      <w:tr w:rsidR="006E5782" w:rsidRPr="00B103BF" w:rsidTr="006E578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6E5782" w:rsidRPr="00B103BF" w:rsidRDefault="006E5782" w:rsidP="006E5782">
            <w:pPr>
              <w:pStyle w:val="TableTextBold"/>
              <w:rPr>
                <w:rFonts w:cs="Helvetica"/>
                <w:b w:val="0"/>
              </w:rPr>
            </w:pPr>
          </w:p>
        </w:tc>
        <w:tc>
          <w:tcPr>
            <w:tcW w:w="9174" w:type="dxa"/>
            <w:gridSpan w:val="4"/>
            <w:tcBorders>
              <w:top w:val="nil"/>
              <w:bottom w:val="nil"/>
            </w:tcBorders>
          </w:tcPr>
          <w:p w:rsidR="006E5782" w:rsidRPr="00B103BF" w:rsidRDefault="006E5782" w:rsidP="006E5782">
            <w:pPr>
              <w:pStyle w:val="TableText"/>
              <w:rPr>
                <w:rFonts w:cs="Helvetica"/>
              </w:rPr>
            </w:pPr>
            <w:r w:rsidRPr="00B103BF">
              <w:rPr>
                <w:rFonts w:cs="Helvetica"/>
                <w:i/>
              </w:rPr>
              <w:t>Serve after-meal drinks</w:t>
            </w:r>
            <w:r w:rsidRPr="00B103BF">
              <w:rPr>
                <w:rFonts w:cs="Helvetica"/>
              </w:rPr>
              <w:t xml:space="preserve"> must include:</w:t>
            </w:r>
          </w:p>
          <w:p w:rsidR="006E5782" w:rsidRPr="00B103BF" w:rsidRDefault="006E5782" w:rsidP="006E5782">
            <w:pPr>
              <w:pStyle w:val="TableBullet1"/>
              <w:ind w:left="357" w:hanging="357"/>
              <w:rPr>
                <w:rFonts w:cs="Helvetica"/>
              </w:rPr>
            </w:pPr>
            <w:r w:rsidRPr="00B103BF">
              <w:rPr>
                <w:rFonts w:cs="Helvetica"/>
              </w:rPr>
              <w:t>Serving fortified wines, including port, tokay, Frontignac, Madeira:</w:t>
            </w:r>
          </w:p>
          <w:p w:rsidR="006E5782" w:rsidRPr="00B103BF" w:rsidRDefault="006E5782" w:rsidP="006E5782">
            <w:pPr>
              <w:pStyle w:val="TableBullet2"/>
              <w:rPr>
                <w:rFonts w:cs="Helvetica"/>
              </w:rPr>
            </w:pPr>
            <w:r w:rsidRPr="00B103BF">
              <w:rPr>
                <w:rFonts w:cs="Helvetica"/>
              </w:rPr>
              <w:t>Serving liqueurs</w:t>
            </w:r>
          </w:p>
          <w:p w:rsidR="006E5782" w:rsidRPr="00B103BF" w:rsidRDefault="006E5782" w:rsidP="006E5782">
            <w:pPr>
              <w:pStyle w:val="TableBullet2"/>
              <w:rPr>
                <w:rFonts w:cs="Helvetica"/>
              </w:rPr>
            </w:pPr>
            <w:r w:rsidRPr="00B103BF">
              <w:rPr>
                <w:rFonts w:cs="Helvetica"/>
              </w:rPr>
              <w:t>Serving spirit or liqueur coffees</w:t>
            </w:r>
          </w:p>
          <w:p w:rsidR="006E5782" w:rsidRPr="00B103BF" w:rsidRDefault="006E5782" w:rsidP="006E5782">
            <w:pPr>
              <w:pStyle w:val="TableBullet2"/>
              <w:rPr>
                <w:rFonts w:cs="Helvetica"/>
              </w:rPr>
            </w:pPr>
            <w:r w:rsidRPr="00B103BF">
              <w:rPr>
                <w:rFonts w:cs="Helvetica"/>
              </w:rPr>
              <w:t>Using correct glassware</w:t>
            </w:r>
          </w:p>
          <w:p w:rsidR="006E5782" w:rsidRPr="00B103BF" w:rsidRDefault="006E5782" w:rsidP="006E5782">
            <w:pPr>
              <w:pStyle w:val="TableBullet2"/>
              <w:rPr>
                <w:rFonts w:cs="Helvetica"/>
              </w:rPr>
            </w:pPr>
            <w:r w:rsidRPr="00B103BF">
              <w:rPr>
                <w:rFonts w:cs="Helvetica"/>
              </w:rPr>
              <w:t>Using drinks trolley to actively promote after-dinner drinks</w:t>
            </w:r>
          </w:p>
        </w:tc>
      </w:tr>
      <w:tr w:rsidR="006E5782" w:rsidRPr="00B103BF" w:rsidTr="006E578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6E5782" w:rsidRPr="00B103BF" w:rsidRDefault="006E5782" w:rsidP="006E5782">
            <w:pPr>
              <w:pStyle w:val="TableTextBold"/>
              <w:rPr>
                <w:rFonts w:cs="Helvetica"/>
                <w:b w:val="0"/>
              </w:rPr>
            </w:pPr>
          </w:p>
        </w:tc>
        <w:tc>
          <w:tcPr>
            <w:tcW w:w="9174" w:type="dxa"/>
            <w:gridSpan w:val="4"/>
            <w:tcBorders>
              <w:top w:val="nil"/>
            </w:tcBorders>
          </w:tcPr>
          <w:p w:rsidR="006E5782" w:rsidRPr="00B103BF" w:rsidRDefault="006E5782" w:rsidP="006E5782">
            <w:pPr>
              <w:pStyle w:val="TableText"/>
              <w:rPr>
                <w:rFonts w:cs="Helvetica"/>
              </w:rPr>
            </w:pPr>
            <w:r w:rsidRPr="00B103BF">
              <w:rPr>
                <w:rFonts w:cs="Helvetica"/>
                <w:i/>
              </w:rPr>
              <w:t>Clear glasses</w:t>
            </w:r>
            <w:r w:rsidRPr="00B103BF">
              <w:rPr>
                <w:rFonts w:cs="Helvetica"/>
              </w:rPr>
              <w:t xml:space="preserve"> must include:</w:t>
            </w:r>
          </w:p>
          <w:p w:rsidR="006E5782" w:rsidRPr="00B103BF" w:rsidRDefault="006E5782" w:rsidP="006E5782">
            <w:pPr>
              <w:pStyle w:val="TableBullet1"/>
              <w:ind w:left="357" w:hanging="357"/>
              <w:rPr>
                <w:rFonts w:cs="Helvetica"/>
              </w:rPr>
            </w:pPr>
            <w:r w:rsidRPr="00B103BF">
              <w:rPr>
                <w:rFonts w:cs="Helvetica"/>
              </w:rPr>
              <w:t>Monitoring state of intoxication of guests and implementing responsible service of alcohol</w:t>
            </w:r>
          </w:p>
          <w:p w:rsidR="006E5782" w:rsidRPr="00B103BF" w:rsidRDefault="006E5782" w:rsidP="006E5782">
            <w:pPr>
              <w:pStyle w:val="TableBullet1"/>
              <w:ind w:left="357" w:hanging="357"/>
              <w:rPr>
                <w:rFonts w:cs="Helvetica"/>
              </w:rPr>
            </w:pPr>
            <w:r w:rsidRPr="00B103BF">
              <w:rPr>
                <w:rFonts w:cs="Helvetica"/>
              </w:rPr>
              <w:t>Selling additional drinks and changing glassware to accommodate new products that are ordered</w:t>
            </w:r>
          </w:p>
          <w:p w:rsidR="006E5782" w:rsidRPr="00B103BF" w:rsidRDefault="006E5782" w:rsidP="006E5782">
            <w:pPr>
              <w:pStyle w:val="TableBullet1"/>
              <w:ind w:left="357" w:hanging="357"/>
              <w:rPr>
                <w:rFonts w:cs="Helvetica"/>
              </w:rPr>
            </w:pPr>
            <w:r w:rsidRPr="00B103BF">
              <w:rPr>
                <w:rFonts w:cs="Helvetica"/>
              </w:rPr>
              <w:t>Removing glasses, bottles and cans from table</w:t>
            </w:r>
          </w:p>
          <w:p w:rsidR="006E5782" w:rsidRPr="00B103BF" w:rsidRDefault="006E5782" w:rsidP="006E5782">
            <w:pPr>
              <w:pStyle w:val="TableBullet1"/>
              <w:ind w:left="357" w:hanging="357"/>
              <w:rPr>
                <w:rFonts w:cs="Helvetica"/>
              </w:rPr>
            </w:pPr>
            <w:r w:rsidRPr="00B103BF">
              <w:rPr>
                <w:rFonts w:cs="Helvetica"/>
              </w:rPr>
              <w:t>Removing corks that have been offered for presentation, wine baskets, ice buckets and wine stands</w:t>
            </w:r>
          </w:p>
        </w:tc>
      </w:tr>
      <w:tr w:rsidR="006E5782" w:rsidRPr="00B103BF" w:rsidTr="006E578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6E5782" w:rsidRPr="00B103BF" w:rsidRDefault="006E5782" w:rsidP="006E5782">
            <w:pPr>
              <w:pStyle w:val="TableTextBold"/>
              <w:keepNext/>
              <w:rPr>
                <w:rFonts w:cs="Helvetica"/>
                <w:b w:val="0"/>
              </w:rPr>
            </w:pPr>
          </w:p>
        </w:tc>
        <w:tc>
          <w:tcPr>
            <w:tcW w:w="9174" w:type="dxa"/>
            <w:gridSpan w:val="4"/>
            <w:tcBorders>
              <w:bottom w:val="nil"/>
            </w:tcBorders>
          </w:tcPr>
          <w:p w:rsidR="006E5782" w:rsidRPr="00B103BF" w:rsidRDefault="006E5782" w:rsidP="006E5782">
            <w:pPr>
              <w:pStyle w:val="TableText"/>
              <w:keepNext/>
              <w:rPr>
                <w:rFonts w:cs="Helvetica"/>
              </w:rPr>
            </w:pPr>
            <w:r w:rsidRPr="00B103BF">
              <w:rPr>
                <w:rFonts w:cs="Helvetica"/>
                <w:i/>
              </w:rPr>
              <w:t>End-of-service ass</w:t>
            </w:r>
            <w:r w:rsidRPr="00B103BF">
              <w:rPr>
                <w:rFonts w:cs="Helvetica"/>
              </w:rPr>
              <w:t>istance may include:</w:t>
            </w:r>
          </w:p>
          <w:p w:rsidR="006E5782" w:rsidRPr="00B103BF" w:rsidRDefault="006E5782" w:rsidP="006E5782">
            <w:pPr>
              <w:pStyle w:val="TableBullet1"/>
              <w:keepNext/>
              <w:ind w:left="357" w:hanging="357"/>
              <w:rPr>
                <w:rFonts w:cs="Helvetica"/>
              </w:rPr>
            </w:pPr>
            <w:r w:rsidRPr="00B103BF">
              <w:rPr>
                <w:rFonts w:cs="Helvetica"/>
              </w:rPr>
              <w:t>Obtaining a taxi or other transport for guests</w:t>
            </w:r>
          </w:p>
          <w:p w:rsidR="006E5782" w:rsidRPr="00B103BF" w:rsidRDefault="006E5782" w:rsidP="006E5782">
            <w:pPr>
              <w:pStyle w:val="TableBullet1"/>
              <w:keepNext/>
              <w:ind w:left="357" w:hanging="357"/>
              <w:rPr>
                <w:rFonts w:cs="Helvetica"/>
              </w:rPr>
            </w:pPr>
            <w:r w:rsidRPr="00B103BF">
              <w:rPr>
                <w:rFonts w:cs="Helvetica"/>
              </w:rPr>
              <w:t>Retrieving items that have been placed into safe keeping</w:t>
            </w:r>
          </w:p>
          <w:p w:rsidR="006E5782" w:rsidRPr="00B103BF" w:rsidRDefault="006E5782" w:rsidP="006E5782">
            <w:pPr>
              <w:pStyle w:val="TableBullet1"/>
              <w:keepNext/>
              <w:ind w:left="357" w:hanging="357"/>
              <w:rPr>
                <w:rFonts w:cs="Helvetica"/>
              </w:rPr>
            </w:pPr>
            <w:r w:rsidRPr="00B103BF">
              <w:rPr>
                <w:rFonts w:cs="Helvetica"/>
              </w:rPr>
              <w:t>Offering umbrellas</w:t>
            </w:r>
          </w:p>
          <w:p w:rsidR="006E5782" w:rsidRPr="00B103BF" w:rsidRDefault="006E5782" w:rsidP="006E5782">
            <w:pPr>
              <w:pStyle w:val="TableBullet1"/>
              <w:keepNext/>
              <w:ind w:left="357" w:hanging="357"/>
              <w:rPr>
                <w:rFonts w:cs="Helvetica"/>
              </w:rPr>
            </w:pPr>
            <w:r w:rsidRPr="00B103BF">
              <w:rPr>
                <w:rFonts w:cs="Helvetica"/>
              </w:rPr>
              <w:t>Accompanying guests to cars</w:t>
            </w:r>
          </w:p>
          <w:p w:rsidR="006E5782" w:rsidRPr="00B103BF" w:rsidRDefault="006E5782" w:rsidP="006E5782">
            <w:pPr>
              <w:pStyle w:val="TableBullet1"/>
              <w:keepNext/>
              <w:ind w:left="357" w:hanging="357"/>
              <w:rPr>
                <w:rFonts w:cs="Helvetica"/>
              </w:rPr>
            </w:pPr>
            <w:r w:rsidRPr="00B103BF">
              <w:rPr>
                <w:rFonts w:cs="Helvetica"/>
              </w:rPr>
              <w:t>Making reservations on their behalf</w:t>
            </w:r>
          </w:p>
        </w:tc>
      </w:tr>
      <w:tr w:rsidR="006E5782" w:rsidRPr="00B103BF" w:rsidTr="006E578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6E5782" w:rsidRPr="00B103BF" w:rsidRDefault="006E5782" w:rsidP="006E5782">
            <w:pPr>
              <w:pStyle w:val="TableTextBold"/>
              <w:rPr>
                <w:rFonts w:cs="Helvetica"/>
                <w:b w:val="0"/>
              </w:rPr>
            </w:pPr>
          </w:p>
        </w:tc>
        <w:tc>
          <w:tcPr>
            <w:tcW w:w="9174" w:type="dxa"/>
            <w:gridSpan w:val="4"/>
            <w:tcBorders>
              <w:top w:val="nil"/>
              <w:bottom w:val="nil"/>
            </w:tcBorders>
          </w:tcPr>
          <w:p w:rsidR="006E5782" w:rsidRPr="00B103BF" w:rsidRDefault="006E5782" w:rsidP="006E5782">
            <w:pPr>
              <w:pStyle w:val="TableText"/>
              <w:rPr>
                <w:rFonts w:cs="Helvetica"/>
              </w:rPr>
            </w:pPr>
            <w:r w:rsidRPr="00B103BF">
              <w:rPr>
                <w:rFonts w:cs="Helvetica"/>
                <w:i/>
              </w:rPr>
              <w:t>Farewell guests</w:t>
            </w:r>
            <w:r w:rsidRPr="00B103BF">
              <w:rPr>
                <w:rFonts w:cs="Helvetica"/>
              </w:rPr>
              <w:t xml:space="preserve"> must include:</w:t>
            </w:r>
          </w:p>
          <w:p w:rsidR="006E5782" w:rsidRPr="00B103BF" w:rsidRDefault="006E5782" w:rsidP="006E5782">
            <w:pPr>
              <w:pStyle w:val="TableBullet1"/>
              <w:ind w:left="357" w:hanging="357"/>
              <w:rPr>
                <w:rFonts w:cs="Helvetica"/>
              </w:rPr>
            </w:pPr>
            <w:r w:rsidRPr="00B103BF">
              <w:rPr>
                <w:rFonts w:cs="Helvetica"/>
              </w:rPr>
              <w:t>Thanking guests for their business</w:t>
            </w:r>
          </w:p>
          <w:p w:rsidR="006E5782" w:rsidRPr="00B103BF" w:rsidRDefault="006E5782" w:rsidP="006E5782">
            <w:pPr>
              <w:pStyle w:val="TableBullet1"/>
              <w:ind w:left="357" w:hanging="357"/>
              <w:rPr>
                <w:rFonts w:cs="Helvetica"/>
              </w:rPr>
            </w:pPr>
            <w:r w:rsidRPr="00B103BF">
              <w:rPr>
                <w:rFonts w:cs="Helvetica"/>
              </w:rPr>
              <w:t>Wishing guests well, including respecting and valuing guests</w:t>
            </w:r>
          </w:p>
          <w:p w:rsidR="006E5782" w:rsidRPr="00B103BF" w:rsidRDefault="006E5782" w:rsidP="006E5782">
            <w:pPr>
              <w:pStyle w:val="TableBullet1"/>
              <w:ind w:left="357" w:hanging="357"/>
              <w:rPr>
                <w:rFonts w:cs="Helvetica"/>
              </w:rPr>
            </w:pPr>
            <w:r w:rsidRPr="00B103BF">
              <w:rPr>
                <w:rFonts w:cs="Helvetica"/>
              </w:rPr>
              <w:t>Implementing high levels of customer service, interpersonal skills and communication skills</w:t>
            </w:r>
          </w:p>
        </w:tc>
      </w:tr>
      <w:tr w:rsidR="006E5782" w:rsidRPr="00B103BF" w:rsidTr="006E578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6E5782" w:rsidRPr="00B103BF" w:rsidRDefault="006E5782" w:rsidP="006E5782">
            <w:pPr>
              <w:pStyle w:val="TableTextBold"/>
              <w:rPr>
                <w:rFonts w:cs="Helvetica"/>
                <w:b w:val="0"/>
              </w:rPr>
            </w:pPr>
          </w:p>
        </w:tc>
        <w:tc>
          <w:tcPr>
            <w:tcW w:w="9174" w:type="dxa"/>
            <w:gridSpan w:val="4"/>
            <w:tcBorders>
              <w:top w:val="nil"/>
              <w:bottom w:val="nil"/>
            </w:tcBorders>
          </w:tcPr>
          <w:p w:rsidR="006E5782" w:rsidRPr="00B103BF" w:rsidRDefault="006E5782" w:rsidP="006E5782">
            <w:pPr>
              <w:pStyle w:val="TableText"/>
              <w:rPr>
                <w:rFonts w:cs="Helvetica"/>
              </w:rPr>
            </w:pPr>
            <w:r w:rsidRPr="00B103BF">
              <w:rPr>
                <w:rFonts w:cs="Helvetica"/>
                <w:i/>
              </w:rPr>
              <w:t>Store, stock and replenish</w:t>
            </w:r>
            <w:r w:rsidRPr="00B103BF">
              <w:rPr>
                <w:rFonts w:cs="Helvetica"/>
              </w:rPr>
              <w:t xml:space="preserve"> should include:</w:t>
            </w:r>
          </w:p>
          <w:p w:rsidR="006E5782" w:rsidRPr="00B103BF" w:rsidRDefault="006E5782" w:rsidP="006E5782">
            <w:pPr>
              <w:pStyle w:val="TableBullet1"/>
              <w:ind w:left="357" w:hanging="357"/>
              <w:rPr>
                <w:rFonts w:cs="Helvetica"/>
              </w:rPr>
            </w:pPr>
            <w:r w:rsidRPr="00B103BF">
              <w:rPr>
                <w:rFonts w:cs="Helvetica"/>
              </w:rPr>
              <w:t>Putting away stock items that will not be required until the next service session</w:t>
            </w:r>
          </w:p>
          <w:p w:rsidR="006E5782" w:rsidRPr="00B103BF" w:rsidRDefault="006E5782" w:rsidP="006E5782">
            <w:pPr>
              <w:pStyle w:val="TableBullet1"/>
              <w:ind w:left="357" w:hanging="357"/>
              <w:rPr>
                <w:rFonts w:cs="Helvetica"/>
              </w:rPr>
            </w:pPr>
            <w:r w:rsidRPr="00B103BF">
              <w:rPr>
                <w:rFonts w:cs="Helvetica"/>
              </w:rPr>
              <w:t>Implementing safe food handling techniques</w:t>
            </w:r>
          </w:p>
          <w:p w:rsidR="006E5782" w:rsidRPr="00B103BF" w:rsidRDefault="006E5782" w:rsidP="006E5782">
            <w:pPr>
              <w:pStyle w:val="TableBullet1"/>
              <w:ind w:left="357" w:hanging="357"/>
              <w:rPr>
                <w:rFonts w:cs="Helvetica"/>
              </w:rPr>
            </w:pPr>
            <w:r w:rsidRPr="00B103BF">
              <w:rPr>
                <w:rFonts w:cs="Helvetica"/>
              </w:rPr>
              <w:t>Ordering and/or requisitioning stock</w:t>
            </w:r>
          </w:p>
        </w:tc>
      </w:tr>
      <w:tr w:rsidR="006E5782" w:rsidRPr="00B103BF" w:rsidTr="006E578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6E5782" w:rsidRPr="00B103BF" w:rsidRDefault="006E5782" w:rsidP="006E5782">
            <w:pPr>
              <w:pStyle w:val="TableTextBold"/>
              <w:rPr>
                <w:rFonts w:cs="Helvetica"/>
                <w:b w:val="0"/>
              </w:rPr>
            </w:pPr>
          </w:p>
        </w:tc>
        <w:tc>
          <w:tcPr>
            <w:tcW w:w="9174" w:type="dxa"/>
            <w:gridSpan w:val="4"/>
            <w:tcBorders>
              <w:top w:val="nil"/>
            </w:tcBorders>
          </w:tcPr>
          <w:p w:rsidR="006E5782" w:rsidRPr="00B103BF" w:rsidRDefault="006E5782" w:rsidP="006E5782">
            <w:pPr>
              <w:pStyle w:val="TableText"/>
              <w:rPr>
                <w:rFonts w:cs="Helvetica"/>
              </w:rPr>
            </w:pPr>
            <w:r w:rsidRPr="00B103BF">
              <w:rPr>
                <w:rFonts w:cs="Helvetica"/>
                <w:i/>
              </w:rPr>
              <w:t>Clear and clean service area</w:t>
            </w:r>
            <w:r w:rsidRPr="00B103BF">
              <w:rPr>
                <w:rFonts w:cs="Helvetica"/>
              </w:rPr>
              <w:t xml:space="preserve"> must include:</w:t>
            </w:r>
          </w:p>
          <w:p w:rsidR="006E5782" w:rsidRPr="00B103BF" w:rsidRDefault="006E5782" w:rsidP="006E5782">
            <w:pPr>
              <w:pStyle w:val="TableBullet1"/>
              <w:ind w:left="357" w:hanging="357"/>
              <w:rPr>
                <w:rFonts w:cs="Helvetica"/>
              </w:rPr>
            </w:pPr>
            <w:r w:rsidRPr="00B103BF">
              <w:rPr>
                <w:rFonts w:cs="Helvetica"/>
              </w:rPr>
              <w:t>Spot cleaning of spills, mess and rubbish</w:t>
            </w:r>
          </w:p>
          <w:p w:rsidR="006E5782" w:rsidRPr="00B103BF" w:rsidRDefault="006E5782" w:rsidP="006E5782">
            <w:pPr>
              <w:pStyle w:val="TableBullet1"/>
              <w:ind w:left="357" w:hanging="357"/>
              <w:rPr>
                <w:rFonts w:cs="Helvetica"/>
              </w:rPr>
            </w:pPr>
            <w:r w:rsidRPr="00B103BF">
              <w:rPr>
                <w:rFonts w:cs="Helvetica"/>
              </w:rPr>
              <w:t>Washing service items, including use of detergent and sanit</w:t>
            </w:r>
            <w:r w:rsidR="00A97178" w:rsidRPr="00B103BF">
              <w:rPr>
                <w:rFonts w:cs="Helvetica"/>
              </w:rPr>
              <w:t>is</w:t>
            </w:r>
            <w:r w:rsidRPr="00B103BF">
              <w:rPr>
                <w:rFonts w:cs="Helvetica"/>
              </w:rPr>
              <w:t>ers, polishing items</w:t>
            </w:r>
          </w:p>
          <w:p w:rsidR="006E5782" w:rsidRPr="00B103BF" w:rsidRDefault="006E5782" w:rsidP="006E5782">
            <w:pPr>
              <w:pStyle w:val="TableBullet1"/>
              <w:ind w:left="357" w:hanging="357"/>
              <w:rPr>
                <w:rFonts w:cs="Helvetica"/>
              </w:rPr>
            </w:pPr>
            <w:r w:rsidRPr="00B103BF">
              <w:rPr>
                <w:rFonts w:cs="Helvetica"/>
              </w:rPr>
              <w:t>Putting items in the correct location ready for use in the next session</w:t>
            </w:r>
          </w:p>
          <w:p w:rsidR="006E5782" w:rsidRPr="00B103BF" w:rsidRDefault="006E5782" w:rsidP="006E5782">
            <w:pPr>
              <w:pStyle w:val="TableBullet1"/>
              <w:ind w:left="357" w:hanging="357"/>
              <w:rPr>
                <w:rFonts w:cs="Helvetica"/>
              </w:rPr>
            </w:pPr>
            <w:r w:rsidRPr="00B103BF">
              <w:rPr>
                <w:rFonts w:cs="Helvetica"/>
              </w:rPr>
              <w:t>Advising management of any items that require service, repair or replacement</w:t>
            </w:r>
          </w:p>
          <w:p w:rsidR="006E5782" w:rsidRPr="00B103BF" w:rsidRDefault="006E5782" w:rsidP="006E5782">
            <w:pPr>
              <w:pStyle w:val="TableBullet1"/>
              <w:ind w:left="357" w:hanging="357"/>
              <w:rPr>
                <w:rFonts w:cs="Helvetica"/>
              </w:rPr>
            </w:pPr>
            <w:r w:rsidRPr="00B103BF">
              <w:rPr>
                <w:rFonts w:cs="Helvetica"/>
              </w:rPr>
              <w:t>Setting up service area for the next service session, including partial or full set-up</w:t>
            </w:r>
          </w:p>
        </w:tc>
      </w:tr>
      <w:tr w:rsidR="006E5782" w:rsidRPr="00B103BF" w:rsidTr="006E578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6E5782" w:rsidRPr="00B103BF" w:rsidRDefault="006E5782" w:rsidP="006E5782">
            <w:pPr>
              <w:pStyle w:val="TableTextBold"/>
              <w:keepNext/>
              <w:rPr>
                <w:rFonts w:cs="Helvetica"/>
                <w:b w:val="0"/>
              </w:rPr>
            </w:pPr>
          </w:p>
        </w:tc>
        <w:tc>
          <w:tcPr>
            <w:tcW w:w="9174" w:type="dxa"/>
            <w:gridSpan w:val="4"/>
            <w:tcBorders>
              <w:bottom w:val="nil"/>
            </w:tcBorders>
          </w:tcPr>
          <w:p w:rsidR="006E5782" w:rsidRPr="00B103BF" w:rsidRDefault="006E5782" w:rsidP="006E5782">
            <w:pPr>
              <w:pStyle w:val="TableText"/>
              <w:keepNext/>
              <w:spacing w:after="80"/>
              <w:rPr>
                <w:rFonts w:cs="Helvetica"/>
              </w:rPr>
            </w:pPr>
            <w:r w:rsidRPr="00B103BF">
              <w:rPr>
                <w:rFonts w:cs="Helvetica"/>
                <w:i/>
              </w:rPr>
              <w:t>Session de-briefings</w:t>
            </w:r>
            <w:r w:rsidRPr="00B103BF">
              <w:rPr>
                <w:rFonts w:cs="Helvetica"/>
              </w:rPr>
              <w:t xml:space="preserve"> should include:</w:t>
            </w:r>
          </w:p>
          <w:p w:rsidR="006E5782" w:rsidRPr="00B103BF" w:rsidRDefault="006E5782" w:rsidP="006E5782">
            <w:pPr>
              <w:pStyle w:val="TableBullet1"/>
              <w:keepNext/>
              <w:spacing w:after="80"/>
              <w:ind w:left="357" w:hanging="357"/>
              <w:rPr>
                <w:rFonts w:cs="Helvetica"/>
              </w:rPr>
            </w:pPr>
            <w:r w:rsidRPr="00B103BF">
              <w:rPr>
                <w:rFonts w:cs="Helvetica"/>
              </w:rPr>
              <w:t>Evaluating flow of service, speed of service and levels of guest satisfaction</w:t>
            </w:r>
          </w:p>
          <w:p w:rsidR="006E5782" w:rsidRPr="00B103BF" w:rsidRDefault="006E5782" w:rsidP="006E5782">
            <w:pPr>
              <w:pStyle w:val="TableBullet1"/>
              <w:keepNext/>
              <w:spacing w:after="80"/>
              <w:ind w:left="357" w:hanging="357"/>
              <w:rPr>
                <w:rFonts w:cs="Helvetica"/>
              </w:rPr>
            </w:pPr>
            <w:r w:rsidRPr="00B103BF">
              <w:rPr>
                <w:rFonts w:cs="Helvetica"/>
              </w:rPr>
              <w:t>Evaluating the extent to which financial or other service targets were attained, including discussion of how poor situations in future may be addressed/retrieved, discussion of how positive results can be extended and applied to future service sessions</w:t>
            </w:r>
          </w:p>
          <w:p w:rsidR="006E5782" w:rsidRPr="00B103BF" w:rsidRDefault="006E5782" w:rsidP="006E5782">
            <w:pPr>
              <w:pStyle w:val="TableBullet1"/>
              <w:keepNext/>
              <w:spacing w:after="80"/>
              <w:ind w:left="357" w:hanging="357"/>
              <w:rPr>
                <w:rFonts w:cs="Helvetica"/>
              </w:rPr>
            </w:pPr>
            <w:r w:rsidRPr="00B103BF">
              <w:rPr>
                <w:rFonts w:cs="Helvetica"/>
              </w:rPr>
              <w:t>Discussing and resolving service problems, including interpersonal problems, physical issues, support levels provided, guest complaints</w:t>
            </w:r>
          </w:p>
          <w:p w:rsidR="006E5782" w:rsidRPr="00B103BF" w:rsidRDefault="006E5782" w:rsidP="006E5782">
            <w:pPr>
              <w:pStyle w:val="TableBullet1"/>
              <w:keepNext/>
              <w:spacing w:after="80"/>
              <w:ind w:left="357" w:hanging="357"/>
              <w:rPr>
                <w:rFonts w:cs="Helvetica"/>
              </w:rPr>
            </w:pPr>
            <w:r w:rsidRPr="00B103BF">
              <w:rPr>
                <w:rFonts w:cs="Helvetica"/>
              </w:rPr>
              <w:t>Pre-empting issues and service sessions arising</w:t>
            </w:r>
          </w:p>
        </w:tc>
      </w:tr>
      <w:tr w:rsidR="006E5782" w:rsidRPr="00B103BF" w:rsidTr="006E578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6E5782" w:rsidRPr="00B103BF" w:rsidRDefault="006E5782" w:rsidP="006E5782">
            <w:pPr>
              <w:pStyle w:val="TableTextBold"/>
              <w:rPr>
                <w:rFonts w:cs="Helvetica"/>
                <w:b w:val="0"/>
              </w:rPr>
            </w:pPr>
          </w:p>
        </w:tc>
        <w:tc>
          <w:tcPr>
            <w:tcW w:w="9174" w:type="dxa"/>
            <w:gridSpan w:val="4"/>
            <w:tcBorders>
              <w:top w:val="nil"/>
              <w:bottom w:val="nil"/>
            </w:tcBorders>
          </w:tcPr>
          <w:p w:rsidR="006E5782" w:rsidRPr="00B103BF" w:rsidRDefault="006E5782" w:rsidP="006E5782">
            <w:pPr>
              <w:pStyle w:val="TableText"/>
              <w:spacing w:after="80"/>
              <w:rPr>
                <w:rFonts w:cs="Helvetica"/>
              </w:rPr>
            </w:pPr>
            <w:r w:rsidRPr="00B103BF">
              <w:rPr>
                <w:rFonts w:cs="Helvetica"/>
                <w:i/>
              </w:rPr>
              <w:t>Handover to incoming shift</w:t>
            </w:r>
            <w:r w:rsidRPr="00B103BF">
              <w:rPr>
                <w:rFonts w:cs="Helvetica"/>
              </w:rPr>
              <w:t xml:space="preserve"> must include:</w:t>
            </w:r>
          </w:p>
          <w:p w:rsidR="006E5782" w:rsidRPr="00B103BF" w:rsidRDefault="006E5782" w:rsidP="006E5782">
            <w:pPr>
              <w:pStyle w:val="TableBullet1"/>
              <w:spacing w:after="80"/>
              <w:ind w:left="357" w:hanging="357"/>
              <w:rPr>
                <w:rFonts w:cs="Helvetica"/>
              </w:rPr>
            </w:pPr>
            <w:r w:rsidRPr="00B103BF">
              <w:rPr>
                <w:rFonts w:cs="Helvetica"/>
              </w:rPr>
              <w:t xml:space="preserve">Identification of problems, difficult guests and shortages of food/beverages </w:t>
            </w:r>
          </w:p>
          <w:p w:rsidR="006E5782" w:rsidRPr="00B103BF" w:rsidRDefault="006E5782" w:rsidP="006E5782">
            <w:pPr>
              <w:pStyle w:val="TableBullet1"/>
              <w:spacing w:after="80"/>
              <w:ind w:left="357" w:hanging="357"/>
              <w:rPr>
                <w:rFonts w:cs="Helvetica"/>
              </w:rPr>
            </w:pPr>
            <w:r w:rsidRPr="00B103BF">
              <w:rPr>
                <w:rFonts w:cs="Helvetica"/>
              </w:rPr>
              <w:t>Sharing of general service advice and providing details of status of service for each table/guest</w:t>
            </w:r>
          </w:p>
          <w:p w:rsidR="006E5782" w:rsidRPr="00B103BF" w:rsidRDefault="006E5782" w:rsidP="006E5782">
            <w:pPr>
              <w:pStyle w:val="TableBullet1"/>
              <w:spacing w:after="80"/>
              <w:ind w:left="357" w:hanging="357"/>
              <w:rPr>
                <w:rFonts w:cs="Helvetica"/>
              </w:rPr>
            </w:pPr>
            <w:r w:rsidRPr="00B103BF">
              <w:rPr>
                <w:rFonts w:cs="Helvetica"/>
              </w:rPr>
              <w:t>Identifying guest accounts yet to be paid</w:t>
            </w:r>
          </w:p>
          <w:p w:rsidR="006E5782" w:rsidRPr="00B103BF" w:rsidRDefault="006E5782" w:rsidP="006E5782">
            <w:pPr>
              <w:pStyle w:val="TableBullet1"/>
              <w:spacing w:after="80"/>
              <w:ind w:left="357" w:hanging="357"/>
              <w:rPr>
                <w:rFonts w:cs="Helvetica"/>
              </w:rPr>
            </w:pPr>
            <w:r w:rsidRPr="00B103BF">
              <w:rPr>
                <w:rFonts w:cs="Helvetica"/>
              </w:rPr>
              <w:t>Allocating staff duties</w:t>
            </w:r>
          </w:p>
        </w:tc>
      </w:tr>
      <w:tr w:rsidR="006E5782" w:rsidRPr="00B103BF" w:rsidTr="006E578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6E5782" w:rsidRPr="00B103BF" w:rsidRDefault="006E5782" w:rsidP="006E5782">
            <w:pPr>
              <w:pStyle w:val="TableTextBold"/>
              <w:rPr>
                <w:rFonts w:cs="Helvetica"/>
                <w:b w:val="0"/>
              </w:rPr>
            </w:pPr>
          </w:p>
        </w:tc>
        <w:tc>
          <w:tcPr>
            <w:tcW w:w="9174" w:type="dxa"/>
            <w:gridSpan w:val="4"/>
            <w:tcBorders>
              <w:top w:val="nil"/>
            </w:tcBorders>
          </w:tcPr>
          <w:p w:rsidR="006E5782" w:rsidRPr="00B103BF" w:rsidRDefault="006E5782" w:rsidP="006E5782">
            <w:pPr>
              <w:pStyle w:val="TableTextBold"/>
              <w:spacing w:after="80"/>
              <w:rPr>
                <w:rFonts w:cs="Helvetica"/>
              </w:rPr>
            </w:pPr>
            <w:r w:rsidRPr="00B103BF">
              <w:rPr>
                <w:rFonts w:cs="Helvetica"/>
              </w:rPr>
              <w:t>Assessment Guide</w:t>
            </w:r>
          </w:p>
          <w:p w:rsidR="006E5782" w:rsidRPr="00B103BF" w:rsidRDefault="006E5782" w:rsidP="006E5782">
            <w:pPr>
              <w:pStyle w:val="TableText"/>
              <w:spacing w:after="80"/>
              <w:rPr>
                <w:rFonts w:cs="Helvetica"/>
              </w:rPr>
            </w:pPr>
            <w:r w:rsidRPr="00B103BF">
              <w:rPr>
                <w:rFonts w:cs="Helvetica"/>
              </w:rPr>
              <w:t>The following skills and knowledge must be assessed as part of this unit:</w:t>
            </w:r>
          </w:p>
          <w:p w:rsidR="006E5782" w:rsidRPr="00B103BF" w:rsidRDefault="006E5782" w:rsidP="006E5782">
            <w:pPr>
              <w:pStyle w:val="TableBullet1"/>
              <w:spacing w:after="80"/>
              <w:ind w:left="357" w:hanging="357"/>
              <w:rPr>
                <w:rFonts w:cs="Helvetica"/>
              </w:rPr>
            </w:pPr>
            <w:r w:rsidRPr="00B103BF">
              <w:rPr>
                <w:rFonts w:cs="Helvetica"/>
              </w:rPr>
              <w:t>Understanding and application of safe food handling practices as required by legislation of the host country and the host enterprise</w:t>
            </w:r>
          </w:p>
          <w:p w:rsidR="006E5782" w:rsidRPr="00B103BF" w:rsidRDefault="006E5782" w:rsidP="006E5782">
            <w:pPr>
              <w:pStyle w:val="TableBullet1"/>
              <w:spacing w:after="80"/>
              <w:ind w:left="357" w:hanging="357"/>
              <w:rPr>
                <w:rFonts w:cs="Helvetica"/>
              </w:rPr>
            </w:pPr>
            <w:r w:rsidRPr="00B103BF">
              <w:rPr>
                <w:rFonts w:cs="Helvetica"/>
              </w:rPr>
              <w:t>Appropriate personal presentation</w:t>
            </w:r>
          </w:p>
          <w:p w:rsidR="006E5782" w:rsidRPr="00B103BF" w:rsidRDefault="006E5782" w:rsidP="006E5782">
            <w:pPr>
              <w:pStyle w:val="TableBullet1"/>
              <w:spacing w:after="80"/>
              <w:ind w:left="357" w:hanging="357"/>
              <w:rPr>
                <w:rFonts w:cs="Helvetica"/>
              </w:rPr>
            </w:pPr>
            <w:r w:rsidRPr="00B103BF">
              <w:rPr>
                <w:rFonts w:cs="Helvetica"/>
              </w:rPr>
              <w:t>Excellent levels of product knowledge for food and beverage items</w:t>
            </w:r>
          </w:p>
          <w:p w:rsidR="006E5782" w:rsidRPr="00B103BF" w:rsidRDefault="006E5782" w:rsidP="006E5782">
            <w:pPr>
              <w:pStyle w:val="TableBullet1"/>
              <w:spacing w:after="80"/>
              <w:ind w:left="357" w:hanging="357"/>
              <w:rPr>
                <w:rFonts w:cs="Helvetica"/>
              </w:rPr>
            </w:pPr>
            <w:r w:rsidRPr="00B103BF">
              <w:rPr>
                <w:rFonts w:cs="Helvetica"/>
              </w:rPr>
              <w:t>Selling skills, interpersonal skills, negotiation skills, conflict resolution and complaint management skills</w:t>
            </w:r>
          </w:p>
          <w:p w:rsidR="006E5782" w:rsidRPr="00B103BF" w:rsidRDefault="006E5782" w:rsidP="006E5782">
            <w:pPr>
              <w:pStyle w:val="TableBullet1"/>
              <w:spacing w:after="80"/>
              <w:ind w:left="357" w:hanging="357"/>
              <w:rPr>
                <w:rFonts w:cs="Helvetica"/>
              </w:rPr>
            </w:pPr>
            <w:r w:rsidRPr="00B103BF">
              <w:rPr>
                <w:rFonts w:cs="Helvetica"/>
              </w:rPr>
              <w:t>Ability to work cooperatively with other staff</w:t>
            </w:r>
          </w:p>
          <w:p w:rsidR="006E5782" w:rsidRPr="00B103BF" w:rsidRDefault="006E5782" w:rsidP="006E5782">
            <w:pPr>
              <w:pStyle w:val="TableBullet1"/>
              <w:spacing w:after="80"/>
              <w:ind w:left="357" w:hanging="357"/>
              <w:rPr>
                <w:rFonts w:cs="Helvetica"/>
              </w:rPr>
            </w:pPr>
            <w:r w:rsidRPr="00B103BF">
              <w:rPr>
                <w:rFonts w:cs="Helvetica"/>
              </w:rPr>
              <w:t>Ability to describe and differentiate between standard service styles, menu options, table set ups, dining room layouts and service areas</w:t>
            </w:r>
          </w:p>
          <w:p w:rsidR="006E5782" w:rsidRPr="00B103BF" w:rsidRDefault="006E5782" w:rsidP="006E5782">
            <w:pPr>
              <w:pStyle w:val="TableBullet1"/>
              <w:spacing w:after="80"/>
              <w:ind w:left="357" w:hanging="357"/>
              <w:rPr>
                <w:rFonts w:cs="Helvetica"/>
              </w:rPr>
            </w:pPr>
            <w:r w:rsidRPr="00B103BF">
              <w:rPr>
                <w:rFonts w:cs="Helvetica"/>
              </w:rPr>
              <w:t>Ability to describe and differentiate between a nominated range of service wear, crockery, cutlery, glassware, table accoutrements, dining furniture and equipment</w:t>
            </w:r>
          </w:p>
        </w:tc>
      </w:tr>
      <w:tr w:rsidR="006E5782" w:rsidRPr="00B103BF" w:rsidTr="006E578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6E5782" w:rsidRPr="00B103BF" w:rsidRDefault="006E5782" w:rsidP="006E5782">
            <w:pPr>
              <w:pStyle w:val="TableTextBold"/>
              <w:rPr>
                <w:rFonts w:cs="Helvetica"/>
                <w:b w:val="0"/>
              </w:rPr>
            </w:pPr>
          </w:p>
        </w:tc>
        <w:tc>
          <w:tcPr>
            <w:tcW w:w="9174" w:type="dxa"/>
            <w:gridSpan w:val="4"/>
            <w:tcBorders>
              <w:bottom w:val="nil"/>
            </w:tcBorders>
          </w:tcPr>
          <w:p w:rsidR="006E5782" w:rsidRPr="00B103BF" w:rsidRDefault="006E5782" w:rsidP="006E5782">
            <w:pPr>
              <w:pStyle w:val="TableTextBold"/>
              <w:rPr>
                <w:rFonts w:cs="Helvetica"/>
              </w:rPr>
            </w:pPr>
            <w:r w:rsidRPr="00B103BF">
              <w:rPr>
                <w:rFonts w:cs="Helvetica"/>
              </w:rPr>
              <w:t>Linkages To Other Units</w:t>
            </w:r>
          </w:p>
          <w:p w:rsidR="006E5782" w:rsidRPr="00B103BF" w:rsidRDefault="006E5782" w:rsidP="006E5782">
            <w:pPr>
              <w:pStyle w:val="TableBullet1"/>
              <w:ind w:left="357" w:hanging="357"/>
              <w:rPr>
                <w:rFonts w:cs="Helvetica"/>
              </w:rPr>
            </w:pPr>
            <w:r w:rsidRPr="00B103BF">
              <w:rPr>
                <w:rFonts w:cs="Helvetica"/>
              </w:rPr>
              <w:t>Provide a link between kitchen and service area</w:t>
            </w:r>
          </w:p>
          <w:p w:rsidR="006E5782" w:rsidRPr="00B103BF" w:rsidRDefault="006E5782" w:rsidP="006E5782">
            <w:pPr>
              <w:pStyle w:val="TableBullet1"/>
              <w:ind w:left="357" w:hanging="357"/>
              <w:rPr>
                <w:rFonts w:cs="Helvetica"/>
              </w:rPr>
            </w:pPr>
            <w:r w:rsidRPr="00B103BF">
              <w:rPr>
                <w:rFonts w:cs="Helvetica"/>
              </w:rPr>
              <w:t>Provide advice to patrons on food and beverage services</w:t>
            </w:r>
          </w:p>
          <w:p w:rsidR="006E5782" w:rsidRPr="00B103BF" w:rsidRDefault="006E5782" w:rsidP="006E5782">
            <w:pPr>
              <w:pStyle w:val="TableBullet1"/>
              <w:ind w:left="357" w:hanging="357"/>
              <w:rPr>
                <w:rFonts w:cs="Helvetica"/>
              </w:rPr>
            </w:pPr>
            <w:r w:rsidRPr="00B103BF">
              <w:rPr>
                <w:rFonts w:cs="Helvetica"/>
              </w:rPr>
              <w:t>Comply with workplace hygiene procedures</w:t>
            </w:r>
          </w:p>
          <w:p w:rsidR="006E5782" w:rsidRPr="00B103BF" w:rsidRDefault="006E5782" w:rsidP="006E5782">
            <w:pPr>
              <w:pStyle w:val="TableBullet1"/>
              <w:ind w:left="357" w:hanging="357"/>
              <w:rPr>
                <w:rFonts w:cs="Helvetica"/>
              </w:rPr>
            </w:pPr>
            <w:r w:rsidRPr="00B103BF">
              <w:rPr>
                <w:rFonts w:cs="Helvetica"/>
              </w:rPr>
              <w:t>Promote hospitality products and services</w:t>
            </w:r>
          </w:p>
          <w:p w:rsidR="006E5782" w:rsidRPr="00B103BF" w:rsidRDefault="006E5782" w:rsidP="006E5782">
            <w:pPr>
              <w:pStyle w:val="TableBullet1"/>
              <w:ind w:left="357" w:hanging="357"/>
              <w:rPr>
                <w:rFonts w:cs="Helvetica"/>
              </w:rPr>
            </w:pPr>
            <w:r w:rsidRPr="00B103BF">
              <w:rPr>
                <w:rFonts w:cs="Helvetica"/>
              </w:rPr>
              <w:t>Receive and resolve customer complaints</w:t>
            </w:r>
          </w:p>
          <w:p w:rsidR="006E5782" w:rsidRPr="00B103BF" w:rsidRDefault="006E5782" w:rsidP="006E5782">
            <w:pPr>
              <w:pStyle w:val="TableBullet1"/>
              <w:ind w:left="357" w:hanging="357"/>
              <w:rPr>
                <w:rFonts w:cs="Helvetica"/>
              </w:rPr>
            </w:pPr>
            <w:r w:rsidRPr="00B103BF">
              <w:rPr>
                <w:rFonts w:cs="Helvetica"/>
              </w:rPr>
              <w:t>Maintain quality customer/guest service</w:t>
            </w:r>
          </w:p>
          <w:p w:rsidR="006E5782" w:rsidRPr="00B103BF" w:rsidRDefault="006E5782" w:rsidP="006E5782">
            <w:pPr>
              <w:pStyle w:val="TableBullet1"/>
              <w:ind w:left="357" w:hanging="357"/>
              <w:rPr>
                <w:rFonts w:cs="Helvetica"/>
              </w:rPr>
            </w:pPr>
            <w:r w:rsidRPr="00B103BF">
              <w:rPr>
                <w:rFonts w:cs="Helvetica"/>
              </w:rPr>
              <w:t>Take food orders and provide courteous table service</w:t>
            </w:r>
          </w:p>
          <w:p w:rsidR="006E5782" w:rsidRPr="00B103BF" w:rsidRDefault="00A97178" w:rsidP="006E5782">
            <w:pPr>
              <w:pStyle w:val="TableBullet1"/>
              <w:ind w:left="357" w:hanging="357"/>
              <w:rPr>
                <w:rFonts w:cs="Helvetica"/>
              </w:rPr>
            </w:pPr>
            <w:r w:rsidRPr="00B103BF">
              <w:rPr>
                <w:rFonts w:cs="Helvetica"/>
              </w:rPr>
              <w:t>Prepare and serve non-alcoholic beverages</w:t>
            </w:r>
          </w:p>
          <w:p w:rsidR="006E5782" w:rsidRPr="00B103BF" w:rsidRDefault="006E5782" w:rsidP="006E5782">
            <w:pPr>
              <w:pStyle w:val="TableBullet1"/>
              <w:ind w:left="357" w:hanging="357"/>
              <w:rPr>
                <w:rFonts w:cs="Helvetica"/>
              </w:rPr>
            </w:pPr>
            <w:r w:rsidRPr="00B103BF">
              <w:rPr>
                <w:rFonts w:cs="Helvetica"/>
              </w:rPr>
              <w:t>Manage responsible service of alcohol</w:t>
            </w:r>
          </w:p>
          <w:p w:rsidR="006E5782" w:rsidRPr="00B103BF" w:rsidRDefault="006E5782" w:rsidP="006E5782">
            <w:pPr>
              <w:pStyle w:val="TableBullet1"/>
              <w:ind w:left="357" w:hanging="357"/>
              <w:rPr>
                <w:rFonts w:cs="Helvetica"/>
              </w:rPr>
            </w:pPr>
            <w:r w:rsidRPr="00B103BF">
              <w:rPr>
                <w:rFonts w:cs="Helvetica"/>
              </w:rPr>
              <w:t>Provide silver service</w:t>
            </w:r>
          </w:p>
          <w:p w:rsidR="006E5782" w:rsidRPr="00B103BF" w:rsidRDefault="006E5782" w:rsidP="006E5782">
            <w:pPr>
              <w:pStyle w:val="TableBullet1"/>
              <w:ind w:left="357" w:hanging="357"/>
              <w:rPr>
                <w:rFonts w:cs="Helvetica"/>
              </w:rPr>
            </w:pPr>
            <w:r w:rsidRPr="00B103BF">
              <w:rPr>
                <w:rFonts w:cs="Helvetica"/>
              </w:rPr>
              <w:t>Serve a range of wine products</w:t>
            </w:r>
          </w:p>
          <w:p w:rsidR="006E5782" w:rsidRPr="00B103BF" w:rsidRDefault="006E5782" w:rsidP="006E5782">
            <w:pPr>
              <w:pStyle w:val="TableBullet1"/>
              <w:ind w:left="357" w:hanging="357"/>
              <w:rPr>
                <w:rFonts w:cs="Helvetica"/>
              </w:rPr>
            </w:pPr>
            <w:r w:rsidRPr="00B103BF">
              <w:rPr>
                <w:rFonts w:cs="Helvetica"/>
              </w:rPr>
              <w:t>Process transactions for purchase of goods and services</w:t>
            </w:r>
          </w:p>
          <w:p w:rsidR="006E5782" w:rsidRPr="00B103BF" w:rsidRDefault="006E5782" w:rsidP="006E5782">
            <w:pPr>
              <w:pStyle w:val="TableBullet1"/>
              <w:ind w:left="357" w:hanging="357"/>
              <w:rPr>
                <w:rFonts w:cs="Helvetica"/>
              </w:rPr>
            </w:pPr>
            <w:r w:rsidRPr="00B103BF">
              <w:rPr>
                <w:rFonts w:cs="Helvetica"/>
              </w:rPr>
              <w:t>Develop and update local knowledge</w:t>
            </w:r>
          </w:p>
          <w:p w:rsidR="006E5782" w:rsidRPr="00B103BF" w:rsidRDefault="006E5782" w:rsidP="006E5782">
            <w:pPr>
              <w:pStyle w:val="TableBullet1"/>
              <w:ind w:left="357" w:hanging="357"/>
              <w:rPr>
                <w:rFonts w:cs="Helvetica"/>
              </w:rPr>
            </w:pPr>
            <w:r w:rsidRPr="00B103BF">
              <w:rPr>
                <w:rFonts w:cs="Helvetica"/>
              </w:rPr>
              <w:t>Develop and maintain food and beverage product knowledge</w:t>
            </w:r>
          </w:p>
          <w:p w:rsidR="006E5782" w:rsidRPr="00B103BF" w:rsidRDefault="006E5782" w:rsidP="006E5782">
            <w:pPr>
              <w:pStyle w:val="TableBullet1"/>
              <w:ind w:left="357" w:hanging="357"/>
              <w:rPr>
                <w:rFonts w:cs="Helvetica"/>
              </w:rPr>
            </w:pPr>
            <w:r w:rsidRPr="00B103BF">
              <w:rPr>
                <w:rFonts w:cs="Helvetica"/>
              </w:rPr>
              <w:t>Prepare and serve cocktails</w:t>
            </w:r>
          </w:p>
        </w:tc>
      </w:tr>
      <w:tr w:rsidR="006E5782" w:rsidRPr="00B103BF" w:rsidTr="006E578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6E5782" w:rsidRPr="00B103BF" w:rsidRDefault="006E5782" w:rsidP="006E5782">
            <w:pPr>
              <w:pStyle w:val="TableTextBold"/>
              <w:rPr>
                <w:rFonts w:cs="Helvetica"/>
                <w:b w:val="0"/>
              </w:rPr>
            </w:pPr>
          </w:p>
        </w:tc>
        <w:tc>
          <w:tcPr>
            <w:tcW w:w="9174" w:type="dxa"/>
            <w:gridSpan w:val="4"/>
            <w:tcBorders>
              <w:top w:val="nil"/>
            </w:tcBorders>
          </w:tcPr>
          <w:p w:rsidR="006E5782" w:rsidRPr="00B103BF" w:rsidRDefault="006E5782" w:rsidP="006E5782">
            <w:pPr>
              <w:pStyle w:val="TableTextBold"/>
              <w:rPr>
                <w:rFonts w:cs="Helvetica"/>
              </w:rPr>
            </w:pPr>
            <w:r w:rsidRPr="00B103BF">
              <w:rPr>
                <w:rFonts w:cs="Helvetica"/>
              </w:rPr>
              <w:t>Critical Aspects of Assessment</w:t>
            </w:r>
          </w:p>
          <w:p w:rsidR="006E5782" w:rsidRPr="00B103BF" w:rsidRDefault="006E5782" w:rsidP="006E5782">
            <w:pPr>
              <w:spacing w:before="60" w:after="60"/>
              <w:ind w:left="72"/>
              <w:rPr>
                <w:rFonts w:ascii="Helvetica" w:hAnsi="Helvetica" w:cs="Helvetica"/>
              </w:rPr>
            </w:pPr>
            <w:r w:rsidRPr="00B103BF">
              <w:rPr>
                <w:rFonts w:ascii="Helvetica" w:hAnsi="Helvetica" w:cs="Helvetica"/>
              </w:rPr>
              <w:t>Evidence of the following is essential:</w:t>
            </w:r>
          </w:p>
          <w:p w:rsidR="006E5782" w:rsidRPr="00B103BF" w:rsidRDefault="006E5782" w:rsidP="006E5782">
            <w:pPr>
              <w:pStyle w:val="TableBullet1"/>
              <w:ind w:left="357" w:hanging="357"/>
              <w:rPr>
                <w:rFonts w:cs="Helvetica"/>
              </w:rPr>
            </w:pPr>
            <w:r w:rsidRPr="00B103BF">
              <w:rPr>
                <w:rFonts w:cs="Helvetica"/>
              </w:rPr>
              <w:t>Demonstrated ability to deliver food and beverage services for a nominated variety of menu styles, dining options and service sessions</w:t>
            </w:r>
          </w:p>
          <w:p w:rsidR="006E5782" w:rsidRPr="00B103BF" w:rsidRDefault="006E5782" w:rsidP="006E5782">
            <w:pPr>
              <w:pStyle w:val="TableBullet1"/>
              <w:ind w:left="357" w:hanging="357"/>
              <w:rPr>
                <w:rFonts w:cs="Helvetica"/>
              </w:rPr>
            </w:pPr>
            <w:r w:rsidRPr="00B103BF">
              <w:rPr>
                <w:rFonts w:cs="Helvetica"/>
              </w:rPr>
              <w:t>Demonstrated ability to implement and comply with enterprise policies and procedures relating to the selling and serving of food and beverages, responsible service of alcohol, cash control and billing procedures, and customer/guest service</w:t>
            </w:r>
          </w:p>
        </w:tc>
      </w:tr>
      <w:tr w:rsidR="006E5782" w:rsidRPr="00B103BF" w:rsidTr="006E578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6E5782" w:rsidRPr="00B103BF" w:rsidRDefault="006E5782" w:rsidP="006E5782">
            <w:pPr>
              <w:pStyle w:val="TableTextBold"/>
              <w:keepNext/>
              <w:rPr>
                <w:rFonts w:cs="Helvetica"/>
                <w:b w:val="0"/>
              </w:rPr>
            </w:pPr>
          </w:p>
        </w:tc>
        <w:tc>
          <w:tcPr>
            <w:tcW w:w="9174" w:type="dxa"/>
            <w:gridSpan w:val="4"/>
            <w:tcBorders>
              <w:bottom w:val="nil"/>
            </w:tcBorders>
          </w:tcPr>
          <w:p w:rsidR="006E5782" w:rsidRPr="00B103BF" w:rsidRDefault="006E5782" w:rsidP="006E5782">
            <w:pPr>
              <w:pStyle w:val="TableBullet1"/>
              <w:keepNext/>
              <w:spacing w:after="80"/>
              <w:ind w:left="357" w:hanging="357"/>
              <w:rPr>
                <w:rFonts w:cs="Helvetica"/>
              </w:rPr>
            </w:pPr>
            <w:r w:rsidRPr="00B103BF">
              <w:rPr>
                <w:rFonts w:cs="Helvetica"/>
              </w:rPr>
              <w:t>Demonstrated ability to monitor guest service throughout service sessions and take appropriate remedial action to address issues arising during service</w:t>
            </w:r>
          </w:p>
          <w:p w:rsidR="006E5782" w:rsidRPr="00B103BF" w:rsidRDefault="006E5782" w:rsidP="006E5782">
            <w:pPr>
              <w:pStyle w:val="TableBullet1"/>
              <w:keepNext/>
              <w:spacing w:after="80"/>
              <w:ind w:left="357" w:hanging="357"/>
              <w:rPr>
                <w:rFonts w:cs="Helvetica"/>
              </w:rPr>
            </w:pPr>
            <w:r w:rsidRPr="00B103BF">
              <w:rPr>
                <w:rFonts w:cs="Helvetica"/>
              </w:rPr>
              <w:t>Demonstrated ability to effectively interact with guests to enable optimal selling, resolution of conflict, settlement of complaints and maxim</w:t>
            </w:r>
            <w:r w:rsidR="00A97178" w:rsidRPr="00B103BF">
              <w:rPr>
                <w:rFonts w:cs="Helvetica"/>
              </w:rPr>
              <w:t>is</w:t>
            </w:r>
            <w:r w:rsidRPr="00B103BF">
              <w:rPr>
                <w:rFonts w:cs="Helvetica"/>
              </w:rPr>
              <w:t>ing positive guest experience</w:t>
            </w:r>
          </w:p>
        </w:tc>
      </w:tr>
      <w:tr w:rsidR="006E5782" w:rsidRPr="00B103BF" w:rsidTr="006E578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6E5782" w:rsidRPr="00B103BF" w:rsidRDefault="006E5782" w:rsidP="006E5782">
            <w:pPr>
              <w:pStyle w:val="TableTextBold"/>
              <w:rPr>
                <w:rFonts w:cs="Helvetica"/>
                <w:b w:val="0"/>
              </w:rPr>
            </w:pPr>
          </w:p>
        </w:tc>
        <w:tc>
          <w:tcPr>
            <w:tcW w:w="9174" w:type="dxa"/>
            <w:gridSpan w:val="4"/>
            <w:tcBorders>
              <w:top w:val="nil"/>
              <w:bottom w:val="nil"/>
            </w:tcBorders>
          </w:tcPr>
          <w:p w:rsidR="006E5782" w:rsidRPr="00B103BF" w:rsidRDefault="006E5782" w:rsidP="006E5782">
            <w:pPr>
              <w:pStyle w:val="TableTextBold"/>
              <w:spacing w:after="80"/>
              <w:rPr>
                <w:rFonts w:cs="Helvetica"/>
              </w:rPr>
            </w:pPr>
            <w:r w:rsidRPr="00B103BF">
              <w:rPr>
                <w:rFonts w:cs="Helvetica"/>
              </w:rPr>
              <w:t>Context of Assessment</w:t>
            </w:r>
          </w:p>
          <w:p w:rsidR="006E5782" w:rsidRPr="00B103BF" w:rsidRDefault="006E5782" w:rsidP="006E5782">
            <w:pPr>
              <w:spacing w:before="80" w:after="80"/>
              <w:rPr>
                <w:rFonts w:ascii="Helvetica" w:hAnsi="Helvetica" w:cs="Helvetica"/>
              </w:rPr>
            </w:pPr>
            <w:r w:rsidRPr="00B103BF">
              <w:rPr>
                <w:rFonts w:ascii="Helvetica" w:hAnsi="Helvetica" w:cs="Helvetica"/>
              </w:rPr>
              <w:t>Assessment must ensure:</w:t>
            </w:r>
          </w:p>
          <w:p w:rsidR="006E5782" w:rsidRPr="00B103BF" w:rsidRDefault="006E5782" w:rsidP="006E5782">
            <w:pPr>
              <w:pStyle w:val="TableBullet1"/>
              <w:spacing w:after="80"/>
              <w:ind w:left="357" w:hanging="357"/>
              <w:rPr>
                <w:rFonts w:cs="Helvetica"/>
              </w:rPr>
            </w:pPr>
            <w:r w:rsidRPr="00B103BF">
              <w:rPr>
                <w:rFonts w:cs="Helvetica"/>
              </w:rPr>
              <w:t>Actual or simulated workplace application of food and beverage service which must include:</w:t>
            </w:r>
          </w:p>
          <w:p w:rsidR="006E5782" w:rsidRPr="00B103BF" w:rsidRDefault="006E5782" w:rsidP="006E5782">
            <w:pPr>
              <w:pStyle w:val="TableBullet2"/>
              <w:spacing w:after="80"/>
              <w:rPr>
                <w:rFonts w:cs="Helvetica"/>
              </w:rPr>
            </w:pPr>
            <w:r w:rsidRPr="00B103BF">
              <w:rPr>
                <w:rFonts w:cs="Helvetica"/>
              </w:rPr>
              <w:t>Setting up dining areas ready for service</w:t>
            </w:r>
          </w:p>
          <w:p w:rsidR="006E5782" w:rsidRPr="00B103BF" w:rsidRDefault="006E5782" w:rsidP="006E5782">
            <w:pPr>
              <w:pStyle w:val="TableBullet2"/>
              <w:spacing w:after="80"/>
              <w:rPr>
                <w:rFonts w:cs="Helvetica"/>
              </w:rPr>
            </w:pPr>
            <w:r w:rsidRPr="00B103BF">
              <w:rPr>
                <w:rFonts w:cs="Helvetica"/>
              </w:rPr>
              <w:t>Greeting and seating guests</w:t>
            </w:r>
          </w:p>
          <w:p w:rsidR="006E5782" w:rsidRPr="00B103BF" w:rsidRDefault="006E5782" w:rsidP="006E5782">
            <w:pPr>
              <w:pStyle w:val="TableBullet2"/>
              <w:spacing w:after="80"/>
              <w:rPr>
                <w:rFonts w:cs="Helvetica"/>
              </w:rPr>
            </w:pPr>
            <w:r w:rsidRPr="00B103BF">
              <w:rPr>
                <w:rFonts w:cs="Helvetica"/>
              </w:rPr>
              <w:t>Taking food and beverage orders</w:t>
            </w:r>
          </w:p>
          <w:p w:rsidR="006E5782" w:rsidRPr="00B103BF" w:rsidRDefault="006E5782" w:rsidP="006E5782">
            <w:pPr>
              <w:pStyle w:val="TableBullet2"/>
              <w:spacing w:after="80"/>
              <w:rPr>
                <w:rFonts w:cs="Helvetica"/>
              </w:rPr>
            </w:pPr>
            <w:r w:rsidRPr="00B103BF">
              <w:rPr>
                <w:rFonts w:cs="Helvetica"/>
              </w:rPr>
              <w:t>Serving food and beverages</w:t>
            </w:r>
          </w:p>
          <w:p w:rsidR="006E5782" w:rsidRPr="00B103BF" w:rsidRDefault="006E5782" w:rsidP="006E5782">
            <w:pPr>
              <w:pStyle w:val="TableBullet2"/>
              <w:spacing w:after="80"/>
              <w:rPr>
                <w:rFonts w:cs="Helvetica"/>
              </w:rPr>
            </w:pPr>
            <w:r w:rsidRPr="00B103BF">
              <w:rPr>
                <w:rFonts w:cs="Helvetica"/>
              </w:rPr>
              <w:t>Presenting accounts and processing payment</w:t>
            </w:r>
          </w:p>
          <w:p w:rsidR="006E5782" w:rsidRPr="00B103BF" w:rsidRDefault="006E5782" w:rsidP="006E5782">
            <w:pPr>
              <w:pStyle w:val="TableBullet2"/>
              <w:spacing w:after="80"/>
              <w:rPr>
                <w:rFonts w:cs="Helvetica"/>
              </w:rPr>
            </w:pPr>
            <w:r w:rsidRPr="00B103BF">
              <w:rPr>
                <w:rFonts w:cs="Helvetica"/>
              </w:rPr>
              <w:t>Fare welling guests</w:t>
            </w:r>
          </w:p>
          <w:p w:rsidR="006E5782" w:rsidRPr="00B103BF" w:rsidRDefault="006E5782" w:rsidP="006E5782">
            <w:pPr>
              <w:pStyle w:val="TableBullet2"/>
              <w:spacing w:after="80"/>
              <w:rPr>
                <w:rFonts w:cs="Helvetica"/>
                <w:b/>
              </w:rPr>
            </w:pPr>
            <w:r w:rsidRPr="00B103BF">
              <w:rPr>
                <w:rFonts w:cs="Helvetica"/>
              </w:rPr>
              <w:t>Conducting end-of-shift duties</w:t>
            </w:r>
          </w:p>
        </w:tc>
      </w:tr>
      <w:tr w:rsidR="006E5782" w:rsidRPr="00B103BF" w:rsidTr="006E578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6E5782" w:rsidRPr="00B103BF" w:rsidRDefault="006E5782" w:rsidP="006E5782">
            <w:pPr>
              <w:pStyle w:val="TableTextBold"/>
              <w:rPr>
                <w:rFonts w:cs="Helvetica"/>
                <w:b w:val="0"/>
              </w:rPr>
            </w:pPr>
          </w:p>
        </w:tc>
        <w:tc>
          <w:tcPr>
            <w:tcW w:w="9174" w:type="dxa"/>
            <w:gridSpan w:val="4"/>
            <w:tcBorders>
              <w:top w:val="nil"/>
              <w:bottom w:val="nil"/>
            </w:tcBorders>
          </w:tcPr>
          <w:p w:rsidR="006E5782" w:rsidRPr="00B103BF" w:rsidRDefault="006E5782" w:rsidP="006E5782">
            <w:pPr>
              <w:pStyle w:val="TableTextBold"/>
              <w:spacing w:after="80"/>
              <w:rPr>
                <w:rFonts w:cs="Helvetica"/>
              </w:rPr>
            </w:pPr>
            <w:r w:rsidRPr="00B103BF">
              <w:rPr>
                <w:rFonts w:cs="Helvetica"/>
              </w:rPr>
              <w:t>Resource Implications</w:t>
            </w:r>
          </w:p>
          <w:p w:rsidR="006E5782" w:rsidRPr="00B103BF" w:rsidRDefault="006E5782" w:rsidP="006E5782">
            <w:pPr>
              <w:pStyle w:val="TableText"/>
              <w:spacing w:after="80"/>
              <w:rPr>
                <w:rFonts w:cs="Helvetica"/>
              </w:rPr>
            </w:pPr>
            <w:r w:rsidRPr="00B103BF">
              <w:rPr>
                <w:rFonts w:cs="Helvetica"/>
              </w:rPr>
              <w:t>Training and assessment must include the use of real or simulated menu items and beverages, service items, utensils, equipment, cash and guests.</w:t>
            </w:r>
          </w:p>
        </w:tc>
      </w:tr>
      <w:tr w:rsidR="006E5782" w:rsidRPr="00B103BF" w:rsidTr="006E578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6E5782" w:rsidRPr="00B103BF" w:rsidRDefault="006E5782" w:rsidP="006E5782">
            <w:pPr>
              <w:pStyle w:val="TableTextBold"/>
              <w:rPr>
                <w:rFonts w:cs="Helvetica"/>
                <w:b w:val="0"/>
              </w:rPr>
            </w:pPr>
          </w:p>
        </w:tc>
        <w:tc>
          <w:tcPr>
            <w:tcW w:w="9174" w:type="dxa"/>
            <w:gridSpan w:val="4"/>
            <w:tcBorders>
              <w:top w:val="nil"/>
            </w:tcBorders>
          </w:tcPr>
          <w:p w:rsidR="006E5782" w:rsidRPr="00B103BF" w:rsidRDefault="006E5782" w:rsidP="006E5782">
            <w:pPr>
              <w:pStyle w:val="TableTextBold"/>
              <w:spacing w:after="80"/>
              <w:rPr>
                <w:rFonts w:cs="Helvetica"/>
              </w:rPr>
            </w:pPr>
            <w:r w:rsidRPr="00B103BF">
              <w:rPr>
                <w:rFonts w:cs="Helvetica"/>
              </w:rPr>
              <w:t>Assessment Methods</w:t>
            </w:r>
          </w:p>
          <w:p w:rsidR="006E5782" w:rsidRPr="00B103BF" w:rsidRDefault="006E5782" w:rsidP="006E5782">
            <w:pPr>
              <w:spacing w:before="80" w:after="80"/>
              <w:rPr>
                <w:rFonts w:ascii="Helvetica" w:hAnsi="Helvetica" w:cs="Helvetica"/>
              </w:rPr>
            </w:pPr>
            <w:r w:rsidRPr="00B103BF">
              <w:rPr>
                <w:rFonts w:ascii="Helvetica" w:hAnsi="Helvetica" w:cs="Helvetica"/>
              </w:rPr>
              <w:t>The following methods may be used to assess competency for this unit:</w:t>
            </w:r>
          </w:p>
          <w:p w:rsidR="006E5782" w:rsidRPr="00B103BF" w:rsidRDefault="006E5782" w:rsidP="006E5782">
            <w:pPr>
              <w:pStyle w:val="TableBullet1"/>
              <w:spacing w:after="80"/>
              <w:ind w:left="357" w:hanging="357"/>
              <w:rPr>
                <w:rFonts w:cs="Helvetica"/>
              </w:rPr>
            </w:pPr>
            <w:r w:rsidRPr="00B103BF">
              <w:rPr>
                <w:rFonts w:cs="Helvetica"/>
              </w:rPr>
              <w:t>Observation of practical candidate performance</w:t>
            </w:r>
          </w:p>
          <w:p w:rsidR="006E5782" w:rsidRPr="00B103BF" w:rsidRDefault="006E5782" w:rsidP="006E5782">
            <w:pPr>
              <w:pStyle w:val="TableBullet1"/>
              <w:spacing w:after="80"/>
              <w:ind w:left="357" w:hanging="357"/>
              <w:rPr>
                <w:rFonts w:cs="Helvetica"/>
              </w:rPr>
            </w:pPr>
            <w:r w:rsidRPr="00B103BF">
              <w:rPr>
                <w:rFonts w:cs="Helvetica"/>
              </w:rPr>
              <w:t>Feedback from guests who have been served</w:t>
            </w:r>
          </w:p>
          <w:p w:rsidR="006E5782" w:rsidRPr="00B103BF" w:rsidRDefault="006E5782" w:rsidP="006E5782">
            <w:pPr>
              <w:pStyle w:val="TableBullet1"/>
              <w:spacing w:after="80"/>
              <w:ind w:left="357" w:hanging="357"/>
              <w:rPr>
                <w:rFonts w:cs="Helvetica"/>
              </w:rPr>
            </w:pPr>
            <w:r w:rsidRPr="00B103BF">
              <w:rPr>
                <w:rFonts w:cs="Helvetica"/>
              </w:rPr>
              <w:t>Oral and written questions</w:t>
            </w:r>
          </w:p>
          <w:p w:rsidR="006E5782" w:rsidRPr="00B103BF" w:rsidRDefault="006E5782" w:rsidP="006E5782">
            <w:pPr>
              <w:pStyle w:val="TableBullet1"/>
              <w:spacing w:after="80"/>
              <w:ind w:left="357" w:hanging="357"/>
              <w:rPr>
                <w:rFonts w:cs="Helvetica"/>
              </w:rPr>
            </w:pPr>
            <w:r w:rsidRPr="00B103BF">
              <w:rPr>
                <w:rFonts w:cs="Helvetica"/>
              </w:rPr>
              <w:t>Third party reports completed by a supervisor</w:t>
            </w:r>
          </w:p>
          <w:p w:rsidR="006E5782" w:rsidRPr="00B103BF" w:rsidRDefault="006E5782" w:rsidP="006E5782">
            <w:pPr>
              <w:pStyle w:val="TableBullet1"/>
              <w:spacing w:after="80"/>
              <w:ind w:left="357" w:hanging="357"/>
              <w:rPr>
                <w:rFonts w:cs="Helvetica"/>
              </w:rPr>
            </w:pPr>
            <w:r w:rsidRPr="00B103BF">
              <w:rPr>
                <w:rFonts w:cs="Helvetica"/>
              </w:rPr>
              <w:t>Project and assignment work</w:t>
            </w:r>
          </w:p>
        </w:tc>
      </w:tr>
      <w:tr w:rsidR="006E5782" w:rsidRPr="00B103BF" w:rsidTr="006E578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6E5782" w:rsidRPr="00B103BF" w:rsidRDefault="006E5782" w:rsidP="006E5782">
            <w:pPr>
              <w:pStyle w:val="TableTextBold"/>
              <w:rPr>
                <w:rFonts w:cs="Helvetica"/>
                <w:b w:val="0"/>
              </w:rPr>
            </w:pPr>
          </w:p>
        </w:tc>
        <w:tc>
          <w:tcPr>
            <w:tcW w:w="9174" w:type="dxa"/>
            <w:gridSpan w:val="4"/>
          </w:tcPr>
          <w:p w:rsidR="006E5782" w:rsidRPr="00B103BF" w:rsidRDefault="006E5782" w:rsidP="006E5782">
            <w:pPr>
              <w:pStyle w:val="TableTextBold"/>
              <w:rPr>
                <w:rFonts w:cs="Helvetica"/>
              </w:rPr>
            </w:pPr>
            <w:r w:rsidRPr="00B103BF">
              <w:rPr>
                <w:rFonts w:cs="Helvetica"/>
              </w:rPr>
              <w:t>Key Competencies in this Unit</w:t>
            </w:r>
          </w:p>
          <w:p w:rsidR="006E5782" w:rsidRPr="00B103BF" w:rsidRDefault="006E5782" w:rsidP="006E5782">
            <w:pPr>
              <w:pStyle w:val="TableText"/>
              <w:rPr>
                <w:rFonts w:cs="Helvetica"/>
                <w:i/>
              </w:rPr>
            </w:pPr>
            <w:r w:rsidRPr="00B103BF">
              <w:rPr>
                <w:rFonts w:cs="Helvetica"/>
                <w:i/>
              </w:rPr>
              <w:t>Level 1 = competence to undertake tasks effectively</w:t>
            </w:r>
          </w:p>
          <w:p w:rsidR="006E5782" w:rsidRPr="00B103BF" w:rsidRDefault="006E5782" w:rsidP="006E5782">
            <w:pPr>
              <w:pStyle w:val="TableText"/>
              <w:rPr>
                <w:rFonts w:cs="Helvetica"/>
                <w:i/>
              </w:rPr>
            </w:pPr>
            <w:r w:rsidRPr="00B103BF">
              <w:rPr>
                <w:rFonts w:cs="Helvetica"/>
                <w:i/>
              </w:rPr>
              <w:t>Level 2 = competence to manage tasks</w:t>
            </w:r>
          </w:p>
          <w:p w:rsidR="006E5782" w:rsidRPr="00B103BF" w:rsidRDefault="006E5782" w:rsidP="006E5782">
            <w:pPr>
              <w:pStyle w:val="TableText"/>
              <w:rPr>
                <w:rFonts w:cs="Helvetica"/>
                <w:i/>
              </w:rPr>
            </w:pPr>
            <w:r w:rsidRPr="00B103BF">
              <w:rPr>
                <w:rFonts w:cs="Helvetica"/>
                <w:i/>
              </w:rPr>
              <w:t>Level 3 = competence to use concepts for evaluating</w:t>
            </w:r>
          </w:p>
        </w:tc>
      </w:tr>
      <w:tr w:rsidR="006E5782" w:rsidRPr="00B103BF" w:rsidTr="006E578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6E5782" w:rsidRPr="00B103BF" w:rsidRDefault="006E5782" w:rsidP="006E5782">
            <w:pPr>
              <w:pStyle w:val="TableTextBold"/>
              <w:rPr>
                <w:rFonts w:cs="Helvetica"/>
                <w:b w:val="0"/>
              </w:rPr>
            </w:pPr>
          </w:p>
        </w:tc>
        <w:tc>
          <w:tcPr>
            <w:tcW w:w="3645" w:type="dxa"/>
          </w:tcPr>
          <w:p w:rsidR="006E5782" w:rsidRPr="00B103BF" w:rsidRDefault="006E5782" w:rsidP="006E5782">
            <w:pPr>
              <w:pStyle w:val="TableTextBold"/>
              <w:rPr>
                <w:rFonts w:cs="Helvetica"/>
              </w:rPr>
            </w:pPr>
            <w:r w:rsidRPr="00B103BF">
              <w:rPr>
                <w:rFonts w:cs="Helvetica"/>
              </w:rPr>
              <w:t>Key Competencies</w:t>
            </w:r>
          </w:p>
        </w:tc>
        <w:tc>
          <w:tcPr>
            <w:tcW w:w="1418" w:type="dxa"/>
          </w:tcPr>
          <w:p w:rsidR="006E5782" w:rsidRPr="00B103BF" w:rsidRDefault="006E5782" w:rsidP="006E5782">
            <w:pPr>
              <w:pStyle w:val="TableTextBold"/>
              <w:jc w:val="center"/>
              <w:rPr>
                <w:rFonts w:cs="Helvetica"/>
              </w:rPr>
            </w:pPr>
            <w:r w:rsidRPr="00B103BF">
              <w:rPr>
                <w:rFonts w:cs="Helvetica"/>
              </w:rPr>
              <w:t>Level</w:t>
            </w:r>
          </w:p>
        </w:tc>
        <w:tc>
          <w:tcPr>
            <w:tcW w:w="4111" w:type="dxa"/>
            <w:gridSpan w:val="2"/>
          </w:tcPr>
          <w:p w:rsidR="006E5782" w:rsidRPr="00B103BF" w:rsidRDefault="006E5782" w:rsidP="006E5782">
            <w:pPr>
              <w:pStyle w:val="TableTextBold"/>
              <w:rPr>
                <w:rFonts w:cs="Helvetica"/>
              </w:rPr>
            </w:pPr>
            <w:r w:rsidRPr="00B103BF">
              <w:rPr>
                <w:rFonts w:cs="Helvetica"/>
              </w:rPr>
              <w:t>Examples</w:t>
            </w:r>
          </w:p>
        </w:tc>
      </w:tr>
      <w:tr w:rsidR="006E5782" w:rsidRPr="00B103BF" w:rsidTr="006E578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6E5782" w:rsidRPr="00B103BF" w:rsidRDefault="006E5782" w:rsidP="006E5782">
            <w:pPr>
              <w:pStyle w:val="TableTextBold"/>
              <w:rPr>
                <w:rFonts w:cs="Helvetica"/>
                <w:b w:val="0"/>
              </w:rPr>
            </w:pPr>
          </w:p>
        </w:tc>
        <w:tc>
          <w:tcPr>
            <w:tcW w:w="3645" w:type="dxa"/>
          </w:tcPr>
          <w:p w:rsidR="006E5782" w:rsidRPr="00B103BF" w:rsidRDefault="006E5782" w:rsidP="006E5782">
            <w:pPr>
              <w:pStyle w:val="TableText"/>
              <w:rPr>
                <w:rFonts w:cs="Helvetica"/>
              </w:rPr>
            </w:pPr>
            <w:r w:rsidRPr="00B103BF">
              <w:rPr>
                <w:rFonts w:cs="Helvetica"/>
              </w:rPr>
              <w:t>Collecting, organising and analysing information</w:t>
            </w:r>
          </w:p>
        </w:tc>
        <w:tc>
          <w:tcPr>
            <w:tcW w:w="1418" w:type="dxa"/>
          </w:tcPr>
          <w:p w:rsidR="006E5782" w:rsidRPr="00B103BF" w:rsidRDefault="006E5782" w:rsidP="006E5782">
            <w:pPr>
              <w:pStyle w:val="TableText"/>
              <w:jc w:val="center"/>
              <w:rPr>
                <w:rFonts w:cs="Helvetica"/>
              </w:rPr>
            </w:pPr>
            <w:r w:rsidRPr="00B103BF">
              <w:rPr>
                <w:rFonts w:cs="Helvetica"/>
              </w:rPr>
              <w:t>1</w:t>
            </w:r>
          </w:p>
        </w:tc>
        <w:tc>
          <w:tcPr>
            <w:tcW w:w="4111" w:type="dxa"/>
            <w:gridSpan w:val="2"/>
          </w:tcPr>
          <w:p w:rsidR="006E5782" w:rsidRPr="00B103BF" w:rsidRDefault="006E5782" w:rsidP="006E5782">
            <w:pPr>
              <w:pStyle w:val="TableText"/>
              <w:rPr>
                <w:rFonts w:cs="Helvetica"/>
              </w:rPr>
            </w:pPr>
            <w:r w:rsidRPr="00B103BF">
              <w:rPr>
                <w:rFonts w:cs="Helvetica"/>
              </w:rPr>
              <w:t>Gain product knowledge and menu knowledge; prepare seating plan on the basis of bookings received</w:t>
            </w:r>
          </w:p>
        </w:tc>
      </w:tr>
      <w:tr w:rsidR="006E5782" w:rsidRPr="00B103BF" w:rsidTr="006E578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6E5782" w:rsidRPr="00B103BF" w:rsidRDefault="006E5782" w:rsidP="006E5782">
            <w:pPr>
              <w:pStyle w:val="TableTextBold"/>
              <w:rPr>
                <w:rFonts w:cs="Helvetica"/>
                <w:b w:val="0"/>
              </w:rPr>
            </w:pPr>
          </w:p>
        </w:tc>
        <w:tc>
          <w:tcPr>
            <w:tcW w:w="3645" w:type="dxa"/>
          </w:tcPr>
          <w:p w:rsidR="006E5782" w:rsidRPr="00B103BF" w:rsidRDefault="006E5782" w:rsidP="006E5782">
            <w:pPr>
              <w:pStyle w:val="TableText"/>
              <w:rPr>
                <w:rFonts w:cs="Helvetica"/>
              </w:rPr>
            </w:pPr>
            <w:r w:rsidRPr="00B103BF">
              <w:rPr>
                <w:rFonts w:cs="Helvetica"/>
              </w:rPr>
              <w:t>Communicating ideas and information</w:t>
            </w:r>
          </w:p>
        </w:tc>
        <w:tc>
          <w:tcPr>
            <w:tcW w:w="1418" w:type="dxa"/>
          </w:tcPr>
          <w:p w:rsidR="006E5782" w:rsidRPr="00B103BF" w:rsidRDefault="006E5782" w:rsidP="006E5782">
            <w:pPr>
              <w:pStyle w:val="TableText"/>
              <w:jc w:val="center"/>
              <w:rPr>
                <w:rFonts w:cs="Helvetica"/>
              </w:rPr>
            </w:pPr>
            <w:r w:rsidRPr="00B103BF">
              <w:rPr>
                <w:rFonts w:cs="Helvetica"/>
              </w:rPr>
              <w:t>1</w:t>
            </w:r>
          </w:p>
        </w:tc>
        <w:tc>
          <w:tcPr>
            <w:tcW w:w="4111" w:type="dxa"/>
            <w:gridSpan w:val="2"/>
          </w:tcPr>
          <w:p w:rsidR="006E5782" w:rsidRPr="00B103BF" w:rsidRDefault="006E5782" w:rsidP="006E5782">
            <w:pPr>
              <w:pStyle w:val="TableText"/>
              <w:rPr>
                <w:rFonts w:cs="Helvetica"/>
              </w:rPr>
            </w:pPr>
            <w:r w:rsidRPr="00B103BF">
              <w:rPr>
                <w:rFonts w:cs="Helvetica"/>
              </w:rPr>
              <w:t>Recommend dishes and drinks to guests</w:t>
            </w:r>
          </w:p>
        </w:tc>
      </w:tr>
      <w:tr w:rsidR="006E5782" w:rsidRPr="00B103BF" w:rsidTr="006E578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6E5782" w:rsidRPr="00B103BF" w:rsidRDefault="006E5782" w:rsidP="006E5782">
            <w:pPr>
              <w:pStyle w:val="TableTextBold"/>
              <w:rPr>
                <w:rFonts w:cs="Helvetica"/>
                <w:b w:val="0"/>
              </w:rPr>
            </w:pPr>
          </w:p>
        </w:tc>
        <w:tc>
          <w:tcPr>
            <w:tcW w:w="3645" w:type="dxa"/>
          </w:tcPr>
          <w:p w:rsidR="006E5782" w:rsidRPr="00B103BF" w:rsidRDefault="006E5782" w:rsidP="006E5782">
            <w:pPr>
              <w:pStyle w:val="TableText"/>
              <w:rPr>
                <w:rFonts w:cs="Helvetica"/>
              </w:rPr>
            </w:pPr>
            <w:r w:rsidRPr="00B103BF">
              <w:rPr>
                <w:rFonts w:cs="Helvetica"/>
              </w:rPr>
              <w:t>Planning and organising activities</w:t>
            </w:r>
          </w:p>
        </w:tc>
        <w:tc>
          <w:tcPr>
            <w:tcW w:w="1418" w:type="dxa"/>
          </w:tcPr>
          <w:p w:rsidR="006E5782" w:rsidRPr="00B103BF" w:rsidRDefault="006E5782" w:rsidP="006E5782">
            <w:pPr>
              <w:pStyle w:val="TableText"/>
              <w:jc w:val="center"/>
              <w:rPr>
                <w:rFonts w:cs="Helvetica"/>
              </w:rPr>
            </w:pPr>
            <w:r w:rsidRPr="00B103BF">
              <w:rPr>
                <w:rFonts w:cs="Helvetica"/>
              </w:rPr>
              <w:t>1</w:t>
            </w:r>
          </w:p>
        </w:tc>
        <w:tc>
          <w:tcPr>
            <w:tcW w:w="4111" w:type="dxa"/>
            <w:gridSpan w:val="2"/>
          </w:tcPr>
          <w:p w:rsidR="006E5782" w:rsidRPr="00B103BF" w:rsidRDefault="006E5782" w:rsidP="006E5782">
            <w:pPr>
              <w:pStyle w:val="TableText"/>
              <w:rPr>
                <w:rFonts w:cs="Helvetica"/>
              </w:rPr>
            </w:pPr>
            <w:r w:rsidRPr="00B103BF">
              <w:rPr>
                <w:rFonts w:cs="Helvetica"/>
              </w:rPr>
              <w:t>Liaise with other staff to enable timely service delivery</w:t>
            </w:r>
          </w:p>
        </w:tc>
      </w:tr>
      <w:tr w:rsidR="006E5782" w:rsidRPr="00B103BF" w:rsidTr="006E578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6E5782" w:rsidRPr="00B103BF" w:rsidRDefault="006E5782" w:rsidP="006E5782">
            <w:pPr>
              <w:pStyle w:val="TableTextBold"/>
              <w:rPr>
                <w:rFonts w:cs="Helvetica"/>
                <w:b w:val="0"/>
              </w:rPr>
            </w:pPr>
          </w:p>
        </w:tc>
        <w:tc>
          <w:tcPr>
            <w:tcW w:w="3645" w:type="dxa"/>
          </w:tcPr>
          <w:p w:rsidR="006E5782" w:rsidRPr="00B103BF" w:rsidRDefault="006E5782" w:rsidP="006E5782">
            <w:pPr>
              <w:pStyle w:val="TableText"/>
              <w:rPr>
                <w:rFonts w:cs="Helvetica"/>
              </w:rPr>
            </w:pPr>
            <w:r w:rsidRPr="00B103BF">
              <w:rPr>
                <w:rFonts w:cs="Helvetica"/>
              </w:rPr>
              <w:t>Working with others and in teams</w:t>
            </w:r>
          </w:p>
        </w:tc>
        <w:tc>
          <w:tcPr>
            <w:tcW w:w="1418" w:type="dxa"/>
          </w:tcPr>
          <w:p w:rsidR="006E5782" w:rsidRPr="00B103BF" w:rsidRDefault="006E5782" w:rsidP="006E5782">
            <w:pPr>
              <w:pStyle w:val="TableText"/>
              <w:jc w:val="center"/>
              <w:rPr>
                <w:rFonts w:cs="Helvetica"/>
              </w:rPr>
            </w:pPr>
            <w:r w:rsidRPr="00B103BF">
              <w:rPr>
                <w:rFonts w:cs="Helvetica"/>
              </w:rPr>
              <w:t>1</w:t>
            </w:r>
          </w:p>
        </w:tc>
        <w:tc>
          <w:tcPr>
            <w:tcW w:w="4111" w:type="dxa"/>
            <w:gridSpan w:val="2"/>
          </w:tcPr>
          <w:p w:rsidR="006E5782" w:rsidRPr="00B103BF" w:rsidRDefault="006E5782" w:rsidP="006E5782">
            <w:pPr>
              <w:pStyle w:val="TableText"/>
              <w:rPr>
                <w:rFonts w:cs="Helvetica"/>
              </w:rPr>
            </w:pPr>
            <w:r w:rsidRPr="00B103BF">
              <w:rPr>
                <w:rFonts w:cs="Helvetica"/>
              </w:rPr>
              <w:t>Cooperate with other staff to provide service</w:t>
            </w:r>
          </w:p>
        </w:tc>
      </w:tr>
      <w:tr w:rsidR="006E5782" w:rsidRPr="00B103BF" w:rsidTr="006E578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6E5782" w:rsidRPr="00B103BF" w:rsidRDefault="006E5782" w:rsidP="006E5782">
            <w:pPr>
              <w:pStyle w:val="TableTextBold"/>
              <w:rPr>
                <w:rFonts w:cs="Helvetica"/>
                <w:b w:val="0"/>
              </w:rPr>
            </w:pPr>
          </w:p>
        </w:tc>
        <w:tc>
          <w:tcPr>
            <w:tcW w:w="3645" w:type="dxa"/>
          </w:tcPr>
          <w:p w:rsidR="006E5782" w:rsidRPr="00B103BF" w:rsidRDefault="006E5782" w:rsidP="006E5782">
            <w:pPr>
              <w:pStyle w:val="TableText"/>
              <w:rPr>
                <w:rFonts w:cs="Helvetica"/>
              </w:rPr>
            </w:pPr>
            <w:r w:rsidRPr="00B103BF">
              <w:rPr>
                <w:rFonts w:cs="Helvetica"/>
              </w:rPr>
              <w:t>Using mathematical ideas and techniques</w:t>
            </w:r>
          </w:p>
        </w:tc>
        <w:tc>
          <w:tcPr>
            <w:tcW w:w="1418" w:type="dxa"/>
          </w:tcPr>
          <w:p w:rsidR="006E5782" w:rsidRPr="00B103BF" w:rsidRDefault="006E5782" w:rsidP="006E5782">
            <w:pPr>
              <w:pStyle w:val="TableText"/>
              <w:jc w:val="center"/>
              <w:rPr>
                <w:rFonts w:cs="Helvetica"/>
              </w:rPr>
            </w:pPr>
            <w:r w:rsidRPr="00B103BF">
              <w:rPr>
                <w:rFonts w:cs="Helvetica"/>
              </w:rPr>
              <w:t>1</w:t>
            </w:r>
          </w:p>
        </w:tc>
        <w:tc>
          <w:tcPr>
            <w:tcW w:w="4111" w:type="dxa"/>
            <w:gridSpan w:val="2"/>
          </w:tcPr>
          <w:p w:rsidR="006E5782" w:rsidRPr="00B103BF" w:rsidRDefault="006E5782" w:rsidP="006E5782">
            <w:pPr>
              <w:pStyle w:val="TableText"/>
              <w:rPr>
                <w:rFonts w:cs="Helvetica"/>
              </w:rPr>
            </w:pPr>
            <w:r w:rsidRPr="00B103BF">
              <w:rPr>
                <w:rFonts w:cs="Helvetica"/>
              </w:rPr>
              <w:t>Calculate and price guest accounts</w:t>
            </w:r>
          </w:p>
        </w:tc>
      </w:tr>
      <w:tr w:rsidR="006E5782" w:rsidRPr="00B103BF" w:rsidTr="006E578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6E5782" w:rsidRPr="00B103BF" w:rsidRDefault="006E5782" w:rsidP="006E5782">
            <w:pPr>
              <w:pStyle w:val="TableTextBold"/>
              <w:rPr>
                <w:rFonts w:cs="Helvetica"/>
                <w:b w:val="0"/>
              </w:rPr>
            </w:pPr>
          </w:p>
        </w:tc>
        <w:tc>
          <w:tcPr>
            <w:tcW w:w="3645" w:type="dxa"/>
          </w:tcPr>
          <w:p w:rsidR="006E5782" w:rsidRPr="00B103BF" w:rsidRDefault="006E5782" w:rsidP="006E5782">
            <w:pPr>
              <w:pStyle w:val="TableText"/>
              <w:rPr>
                <w:rFonts w:cs="Helvetica"/>
              </w:rPr>
            </w:pPr>
            <w:r w:rsidRPr="00B103BF">
              <w:rPr>
                <w:rFonts w:cs="Helvetica"/>
              </w:rPr>
              <w:t>Solving problems</w:t>
            </w:r>
          </w:p>
        </w:tc>
        <w:tc>
          <w:tcPr>
            <w:tcW w:w="1418" w:type="dxa"/>
          </w:tcPr>
          <w:p w:rsidR="006E5782" w:rsidRPr="00B103BF" w:rsidRDefault="006E5782" w:rsidP="006E5782">
            <w:pPr>
              <w:pStyle w:val="TableText"/>
              <w:jc w:val="center"/>
              <w:rPr>
                <w:rFonts w:cs="Helvetica"/>
              </w:rPr>
            </w:pPr>
            <w:r w:rsidRPr="00B103BF">
              <w:rPr>
                <w:rFonts w:cs="Helvetica"/>
              </w:rPr>
              <w:t>2</w:t>
            </w:r>
          </w:p>
        </w:tc>
        <w:tc>
          <w:tcPr>
            <w:tcW w:w="4111" w:type="dxa"/>
            <w:gridSpan w:val="2"/>
          </w:tcPr>
          <w:p w:rsidR="006E5782" w:rsidRPr="00B103BF" w:rsidRDefault="006E5782" w:rsidP="006E5782">
            <w:pPr>
              <w:pStyle w:val="TableText"/>
              <w:rPr>
                <w:rFonts w:cs="Helvetica"/>
              </w:rPr>
            </w:pPr>
            <w:r w:rsidRPr="00B103BF">
              <w:rPr>
                <w:rFonts w:cs="Helvetica"/>
              </w:rPr>
              <w:t>Resolve service issues and complaints from guests</w:t>
            </w:r>
          </w:p>
        </w:tc>
      </w:tr>
      <w:tr w:rsidR="006E5782" w:rsidRPr="00B103BF" w:rsidTr="006E578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6E5782" w:rsidRPr="00B103BF" w:rsidRDefault="006E5782" w:rsidP="006E5782">
            <w:pPr>
              <w:pStyle w:val="TableTextBold"/>
              <w:rPr>
                <w:rFonts w:cs="Helvetica"/>
                <w:b w:val="0"/>
              </w:rPr>
            </w:pPr>
          </w:p>
        </w:tc>
        <w:tc>
          <w:tcPr>
            <w:tcW w:w="3645" w:type="dxa"/>
          </w:tcPr>
          <w:p w:rsidR="006E5782" w:rsidRPr="00B103BF" w:rsidRDefault="006E5782" w:rsidP="006E5782">
            <w:pPr>
              <w:pStyle w:val="TableText"/>
              <w:rPr>
                <w:rFonts w:cs="Helvetica"/>
              </w:rPr>
            </w:pPr>
            <w:r w:rsidRPr="00B103BF">
              <w:rPr>
                <w:rFonts w:cs="Helvetica"/>
              </w:rPr>
              <w:t>Using technology</w:t>
            </w:r>
          </w:p>
        </w:tc>
        <w:tc>
          <w:tcPr>
            <w:tcW w:w="1418" w:type="dxa"/>
          </w:tcPr>
          <w:p w:rsidR="006E5782" w:rsidRPr="00B103BF" w:rsidRDefault="006E5782" w:rsidP="006E5782">
            <w:pPr>
              <w:pStyle w:val="TableText"/>
              <w:jc w:val="center"/>
              <w:rPr>
                <w:rFonts w:cs="Helvetica"/>
              </w:rPr>
            </w:pPr>
            <w:r w:rsidRPr="00B103BF">
              <w:rPr>
                <w:rFonts w:cs="Helvetica"/>
              </w:rPr>
              <w:t>2</w:t>
            </w:r>
          </w:p>
        </w:tc>
        <w:tc>
          <w:tcPr>
            <w:tcW w:w="4111" w:type="dxa"/>
            <w:gridSpan w:val="2"/>
          </w:tcPr>
          <w:p w:rsidR="006E5782" w:rsidRPr="00B103BF" w:rsidRDefault="006E5782" w:rsidP="006E5782">
            <w:pPr>
              <w:pStyle w:val="TableText"/>
              <w:rPr>
                <w:rFonts w:cs="Helvetica"/>
              </w:rPr>
            </w:pPr>
            <w:r w:rsidRPr="00B103BF">
              <w:rPr>
                <w:rFonts w:cs="Helvetica"/>
              </w:rPr>
              <w:t>Use in house ordering systems and cash register/point of sale systems</w:t>
            </w:r>
          </w:p>
        </w:tc>
      </w:tr>
    </w:tbl>
    <w:p w:rsidR="00CB282A" w:rsidRPr="00B103BF" w:rsidRDefault="00CB282A" w:rsidP="00CB282A">
      <w:pPr>
        <w:pStyle w:val="TableBullet1"/>
        <w:numPr>
          <w:ilvl w:val="0"/>
          <w:numId w:val="0"/>
        </w:numPr>
        <w:ind w:left="360" w:hanging="360"/>
        <w:rPr>
          <w:rFonts w:cs="Helvetica"/>
        </w:rPr>
      </w:pPr>
    </w:p>
    <w:p w:rsidR="0089117D" w:rsidRPr="00B103BF" w:rsidRDefault="0089117D" w:rsidP="00CB282A">
      <w:pPr>
        <w:pStyle w:val="TableText"/>
        <w:rPr>
          <w:rFonts w:cs="Helvetica"/>
          <w:szCs w:val="24"/>
          <w:lang w:eastAsia="en-US"/>
        </w:rPr>
      </w:pPr>
      <w:r w:rsidRPr="00B103BF">
        <w:rPr>
          <w:rFonts w:cs="Helvetica"/>
        </w:rPr>
        <w:br w:type="page"/>
      </w:r>
    </w:p>
    <w:p w:rsidR="0089117D" w:rsidRPr="00B103BF" w:rsidRDefault="0089117D" w:rsidP="0089117D">
      <w:pPr>
        <w:pStyle w:val="BodyCopy"/>
        <w:rPr>
          <w:rFonts w:cs="Helvetica"/>
          <w:lang w:val="en-AU"/>
        </w:rPr>
      </w:pPr>
    </w:p>
    <w:p w:rsidR="0089117D" w:rsidRPr="00B103BF" w:rsidRDefault="0089117D" w:rsidP="0089117D">
      <w:pPr>
        <w:pStyle w:val="BodyCopy"/>
        <w:rPr>
          <w:rFonts w:cs="Helvetica"/>
          <w:lang w:val="en-AU"/>
        </w:rPr>
      </w:pPr>
    </w:p>
    <w:p w:rsidR="0089117D" w:rsidRPr="00B103BF" w:rsidRDefault="0089117D" w:rsidP="0089117D">
      <w:pPr>
        <w:rPr>
          <w:rFonts w:ascii="Helvetica" w:hAnsi="Helvetica" w:cs="Helvetica"/>
          <w:lang w:eastAsia="en-US"/>
        </w:rPr>
        <w:sectPr w:rsidR="0089117D" w:rsidRPr="00B103BF" w:rsidSect="00C07A74">
          <w:headerReference w:type="even" r:id="rId24"/>
          <w:headerReference w:type="default" r:id="rId25"/>
          <w:footerReference w:type="even" r:id="rId26"/>
          <w:footerReference w:type="default" r:id="rId27"/>
          <w:pgSz w:w="16838" w:h="11906" w:orient="landscape"/>
          <w:pgMar w:top="1440" w:right="1440" w:bottom="1440" w:left="1440" w:header="709" w:footer="288" w:gutter="0"/>
          <w:cols w:space="708"/>
          <w:docGrid w:linePitch="360"/>
        </w:sectPr>
      </w:pPr>
    </w:p>
    <w:p w:rsidR="00753ECF" w:rsidRPr="00B103BF" w:rsidRDefault="00753ECF" w:rsidP="00753ECF">
      <w:pPr>
        <w:pStyle w:val="Heading1"/>
        <w:rPr>
          <w:rFonts w:cs="Helvetica"/>
          <w:lang w:val="en-AU"/>
        </w:rPr>
      </w:pPr>
      <w:bookmarkStart w:id="14" w:name="_Toc353540683"/>
      <w:r w:rsidRPr="00B103BF">
        <w:rPr>
          <w:rFonts w:cs="Helvetica"/>
          <w:lang w:val="en-AU"/>
        </w:rPr>
        <w:t>Oral Questions</w:t>
      </w:r>
      <w:bookmarkEnd w:id="14"/>
    </w:p>
    <w:tbl>
      <w:tblPr>
        <w:tblStyle w:val="TableGrid"/>
        <w:tblW w:w="9214" w:type="dxa"/>
        <w:tblLayout w:type="fixed"/>
        <w:tblLook w:val="04A0" w:firstRow="1" w:lastRow="0" w:firstColumn="1" w:lastColumn="0" w:noHBand="0" w:noVBand="1"/>
      </w:tblPr>
      <w:tblGrid>
        <w:gridCol w:w="2369"/>
        <w:gridCol w:w="6845"/>
      </w:tblGrid>
      <w:tr w:rsidR="00753ECF" w:rsidRPr="00B103BF" w:rsidTr="00753ECF">
        <w:trPr>
          <w:trHeight w:val="510"/>
        </w:trPr>
        <w:tc>
          <w:tcPr>
            <w:tcW w:w="2369" w:type="dxa"/>
            <w:shd w:val="clear" w:color="auto" w:fill="D9D9D9" w:themeFill="background1" w:themeFillShade="D9"/>
          </w:tcPr>
          <w:p w:rsidR="00753ECF" w:rsidRPr="00B103BF" w:rsidRDefault="00753ECF" w:rsidP="00753ECF">
            <w:pPr>
              <w:pStyle w:val="TableTextBold"/>
              <w:rPr>
                <w:rFonts w:cs="Helvetica"/>
              </w:rPr>
            </w:pPr>
            <w:r w:rsidRPr="00B103BF">
              <w:rPr>
                <w:rFonts w:cs="Helvetica"/>
              </w:rPr>
              <w:t>Student name</w:t>
            </w:r>
          </w:p>
        </w:tc>
        <w:tc>
          <w:tcPr>
            <w:tcW w:w="6845" w:type="dxa"/>
          </w:tcPr>
          <w:p w:rsidR="00753ECF" w:rsidRPr="00B103BF" w:rsidRDefault="00753ECF" w:rsidP="00753ECF">
            <w:pPr>
              <w:pStyle w:val="TableText"/>
              <w:rPr>
                <w:rFonts w:cs="Helvetica"/>
              </w:rPr>
            </w:pPr>
          </w:p>
        </w:tc>
      </w:tr>
      <w:tr w:rsidR="00753ECF" w:rsidRPr="00B103BF" w:rsidTr="00753ECF">
        <w:trPr>
          <w:trHeight w:val="510"/>
        </w:trPr>
        <w:tc>
          <w:tcPr>
            <w:tcW w:w="2369" w:type="dxa"/>
            <w:shd w:val="clear" w:color="auto" w:fill="D9D9D9" w:themeFill="background1" w:themeFillShade="D9"/>
          </w:tcPr>
          <w:p w:rsidR="00753ECF" w:rsidRPr="00B103BF" w:rsidRDefault="00753ECF" w:rsidP="00753ECF">
            <w:pPr>
              <w:pStyle w:val="TableTextBold"/>
              <w:rPr>
                <w:rFonts w:cs="Helvetica"/>
              </w:rPr>
            </w:pPr>
            <w:r w:rsidRPr="00B103BF">
              <w:rPr>
                <w:rFonts w:cs="Helvetica"/>
              </w:rPr>
              <w:t>Assessor name</w:t>
            </w:r>
          </w:p>
        </w:tc>
        <w:tc>
          <w:tcPr>
            <w:tcW w:w="6845" w:type="dxa"/>
          </w:tcPr>
          <w:p w:rsidR="00753ECF" w:rsidRPr="00B103BF" w:rsidRDefault="00753ECF" w:rsidP="00753ECF">
            <w:pPr>
              <w:pStyle w:val="TableText"/>
              <w:rPr>
                <w:rFonts w:cs="Helvetica"/>
              </w:rPr>
            </w:pPr>
          </w:p>
        </w:tc>
      </w:tr>
      <w:tr w:rsidR="00753ECF" w:rsidRPr="00B103BF" w:rsidTr="00753ECF">
        <w:trPr>
          <w:trHeight w:val="510"/>
        </w:trPr>
        <w:tc>
          <w:tcPr>
            <w:tcW w:w="2369" w:type="dxa"/>
            <w:shd w:val="clear" w:color="auto" w:fill="D9D9D9" w:themeFill="background1" w:themeFillShade="D9"/>
          </w:tcPr>
          <w:p w:rsidR="00753ECF" w:rsidRPr="00B103BF" w:rsidRDefault="00753ECF" w:rsidP="00753ECF">
            <w:pPr>
              <w:pStyle w:val="TableTextBold"/>
              <w:rPr>
                <w:rFonts w:cs="Helvetica"/>
              </w:rPr>
            </w:pPr>
            <w:r w:rsidRPr="00B103BF">
              <w:rPr>
                <w:rFonts w:cs="Helvetica"/>
              </w:rPr>
              <w:t>Location/venue</w:t>
            </w:r>
          </w:p>
        </w:tc>
        <w:tc>
          <w:tcPr>
            <w:tcW w:w="6845" w:type="dxa"/>
          </w:tcPr>
          <w:p w:rsidR="00753ECF" w:rsidRPr="00B103BF" w:rsidRDefault="00753ECF" w:rsidP="00753ECF">
            <w:pPr>
              <w:pStyle w:val="TableText"/>
              <w:rPr>
                <w:rFonts w:cs="Helvetica"/>
              </w:rPr>
            </w:pPr>
          </w:p>
        </w:tc>
      </w:tr>
      <w:tr w:rsidR="00753ECF" w:rsidRPr="00B103BF" w:rsidTr="00753ECF">
        <w:trPr>
          <w:trHeight w:val="510"/>
        </w:trPr>
        <w:tc>
          <w:tcPr>
            <w:tcW w:w="2369" w:type="dxa"/>
            <w:shd w:val="clear" w:color="auto" w:fill="D9D9D9" w:themeFill="background1" w:themeFillShade="D9"/>
          </w:tcPr>
          <w:p w:rsidR="00753ECF" w:rsidRPr="00B103BF" w:rsidRDefault="00753ECF" w:rsidP="00753ECF">
            <w:pPr>
              <w:pStyle w:val="TableTextBold"/>
              <w:rPr>
                <w:rFonts w:cs="Helvetica"/>
              </w:rPr>
            </w:pPr>
            <w:r w:rsidRPr="00B103BF">
              <w:rPr>
                <w:rFonts w:cs="Helvetica"/>
              </w:rPr>
              <w:t>Unit of competency</w:t>
            </w:r>
          </w:p>
        </w:tc>
        <w:tc>
          <w:tcPr>
            <w:tcW w:w="6845" w:type="dxa"/>
          </w:tcPr>
          <w:p w:rsidR="00753ECF" w:rsidRPr="00B103BF" w:rsidRDefault="00CC077A" w:rsidP="007075B8">
            <w:pPr>
              <w:pStyle w:val="TableText"/>
              <w:rPr>
                <w:rFonts w:cs="Helvetica"/>
              </w:rPr>
            </w:pPr>
            <w:r>
              <w:fldChar w:fldCharType="begin"/>
            </w:r>
            <w:r>
              <w:instrText xml:space="preserve"> REF  UnitName  \* MERGEFORMAT </w:instrText>
            </w:r>
            <w:r>
              <w:fldChar w:fldCharType="separate"/>
            </w:r>
            <w:sdt>
              <w:sdtPr>
                <w:rPr>
                  <w:rFonts w:cs="Helvetica"/>
                </w:rPr>
                <w:alias w:val="Unit Name"/>
                <w:tag w:val="Unit Name"/>
                <w:id w:val="8008964"/>
                <w:placeholder>
                  <w:docPart w:val="E5CE995DC372464399036F6A79A2A707"/>
                </w:placeholder>
              </w:sdtPr>
              <w:sdtEndPr/>
              <w:sdtContent>
                <w:r w:rsidR="002B0157" w:rsidRPr="002B0157">
                  <w:rPr>
                    <w:rFonts w:cs="Helvetica"/>
                  </w:rPr>
                  <w:t xml:space="preserve">Provide Food </w:t>
                </w:r>
                <w:r w:rsidR="002B0157" w:rsidRPr="00B103BF">
                  <w:rPr>
                    <w:rFonts w:cs="Helvetica"/>
                    <w:kern w:val="28"/>
                    <w:lang w:eastAsia="en-US"/>
                  </w:rPr>
                  <w:t>and Beverage Services</w:t>
                </w:r>
              </w:sdtContent>
            </w:sdt>
            <w:r>
              <w:rPr>
                <w:rFonts w:cs="Helvetica"/>
              </w:rPr>
              <w:fldChar w:fldCharType="end"/>
            </w:r>
          </w:p>
          <w:p w:rsidR="007075B8" w:rsidRPr="00B103BF" w:rsidRDefault="006E5782" w:rsidP="006E5782">
            <w:pPr>
              <w:pStyle w:val="BodyCopy"/>
              <w:rPr>
                <w:rFonts w:cs="Helvetica"/>
                <w:sz w:val="22"/>
                <w:szCs w:val="22"/>
                <w:lang w:val="en-AU"/>
              </w:rPr>
            </w:pPr>
            <w:r w:rsidRPr="00B103BF">
              <w:rPr>
                <w:rFonts w:cs="Helvetica"/>
                <w:sz w:val="22"/>
                <w:szCs w:val="22"/>
                <w:lang w:val="en-AU"/>
              </w:rPr>
              <w:t>D1.HBS.CL5.12</w:t>
            </w:r>
          </w:p>
        </w:tc>
      </w:tr>
      <w:tr w:rsidR="00753ECF" w:rsidRPr="00B103BF" w:rsidTr="00753ECF">
        <w:trPr>
          <w:trHeight w:val="510"/>
        </w:trPr>
        <w:tc>
          <w:tcPr>
            <w:tcW w:w="2369" w:type="dxa"/>
            <w:shd w:val="clear" w:color="auto" w:fill="D9D9D9" w:themeFill="background1" w:themeFillShade="D9"/>
          </w:tcPr>
          <w:p w:rsidR="00753ECF" w:rsidRPr="00B103BF" w:rsidRDefault="00753ECF" w:rsidP="00753ECF">
            <w:pPr>
              <w:pStyle w:val="TableTextBold"/>
              <w:rPr>
                <w:rFonts w:cs="Helvetica"/>
              </w:rPr>
            </w:pPr>
            <w:r w:rsidRPr="00B103BF">
              <w:rPr>
                <w:rFonts w:cs="Helvetica"/>
              </w:rPr>
              <w:t>Instructions</w:t>
            </w:r>
          </w:p>
        </w:tc>
        <w:tc>
          <w:tcPr>
            <w:tcW w:w="6845" w:type="dxa"/>
          </w:tcPr>
          <w:p w:rsidR="00753ECF" w:rsidRPr="00B103BF" w:rsidRDefault="00753ECF" w:rsidP="00753ECF">
            <w:pPr>
              <w:pStyle w:val="Numbering"/>
              <w:rPr>
                <w:rFonts w:cs="Helvetica"/>
              </w:rPr>
            </w:pPr>
            <w:r w:rsidRPr="00B103BF">
              <w:rPr>
                <w:rFonts w:cs="Helvetica"/>
              </w:rPr>
              <w:t>Ask student questions from the attached list to confirm knowledge, as necessary</w:t>
            </w:r>
          </w:p>
          <w:p w:rsidR="00753ECF" w:rsidRPr="00B103BF" w:rsidRDefault="00753ECF" w:rsidP="00753ECF">
            <w:pPr>
              <w:pStyle w:val="Numbering"/>
              <w:rPr>
                <w:rFonts w:cs="Helvetica"/>
              </w:rPr>
            </w:pPr>
            <w:r w:rsidRPr="00B103BF">
              <w:rPr>
                <w:rFonts w:cs="Helvetica"/>
              </w:rPr>
              <w:t>Place tick in boxes to reflect student achievement (Competent ‘C’ or N</w:t>
            </w:r>
            <w:r w:rsidR="008C3B41" w:rsidRPr="00B103BF">
              <w:rPr>
                <w:rFonts w:cs="Helvetica"/>
              </w:rPr>
              <w:t>o</w:t>
            </w:r>
            <w:r w:rsidRPr="00B103BF">
              <w:rPr>
                <w:rFonts w:cs="Helvetica"/>
              </w:rPr>
              <w:t>t Yet Competent ‘NYC’)</w:t>
            </w:r>
          </w:p>
          <w:p w:rsidR="00753ECF" w:rsidRPr="00B103BF" w:rsidRDefault="00753ECF" w:rsidP="00753ECF">
            <w:pPr>
              <w:pStyle w:val="Numbering"/>
              <w:rPr>
                <w:rFonts w:cs="Helvetica"/>
              </w:rPr>
            </w:pPr>
            <w:r w:rsidRPr="00B103BF">
              <w:rPr>
                <w:rFonts w:cs="Helvetica"/>
              </w:rPr>
              <w:t>Write short-form student answer in the space provided for each question.</w:t>
            </w:r>
          </w:p>
        </w:tc>
      </w:tr>
    </w:tbl>
    <w:p w:rsidR="00753ECF" w:rsidRPr="00B103BF" w:rsidRDefault="00753ECF" w:rsidP="00753ECF">
      <w:pPr>
        <w:pStyle w:val="TableText"/>
        <w:rPr>
          <w:rFonts w:cs="Helvetica"/>
        </w:rPr>
      </w:pPr>
    </w:p>
    <w:tbl>
      <w:tblPr>
        <w:tblStyle w:val="TableGrid"/>
        <w:tblW w:w="9214" w:type="dxa"/>
        <w:tblLayout w:type="fixed"/>
        <w:tblLook w:val="04A0" w:firstRow="1" w:lastRow="0" w:firstColumn="1" w:lastColumn="0" w:noHBand="0" w:noVBand="1"/>
      </w:tblPr>
      <w:tblGrid>
        <w:gridCol w:w="7763"/>
        <w:gridCol w:w="725"/>
        <w:gridCol w:w="726"/>
      </w:tblGrid>
      <w:tr w:rsidR="000F7661" w:rsidRPr="00B103BF" w:rsidTr="00686E8C">
        <w:trPr>
          <w:trHeight w:val="418"/>
          <w:tblHeader/>
        </w:trPr>
        <w:tc>
          <w:tcPr>
            <w:tcW w:w="7763" w:type="dxa"/>
            <w:vMerge w:val="restart"/>
            <w:shd w:val="clear" w:color="auto" w:fill="D9D9D9" w:themeFill="background1" w:themeFillShade="D9"/>
            <w:vAlign w:val="center"/>
          </w:tcPr>
          <w:p w:rsidR="000F7661" w:rsidRPr="00B103BF" w:rsidRDefault="000F7661" w:rsidP="000F7661">
            <w:pPr>
              <w:spacing w:before="80" w:after="120"/>
              <w:rPr>
                <w:rFonts w:ascii="Helvetica" w:hAnsi="Helvetica" w:cs="Helvetica"/>
                <w:b/>
                <w:sz w:val="22"/>
                <w:szCs w:val="22"/>
              </w:rPr>
            </w:pPr>
            <w:r w:rsidRPr="00B103BF">
              <w:rPr>
                <w:rFonts w:ascii="Helvetica" w:hAnsi="Helvetica" w:cs="Helvetica"/>
                <w:b/>
                <w:sz w:val="22"/>
                <w:szCs w:val="22"/>
              </w:rPr>
              <w:t>Questions</w:t>
            </w:r>
          </w:p>
        </w:tc>
        <w:tc>
          <w:tcPr>
            <w:tcW w:w="1451" w:type="dxa"/>
            <w:gridSpan w:val="2"/>
            <w:shd w:val="clear" w:color="auto" w:fill="D9D9D9" w:themeFill="background1" w:themeFillShade="D9"/>
            <w:vAlign w:val="center"/>
          </w:tcPr>
          <w:p w:rsidR="000F7661" w:rsidRPr="00B103BF" w:rsidRDefault="000F7661" w:rsidP="000F7661">
            <w:pPr>
              <w:jc w:val="center"/>
              <w:rPr>
                <w:rFonts w:ascii="Helvetica" w:hAnsi="Helvetica" w:cs="Helvetica"/>
                <w:b/>
                <w:sz w:val="22"/>
                <w:szCs w:val="22"/>
              </w:rPr>
            </w:pPr>
            <w:r w:rsidRPr="00B103BF">
              <w:rPr>
                <w:rFonts w:ascii="Helvetica" w:hAnsi="Helvetica" w:cs="Helvetica"/>
                <w:b/>
                <w:sz w:val="22"/>
                <w:szCs w:val="22"/>
              </w:rPr>
              <w:t>Response</w:t>
            </w:r>
          </w:p>
        </w:tc>
      </w:tr>
      <w:tr w:rsidR="000F7661" w:rsidRPr="00B103BF" w:rsidTr="00686E8C">
        <w:trPr>
          <w:trHeight w:val="411"/>
          <w:tblHeader/>
        </w:trPr>
        <w:tc>
          <w:tcPr>
            <w:tcW w:w="7763" w:type="dxa"/>
            <w:vMerge/>
          </w:tcPr>
          <w:p w:rsidR="000F7661" w:rsidRPr="00B103BF" w:rsidRDefault="000F7661" w:rsidP="000F7661">
            <w:pPr>
              <w:spacing w:before="80" w:after="120"/>
              <w:rPr>
                <w:rFonts w:ascii="Helvetica" w:hAnsi="Helvetica" w:cs="Helvetica"/>
                <w:sz w:val="22"/>
                <w:szCs w:val="22"/>
              </w:rPr>
            </w:pPr>
          </w:p>
        </w:tc>
        <w:tc>
          <w:tcPr>
            <w:tcW w:w="725" w:type="dxa"/>
            <w:shd w:val="clear" w:color="auto" w:fill="D9D9D9" w:themeFill="background1" w:themeFillShade="D9"/>
            <w:vAlign w:val="center"/>
          </w:tcPr>
          <w:p w:rsidR="000F7661" w:rsidRPr="00B103BF" w:rsidRDefault="000F7661" w:rsidP="00686E8C">
            <w:pPr>
              <w:jc w:val="center"/>
              <w:rPr>
                <w:rFonts w:ascii="Helvetica" w:hAnsi="Helvetica" w:cs="Helvetica"/>
                <w:b/>
                <w:sz w:val="22"/>
                <w:szCs w:val="22"/>
              </w:rPr>
            </w:pPr>
            <w:r w:rsidRPr="00B103BF">
              <w:rPr>
                <w:rFonts w:ascii="Helvetica" w:hAnsi="Helvetica" w:cs="Helvetica"/>
                <w:b/>
                <w:sz w:val="22"/>
                <w:szCs w:val="22"/>
              </w:rPr>
              <w:t>C</w:t>
            </w:r>
          </w:p>
        </w:tc>
        <w:tc>
          <w:tcPr>
            <w:tcW w:w="726" w:type="dxa"/>
            <w:shd w:val="clear" w:color="auto" w:fill="D9D9D9" w:themeFill="background1" w:themeFillShade="D9"/>
            <w:vAlign w:val="center"/>
          </w:tcPr>
          <w:p w:rsidR="000F7661" w:rsidRPr="00B103BF" w:rsidRDefault="000F7661" w:rsidP="00686E8C">
            <w:pPr>
              <w:jc w:val="center"/>
              <w:rPr>
                <w:rFonts w:ascii="Helvetica" w:hAnsi="Helvetica" w:cs="Helvetica"/>
                <w:b/>
                <w:sz w:val="22"/>
                <w:szCs w:val="22"/>
              </w:rPr>
            </w:pPr>
            <w:r w:rsidRPr="00B103BF">
              <w:rPr>
                <w:rFonts w:ascii="Helvetica" w:hAnsi="Helvetica" w:cs="Helvetica"/>
                <w:b/>
                <w:sz w:val="22"/>
                <w:szCs w:val="22"/>
              </w:rPr>
              <w:t>NYC</w:t>
            </w:r>
          </w:p>
        </w:tc>
      </w:tr>
      <w:tr w:rsidR="00595843" w:rsidRPr="00B103BF" w:rsidTr="00686E8C">
        <w:trPr>
          <w:trHeight w:val="3402"/>
        </w:trPr>
        <w:tc>
          <w:tcPr>
            <w:tcW w:w="7763" w:type="dxa"/>
          </w:tcPr>
          <w:p w:rsidR="00595843" w:rsidRPr="00B103BF" w:rsidRDefault="00595843" w:rsidP="000F7661">
            <w:pPr>
              <w:numPr>
                <w:ilvl w:val="0"/>
                <w:numId w:val="3"/>
              </w:numPr>
              <w:spacing w:before="80" w:after="120"/>
              <w:rPr>
                <w:rFonts w:ascii="Helvetica" w:hAnsi="Helvetica" w:cs="Helvetica"/>
                <w:sz w:val="22"/>
                <w:szCs w:val="22"/>
              </w:rPr>
            </w:pPr>
            <w:r w:rsidRPr="00B103BF">
              <w:rPr>
                <w:rFonts w:ascii="Helvetica" w:hAnsi="Helvetica" w:cs="Helvetica"/>
                <w:sz w:val="22"/>
                <w:szCs w:val="22"/>
              </w:rPr>
              <w:t>Why is it important to understand your roles and responsibilities at the start of the shift?</w:t>
            </w:r>
          </w:p>
        </w:tc>
        <w:tc>
          <w:tcPr>
            <w:tcW w:w="725" w:type="dxa"/>
          </w:tcPr>
          <w:p w:rsidR="00595843" w:rsidRPr="00B103BF" w:rsidRDefault="00595843" w:rsidP="00C07571">
            <w:pPr>
              <w:pStyle w:val="Checkbox"/>
              <w:ind w:left="473" w:hanging="360"/>
              <w:rPr>
                <w:rFonts w:cs="Helvetica"/>
                <w:lang w:val="en-AU"/>
              </w:rPr>
            </w:pPr>
          </w:p>
        </w:tc>
        <w:tc>
          <w:tcPr>
            <w:tcW w:w="726" w:type="dxa"/>
          </w:tcPr>
          <w:p w:rsidR="00595843" w:rsidRPr="00B103BF" w:rsidRDefault="00595843" w:rsidP="00C07571">
            <w:pPr>
              <w:pStyle w:val="Checkbox"/>
              <w:ind w:left="473" w:hanging="360"/>
              <w:rPr>
                <w:rFonts w:cs="Helvetica"/>
                <w:lang w:val="en-AU"/>
              </w:rPr>
            </w:pPr>
          </w:p>
        </w:tc>
      </w:tr>
      <w:tr w:rsidR="00595843" w:rsidRPr="00B103BF" w:rsidTr="00686E8C">
        <w:trPr>
          <w:trHeight w:val="3402"/>
        </w:trPr>
        <w:tc>
          <w:tcPr>
            <w:tcW w:w="7763" w:type="dxa"/>
          </w:tcPr>
          <w:p w:rsidR="00595843" w:rsidRPr="00B103BF" w:rsidRDefault="00595843" w:rsidP="000F7661">
            <w:pPr>
              <w:numPr>
                <w:ilvl w:val="0"/>
                <w:numId w:val="2"/>
              </w:numPr>
              <w:spacing w:before="80" w:after="120"/>
              <w:ind w:left="357" w:hanging="357"/>
              <w:rPr>
                <w:rFonts w:ascii="Helvetica" w:hAnsi="Helvetica" w:cs="Helvetica"/>
                <w:sz w:val="22"/>
                <w:szCs w:val="22"/>
              </w:rPr>
            </w:pPr>
            <w:r w:rsidRPr="00B103BF">
              <w:rPr>
                <w:rFonts w:ascii="Helvetica" w:hAnsi="Helvetica" w:cs="Helvetica"/>
                <w:sz w:val="22"/>
                <w:szCs w:val="22"/>
              </w:rPr>
              <w:t>Besides the actual dining area itself, what are other areas that need to be checked for cleanliness before service commences?</w:t>
            </w:r>
          </w:p>
        </w:tc>
        <w:tc>
          <w:tcPr>
            <w:tcW w:w="725" w:type="dxa"/>
          </w:tcPr>
          <w:p w:rsidR="00595843" w:rsidRPr="00B103BF" w:rsidRDefault="00595843" w:rsidP="00C07571">
            <w:pPr>
              <w:pStyle w:val="Checkbox"/>
              <w:ind w:left="473" w:hanging="360"/>
              <w:rPr>
                <w:rFonts w:cs="Helvetica"/>
                <w:lang w:val="en-AU"/>
              </w:rPr>
            </w:pPr>
          </w:p>
        </w:tc>
        <w:tc>
          <w:tcPr>
            <w:tcW w:w="726" w:type="dxa"/>
          </w:tcPr>
          <w:p w:rsidR="00595843" w:rsidRPr="00B103BF" w:rsidRDefault="00595843" w:rsidP="00C07571">
            <w:pPr>
              <w:pStyle w:val="Checkbox"/>
              <w:ind w:left="473" w:hanging="360"/>
              <w:rPr>
                <w:rFonts w:cs="Helvetica"/>
                <w:lang w:val="en-AU"/>
              </w:rPr>
            </w:pPr>
          </w:p>
        </w:tc>
      </w:tr>
      <w:tr w:rsidR="00595843" w:rsidRPr="00B103BF" w:rsidTr="00686E8C">
        <w:trPr>
          <w:trHeight w:val="3969"/>
        </w:trPr>
        <w:tc>
          <w:tcPr>
            <w:tcW w:w="7763" w:type="dxa"/>
          </w:tcPr>
          <w:p w:rsidR="00595843" w:rsidRPr="00B103BF" w:rsidRDefault="00595843" w:rsidP="000F7661">
            <w:pPr>
              <w:numPr>
                <w:ilvl w:val="0"/>
                <w:numId w:val="2"/>
              </w:numPr>
              <w:spacing w:before="80" w:after="120"/>
              <w:ind w:left="357" w:hanging="357"/>
              <w:rPr>
                <w:rFonts w:ascii="Helvetica" w:hAnsi="Helvetica" w:cs="Helvetica"/>
                <w:sz w:val="22"/>
                <w:szCs w:val="22"/>
              </w:rPr>
            </w:pPr>
            <w:r w:rsidRPr="00B103BF">
              <w:rPr>
                <w:rFonts w:ascii="Helvetica" w:hAnsi="Helvetica" w:cs="Helvetica"/>
                <w:sz w:val="22"/>
                <w:szCs w:val="22"/>
              </w:rPr>
              <w:t>What is a floor plan and how is it helpful in setting up the dining area?</w:t>
            </w:r>
          </w:p>
        </w:tc>
        <w:tc>
          <w:tcPr>
            <w:tcW w:w="725" w:type="dxa"/>
          </w:tcPr>
          <w:p w:rsidR="00595843" w:rsidRPr="00B103BF" w:rsidRDefault="00595843" w:rsidP="00C07571">
            <w:pPr>
              <w:pStyle w:val="Checkbox"/>
              <w:ind w:left="473" w:hanging="360"/>
              <w:rPr>
                <w:rFonts w:cs="Helvetica"/>
                <w:lang w:val="en-AU"/>
              </w:rPr>
            </w:pPr>
          </w:p>
        </w:tc>
        <w:tc>
          <w:tcPr>
            <w:tcW w:w="726" w:type="dxa"/>
          </w:tcPr>
          <w:p w:rsidR="00595843" w:rsidRPr="00B103BF" w:rsidRDefault="00595843" w:rsidP="00C07571">
            <w:pPr>
              <w:pStyle w:val="Checkbox"/>
              <w:ind w:left="473" w:hanging="360"/>
              <w:rPr>
                <w:rFonts w:cs="Helvetica"/>
                <w:lang w:val="en-AU"/>
              </w:rPr>
            </w:pPr>
          </w:p>
        </w:tc>
      </w:tr>
      <w:tr w:rsidR="00595843" w:rsidRPr="00B103BF" w:rsidTr="00686E8C">
        <w:trPr>
          <w:trHeight w:val="3969"/>
        </w:trPr>
        <w:tc>
          <w:tcPr>
            <w:tcW w:w="7763" w:type="dxa"/>
          </w:tcPr>
          <w:p w:rsidR="00595843" w:rsidRPr="00B103BF" w:rsidRDefault="00595843" w:rsidP="000F7661">
            <w:pPr>
              <w:numPr>
                <w:ilvl w:val="0"/>
                <w:numId w:val="3"/>
              </w:numPr>
              <w:spacing w:before="80" w:after="120"/>
              <w:rPr>
                <w:rFonts w:ascii="Helvetica" w:hAnsi="Helvetica" w:cs="Helvetica"/>
                <w:sz w:val="22"/>
                <w:szCs w:val="22"/>
              </w:rPr>
            </w:pPr>
            <w:r w:rsidRPr="00B103BF">
              <w:rPr>
                <w:rFonts w:ascii="Helvetica" w:hAnsi="Helvetica" w:cs="Helvetica"/>
                <w:sz w:val="22"/>
                <w:szCs w:val="22"/>
              </w:rPr>
              <w:t>When confirming reservations, what information must be confirmed?</w:t>
            </w:r>
          </w:p>
        </w:tc>
        <w:tc>
          <w:tcPr>
            <w:tcW w:w="725" w:type="dxa"/>
          </w:tcPr>
          <w:p w:rsidR="00595843" w:rsidRPr="00B103BF" w:rsidRDefault="00595843" w:rsidP="00C07571">
            <w:pPr>
              <w:pStyle w:val="Checkbox"/>
              <w:ind w:left="473" w:hanging="360"/>
              <w:rPr>
                <w:rFonts w:cs="Helvetica"/>
                <w:lang w:val="en-AU"/>
              </w:rPr>
            </w:pPr>
          </w:p>
        </w:tc>
        <w:tc>
          <w:tcPr>
            <w:tcW w:w="726" w:type="dxa"/>
          </w:tcPr>
          <w:p w:rsidR="00595843" w:rsidRPr="00B103BF" w:rsidRDefault="00595843" w:rsidP="00C07571">
            <w:pPr>
              <w:pStyle w:val="Checkbox"/>
              <w:ind w:left="473" w:hanging="360"/>
              <w:rPr>
                <w:rFonts w:cs="Helvetica"/>
                <w:lang w:val="en-AU"/>
              </w:rPr>
            </w:pPr>
          </w:p>
        </w:tc>
      </w:tr>
      <w:tr w:rsidR="00595843" w:rsidRPr="00B103BF" w:rsidTr="00686E8C">
        <w:trPr>
          <w:trHeight w:val="3969"/>
        </w:trPr>
        <w:tc>
          <w:tcPr>
            <w:tcW w:w="7763" w:type="dxa"/>
          </w:tcPr>
          <w:p w:rsidR="00595843" w:rsidRPr="00B103BF" w:rsidRDefault="00595843" w:rsidP="000F7661">
            <w:pPr>
              <w:numPr>
                <w:ilvl w:val="0"/>
                <w:numId w:val="2"/>
              </w:numPr>
              <w:spacing w:before="80" w:after="120"/>
              <w:ind w:left="357" w:hanging="357"/>
              <w:rPr>
                <w:rFonts w:ascii="Helvetica" w:hAnsi="Helvetica" w:cs="Helvetica"/>
                <w:sz w:val="22"/>
                <w:szCs w:val="22"/>
              </w:rPr>
            </w:pPr>
            <w:r w:rsidRPr="00B103BF">
              <w:rPr>
                <w:rFonts w:ascii="Helvetica" w:hAnsi="Helvetica" w:cs="Helvetica"/>
                <w:sz w:val="22"/>
                <w:szCs w:val="22"/>
              </w:rPr>
              <w:t>What items are normally set up for an ‘a la carte’ setting?</w:t>
            </w:r>
          </w:p>
        </w:tc>
        <w:tc>
          <w:tcPr>
            <w:tcW w:w="725" w:type="dxa"/>
          </w:tcPr>
          <w:p w:rsidR="00595843" w:rsidRPr="00B103BF" w:rsidRDefault="00595843" w:rsidP="00C07571">
            <w:pPr>
              <w:pStyle w:val="Checkbox"/>
              <w:ind w:left="473" w:hanging="360"/>
              <w:rPr>
                <w:rFonts w:cs="Helvetica"/>
                <w:lang w:val="en-AU"/>
              </w:rPr>
            </w:pPr>
          </w:p>
        </w:tc>
        <w:tc>
          <w:tcPr>
            <w:tcW w:w="726" w:type="dxa"/>
          </w:tcPr>
          <w:p w:rsidR="00595843" w:rsidRPr="00B103BF" w:rsidRDefault="00595843" w:rsidP="00C07571">
            <w:pPr>
              <w:pStyle w:val="Checkbox"/>
              <w:ind w:left="473" w:hanging="360"/>
              <w:rPr>
                <w:rFonts w:cs="Helvetica"/>
                <w:lang w:val="en-AU"/>
              </w:rPr>
            </w:pPr>
          </w:p>
        </w:tc>
      </w:tr>
      <w:tr w:rsidR="00595843" w:rsidRPr="00B103BF" w:rsidTr="00686E8C">
        <w:trPr>
          <w:trHeight w:val="3969"/>
        </w:trPr>
        <w:tc>
          <w:tcPr>
            <w:tcW w:w="7763" w:type="dxa"/>
          </w:tcPr>
          <w:p w:rsidR="00595843" w:rsidRPr="00B103BF" w:rsidRDefault="00595843" w:rsidP="000F7661">
            <w:pPr>
              <w:numPr>
                <w:ilvl w:val="0"/>
                <w:numId w:val="2"/>
              </w:numPr>
              <w:spacing w:before="80" w:after="120"/>
              <w:ind w:left="357" w:hanging="357"/>
              <w:rPr>
                <w:rFonts w:ascii="Helvetica" w:hAnsi="Helvetica" w:cs="Helvetica"/>
                <w:sz w:val="22"/>
                <w:szCs w:val="22"/>
              </w:rPr>
            </w:pPr>
            <w:r w:rsidRPr="00B103BF">
              <w:rPr>
                <w:rFonts w:ascii="Helvetica" w:hAnsi="Helvetica" w:cs="Helvetica"/>
                <w:sz w:val="22"/>
                <w:szCs w:val="22"/>
              </w:rPr>
              <w:t>What are some tips for setting a table?</w:t>
            </w:r>
          </w:p>
        </w:tc>
        <w:tc>
          <w:tcPr>
            <w:tcW w:w="725" w:type="dxa"/>
          </w:tcPr>
          <w:p w:rsidR="00595843" w:rsidRPr="00B103BF" w:rsidRDefault="00595843" w:rsidP="00C07571">
            <w:pPr>
              <w:pStyle w:val="Checkbox"/>
              <w:ind w:left="473" w:hanging="360"/>
              <w:rPr>
                <w:rFonts w:cs="Helvetica"/>
                <w:lang w:val="en-AU"/>
              </w:rPr>
            </w:pPr>
          </w:p>
        </w:tc>
        <w:tc>
          <w:tcPr>
            <w:tcW w:w="726" w:type="dxa"/>
          </w:tcPr>
          <w:p w:rsidR="00595843" w:rsidRPr="00B103BF" w:rsidRDefault="00595843" w:rsidP="00C07571">
            <w:pPr>
              <w:pStyle w:val="Checkbox"/>
              <w:ind w:left="473" w:hanging="360"/>
              <w:rPr>
                <w:rFonts w:cs="Helvetica"/>
                <w:lang w:val="en-AU"/>
              </w:rPr>
            </w:pPr>
          </w:p>
        </w:tc>
      </w:tr>
      <w:tr w:rsidR="00595843" w:rsidRPr="00B103BF" w:rsidTr="00686E8C">
        <w:trPr>
          <w:trHeight w:val="3969"/>
        </w:trPr>
        <w:tc>
          <w:tcPr>
            <w:tcW w:w="7763" w:type="dxa"/>
          </w:tcPr>
          <w:p w:rsidR="00595843" w:rsidRPr="00B103BF" w:rsidRDefault="00595843" w:rsidP="000F7661">
            <w:pPr>
              <w:numPr>
                <w:ilvl w:val="0"/>
                <w:numId w:val="3"/>
              </w:numPr>
              <w:spacing w:before="80" w:after="120"/>
              <w:rPr>
                <w:rFonts w:ascii="Helvetica" w:hAnsi="Helvetica" w:cs="Helvetica"/>
                <w:sz w:val="22"/>
                <w:szCs w:val="22"/>
              </w:rPr>
            </w:pPr>
            <w:r w:rsidRPr="00B103BF">
              <w:rPr>
                <w:rFonts w:ascii="Helvetica" w:hAnsi="Helvetica" w:cs="Helvetica"/>
                <w:sz w:val="22"/>
                <w:szCs w:val="22"/>
              </w:rPr>
              <w:t>When checking a table before the start of a session to ensure it is complete, what are you looking for?</w:t>
            </w:r>
          </w:p>
        </w:tc>
        <w:tc>
          <w:tcPr>
            <w:tcW w:w="725" w:type="dxa"/>
          </w:tcPr>
          <w:p w:rsidR="00595843" w:rsidRPr="00B103BF" w:rsidRDefault="00595843" w:rsidP="00C07571">
            <w:pPr>
              <w:pStyle w:val="Checkbox"/>
              <w:ind w:left="473" w:hanging="360"/>
              <w:rPr>
                <w:rFonts w:cs="Helvetica"/>
                <w:lang w:val="en-AU"/>
              </w:rPr>
            </w:pPr>
          </w:p>
        </w:tc>
        <w:tc>
          <w:tcPr>
            <w:tcW w:w="726" w:type="dxa"/>
          </w:tcPr>
          <w:p w:rsidR="00595843" w:rsidRPr="00B103BF" w:rsidRDefault="00595843" w:rsidP="00C07571">
            <w:pPr>
              <w:pStyle w:val="Checkbox"/>
              <w:ind w:left="473" w:hanging="360"/>
              <w:rPr>
                <w:rFonts w:cs="Helvetica"/>
                <w:lang w:val="en-AU"/>
              </w:rPr>
            </w:pPr>
          </w:p>
        </w:tc>
      </w:tr>
      <w:tr w:rsidR="00595843" w:rsidRPr="00B103BF" w:rsidTr="00686E8C">
        <w:trPr>
          <w:trHeight w:val="3969"/>
        </w:trPr>
        <w:tc>
          <w:tcPr>
            <w:tcW w:w="7763" w:type="dxa"/>
          </w:tcPr>
          <w:p w:rsidR="00595843" w:rsidRPr="00B103BF" w:rsidRDefault="00595843" w:rsidP="000F7661">
            <w:pPr>
              <w:numPr>
                <w:ilvl w:val="0"/>
                <w:numId w:val="2"/>
              </w:numPr>
              <w:spacing w:before="80" w:after="120"/>
              <w:ind w:left="357" w:hanging="357"/>
              <w:rPr>
                <w:rFonts w:ascii="Helvetica" w:hAnsi="Helvetica" w:cs="Helvetica"/>
                <w:sz w:val="22"/>
                <w:szCs w:val="22"/>
              </w:rPr>
            </w:pPr>
            <w:r w:rsidRPr="00B103BF">
              <w:rPr>
                <w:rFonts w:ascii="Helvetica" w:hAnsi="Helvetica" w:cs="Helvetica"/>
                <w:sz w:val="22"/>
                <w:szCs w:val="22"/>
              </w:rPr>
              <w:t>What are examples of recurring problems that may take place when setting up for service?</w:t>
            </w:r>
          </w:p>
        </w:tc>
        <w:tc>
          <w:tcPr>
            <w:tcW w:w="725" w:type="dxa"/>
          </w:tcPr>
          <w:p w:rsidR="00595843" w:rsidRPr="00B103BF" w:rsidRDefault="00595843" w:rsidP="00C07571">
            <w:pPr>
              <w:pStyle w:val="Checkbox"/>
              <w:ind w:left="473" w:hanging="360"/>
              <w:rPr>
                <w:rFonts w:cs="Helvetica"/>
                <w:lang w:val="en-AU"/>
              </w:rPr>
            </w:pPr>
          </w:p>
        </w:tc>
        <w:tc>
          <w:tcPr>
            <w:tcW w:w="726" w:type="dxa"/>
          </w:tcPr>
          <w:p w:rsidR="00595843" w:rsidRPr="00B103BF" w:rsidRDefault="00595843" w:rsidP="00C07571">
            <w:pPr>
              <w:pStyle w:val="Checkbox"/>
              <w:ind w:left="473" w:hanging="360"/>
              <w:rPr>
                <w:rFonts w:cs="Helvetica"/>
                <w:lang w:val="en-AU"/>
              </w:rPr>
            </w:pPr>
          </w:p>
        </w:tc>
      </w:tr>
      <w:tr w:rsidR="00595843" w:rsidRPr="00B103BF" w:rsidTr="00686E8C">
        <w:trPr>
          <w:trHeight w:val="3969"/>
        </w:trPr>
        <w:tc>
          <w:tcPr>
            <w:tcW w:w="7763" w:type="dxa"/>
          </w:tcPr>
          <w:p w:rsidR="00595843" w:rsidRPr="00B103BF" w:rsidRDefault="00595843" w:rsidP="000F7661">
            <w:pPr>
              <w:numPr>
                <w:ilvl w:val="0"/>
                <w:numId w:val="2"/>
              </w:numPr>
              <w:spacing w:before="80" w:after="120"/>
              <w:ind w:left="357" w:hanging="357"/>
              <w:rPr>
                <w:rFonts w:ascii="Helvetica" w:hAnsi="Helvetica" w:cs="Helvetica"/>
                <w:sz w:val="22"/>
                <w:szCs w:val="22"/>
              </w:rPr>
            </w:pPr>
            <w:r w:rsidRPr="00B103BF">
              <w:rPr>
                <w:rFonts w:ascii="Helvetica" w:hAnsi="Helvetica" w:cs="Helvetica"/>
                <w:sz w:val="22"/>
                <w:szCs w:val="22"/>
              </w:rPr>
              <w:t>How can you welcome a customer in a professional manner?</w:t>
            </w:r>
          </w:p>
        </w:tc>
        <w:tc>
          <w:tcPr>
            <w:tcW w:w="725" w:type="dxa"/>
          </w:tcPr>
          <w:p w:rsidR="00595843" w:rsidRPr="00B103BF" w:rsidRDefault="00595843" w:rsidP="00C07571">
            <w:pPr>
              <w:pStyle w:val="Checkbox"/>
              <w:ind w:left="473" w:hanging="360"/>
              <w:rPr>
                <w:rFonts w:cs="Helvetica"/>
                <w:lang w:val="en-AU"/>
              </w:rPr>
            </w:pPr>
          </w:p>
        </w:tc>
        <w:tc>
          <w:tcPr>
            <w:tcW w:w="726" w:type="dxa"/>
          </w:tcPr>
          <w:p w:rsidR="00595843" w:rsidRPr="00B103BF" w:rsidRDefault="00595843" w:rsidP="00C07571">
            <w:pPr>
              <w:pStyle w:val="Checkbox"/>
              <w:ind w:left="473" w:hanging="360"/>
              <w:rPr>
                <w:rFonts w:cs="Helvetica"/>
                <w:lang w:val="en-AU"/>
              </w:rPr>
            </w:pPr>
          </w:p>
        </w:tc>
      </w:tr>
      <w:tr w:rsidR="00595843" w:rsidRPr="00B103BF" w:rsidTr="00686E8C">
        <w:trPr>
          <w:trHeight w:val="3969"/>
        </w:trPr>
        <w:tc>
          <w:tcPr>
            <w:tcW w:w="7763" w:type="dxa"/>
          </w:tcPr>
          <w:p w:rsidR="00595843" w:rsidRPr="00B103BF" w:rsidRDefault="00595843" w:rsidP="000F7661">
            <w:pPr>
              <w:numPr>
                <w:ilvl w:val="0"/>
                <w:numId w:val="3"/>
              </w:numPr>
              <w:spacing w:before="80" w:after="120"/>
              <w:rPr>
                <w:rFonts w:ascii="Helvetica" w:hAnsi="Helvetica" w:cs="Helvetica"/>
                <w:sz w:val="22"/>
                <w:szCs w:val="22"/>
              </w:rPr>
            </w:pPr>
            <w:r w:rsidRPr="00B103BF">
              <w:rPr>
                <w:rFonts w:ascii="Helvetica" w:hAnsi="Helvetica" w:cs="Helvetica"/>
                <w:sz w:val="22"/>
                <w:szCs w:val="22"/>
              </w:rPr>
              <w:t>After a customer has been seated, what can the waiter do or offer?</w:t>
            </w:r>
          </w:p>
        </w:tc>
        <w:tc>
          <w:tcPr>
            <w:tcW w:w="725" w:type="dxa"/>
          </w:tcPr>
          <w:p w:rsidR="00595843" w:rsidRPr="00B103BF" w:rsidRDefault="00595843" w:rsidP="00C07571">
            <w:pPr>
              <w:pStyle w:val="Checkbox"/>
              <w:ind w:left="473" w:hanging="360"/>
              <w:rPr>
                <w:rFonts w:cs="Helvetica"/>
                <w:lang w:val="en-AU"/>
              </w:rPr>
            </w:pPr>
          </w:p>
        </w:tc>
        <w:tc>
          <w:tcPr>
            <w:tcW w:w="726" w:type="dxa"/>
          </w:tcPr>
          <w:p w:rsidR="00595843" w:rsidRPr="00B103BF" w:rsidRDefault="00595843" w:rsidP="00C07571">
            <w:pPr>
              <w:pStyle w:val="Checkbox"/>
              <w:ind w:left="473" w:hanging="360"/>
              <w:rPr>
                <w:rFonts w:cs="Helvetica"/>
                <w:lang w:val="en-AU"/>
              </w:rPr>
            </w:pPr>
          </w:p>
        </w:tc>
      </w:tr>
      <w:tr w:rsidR="00595843" w:rsidRPr="00B103BF" w:rsidTr="00686E8C">
        <w:trPr>
          <w:trHeight w:val="3969"/>
        </w:trPr>
        <w:tc>
          <w:tcPr>
            <w:tcW w:w="7763" w:type="dxa"/>
          </w:tcPr>
          <w:p w:rsidR="00595843" w:rsidRPr="00B103BF" w:rsidRDefault="00595843" w:rsidP="000F7661">
            <w:pPr>
              <w:numPr>
                <w:ilvl w:val="0"/>
                <w:numId w:val="2"/>
              </w:numPr>
              <w:spacing w:before="80" w:after="120"/>
              <w:ind w:left="357" w:hanging="357"/>
              <w:rPr>
                <w:rFonts w:ascii="Helvetica" w:hAnsi="Helvetica" w:cs="Helvetica"/>
                <w:sz w:val="22"/>
                <w:szCs w:val="22"/>
              </w:rPr>
            </w:pPr>
            <w:r w:rsidRPr="00B103BF">
              <w:rPr>
                <w:rFonts w:ascii="Helvetica" w:hAnsi="Helvetica" w:cs="Helvetica"/>
                <w:sz w:val="22"/>
                <w:szCs w:val="22"/>
              </w:rPr>
              <w:t>Why is it important to offer pre-meal services to customers as they are waiting for their table to become available?</w:t>
            </w:r>
          </w:p>
        </w:tc>
        <w:tc>
          <w:tcPr>
            <w:tcW w:w="725" w:type="dxa"/>
          </w:tcPr>
          <w:p w:rsidR="00595843" w:rsidRPr="00B103BF" w:rsidRDefault="00595843" w:rsidP="00C07571">
            <w:pPr>
              <w:pStyle w:val="Checkbox"/>
              <w:ind w:left="473" w:hanging="360"/>
              <w:rPr>
                <w:rFonts w:cs="Helvetica"/>
                <w:lang w:val="en-AU"/>
              </w:rPr>
            </w:pPr>
          </w:p>
        </w:tc>
        <w:tc>
          <w:tcPr>
            <w:tcW w:w="726" w:type="dxa"/>
          </w:tcPr>
          <w:p w:rsidR="00595843" w:rsidRPr="00B103BF" w:rsidRDefault="00595843" w:rsidP="00C07571">
            <w:pPr>
              <w:pStyle w:val="Checkbox"/>
              <w:ind w:left="473" w:hanging="360"/>
              <w:rPr>
                <w:rFonts w:cs="Helvetica"/>
                <w:lang w:val="en-AU"/>
              </w:rPr>
            </w:pPr>
          </w:p>
        </w:tc>
      </w:tr>
      <w:tr w:rsidR="00595843" w:rsidRPr="00B103BF" w:rsidTr="00686E8C">
        <w:trPr>
          <w:trHeight w:val="3969"/>
        </w:trPr>
        <w:tc>
          <w:tcPr>
            <w:tcW w:w="7763" w:type="dxa"/>
          </w:tcPr>
          <w:p w:rsidR="00595843" w:rsidRPr="00B103BF" w:rsidRDefault="00595843" w:rsidP="000F7661">
            <w:pPr>
              <w:numPr>
                <w:ilvl w:val="0"/>
                <w:numId w:val="2"/>
              </w:numPr>
              <w:spacing w:before="80" w:after="120"/>
              <w:ind w:left="357" w:hanging="357"/>
              <w:rPr>
                <w:rFonts w:ascii="Helvetica" w:hAnsi="Helvetica" w:cs="Helvetica"/>
                <w:sz w:val="22"/>
                <w:szCs w:val="22"/>
              </w:rPr>
            </w:pPr>
            <w:r w:rsidRPr="00B103BF">
              <w:rPr>
                <w:rFonts w:ascii="Helvetica" w:hAnsi="Helvetica" w:cs="Helvetica"/>
                <w:sz w:val="22"/>
                <w:szCs w:val="22"/>
              </w:rPr>
              <w:t>Who should you give the wine list to?</w:t>
            </w:r>
          </w:p>
        </w:tc>
        <w:tc>
          <w:tcPr>
            <w:tcW w:w="725" w:type="dxa"/>
          </w:tcPr>
          <w:p w:rsidR="00595843" w:rsidRPr="00B103BF" w:rsidRDefault="00595843" w:rsidP="00C07571">
            <w:pPr>
              <w:pStyle w:val="Checkbox"/>
              <w:ind w:left="473" w:hanging="360"/>
              <w:rPr>
                <w:rFonts w:cs="Helvetica"/>
                <w:lang w:val="en-AU"/>
              </w:rPr>
            </w:pPr>
          </w:p>
        </w:tc>
        <w:tc>
          <w:tcPr>
            <w:tcW w:w="726" w:type="dxa"/>
          </w:tcPr>
          <w:p w:rsidR="00595843" w:rsidRPr="00B103BF" w:rsidRDefault="00595843" w:rsidP="00C07571">
            <w:pPr>
              <w:pStyle w:val="Checkbox"/>
              <w:ind w:left="473" w:hanging="360"/>
              <w:rPr>
                <w:rFonts w:cs="Helvetica"/>
                <w:lang w:val="en-AU"/>
              </w:rPr>
            </w:pPr>
          </w:p>
        </w:tc>
      </w:tr>
      <w:tr w:rsidR="00595843" w:rsidRPr="00B103BF" w:rsidTr="00686E8C">
        <w:trPr>
          <w:trHeight w:val="3969"/>
        </w:trPr>
        <w:tc>
          <w:tcPr>
            <w:tcW w:w="7763" w:type="dxa"/>
          </w:tcPr>
          <w:p w:rsidR="00595843" w:rsidRPr="00B103BF" w:rsidRDefault="00595843" w:rsidP="000F7661">
            <w:pPr>
              <w:numPr>
                <w:ilvl w:val="0"/>
                <w:numId w:val="3"/>
              </w:numPr>
              <w:spacing w:before="80" w:after="120"/>
              <w:rPr>
                <w:rFonts w:ascii="Helvetica" w:hAnsi="Helvetica" w:cs="Helvetica"/>
                <w:sz w:val="22"/>
                <w:szCs w:val="22"/>
              </w:rPr>
            </w:pPr>
            <w:r w:rsidRPr="00B103BF">
              <w:rPr>
                <w:rFonts w:ascii="Helvetica" w:hAnsi="Helvetica" w:cs="Helvetica"/>
                <w:sz w:val="22"/>
                <w:szCs w:val="22"/>
              </w:rPr>
              <w:t>Why is it a good idea to ask questions before offering food and beverage advice or recommendations?</w:t>
            </w:r>
          </w:p>
        </w:tc>
        <w:tc>
          <w:tcPr>
            <w:tcW w:w="725" w:type="dxa"/>
          </w:tcPr>
          <w:p w:rsidR="00595843" w:rsidRPr="00B103BF" w:rsidRDefault="00595843" w:rsidP="00C07571">
            <w:pPr>
              <w:pStyle w:val="Checkbox"/>
              <w:ind w:left="473" w:hanging="360"/>
              <w:rPr>
                <w:rFonts w:cs="Helvetica"/>
                <w:lang w:val="en-AU"/>
              </w:rPr>
            </w:pPr>
          </w:p>
        </w:tc>
        <w:tc>
          <w:tcPr>
            <w:tcW w:w="726" w:type="dxa"/>
          </w:tcPr>
          <w:p w:rsidR="00595843" w:rsidRPr="00B103BF" w:rsidRDefault="00595843" w:rsidP="00C07571">
            <w:pPr>
              <w:pStyle w:val="Checkbox"/>
              <w:ind w:left="473" w:hanging="360"/>
              <w:rPr>
                <w:rFonts w:cs="Helvetica"/>
                <w:lang w:val="en-AU"/>
              </w:rPr>
            </w:pPr>
          </w:p>
        </w:tc>
      </w:tr>
      <w:tr w:rsidR="00595843" w:rsidRPr="00B103BF" w:rsidTr="00686E8C">
        <w:trPr>
          <w:trHeight w:val="3969"/>
        </w:trPr>
        <w:tc>
          <w:tcPr>
            <w:tcW w:w="7763" w:type="dxa"/>
          </w:tcPr>
          <w:p w:rsidR="00595843" w:rsidRPr="00B103BF" w:rsidRDefault="00595843" w:rsidP="000F7661">
            <w:pPr>
              <w:numPr>
                <w:ilvl w:val="0"/>
                <w:numId w:val="2"/>
              </w:numPr>
              <w:spacing w:before="80" w:after="120"/>
              <w:ind w:left="357" w:hanging="357"/>
              <w:rPr>
                <w:rFonts w:ascii="Helvetica" w:hAnsi="Helvetica" w:cs="Helvetica"/>
                <w:sz w:val="22"/>
                <w:szCs w:val="22"/>
              </w:rPr>
            </w:pPr>
            <w:r w:rsidRPr="00B103BF">
              <w:rPr>
                <w:rFonts w:ascii="Helvetica" w:hAnsi="Helvetica" w:cs="Helvetica"/>
                <w:sz w:val="22"/>
                <w:szCs w:val="22"/>
              </w:rPr>
              <w:t>Why is it important to ‘number’ guests when taking orders?</w:t>
            </w:r>
          </w:p>
        </w:tc>
        <w:tc>
          <w:tcPr>
            <w:tcW w:w="725" w:type="dxa"/>
          </w:tcPr>
          <w:p w:rsidR="00595843" w:rsidRPr="00B103BF" w:rsidRDefault="00595843" w:rsidP="00C07571">
            <w:pPr>
              <w:pStyle w:val="Checkbox"/>
              <w:ind w:left="473" w:hanging="360"/>
              <w:rPr>
                <w:rFonts w:cs="Helvetica"/>
                <w:lang w:val="en-AU"/>
              </w:rPr>
            </w:pPr>
          </w:p>
        </w:tc>
        <w:tc>
          <w:tcPr>
            <w:tcW w:w="726" w:type="dxa"/>
          </w:tcPr>
          <w:p w:rsidR="00595843" w:rsidRPr="00B103BF" w:rsidRDefault="00595843" w:rsidP="00C07571">
            <w:pPr>
              <w:pStyle w:val="Checkbox"/>
              <w:ind w:left="473" w:hanging="360"/>
              <w:rPr>
                <w:rFonts w:cs="Helvetica"/>
                <w:lang w:val="en-AU"/>
              </w:rPr>
            </w:pPr>
          </w:p>
        </w:tc>
      </w:tr>
      <w:tr w:rsidR="00595843" w:rsidRPr="00B103BF" w:rsidTr="00686E8C">
        <w:trPr>
          <w:trHeight w:val="3969"/>
        </w:trPr>
        <w:tc>
          <w:tcPr>
            <w:tcW w:w="7763" w:type="dxa"/>
          </w:tcPr>
          <w:p w:rsidR="00595843" w:rsidRPr="00B103BF" w:rsidRDefault="00595843" w:rsidP="000F7661">
            <w:pPr>
              <w:numPr>
                <w:ilvl w:val="0"/>
                <w:numId w:val="2"/>
              </w:numPr>
              <w:spacing w:before="80" w:after="120"/>
              <w:ind w:left="357" w:hanging="357"/>
              <w:rPr>
                <w:rFonts w:ascii="Helvetica" w:hAnsi="Helvetica" w:cs="Helvetica"/>
                <w:sz w:val="22"/>
                <w:szCs w:val="22"/>
              </w:rPr>
            </w:pPr>
            <w:r w:rsidRPr="00B103BF">
              <w:rPr>
                <w:rFonts w:ascii="Helvetica" w:hAnsi="Helvetica" w:cs="Helvetica"/>
                <w:sz w:val="22"/>
                <w:szCs w:val="22"/>
              </w:rPr>
              <w:t>How can you pro-actively sell items?</w:t>
            </w:r>
          </w:p>
        </w:tc>
        <w:tc>
          <w:tcPr>
            <w:tcW w:w="725" w:type="dxa"/>
          </w:tcPr>
          <w:p w:rsidR="00595843" w:rsidRPr="00B103BF" w:rsidRDefault="00595843" w:rsidP="00C07571">
            <w:pPr>
              <w:pStyle w:val="Checkbox"/>
              <w:ind w:left="473" w:hanging="360"/>
              <w:rPr>
                <w:rFonts w:cs="Helvetica"/>
                <w:lang w:val="en-AU"/>
              </w:rPr>
            </w:pPr>
          </w:p>
        </w:tc>
        <w:tc>
          <w:tcPr>
            <w:tcW w:w="726" w:type="dxa"/>
          </w:tcPr>
          <w:p w:rsidR="00595843" w:rsidRPr="00B103BF" w:rsidRDefault="00595843" w:rsidP="00C07571">
            <w:pPr>
              <w:pStyle w:val="Checkbox"/>
              <w:ind w:left="473" w:hanging="360"/>
              <w:rPr>
                <w:rFonts w:cs="Helvetica"/>
                <w:lang w:val="en-AU"/>
              </w:rPr>
            </w:pPr>
          </w:p>
        </w:tc>
      </w:tr>
      <w:tr w:rsidR="00595843" w:rsidRPr="00B103BF" w:rsidTr="00686E8C">
        <w:trPr>
          <w:trHeight w:val="3969"/>
        </w:trPr>
        <w:tc>
          <w:tcPr>
            <w:tcW w:w="7763" w:type="dxa"/>
          </w:tcPr>
          <w:p w:rsidR="00595843" w:rsidRPr="00B103BF" w:rsidRDefault="00595843" w:rsidP="000F7661">
            <w:pPr>
              <w:numPr>
                <w:ilvl w:val="0"/>
                <w:numId w:val="3"/>
              </w:numPr>
              <w:spacing w:before="80" w:after="120"/>
              <w:rPr>
                <w:rFonts w:ascii="Helvetica" w:hAnsi="Helvetica" w:cs="Helvetica"/>
                <w:sz w:val="22"/>
                <w:szCs w:val="22"/>
              </w:rPr>
            </w:pPr>
            <w:r w:rsidRPr="00B103BF">
              <w:rPr>
                <w:rFonts w:ascii="Helvetica" w:hAnsi="Helvetica" w:cs="Helvetica"/>
                <w:sz w:val="22"/>
                <w:szCs w:val="22"/>
              </w:rPr>
              <w:t>What are four different varietals of wine on a wine list?</w:t>
            </w:r>
          </w:p>
        </w:tc>
        <w:tc>
          <w:tcPr>
            <w:tcW w:w="725" w:type="dxa"/>
          </w:tcPr>
          <w:p w:rsidR="00595843" w:rsidRPr="00B103BF" w:rsidRDefault="00595843" w:rsidP="00C07571">
            <w:pPr>
              <w:pStyle w:val="Checkbox"/>
              <w:ind w:left="473" w:hanging="360"/>
              <w:rPr>
                <w:rFonts w:cs="Helvetica"/>
                <w:lang w:val="en-AU"/>
              </w:rPr>
            </w:pPr>
          </w:p>
        </w:tc>
        <w:tc>
          <w:tcPr>
            <w:tcW w:w="726" w:type="dxa"/>
          </w:tcPr>
          <w:p w:rsidR="00595843" w:rsidRPr="00B103BF" w:rsidRDefault="00595843" w:rsidP="00C07571">
            <w:pPr>
              <w:pStyle w:val="Checkbox"/>
              <w:ind w:left="473" w:hanging="360"/>
              <w:rPr>
                <w:rFonts w:cs="Helvetica"/>
                <w:lang w:val="en-AU"/>
              </w:rPr>
            </w:pPr>
          </w:p>
        </w:tc>
      </w:tr>
      <w:tr w:rsidR="00595843" w:rsidRPr="00B103BF" w:rsidTr="00686E8C">
        <w:trPr>
          <w:trHeight w:val="3969"/>
        </w:trPr>
        <w:tc>
          <w:tcPr>
            <w:tcW w:w="7763" w:type="dxa"/>
          </w:tcPr>
          <w:p w:rsidR="00595843" w:rsidRPr="00B103BF" w:rsidRDefault="00595843" w:rsidP="000F7661">
            <w:pPr>
              <w:numPr>
                <w:ilvl w:val="0"/>
                <w:numId w:val="2"/>
              </w:numPr>
              <w:spacing w:before="80" w:after="120"/>
              <w:ind w:left="357" w:hanging="357"/>
              <w:rPr>
                <w:rFonts w:ascii="Helvetica" w:hAnsi="Helvetica" w:cs="Helvetica"/>
                <w:sz w:val="22"/>
                <w:szCs w:val="22"/>
              </w:rPr>
            </w:pPr>
            <w:r w:rsidRPr="00B103BF">
              <w:rPr>
                <w:rFonts w:ascii="Helvetica" w:hAnsi="Helvetica" w:cs="Helvetica"/>
                <w:sz w:val="22"/>
                <w:szCs w:val="22"/>
              </w:rPr>
              <w:t>What are different dietary considerations customers may have?</w:t>
            </w:r>
          </w:p>
        </w:tc>
        <w:tc>
          <w:tcPr>
            <w:tcW w:w="725" w:type="dxa"/>
          </w:tcPr>
          <w:p w:rsidR="00595843" w:rsidRPr="00B103BF" w:rsidRDefault="00595843" w:rsidP="00C07571">
            <w:pPr>
              <w:pStyle w:val="Checkbox"/>
              <w:ind w:left="473" w:hanging="360"/>
              <w:rPr>
                <w:rFonts w:cs="Helvetica"/>
                <w:lang w:val="en-AU"/>
              </w:rPr>
            </w:pPr>
          </w:p>
        </w:tc>
        <w:tc>
          <w:tcPr>
            <w:tcW w:w="726" w:type="dxa"/>
          </w:tcPr>
          <w:p w:rsidR="00595843" w:rsidRPr="00B103BF" w:rsidRDefault="00595843" w:rsidP="00C07571">
            <w:pPr>
              <w:pStyle w:val="Checkbox"/>
              <w:ind w:left="473" w:hanging="360"/>
              <w:rPr>
                <w:rFonts w:cs="Helvetica"/>
                <w:lang w:val="en-AU"/>
              </w:rPr>
            </w:pPr>
          </w:p>
        </w:tc>
      </w:tr>
      <w:tr w:rsidR="00595843" w:rsidRPr="00B103BF" w:rsidTr="00686E8C">
        <w:trPr>
          <w:trHeight w:val="3969"/>
        </w:trPr>
        <w:tc>
          <w:tcPr>
            <w:tcW w:w="7763" w:type="dxa"/>
          </w:tcPr>
          <w:p w:rsidR="00595843" w:rsidRPr="00B103BF" w:rsidRDefault="00595843" w:rsidP="000F7661">
            <w:pPr>
              <w:numPr>
                <w:ilvl w:val="0"/>
                <w:numId w:val="2"/>
              </w:numPr>
              <w:spacing w:before="80" w:after="120"/>
              <w:ind w:left="357" w:hanging="357"/>
              <w:rPr>
                <w:rFonts w:ascii="Helvetica" w:hAnsi="Helvetica" w:cs="Helvetica"/>
                <w:sz w:val="22"/>
                <w:szCs w:val="22"/>
              </w:rPr>
            </w:pPr>
            <w:r w:rsidRPr="00B103BF">
              <w:rPr>
                <w:rFonts w:ascii="Helvetica" w:hAnsi="Helvetica" w:cs="Helvetica"/>
                <w:sz w:val="22"/>
                <w:szCs w:val="22"/>
              </w:rPr>
              <w:t>Why is it important for orders to be relayed accurately to bar and kitchen staff?</w:t>
            </w:r>
          </w:p>
        </w:tc>
        <w:tc>
          <w:tcPr>
            <w:tcW w:w="725" w:type="dxa"/>
          </w:tcPr>
          <w:p w:rsidR="00595843" w:rsidRPr="00B103BF" w:rsidRDefault="00595843" w:rsidP="00C07571">
            <w:pPr>
              <w:pStyle w:val="Checkbox"/>
              <w:ind w:left="473" w:hanging="360"/>
              <w:rPr>
                <w:rFonts w:cs="Helvetica"/>
                <w:lang w:val="en-AU"/>
              </w:rPr>
            </w:pPr>
          </w:p>
        </w:tc>
        <w:tc>
          <w:tcPr>
            <w:tcW w:w="726" w:type="dxa"/>
          </w:tcPr>
          <w:p w:rsidR="00595843" w:rsidRPr="00B103BF" w:rsidRDefault="00595843" w:rsidP="00C07571">
            <w:pPr>
              <w:pStyle w:val="Checkbox"/>
              <w:ind w:left="473" w:hanging="360"/>
              <w:rPr>
                <w:rFonts w:cs="Helvetica"/>
                <w:lang w:val="en-AU"/>
              </w:rPr>
            </w:pPr>
          </w:p>
        </w:tc>
      </w:tr>
      <w:tr w:rsidR="00595843" w:rsidRPr="00B103BF" w:rsidTr="00686E8C">
        <w:trPr>
          <w:trHeight w:val="3969"/>
        </w:trPr>
        <w:tc>
          <w:tcPr>
            <w:tcW w:w="7763" w:type="dxa"/>
          </w:tcPr>
          <w:p w:rsidR="00595843" w:rsidRPr="00B103BF" w:rsidRDefault="00595843" w:rsidP="000F7661">
            <w:pPr>
              <w:numPr>
                <w:ilvl w:val="0"/>
                <w:numId w:val="3"/>
              </w:numPr>
              <w:spacing w:before="80" w:after="120"/>
              <w:rPr>
                <w:rFonts w:ascii="Helvetica" w:hAnsi="Helvetica" w:cs="Helvetica"/>
                <w:sz w:val="22"/>
                <w:szCs w:val="22"/>
              </w:rPr>
            </w:pPr>
            <w:r w:rsidRPr="00B103BF">
              <w:rPr>
                <w:rFonts w:ascii="Helvetica" w:hAnsi="Helvetica" w:cs="Helvetica"/>
                <w:sz w:val="22"/>
                <w:szCs w:val="22"/>
              </w:rPr>
              <w:t>Why is it important to adjust items on the table after the order has been taken?</w:t>
            </w:r>
          </w:p>
        </w:tc>
        <w:tc>
          <w:tcPr>
            <w:tcW w:w="725" w:type="dxa"/>
          </w:tcPr>
          <w:p w:rsidR="00595843" w:rsidRPr="00B103BF" w:rsidRDefault="00595843" w:rsidP="00C07571">
            <w:pPr>
              <w:pStyle w:val="Checkbox"/>
              <w:ind w:left="473" w:hanging="360"/>
              <w:rPr>
                <w:rFonts w:cs="Helvetica"/>
                <w:lang w:val="en-AU"/>
              </w:rPr>
            </w:pPr>
          </w:p>
        </w:tc>
        <w:tc>
          <w:tcPr>
            <w:tcW w:w="726" w:type="dxa"/>
          </w:tcPr>
          <w:p w:rsidR="00595843" w:rsidRPr="00B103BF" w:rsidRDefault="00595843" w:rsidP="00C07571">
            <w:pPr>
              <w:pStyle w:val="Checkbox"/>
              <w:ind w:left="473" w:hanging="360"/>
              <w:rPr>
                <w:rFonts w:cs="Helvetica"/>
                <w:lang w:val="en-AU"/>
              </w:rPr>
            </w:pPr>
          </w:p>
        </w:tc>
      </w:tr>
      <w:tr w:rsidR="00595843" w:rsidRPr="00B103BF" w:rsidTr="00686E8C">
        <w:trPr>
          <w:trHeight w:val="3969"/>
        </w:trPr>
        <w:tc>
          <w:tcPr>
            <w:tcW w:w="7763" w:type="dxa"/>
          </w:tcPr>
          <w:p w:rsidR="00595843" w:rsidRPr="00B103BF" w:rsidRDefault="00595843" w:rsidP="000F7661">
            <w:pPr>
              <w:numPr>
                <w:ilvl w:val="0"/>
                <w:numId w:val="2"/>
              </w:numPr>
              <w:spacing w:before="80" w:after="120"/>
              <w:ind w:left="357" w:hanging="357"/>
              <w:rPr>
                <w:rFonts w:ascii="Helvetica" w:hAnsi="Helvetica" w:cs="Helvetica"/>
                <w:sz w:val="22"/>
                <w:szCs w:val="22"/>
              </w:rPr>
            </w:pPr>
            <w:r w:rsidRPr="00B103BF">
              <w:rPr>
                <w:rFonts w:ascii="Helvetica" w:hAnsi="Helvetica" w:cs="Helvetica"/>
                <w:sz w:val="22"/>
                <w:szCs w:val="22"/>
              </w:rPr>
              <w:t>Why is communication between staff important during dining service?</w:t>
            </w:r>
          </w:p>
        </w:tc>
        <w:tc>
          <w:tcPr>
            <w:tcW w:w="725" w:type="dxa"/>
          </w:tcPr>
          <w:p w:rsidR="00595843" w:rsidRPr="00B103BF" w:rsidRDefault="00595843" w:rsidP="00C07571">
            <w:pPr>
              <w:pStyle w:val="Checkbox"/>
              <w:ind w:left="473" w:hanging="360"/>
              <w:rPr>
                <w:rFonts w:cs="Helvetica"/>
                <w:lang w:val="en-AU"/>
              </w:rPr>
            </w:pPr>
          </w:p>
        </w:tc>
        <w:tc>
          <w:tcPr>
            <w:tcW w:w="726" w:type="dxa"/>
          </w:tcPr>
          <w:p w:rsidR="00595843" w:rsidRPr="00B103BF" w:rsidRDefault="00595843" w:rsidP="00C07571">
            <w:pPr>
              <w:pStyle w:val="Checkbox"/>
              <w:ind w:left="473" w:hanging="360"/>
              <w:rPr>
                <w:rFonts w:cs="Helvetica"/>
                <w:lang w:val="en-AU"/>
              </w:rPr>
            </w:pPr>
          </w:p>
        </w:tc>
      </w:tr>
      <w:tr w:rsidR="00595843" w:rsidRPr="00B103BF" w:rsidTr="00686E8C">
        <w:trPr>
          <w:trHeight w:val="3969"/>
        </w:trPr>
        <w:tc>
          <w:tcPr>
            <w:tcW w:w="7763" w:type="dxa"/>
          </w:tcPr>
          <w:p w:rsidR="00595843" w:rsidRPr="00B103BF" w:rsidRDefault="00595843" w:rsidP="000F7661">
            <w:pPr>
              <w:numPr>
                <w:ilvl w:val="0"/>
                <w:numId w:val="2"/>
              </w:numPr>
              <w:spacing w:before="80" w:after="120"/>
              <w:ind w:left="357" w:hanging="357"/>
              <w:rPr>
                <w:rFonts w:ascii="Helvetica" w:hAnsi="Helvetica" w:cs="Helvetica"/>
                <w:sz w:val="22"/>
                <w:szCs w:val="22"/>
              </w:rPr>
            </w:pPr>
            <w:r w:rsidRPr="00B103BF">
              <w:rPr>
                <w:rFonts w:ascii="Helvetica" w:hAnsi="Helvetica" w:cs="Helvetica"/>
                <w:sz w:val="22"/>
                <w:szCs w:val="22"/>
              </w:rPr>
              <w:t>Whilst many restaurants serve bread at the start of a meal, what are possible alternatives?</w:t>
            </w:r>
          </w:p>
        </w:tc>
        <w:tc>
          <w:tcPr>
            <w:tcW w:w="725" w:type="dxa"/>
          </w:tcPr>
          <w:p w:rsidR="00595843" w:rsidRPr="00B103BF" w:rsidRDefault="00595843" w:rsidP="00C07571">
            <w:pPr>
              <w:pStyle w:val="Checkbox"/>
              <w:ind w:left="473" w:hanging="360"/>
              <w:rPr>
                <w:rFonts w:cs="Helvetica"/>
                <w:lang w:val="en-AU"/>
              </w:rPr>
            </w:pPr>
          </w:p>
        </w:tc>
        <w:tc>
          <w:tcPr>
            <w:tcW w:w="726" w:type="dxa"/>
          </w:tcPr>
          <w:p w:rsidR="00595843" w:rsidRPr="00B103BF" w:rsidRDefault="00595843" w:rsidP="00C07571">
            <w:pPr>
              <w:pStyle w:val="Checkbox"/>
              <w:ind w:left="473" w:hanging="360"/>
              <w:rPr>
                <w:rFonts w:cs="Helvetica"/>
                <w:lang w:val="en-AU"/>
              </w:rPr>
            </w:pPr>
          </w:p>
        </w:tc>
      </w:tr>
      <w:tr w:rsidR="00595843" w:rsidRPr="00B103BF" w:rsidTr="00686E8C">
        <w:trPr>
          <w:trHeight w:val="3969"/>
        </w:trPr>
        <w:tc>
          <w:tcPr>
            <w:tcW w:w="7763" w:type="dxa"/>
          </w:tcPr>
          <w:p w:rsidR="00595843" w:rsidRPr="00B103BF" w:rsidRDefault="00595843" w:rsidP="000F7661">
            <w:pPr>
              <w:numPr>
                <w:ilvl w:val="0"/>
                <w:numId w:val="3"/>
              </w:numPr>
              <w:spacing w:before="80" w:after="120"/>
              <w:rPr>
                <w:rFonts w:ascii="Helvetica" w:hAnsi="Helvetica" w:cs="Helvetica"/>
                <w:sz w:val="22"/>
                <w:szCs w:val="22"/>
              </w:rPr>
            </w:pPr>
            <w:r w:rsidRPr="00B103BF">
              <w:rPr>
                <w:rFonts w:ascii="Helvetica" w:hAnsi="Helvetica" w:cs="Helvetica"/>
                <w:sz w:val="22"/>
                <w:szCs w:val="22"/>
              </w:rPr>
              <w:t>When placing meals in front of guests, what position on the plate should meat be located and why?</w:t>
            </w:r>
          </w:p>
        </w:tc>
        <w:tc>
          <w:tcPr>
            <w:tcW w:w="725" w:type="dxa"/>
          </w:tcPr>
          <w:p w:rsidR="00595843" w:rsidRPr="00B103BF" w:rsidRDefault="00595843" w:rsidP="00C07571">
            <w:pPr>
              <w:pStyle w:val="Checkbox"/>
              <w:ind w:left="473" w:hanging="360"/>
              <w:rPr>
                <w:rFonts w:cs="Helvetica"/>
                <w:lang w:val="en-AU"/>
              </w:rPr>
            </w:pPr>
          </w:p>
        </w:tc>
        <w:tc>
          <w:tcPr>
            <w:tcW w:w="726" w:type="dxa"/>
          </w:tcPr>
          <w:p w:rsidR="00595843" w:rsidRPr="00B103BF" w:rsidRDefault="00595843" w:rsidP="00C07571">
            <w:pPr>
              <w:pStyle w:val="Checkbox"/>
              <w:ind w:left="473" w:hanging="360"/>
              <w:rPr>
                <w:rFonts w:cs="Helvetica"/>
                <w:lang w:val="en-AU"/>
              </w:rPr>
            </w:pPr>
          </w:p>
        </w:tc>
      </w:tr>
      <w:tr w:rsidR="00595843" w:rsidRPr="00B103BF" w:rsidTr="00686E8C">
        <w:trPr>
          <w:trHeight w:val="3969"/>
        </w:trPr>
        <w:tc>
          <w:tcPr>
            <w:tcW w:w="7763" w:type="dxa"/>
          </w:tcPr>
          <w:p w:rsidR="00595843" w:rsidRPr="00B103BF" w:rsidRDefault="00595843" w:rsidP="000F7661">
            <w:pPr>
              <w:numPr>
                <w:ilvl w:val="0"/>
                <w:numId w:val="3"/>
              </w:numPr>
              <w:spacing w:before="80" w:after="120"/>
              <w:rPr>
                <w:rFonts w:ascii="Helvetica" w:hAnsi="Helvetica" w:cs="Helvetica"/>
                <w:sz w:val="22"/>
                <w:szCs w:val="22"/>
              </w:rPr>
            </w:pPr>
            <w:r w:rsidRPr="00B103BF">
              <w:rPr>
                <w:rFonts w:ascii="Helvetica" w:hAnsi="Helvetica" w:cs="Helvetica"/>
                <w:sz w:val="22"/>
                <w:szCs w:val="22"/>
              </w:rPr>
              <w:t>What is the importance of the ‘three minute check’?</w:t>
            </w:r>
          </w:p>
        </w:tc>
        <w:tc>
          <w:tcPr>
            <w:tcW w:w="725" w:type="dxa"/>
          </w:tcPr>
          <w:p w:rsidR="00595843" w:rsidRPr="00B103BF" w:rsidRDefault="00595843" w:rsidP="00C07571">
            <w:pPr>
              <w:pStyle w:val="Checkbox"/>
              <w:ind w:left="473" w:hanging="360"/>
              <w:rPr>
                <w:rFonts w:cs="Helvetica"/>
                <w:lang w:val="en-AU"/>
              </w:rPr>
            </w:pPr>
          </w:p>
        </w:tc>
        <w:tc>
          <w:tcPr>
            <w:tcW w:w="726" w:type="dxa"/>
          </w:tcPr>
          <w:p w:rsidR="00595843" w:rsidRPr="00B103BF" w:rsidRDefault="00595843" w:rsidP="00C07571">
            <w:pPr>
              <w:pStyle w:val="Checkbox"/>
              <w:ind w:left="473" w:hanging="360"/>
              <w:rPr>
                <w:rFonts w:cs="Helvetica"/>
                <w:lang w:val="en-AU"/>
              </w:rPr>
            </w:pPr>
          </w:p>
        </w:tc>
      </w:tr>
      <w:tr w:rsidR="00595843" w:rsidRPr="00B103BF" w:rsidTr="00686E8C">
        <w:trPr>
          <w:trHeight w:val="3969"/>
        </w:trPr>
        <w:tc>
          <w:tcPr>
            <w:tcW w:w="7763" w:type="dxa"/>
          </w:tcPr>
          <w:p w:rsidR="00595843" w:rsidRPr="00B103BF" w:rsidRDefault="00595843" w:rsidP="000F7661">
            <w:pPr>
              <w:numPr>
                <w:ilvl w:val="0"/>
                <w:numId w:val="3"/>
              </w:numPr>
              <w:spacing w:before="80" w:after="120"/>
              <w:rPr>
                <w:rFonts w:ascii="Helvetica" w:hAnsi="Helvetica" w:cs="Helvetica"/>
                <w:sz w:val="22"/>
                <w:szCs w:val="22"/>
              </w:rPr>
            </w:pPr>
            <w:r w:rsidRPr="00B103BF">
              <w:rPr>
                <w:rFonts w:ascii="Helvetica" w:hAnsi="Helvetica" w:cs="Helvetica"/>
                <w:sz w:val="22"/>
                <w:szCs w:val="22"/>
              </w:rPr>
              <w:t>If a customer has a complaint with a meal during the three minute check what should you do?</w:t>
            </w:r>
          </w:p>
        </w:tc>
        <w:tc>
          <w:tcPr>
            <w:tcW w:w="725" w:type="dxa"/>
          </w:tcPr>
          <w:p w:rsidR="00595843" w:rsidRPr="00B103BF" w:rsidRDefault="00595843" w:rsidP="00C07571">
            <w:pPr>
              <w:pStyle w:val="Checkbox"/>
              <w:ind w:left="473" w:hanging="360"/>
              <w:rPr>
                <w:rFonts w:cs="Helvetica"/>
                <w:lang w:val="en-AU"/>
              </w:rPr>
            </w:pPr>
          </w:p>
        </w:tc>
        <w:tc>
          <w:tcPr>
            <w:tcW w:w="726" w:type="dxa"/>
          </w:tcPr>
          <w:p w:rsidR="00595843" w:rsidRPr="00B103BF" w:rsidRDefault="00595843" w:rsidP="00C07571">
            <w:pPr>
              <w:pStyle w:val="Checkbox"/>
              <w:ind w:left="473" w:hanging="360"/>
              <w:rPr>
                <w:rFonts w:cs="Helvetica"/>
                <w:lang w:val="en-AU"/>
              </w:rPr>
            </w:pPr>
          </w:p>
        </w:tc>
      </w:tr>
      <w:tr w:rsidR="00595843" w:rsidRPr="00B103BF" w:rsidTr="00686E8C">
        <w:trPr>
          <w:trHeight w:val="3969"/>
        </w:trPr>
        <w:tc>
          <w:tcPr>
            <w:tcW w:w="7763" w:type="dxa"/>
          </w:tcPr>
          <w:p w:rsidR="00595843" w:rsidRPr="00B103BF" w:rsidRDefault="00595843" w:rsidP="000F7661">
            <w:pPr>
              <w:numPr>
                <w:ilvl w:val="0"/>
                <w:numId w:val="3"/>
              </w:numPr>
              <w:spacing w:before="80" w:after="120"/>
              <w:rPr>
                <w:rFonts w:ascii="Helvetica" w:hAnsi="Helvetica" w:cs="Helvetica"/>
                <w:sz w:val="22"/>
                <w:szCs w:val="22"/>
              </w:rPr>
            </w:pPr>
            <w:r w:rsidRPr="00B103BF">
              <w:rPr>
                <w:rFonts w:ascii="Helvetica" w:hAnsi="Helvetica" w:cs="Helvetica"/>
                <w:sz w:val="22"/>
                <w:szCs w:val="22"/>
              </w:rPr>
              <w:t>When clearing plates from a table, do you do it as each person finished their meal or do you wait until everyone has finished?</w:t>
            </w:r>
          </w:p>
        </w:tc>
        <w:tc>
          <w:tcPr>
            <w:tcW w:w="725" w:type="dxa"/>
          </w:tcPr>
          <w:p w:rsidR="00595843" w:rsidRPr="00B103BF" w:rsidRDefault="00595843" w:rsidP="00C07571">
            <w:pPr>
              <w:pStyle w:val="Checkbox"/>
              <w:ind w:left="473" w:hanging="360"/>
              <w:rPr>
                <w:rFonts w:cs="Helvetica"/>
                <w:lang w:val="en-AU"/>
              </w:rPr>
            </w:pPr>
          </w:p>
        </w:tc>
        <w:tc>
          <w:tcPr>
            <w:tcW w:w="726" w:type="dxa"/>
          </w:tcPr>
          <w:p w:rsidR="00595843" w:rsidRPr="00B103BF" w:rsidRDefault="00595843" w:rsidP="00C07571">
            <w:pPr>
              <w:pStyle w:val="Checkbox"/>
              <w:ind w:left="473" w:hanging="360"/>
              <w:rPr>
                <w:rFonts w:cs="Helvetica"/>
                <w:lang w:val="en-AU"/>
              </w:rPr>
            </w:pPr>
          </w:p>
        </w:tc>
      </w:tr>
      <w:tr w:rsidR="00595843" w:rsidRPr="00B103BF" w:rsidTr="00686E8C">
        <w:trPr>
          <w:trHeight w:val="3969"/>
        </w:trPr>
        <w:tc>
          <w:tcPr>
            <w:tcW w:w="7763" w:type="dxa"/>
          </w:tcPr>
          <w:p w:rsidR="00595843" w:rsidRPr="00B103BF" w:rsidRDefault="00595843" w:rsidP="000F7661">
            <w:pPr>
              <w:numPr>
                <w:ilvl w:val="0"/>
                <w:numId w:val="3"/>
              </w:numPr>
              <w:spacing w:before="80" w:after="120"/>
              <w:rPr>
                <w:rFonts w:ascii="Helvetica" w:hAnsi="Helvetica" w:cs="Helvetica"/>
                <w:sz w:val="22"/>
                <w:szCs w:val="22"/>
              </w:rPr>
            </w:pPr>
            <w:r w:rsidRPr="00B103BF">
              <w:rPr>
                <w:rFonts w:ascii="Helvetica" w:hAnsi="Helvetica" w:cs="Helvetica"/>
                <w:sz w:val="22"/>
                <w:szCs w:val="22"/>
              </w:rPr>
              <w:t>What are some checks a beverage server will undertake when collecting drinks from the service area?</w:t>
            </w:r>
          </w:p>
        </w:tc>
        <w:tc>
          <w:tcPr>
            <w:tcW w:w="725" w:type="dxa"/>
          </w:tcPr>
          <w:p w:rsidR="00595843" w:rsidRPr="00B103BF" w:rsidRDefault="00595843" w:rsidP="00C07571">
            <w:pPr>
              <w:pStyle w:val="Checkbox"/>
              <w:ind w:left="473" w:hanging="360"/>
              <w:rPr>
                <w:rFonts w:cs="Helvetica"/>
                <w:lang w:val="en-AU"/>
              </w:rPr>
            </w:pPr>
          </w:p>
        </w:tc>
        <w:tc>
          <w:tcPr>
            <w:tcW w:w="726" w:type="dxa"/>
          </w:tcPr>
          <w:p w:rsidR="00595843" w:rsidRPr="00B103BF" w:rsidRDefault="00595843" w:rsidP="00C07571">
            <w:pPr>
              <w:pStyle w:val="Checkbox"/>
              <w:ind w:left="473" w:hanging="360"/>
              <w:rPr>
                <w:rFonts w:cs="Helvetica"/>
                <w:lang w:val="en-AU"/>
              </w:rPr>
            </w:pPr>
          </w:p>
        </w:tc>
      </w:tr>
      <w:tr w:rsidR="00595843" w:rsidRPr="00B103BF" w:rsidTr="00686E8C">
        <w:trPr>
          <w:trHeight w:val="3969"/>
        </w:trPr>
        <w:tc>
          <w:tcPr>
            <w:tcW w:w="7763" w:type="dxa"/>
          </w:tcPr>
          <w:p w:rsidR="00595843" w:rsidRPr="00B103BF" w:rsidRDefault="00595843" w:rsidP="000F7661">
            <w:pPr>
              <w:numPr>
                <w:ilvl w:val="0"/>
                <w:numId w:val="3"/>
              </w:numPr>
              <w:spacing w:before="80" w:after="120"/>
              <w:rPr>
                <w:rFonts w:ascii="Helvetica" w:hAnsi="Helvetica" w:cs="Helvetica"/>
                <w:sz w:val="22"/>
                <w:szCs w:val="22"/>
              </w:rPr>
            </w:pPr>
            <w:r w:rsidRPr="00B103BF">
              <w:rPr>
                <w:rFonts w:ascii="Helvetica" w:hAnsi="Helvetica" w:cs="Helvetica"/>
                <w:sz w:val="22"/>
                <w:szCs w:val="22"/>
              </w:rPr>
              <w:t>What are common pieces of equipment that are used in the service of wine?</w:t>
            </w:r>
          </w:p>
        </w:tc>
        <w:tc>
          <w:tcPr>
            <w:tcW w:w="725" w:type="dxa"/>
          </w:tcPr>
          <w:p w:rsidR="00595843" w:rsidRPr="00B103BF" w:rsidRDefault="00595843" w:rsidP="00C07571">
            <w:pPr>
              <w:pStyle w:val="Checkbox"/>
              <w:ind w:left="473" w:hanging="360"/>
              <w:rPr>
                <w:rFonts w:cs="Helvetica"/>
                <w:lang w:val="en-AU"/>
              </w:rPr>
            </w:pPr>
          </w:p>
        </w:tc>
        <w:tc>
          <w:tcPr>
            <w:tcW w:w="726" w:type="dxa"/>
          </w:tcPr>
          <w:p w:rsidR="00595843" w:rsidRPr="00B103BF" w:rsidRDefault="00595843" w:rsidP="00C07571">
            <w:pPr>
              <w:pStyle w:val="Checkbox"/>
              <w:ind w:left="473" w:hanging="360"/>
              <w:rPr>
                <w:rFonts w:cs="Helvetica"/>
                <w:lang w:val="en-AU"/>
              </w:rPr>
            </w:pPr>
          </w:p>
        </w:tc>
      </w:tr>
      <w:tr w:rsidR="00595843" w:rsidRPr="00B103BF" w:rsidTr="00686E8C">
        <w:trPr>
          <w:trHeight w:val="3969"/>
        </w:trPr>
        <w:tc>
          <w:tcPr>
            <w:tcW w:w="7763" w:type="dxa"/>
          </w:tcPr>
          <w:p w:rsidR="00595843" w:rsidRPr="00B103BF" w:rsidRDefault="00595843" w:rsidP="000F7661">
            <w:pPr>
              <w:numPr>
                <w:ilvl w:val="0"/>
                <w:numId w:val="3"/>
              </w:numPr>
              <w:spacing w:before="80" w:after="120"/>
              <w:rPr>
                <w:rFonts w:ascii="Helvetica" w:hAnsi="Helvetica" w:cs="Helvetica"/>
                <w:sz w:val="22"/>
                <w:szCs w:val="22"/>
              </w:rPr>
            </w:pPr>
            <w:r w:rsidRPr="00B103BF">
              <w:rPr>
                <w:rFonts w:ascii="Helvetica" w:hAnsi="Helvetica" w:cs="Helvetica"/>
                <w:sz w:val="22"/>
                <w:szCs w:val="22"/>
              </w:rPr>
              <w:t>What are the steps associated with serving liqueur coffee?</w:t>
            </w:r>
          </w:p>
        </w:tc>
        <w:tc>
          <w:tcPr>
            <w:tcW w:w="725" w:type="dxa"/>
          </w:tcPr>
          <w:p w:rsidR="00595843" w:rsidRPr="00B103BF" w:rsidRDefault="00595843" w:rsidP="00C07571">
            <w:pPr>
              <w:pStyle w:val="Checkbox"/>
              <w:ind w:left="473" w:hanging="360"/>
              <w:rPr>
                <w:rFonts w:cs="Helvetica"/>
                <w:lang w:val="en-AU"/>
              </w:rPr>
            </w:pPr>
          </w:p>
        </w:tc>
        <w:tc>
          <w:tcPr>
            <w:tcW w:w="726" w:type="dxa"/>
          </w:tcPr>
          <w:p w:rsidR="00595843" w:rsidRPr="00B103BF" w:rsidRDefault="00595843" w:rsidP="00C07571">
            <w:pPr>
              <w:pStyle w:val="Checkbox"/>
              <w:ind w:left="473" w:hanging="360"/>
              <w:rPr>
                <w:rFonts w:cs="Helvetica"/>
                <w:lang w:val="en-AU"/>
              </w:rPr>
            </w:pPr>
          </w:p>
        </w:tc>
      </w:tr>
      <w:tr w:rsidR="00595843" w:rsidRPr="00B103BF" w:rsidTr="00686E8C">
        <w:trPr>
          <w:trHeight w:val="3969"/>
        </w:trPr>
        <w:tc>
          <w:tcPr>
            <w:tcW w:w="7763" w:type="dxa"/>
          </w:tcPr>
          <w:p w:rsidR="00595843" w:rsidRPr="00B103BF" w:rsidRDefault="00595843" w:rsidP="000F7661">
            <w:pPr>
              <w:numPr>
                <w:ilvl w:val="0"/>
                <w:numId w:val="3"/>
              </w:numPr>
              <w:spacing w:before="80" w:after="120"/>
              <w:rPr>
                <w:rFonts w:ascii="Helvetica" w:hAnsi="Helvetica" w:cs="Helvetica"/>
                <w:sz w:val="22"/>
                <w:szCs w:val="22"/>
              </w:rPr>
            </w:pPr>
            <w:r w:rsidRPr="00B103BF">
              <w:rPr>
                <w:rFonts w:ascii="Helvetica" w:hAnsi="Helvetica" w:cs="Helvetica"/>
                <w:sz w:val="22"/>
                <w:szCs w:val="22"/>
              </w:rPr>
              <w:t>Is it common for food and beverage service to be synchronised?</w:t>
            </w:r>
          </w:p>
        </w:tc>
        <w:tc>
          <w:tcPr>
            <w:tcW w:w="725" w:type="dxa"/>
          </w:tcPr>
          <w:p w:rsidR="00595843" w:rsidRPr="00B103BF" w:rsidRDefault="00595843" w:rsidP="00C07571">
            <w:pPr>
              <w:pStyle w:val="Checkbox"/>
              <w:ind w:left="473" w:hanging="360"/>
              <w:rPr>
                <w:rFonts w:cs="Helvetica"/>
                <w:lang w:val="en-AU"/>
              </w:rPr>
            </w:pPr>
          </w:p>
        </w:tc>
        <w:tc>
          <w:tcPr>
            <w:tcW w:w="726" w:type="dxa"/>
          </w:tcPr>
          <w:p w:rsidR="00595843" w:rsidRPr="00B103BF" w:rsidRDefault="00595843" w:rsidP="00C07571">
            <w:pPr>
              <w:pStyle w:val="Checkbox"/>
              <w:ind w:left="473" w:hanging="360"/>
              <w:rPr>
                <w:rFonts w:cs="Helvetica"/>
                <w:lang w:val="en-AU"/>
              </w:rPr>
            </w:pPr>
          </w:p>
        </w:tc>
      </w:tr>
      <w:tr w:rsidR="00595843" w:rsidRPr="00B103BF" w:rsidTr="00686E8C">
        <w:trPr>
          <w:trHeight w:val="3969"/>
        </w:trPr>
        <w:tc>
          <w:tcPr>
            <w:tcW w:w="7763" w:type="dxa"/>
          </w:tcPr>
          <w:p w:rsidR="00595843" w:rsidRPr="00B103BF" w:rsidRDefault="00595843" w:rsidP="000F7661">
            <w:pPr>
              <w:numPr>
                <w:ilvl w:val="0"/>
                <w:numId w:val="3"/>
              </w:numPr>
              <w:spacing w:before="80" w:after="120"/>
              <w:rPr>
                <w:rFonts w:ascii="Helvetica" w:hAnsi="Helvetica" w:cs="Helvetica"/>
                <w:sz w:val="22"/>
                <w:szCs w:val="22"/>
              </w:rPr>
            </w:pPr>
            <w:r w:rsidRPr="00B103BF">
              <w:rPr>
                <w:rFonts w:ascii="Helvetica" w:hAnsi="Helvetica" w:cs="Helvetica"/>
                <w:sz w:val="22"/>
                <w:szCs w:val="22"/>
              </w:rPr>
              <w:t>When is the appropriate time to clear beverage glasses and other associated items?</w:t>
            </w:r>
          </w:p>
        </w:tc>
        <w:tc>
          <w:tcPr>
            <w:tcW w:w="725" w:type="dxa"/>
          </w:tcPr>
          <w:p w:rsidR="00595843" w:rsidRPr="00B103BF" w:rsidRDefault="00595843" w:rsidP="00C07571">
            <w:pPr>
              <w:pStyle w:val="Checkbox"/>
              <w:ind w:left="473" w:hanging="360"/>
              <w:rPr>
                <w:rFonts w:cs="Helvetica"/>
                <w:lang w:val="en-AU"/>
              </w:rPr>
            </w:pPr>
          </w:p>
        </w:tc>
        <w:tc>
          <w:tcPr>
            <w:tcW w:w="726" w:type="dxa"/>
          </w:tcPr>
          <w:p w:rsidR="00595843" w:rsidRPr="00B103BF" w:rsidRDefault="00595843" w:rsidP="00C07571">
            <w:pPr>
              <w:pStyle w:val="Checkbox"/>
              <w:ind w:left="473" w:hanging="360"/>
              <w:rPr>
                <w:rFonts w:cs="Helvetica"/>
                <w:lang w:val="en-AU"/>
              </w:rPr>
            </w:pPr>
          </w:p>
        </w:tc>
      </w:tr>
      <w:tr w:rsidR="00595843" w:rsidRPr="00B103BF" w:rsidTr="00686E8C">
        <w:trPr>
          <w:trHeight w:val="3969"/>
        </w:trPr>
        <w:tc>
          <w:tcPr>
            <w:tcW w:w="7763" w:type="dxa"/>
          </w:tcPr>
          <w:p w:rsidR="00595843" w:rsidRPr="00B103BF" w:rsidRDefault="00595843" w:rsidP="000F7661">
            <w:pPr>
              <w:numPr>
                <w:ilvl w:val="0"/>
                <w:numId w:val="3"/>
              </w:numPr>
              <w:spacing w:before="80" w:after="120"/>
              <w:rPr>
                <w:rFonts w:ascii="Helvetica" w:hAnsi="Helvetica" w:cs="Helvetica"/>
                <w:sz w:val="22"/>
                <w:szCs w:val="22"/>
              </w:rPr>
            </w:pPr>
            <w:r w:rsidRPr="00B103BF">
              <w:rPr>
                <w:rFonts w:ascii="Helvetica" w:hAnsi="Helvetica" w:cs="Helvetica"/>
                <w:sz w:val="22"/>
                <w:szCs w:val="22"/>
              </w:rPr>
              <w:t>Who normally prepares a customer account?</w:t>
            </w:r>
          </w:p>
        </w:tc>
        <w:tc>
          <w:tcPr>
            <w:tcW w:w="725" w:type="dxa"/>
          </w:tcPr>
          <w:p w:rsidR="00595843" w:rsidRPr="00B103BF" w:rsidRDefault="00595843" w:rsidP="00C07571">
            <w:pPr>
              <w:pStyle w:val="Checkbox"/>
              <w:ind w:left="473" w:hanging="360"/>
              <w:rPr>
                <w:rFonts w:cs="Helvetica"/>
                <w:lang w:val="en-AU"/>
              </w:rPr>
            </w:pPr>
          </w:p>
        </w:tc>
        <w:tc>
          <w:tcPr>
            <w:tcW w:w="726" w:type="dxa"/>
          </w:tcPr>
          <w:p w:rsidR="00595843" w:rsidRPr="00B103BF" w:rsidRDefault="00595843" w:rsidP="00C07571">
            <w:pPr>
              <w:pStyle w:val="Checkbox"/>
              <w:ind w:left="473" w:hanging="360"/>
              <w:rPr>
                <w:rFonts w:cs="Helvetica"/>
                <w:lang w:val="en-AU"/>
              </w:rPr>
            </w:pPr>
          </w:p>
        </w:tc>
      </w:tr>
      <w:tr w:rsidR="00595843" w:rsidRPr="00B103BF" w:rsidTr="00686E8C">
        <w:trPr>
          <w:trHeight w:val="3969"/>
        </w:trPr>
        <w:tc>
          <w:tcPr>
            <w:tcW w:w="7763" w:type="dxa"/>
          </w:tcPr>
          <w:p w:rsidR="00595843" w:rsidRPr="00B103BF" w:rsidRDefault="00595843" w:rsidP="000F7661">
            <w:pPr>
              <w:numPr>
                <w:ilvl w:val="0"/>
                <w:numId w:val="3"/>
              </w:numPr>
              <w:spacing w:before="80" w:after="120"/>
              <w:rPr>
                <w:rFonts w:ascii="Helvetica" w:hAnsi="Helvetica" w:cs="Helvetica"/>
                <w:sz w:val="22"/>
                <w:szCs w:val="22"/>
              </w:rPr>
            </w:pPr>
            <w:r w:rsidRPr="00B103BF">
              <w:rPr>
                <w:rFonts w:ascii="Helvetica" w:hAnsi="Helvetica" w:cs="Helvetica"/>
                <w:sz w:val="22"/>
                <w:szCs w:val="22"/>
              </w:rPr>
              <w:t>Who do you normally present the customer account to at the end of a meal?</w:t>
            </w:r>
          </w:p>
        </w:tc>
        <w:tc>
          <w:tcPr>
            <w:tcW w:w="725" w:type="dxa"/>
          </w:tcPr>
          <w:p w:rsidR="00595843" w:rsidRPr="00B103BF" w:rsidRDefault="00595843" w:rsidP="00C07571">
            <w:pPr>
              <w:pStyle w:val="Checkbox"/>
              <w:ind w:left="473" w:hanging="360"/>
              <w:rPr>
                <w:rFonts w:cs="Helvetica"/>
                <w:lang w:val="en-AU"/>
              </w:rPr>
            </w:pPr>
          </w:p>
        </w:tc>
        <w:tc>
          <w:tcPr>
            <w:tcW w:w="726" w:type="dxa"/>
          </w:tcPr>
          <w:p w:rsidR="00595843" w:rsidRPr="00B103BF" w:rsidRDefault="00595843" w:rsidP="00C07571">
            <w:pPr>
              <w:pStyle w:val="Checkbox"/>
              <w:ind w:left="473" w:hanging="360"/>
              <w:rPr>
                <w:rFonts w:cs="Helvetica"/>
                <w:lang w:val="en-AU"/>
              </w:rPr>
            </w:pPr>
          </w:p>
        </w:tc>
      </w:tr>
      <w:tr w:rsidR="00595843" w:rsidRPr="00B103BF" w:rsidTr="00686E8C">
        <w:trPr>
          <w:trHeight w:val="3969"/>
        </w:trPr>
        <w:tc>
          <w:tcPr>
            <w:tcW w:w="7763" w:type="dxa"/>
          </w:tcPr>
          <w:p w:rsidR="00595843" w:rsidRPr="00B103BF" w:rsidRDefault="00595843" w:rsidP="000F7661">
            <w:pPr>
              <w:numPr>
                <w:ilvl w:val="0"/>
                <w:numId w:val="3"/>
              </w:numPr>
              <w:spacing w:before="80" w:after="120"/>
              <w:rPr>
                <w:rFonts w:ascii="Helvetica" w:hAnsi="Helvetica" w:cs="Helvetica"/>
                <w:sz w:val="22"/>
                <w:szCs w:val="22"/>
              </w:rPr>
            </w:pPr>
            <w:r w:rsidRPr="00B103BF">
              <w:rPr>
                <w:rFonts w:ascii="Helvetica" w:hAnsi="Helvetica" w:cs="Helvetica"/>
                <w:sz w:val="22"/>
                <w:szCs w:val="22"/>
              </w:rPr>
              <w:t>Once an account has been placed on the table should you continue to stand at the table? Why?</w:t>
            </w:r>
          </w:p>
        </w:tc>
        <w:tc>
          <w:tcPr>
            <w:tcW w:w="725" w:type="dxa"/>
          </w:tcPr>
          <w:p w:rsidR="00595843" w:rsidRPr="00B103BF" w:rsidRDefault="00595843" w:rsidP="00C07571">
            <w:pPr>
              <w:pStyle w:val="Checkbox"/>
              <w:ind w:left="473" w:hanging="360"/>
              <w:rPr>
                <w:rFonts w:cs="Helvetica"/>
                <w:lang w:val="en-AU"/>
              </w:rPr>
            </w:pPr>
          </w:p>
        </w:tc>
        <w:tc>
          <w:tcPr>
            <w:tcW w:w="726" w:type="dxa"/>
          </w:tcPr>
          <w:p w:rsidR="00595843" w:rsidRPr="00B103BF" w:rsidRDefault="00595843" w:rsidP="00C07571">
            <w:pPr>
              <w:pStyle w:val="Checkbox"/>
              <w:ind w:left="473" w:hanging="360"/>
              <w:rPr>
                <w:rFonts w:cs="Helvetica"/>
                <w:lang w:val="en-AU"/>
              </w:rPr>
            </w:pPr>
          </w:p>
        </w:tc>
      </w:tr>
      <w:tr w:rsidR="00595843" w:rsidRPr="00B103BF" w:rsidTr="00686E8C">
        <w:trPr>
          <w:trHeight w:val="3969"/>
        </w:trPr>
        <w:tc>
          <w:tcPr>
            <w:tcW w:w="7763" w:type="dxa"/>
          </w:tcPr>
          <w:p w:rsidR="00595843" w:rsidRPr="00B103BF" w:rsidRDefault="00595843" w:rsidP="000F7661">
            <w:pPr>
              <w:numPr>
                <w:ilvl w:val="0"/>
                <w:numId w:val="3"/>
              </w:numPr>
              <w:tabs>
                <w:tab w:val="left" w:pos="709"/>
              </w:tabs>
              <w:suppressAutoHyphens/>
              <w:spacing w:before="80" w:after="120"/>
              <w:contextualSpacing/>
              <w:rPr>
                <w:rFonts w:ascii="Helvetica" w:eastAsia="Calibri" w:hAnsi="Helvetica" w:cs="Helvetica"/>
                <w:sz w:val="22"/>
                <w:szCs w:val="22"/>
                <w:lang w:eastAsia="ar-SA"/>
              </w:rPr>
            </w:pPr>
            <w:r w:rsidRPr="00B103BF">
              <w:rPr>
                <w:rFonts w:ascii="Helvetica" w:eastAsia="Calibri" w:hAnsi="Helvetica" w:cs="Helvetica"/>
                <w:sz w:val="22"/>
                <w:szCs w:val="22"/>
                <w:lang w:eastAsia="ar-SA"/>
              </w:rPr>
              <w:t>Describe the steps in processing payment involving credit card using a manual an electronic system.</w:t>
            </w:r>
          </w:p>
        </w:tc>
        <w:tc>
          <w:tcPr>
            <w:tcW w:w="725" w:type="dxa"/>
          </w:tcPr>
          <w:p w:rsidR="00595843" w:rsidRPr="00B103BF" w:rsidRDefault="00595843" w:rsidP="00C07571">
            <w:pPr>
              <w:pStyle w:val="Checkbox"/>
              <w:ind w:left="473" w:hanging="360"/>
              <w:rPr>
                <w:rFonts w:cs="Helvetica"/>
                <w:lang w:val="en-AU"/>
              </w:rPr>
            </w:pPr>
          </w:p>
        </w:tc>
        <w:tc>
          <w:tcPr>
            <w:tcW w:w="726" w:type="dxa"/>
          </w:tcPr>
          <w:p w:rsidR="00595843" w:rsidRPr="00B103BF" w:rsidRDefault="00595843" w:rsidP="00C07571">
            <w:pPr>
              <w:pStyle w:val="Checkbox"/>
              <w:ind w:left="473" w:hanging="360"/>
              <w:rPr>
                <w:rFonts w:cs="Helvetica"/>
                <w:lang w:val="en-AU"/>
              </w:rPr>
            </w:pPr>
          </w:p>
        </w:tc>
      </w:tr>
      <w:tr w:rsidR="00595843" w:rsidRPr="00B103BF" w:rsidTr="00686E8C">
        <w:trPr>
          <w:trHeight w:val="3969"/>
        </w:trPr>
        <w:tc>
          <w:tcPr>
            <w:tcW w:w="7763" w:type="dxa"/>
          </w:tcPr>
          <w:p w:rsidR="00595843" w:rsidRPr="00B103BF" w:rsidRDefault="00595843" w:rsidP="000F7661">
            <w:pPr>
              <w:numPr>
                <w:ilvl w:val="0"/>
                <w:numId w:val="3"/>
              </w:numPr>
              <w:spacing w:before="80" w:after="120"/>
              <w:rPr>
                <w:rFonts w:ascii="Helvetica" w:hAnsi="Helvetica" w:cs="Helvetica"/>
                <w:sz w:val="22"/>
                <w:szCs w:val="22"/>
              </w:rPr>
            </w:pPr>
            <w:r w:rsidRPr="00B103BF">
              <w:rPr>
                <w:rFonts w:ascii="Helvetica" w:hAnsi="Helvetica" w:cs="Helvetica"/>
                <w:sz w:val="22"/>
                <w:szCs w:val="22"/>
              </w:rPr>
              <w:t>Why is it important to provide assistance as customers leave the table?</w:t>
            </w:r>
          </w:p>
        </w:tc>
        <w:tc>
          <w:tcPr>
            <w:tcW w:w="725" w:type="dxa"/>
          </w:tcPr>
          <w:p w:rsidR="00595843" w:rsidRPr="00B103BF" w:rsidRDefault="00595843" w:rsidP="00C07571">
            <w:pPr>
              <w:pStyle w:val="Checkbox"/>
              <w:ind w:left="473" w:hanging="360"/>
              <w:rPr>
                <w:rFonts w:cs="Helvetica"/>
                <w:lang w:val="en-AU"/>
              </w:rPr>
            </w:pPr>
          </w:p>
        </w:tc>
        <w:tc>
          <w:tcPr>
            <w:tcW w:w="726" w:type="dxa"/>
          </w:tcPr>
          <w:p w:rsidR="00595843" w:rsidRPr="00B103BF" w:rsidRDefault="00595843" w:rsidP="00C07571">
            <w:pPr>
              <w:pStyle w:val="Checkbox"/>
              <w:ind w:left="473" w:hanging="360"/>
              <w:rPr>
                <w:rFonts w:cs="Helvetica"/>
                <w:lang w:val="en-AU"/>
              </w:rPr>
            </w:pPr>
          </w:p>
        </w:tc>
      </w:tr>
      <w:tr w:rsidR="00595843" w:rsidRPr="00B103BF" w:rsidTr="00686E8C">
        <w:trPr>
          <w:trHeight w:val="3969"/>
        </w:trPr>
        <w:tc>
          <w:tcPr>
            <w:tcW w:w="7763" w:type="dxa"/>
          </w:tcPr>
          <w:p w:rsidR="00595843" w:rsidRPr="00B103BF" w:rsidRDefault="00595843" w:rsidP="000F7661">
            <w:pPr>
              <w:numPr>
                <w:ilvl w:val="0"/>
                <w:numId w:val="3"/>
              </w:numPr>
              <w:spacing w:before="80" w:after="120"/>
              <w:rPr>
                <w:rFonts w:ascii="Helvetica" w:hAnsi="Helvetica" w:cs="Helvetica"/>
                <w:sz w:val="22"/>
                <w:szCs w:val="22"/>
              </w:rPr>
            </w:pPr>
            <w:r w:rsidRPr="00B103BF">
              <w:rPr>
                <w:rFonts w:ascii="Helvetica" w:hAnsi="Helvetica" w:cs="Helvetica"/>
                <w:sz w:val="22"/>
                <w:szCs w:val="22"/>
              </w:rPr>
              <w:t>What is the purpose of providing end of service assistance?</w:t>
            </w:r>
          </w:p>
        </w:tc>
        <w:tc>
          <w:tcPr>
            <w:tcW w:w="725" w:type="dxa"/>
          </w:tcPr>
          <w:p w:rsidR="00595843" w:rsidRPr="00B103BF" w:rsidRDefault="00595843" w:rsidP="00C07571">
            <w:pPr>
              <w:pStyle w:val="Checkbox"/>
              <w:ind w:left="473" w:hanging="360"/>
              <w:rPr>
                <w:rFonts w:cs="Helvetica"/>
                <w:lang w:val="en-AU"/>
              </w:rPr>
            </w:pPr>
          </w:p>
        </w:tc>
        <w:tc>
          <w:tcPr>
            <w:tcW w:w="726" w:type="dxa"/>
          </w:tcPr>
          <w:p w:rsidR="00595843" w:rsidRPr="00B103BF" w:rsidRDefault="00595843" w:rsidP="00C07571">
            <w:pPr>
              <w:pStyle w:val="Checkbox"/>
              <w:ind w:left="473" w:hanging="360"/>
              <w:rPr>
                <w:rFonts w:cs="Helvetica"/>
                <w:lang w:val="en-AU"/>
              </w:rPr>
            </w:pPr>
          </w:p>
        </w:tc>
      </w:tr>
      <w:tr w:rsidR="00595843" w:rsidRPr="00B103BF" w:rsidTr="00686E8C">
        <w:trPr>
          <w:trHeight w:val="3969"/>
        </w:trPr>
        <w:tc>
          <w:tcPr>
            <w:tcW w:w="7763" w:type="dxa"/>
          </w:tcPr>
          <w:p w:rsidR="00595843" w:rsidRPr="00B103BF" w:rsidRDefault="00595843" w:rsidP="000F7661">
            <w:pPr>
              <w:numPr>
                <w:ilvl w:val="0"/>
                <w:numId w:val="3"/>
              </w:numPr>
              <w:spacing w:before="80" w:after="120"/>
              <w:rPr>
                <w:rFonts w:ascii="Helvetica" w:hAnsi="Helvetica" w:cs="Helvetica"/>
                <w:sz w:val="22"/>
                <w:szCs w:val="22"/>
              </w:rPr>
            </w:pPr>
            <w:r w:rsidRPr="00B103BF">
              <w:rPr>
                <w:rFonts w:ascii="Helvetica" w:hAnsi="Helvetica" w:cs="Helvetica"/>
                <w:sz w:val="22"/>
                <w:szCs w:val="22"/>
              </w:rPr>
              <w:t>What can you say to customers when providing a farewell?</w:t>
            </w:r>
          </w:p>
        </w:tc>
        <w:tc>
          <w:tcPr>
            <w:tcW w:w="725" w:type="dxa"/>
          </w:tcPr>
          <w:p w:rsidR="00595843" w:rsidRPr="00B103BF" w:rsidRDefault="00595843" w:rsidP="00C07571">
            <w:pPr>
              <w:pStyle w:val="Checkbox"/>
              <w:ind w:left="473" w:hanging="360"/>
              <w:rPr>
                <w:rFonts w:cs="Helvetica"/>
                <w:lang w:val="en-AU"/>
              </w:rPr>
            </w:pPr>
          </w:p>
        </w:tc>
        <w:tc>
          <w:tcPr>
            <w:tcW w:w="726" w:type="dxa"/>
          </w:tcPr>
          <w:p w:rsidR="00595843" w:rsidRPr="00B103BF" w:rsidRDefault="00595843" w:rsidP="00C07571">
            <w:pPr>
              <w:pStyle w:val="Checkbox"/>
              <w:ind w:left="473" w:hanging="360"/>
              <w:rPr>
                <w:rFonts w:cs="Helvetica"/>
                <w:lang w:val="en-AU"/>
              </w:rPr>
            </w:pPr>
          </w:p>
        </w:tc>
      </w:tr>
      <w:tr w:rsidR="00595843" w:rsidRPr="00B103BF" w:rsidTr="00686E8C">
        <w:trPr>
          <w:trHeight w:val="3969"/>
        </w:trPr>
        <w:tc>
          <w:tcPr>
            <w:tcW w:w="7763" w:type="dxa"/>
          </w:tcPr>
          <w:p w:rsidR="00595843" w:rsidRPr="00B103BF" w:rsidRDefault="00595843" w:rsidP="000F7661">
            <w:pPr>
              <w:numPr>
                <w:ilvl w:val="0"/>
                <w:numId w:val="3"/>
              </w:numPr>
              <w:spacing w:before="80" w:after="120"/>
              <w:rPr>
                <w:rFonts w:ascii="Helvetica" w:hAnsi="Helvetica" w:cs="Helvetica"/>
                <w:sz w:val="22"/>
                <w:szCs w:val="22"/>
              </w:rPr>
            </w:pPr>
            <w:r w:rsidRPr="00B103BF">
              <w:rPr>
                <w:rFonts w:ascii="Helvetica" w:hAnsi="Helvetica" w:cs="Helvetica"/>
                <w:sz w:val="22"/>
                <w:szCs w:val="22"/>
              </w:rPr>
              <w:t>What types of equipment need to be cleaned and stored at the end of a shift?</w:t>
            </w:r>
          </w:p>
        </w:tc>
        <w:tc>
          <w:tcPr>
            <w:tcW w:w="725" w:type="dxa"/>
          </w:tcPr>
          <w:p w:rsidR="00595843" w:rsidRPr="00B103BF" w:rsidRDefault="00595843" w:rsidP="00C07571">
            <w:pPr>
              <w:pStyle w:val="Checkbox"/>
              <w:ind w:left="473" w:hanging="360"/>
              <w:rPr>
                <w:rFonts w:cs="Helvetica"/>
                <w:lang w:val="en-AU"/>
              </w:rPr>
            </w:pPr>
          </w:p>
        </w:tc>
        <w:tc>
          <w:tcPr>
            <w:tcW w:w="726" w:type="dxa"/>
          </w:tcPr>
          <w:p w:rsidR="00595843" w:rsidRPr="00B103BF" w:rsidRDefault="00595843" w:rsidP="00C07571">
            <w:pPr>
              <w:pStyle w:val="Checkbox"/>
              <w:ind w:left="473" w:hanging="360"/>
              <w:rPr>
                <w:rFonts w:cs="Helvetica"/>
                <w:lang w:val="en-AU"/>
              </w:rPr>
            </w:pPr>
          </w:p>
        </w:tc>
      </w:tr>
      <w:tr w:rsidR="00595843" w:rsidRPr="00B103BF" w:rsidTr="00686E8C">
        <w:trPr>
          <w:trHeight w:val="3969"/>
        </w:trPr>
        <w:tc>
          <w:tcPr>
            <w:tcW w:w="7763" w:type="dxa"/>
          </w:tcPr>
          <w:p w:rsidR="00595843" w:rsidRPr="00B103BF" w:rsidRDefault="00595843" w:rsidP="000F7661">
            <w:pPr>
              <w:numPr>
                <w:ilvl w:val="0"/>
                <w:numId w:val="3"/>
              </w:numPr>
              <w:spacing w:before="80" w:after="120"/>
              <w:rPr>
                <w:rFonts w:ascii="Helvetica" w:hAnsi="Helvetica" w:cs="Helvetica"/>
                <w:sz w:val="22"/>
                <w:szCs w:val="22"/>
              </w:rPr>
            </w:pPr>
            <w:r w:rsidRPr="00B103BF">
              <w:rPr>
                <w:rFonts w:ascii="Helvetica" w:hAnsi="Helvetica" w:cs="Helvetica"/>
                <w:sz w:val="22"/>
                <w:szCs w:val="22"/>
              </w:rPr>
              <w:t>Why is it important to check and count linen at the end of the shift?</w:t>
            </w:r>
          </w:p>
        </w:tc>
        <w:tc>
          <w:tcPr>
            <w:tcW w:w="725" w:type="dxa"/>
          </w:tcPr>
          <w:p w:rsidR="00595843" w:rsidRPr="00B103BF" w:rsidRDefault="00595843" w:rsidP="00C07571">
            <w:pPr>
              <w:pStyle w:val="Checkbox"/>
              <w:ind w:left="473" w:hanging="360"/>
              <w:rPr>
                <w:rFonts w:cs="Helvetica"/>
                <w:lang w:val="en-AU"/>
              </w:rPr>
            </w:pPr>
          </w:p>
        </w:tc>
        <w:tc>
          <w:tcPr>
            <w:tcW w:w="726" w:type="dxa"/>
          </w:tcPr>
          <w:p w:rsidR="00595843" w:rsidRPr="00B103BF" w:rsidRDefault="00595843" w:rsidP="00C07571">
            <w:pPr>
              <w:pStyle w:val="Checkbox"/>
              <w:ind w:left="473" w:hanging="360"/>
              <w:rPr>
                <w:rFonts w:cs="Helvetica"/>
                <w:lang w:val="en-AU"/>
              </w:rPr>
            </w:pPr>
          </w:p>
        </w:tc>
      </w:tr>
      <w:tr w:rsidR="00595843" w:rsidRPr="00B103BF" w:rsidTr="00686E8C">
        <w:trPr>
          <w:trHeight w:val="3969"/>
        </w:trPr>
        <w:tc>
          <w:tcPr>
            <w:tcW w:w="7763" w:type="dxa"/>
          </w:tcPr>
          <w:p w:rsidR="00595843" w:rsidRPr="00B103BF" w:rsidRDefault="00595843" w:rsidP="000F7661">
            <w:pPr>
              <w:numPr>
                <w:ilvl w:val="0"/>
                <w:numId w:val="3"/>
              </w:numPr>
              <w:spacing w:before="80" w:after="120"/>
              <w:rPr>
                <w:rFonts w:ascii="Helvetica" w:hAnsi="Helvetica" w:cs="Helvetica"/>
                <w:sz w:val="22"/>
                <w:szCs w:val="22"/>
              </w:rPr>
            </w:pPr>
            <w:r w:rsidRPr="00B103BF">
              <w:rPr>
                <w:rFonts w:ascii="Helvetica" w:hAnsi="Helvetica" w:cs="Helvetica"/>
                <w:sz w:val="22"/>
                <w:szCs w:val="22"/>
              </w:rPr>
              <w:t>Describe the process of reordering stock items.</w:t>
            </w:r>
          </w:p>
        </w:tc>
        <w:tc>
          <w:tcPr>
            <w:tcW w:w="725" w:type="dxa"/>
          </w:tcPr>
          <w:p w:rsidR="00595843" w:rsidRPr="00B103BF" w:rsidRDefault="00595843" w:rsidP="00C07571">
            <w:pPr>
              <w:pStyle w:val="Checkbox"/>
              <w:ind w:left="473" w:hanging="360"/>
              <w:rPr>
                <w:rFonts w:cs="Helvetica"/>
                <w:lang w:val="en-AU"/>
              </w:rPr>
            </w:pPr>
          </w:p>
        </w:tc>
        <w:tc>
          <w:tcPr>
            <w:tcW w:w="726" w:type="dxa"/>
          </w:tcPr>
          <w:p w:rsidR="00595843" w:rsidRPr="00B103BF" w:rsidRDefault="00595843" w:rsidP="00C07571">
            <w:pPr>
              <w:pStyle w:val="Checkbox"/>
              <w:ind w:left="473" w:hanging="360"/>
              <w:rPr>
                <w:rFonts w:cs="Helvetica"/>
                <w:lang w:val="en-AU"/>
              </w:rPr>
            </w:pPr>
          </w:p>
        </w:tc>
      </w:tr>
      <w:tr w:rsidR="00595843" w:rsidRPr="00B103BF" w:rsidTr="00686E8C">
        <w:trPr>
          <w:trHeight w:val="3969"/>
        </w:trPr>
        <w:tc>
          <w:tcPr>
            <w:tcW w:w="7763" w:type="dxa"/>
          </w:tcPr>
          <w:p w:rsidR="00595843" w:rsidRPr="00B103BF" w:rsidRDefault="00595843" w:rsidP="000F7661">
            <w:pPr>
              <w:numPr>
                <w:ilvl w:val="0"/>
                <w:numId w:val="3"/>
              </w:numPr>
              <w:spacing w:before="80" w:after="120"/>
              <w:rPr>
                <w:rFonts w:ascii="Helvetica" w:hAnsi="Helvetica" w:cs="Helvetica"/>
                <w:sz w:val="22"/>
                <w:szCs w:val="22"/>
              </w:rPr>
            </w:pPr>
            <w:r w:rsidRPr="00B103BF">
              <w:rPr>
                <w:rFonts w:ascii="Helvetica" w:hAnsi="Helvetica" w:cs="Helvetica"/>
                <w:sz w:val="22"/>
                <w:szCs w:val="22"/>
              </w:rPr>
              <w:t>What are possible ways to dispose of leftover food?</w:t>
            </w:r>
          </w:p>
        </w:tc>
        <w:tc>
          <w:tcPr>
            <w:tcW w:w="725" w:type="dxa"/>
          </w:tcPr>
          <w:p w:rsidR="00595843" w:rsidRPr="00B103BF" w:rsidRDefault="00595843" w:rsidP="00C07571">
            <w:pPr>
              <w:pStyle w:val="Checkbox"/>
              <w:ind w:left="473" w:hanging="360"/>
              <w:rPr>
                <w:rFonts w:cs="Helvetica"/>
                <w:lang w:val="en-AU"/>
              </w:rPr>
            </w:pPr>
          </w:p>
        </w:tc>
        <w:tc>
          <w:tcPr>
            <w:tcW w:w="726" w:type="dxa"/>
          </w:tcPr>
          <w:p w:rsidR="00595843" w:rsidRPr="00B103BF" w:rsidRDefault="00595843" w:rsidP="00C07571">
            <w:pPr>
              <w:pStyle w:val="Checkbox"/>
              <w:ind w:left="473" w:hanging="360"/>
              <w:rPr>
                <w:rFonts w:cs="Helvetica"/>
                <w:lang w:val="en-AU"/>
              </w:rPr>
            </w:pPr>
          </w:p>
        </w:tc>
      </w:tr>
      <w:tr w:rsidR="00595843" w:rsidRPr="00B103BF" w:rsidTr="00686E8C">
        <w:trPr>
          <w:trHeight w:val="3969"/>
        </w:trPr>
        <w:tc>
          <w:tcPr>
            <w:tcW w:w="7763" w:type="dxa"/>
          </w:tcPr>
          <w:p w:rsidR="00595843" w:rsidRPr="00B103BF" w:rsidRDefault="00595843" w:rsidP="000F7661">
            <w:pPr>
              <w:numPr>
                <w:ilvl w:val="0"/>
                <w:numId w:val="3"/>
              </w:numPr>
              <w:spacing w:before="80" w:after="120"/>
              <w:rPr>
                <w:rFonts w:ascii="Helvetica" w:hAnsi="Helvetica" w:cs="Helvetica"/>
                <w:sz w:val="22"/>
                <w:szCs w:val="22"/>
              </w:rPr>
            </w:pPr>
            <w:r w:rsidRPr="00B103BF">
              <w:rPr>
                <w:rFonts w:ascii="Helvetica" w:hAnsi="Helvetica" w:cs="Helvetica"/>
                <w:sz w:val="22"/>
                <w:szCs w:val="22"/>
              </w:rPr>
              <w:t>What are ways to maintain a clean and hygienic work place?</w:t>
            </w:r>
          </w:p>
        </w:tc>
        <w:tc>
          <w:tcPr>
            <w:tcW w:w="725" w:type="dxa"/>
          </w:tcPr>
          <w:p w:rsidR="00595843" w:rsidRPr="00B103BF" w:rsidRDefault="00595843" w:rsidP="00C07571">
            <w:pPr>
              <w:pStyle w:val="Checkbox"/>
              <w:ind w:left="473" w:hanging="360"/>
              <w:rPr>
                <w:rFonts w:cs="Helvetica"/>
                <w:lang w:val="en-AU"/>
              </w:rPr>
            </w:pPr>
          </w:p>
        </w:tc>
        <w:tc>
          <w:tcPr>
            <w:tcW w:w="726" w:type="dxa"/>
          </w:tcPr>
          <w:p w:rsidR="00595843" w:rsidRPr="00B103BF" w:rsidRDefault="00595843" w:rsidP="00C07571">
            <w:pPr>
              <w:pStyle w:val="Checkbox"/>
              <w:ind w:left="473" w:hanging="360"/>
              <w:rPr>
                <w:rFonts w:cs="Helvetica"/>
                <w:lang w:val="en-AU"/>
              </w:rPr>
            </w:pPr>
          </w:p>
        </w:tc>
      </w:tr>
      <w:tr w:rsidR="00595843" w:rsidRPr="00B103BF" w:rsidTr="00686E8C">
        <w:trPr>
          <w:trHeight w:val="3969"/>
        </w:trPr>
        <w:tc>
          <w:tcPr>
            <w:tcW w:w="7763" w:type="dxa"/>
          </w:tcPr>
          <w:p w:rsidR="00595843" w:rsidRPr="00B103BF" w:rsidRDefault="00595843" w:rsidP="000F7661">
            <w:pPr>
              <w:numPr>
                <w:ilvl w:val="0"/>
                <w:numId w:val="3"/>
              </w:numPr>
              <w:spacing w:before="80" w:after="120"/>
              <w:rPr>
                <w:rFonts w:ascii="Helvetica" w:hAnsi="Helvetica" w:cs="Helvetica"/>
                <w:sz w:val="22"/>
                <w:szCs w:val="22"/>
              </w:rPr>
            </w:pPr>
            <w:r w:rsidRPr="00B103BF">
              <w:rPr>
                <w:rFonts w:ascii="Helvetica" w:hAnsi="Helvetica" w:cs="Helvetica"/>
                <w:sz w:val="22"/>
                <w:szCs w:val="22"/>
              </w:rPr>
              <w:t>What is the importance of having a debrief session at the end of a shift?</w:t>
            </w:r>
          </w:p>
        </w:tc>
        <w:tc>
          <w:tcPr>
            <w:tcW w:w="725" w:type="dxa"/>
          </w:tcPr>
          <w:p w:rsidR="00595843" w:rsidRPr="00B103BF" w:rsidRDefault="00595843" w:rsidP="00C07571">
            <w:pPr>
              <w:pStyle w:val="Checkbox"/>
              <w:ind w:left="473" w:hanging="360"/>
              <w:rPr>
                <w:rFonts w:cs="Helvetica"/>
                <w:lang w:val="en-AU"/>
              </w:rPr>
            </w:pPr>
          </w:p>
        </w:tc>
        <w:tc>
          <w:tcPr>
            <w:tcW w:w="726" w:type="dxa"/>
          </w:tcPr>
          <w:p w:rsidR="00595843" w:rsidRPr="00B103BF" w:rsidRDefault="00595843" w:rsidP="00C07571">
            <w:pPr>
              <w:pStyle w:val="Checkbox"/>
              <w:ind w:left="473" w:hanging="360"/>
              <w:rPr>
                <w:rFonts w:cs="Helvetica"/>
                <w:lang w:val="en-AU"/>
              </w:rPr>
            </w:pPr>
          </w:p>
        </w:tc>
      </w:tr>
      <w:tr w:rsidR="00595843" w:rsidRPr="00B103BF" w:rsidTr="00686E8C">
        <w:trPr>
          <w:trHeight w:val="3969"/>
        </w:trPr>
        <w:tc>
          <w:tcPr>
            <w:tcW w:w="7763" w:type="dxa"/>
          </w:tcPr>
          <w:p w:rsidR="00595843" w:rsidRPr="00B103BF" w:rsidRDefault="00595843" w:rsidP="000F7661">
            <w:pPr>
              <w:numPr>
                <w:ilvl w:val="0"/>
                <w:numId w:val="3"/>
              </w:numPr>
              <w:spacing w:before="80" w:after="120"/>
              <w:rPr>
                <w:rFonts w:ascii="Helvetica" w:hAnsi="Helvetica" w:cs="Helvetica"/>
                <w:sz w:val="22"/>
                <w:szCs w:val="22"/>
              </w:rPr>
            </w:pPr>
            <w:r w:rsidRPr="00B103BF">
              <w:rPr>
                <w:rFonts w:ascii="Helvetica" w:hAnsi="Helvetica" w:cs="Helvetica"/>
                <w:sz w:val="22"/>
                <w:szCs w:val="22"/>
              </w:rPr>
              <w:t>Who normally attends a ‘handover’ at the end of a shift?</w:t>
            </w:r>
          </w:p>
        </w:tc>
        <w:tc>
          <w:tcPr>
            <w:tcW w:w="725" w:type="dxa"/>
          </w:tcPr>
          <w:p w:rsidR="00595843" w:rsidRPr="00B103BF" w:rsidRDefault="00595843" w:rsidP="00C07571">
            <w:pPr>
              <w:pStyle w:val="Checkbox"/>
              <w:ind w:left="473" w:hanging="360"/>
              <w:rPr>
                <w:rFonts w:cs="Helvetica"/>
                <w:lang w:val="en-AU"/>
              </w:rPr>
            </w:pPr>
          </w:p>
        </w:tc>
        <w:tc>
          <w:tcPr>
            <w:tcW w:w="726" w:type="dxa"/>
          </w:tcPr>
          <w:p w:rsidR="00595843" w:rsidRPr="00B103BF" w:rsidRDefault="00595843" w:rsidP="00C07571">
            <w:pPr>
              <w:pStyle w:val="Checkbox"/>
              <w:ind w:left="473" w:hanging="360"/>
              <w:rPr>
                <w:rFonts w:cs="Helvetica"/>
                <w:lang w:val="en-AU"/>
              </w:rPr>
            </w:pPr>
          </w:p>
        </w:tc>
      </w:tr>
    </w:tbl>
    <w:p w:rsidR="00213C0A" w:rsidRPr="00B103BF" w:rsidRDefault="00213C0A" w:rsidP="00753ECF">
      <w:pPr>
        <w:pStyle w:val="TableText"/>
        <w:rPr>
          <w:rFonts w:cs="Helvetica"/>
        </w:rPr>
      </w:pPr>
    </w:p>
    <w:p w:rsidR="00213C0A" w:rsidRPr="00B103BF" w:rsidRDefault="00213C0A">
      <w:pPr>
        <w:rPr>
          <w:rFonts w:ascii="Helvetica" w:eastAsia="Times New Roman" w:hAnsi="Helvetica" w:cs="Helvetica"/>
          <w:szCs w:val="20"/>
        </w:rPr>
      </w:pPr>
      <w:r w:rsidRPr="00B103BF">
        <w:rPr>
          <w:rFonts w:ascii="Helvetica" w:hAnsi="Helvetica" w:cs="Helvetica"/>
        </w:rPr>
        <w:br w:type="page"/>
      </w:r>
    </w:p>
    <w:p w:rsidR="00CA32E3" w:rsidRPr="00B103BF" w:rsidRDefault="00CA32E3" w:rsidP="00753ECF">
      <w:pPr>
        <w:pStyle w:val="TableText"/>
        <w:rPr>
          <w:rFonts w:cs="Helvetica"/>
        </w:rPr>
      </w:pPr>
    </w:p>
    <w:p w:rsidR="00213C0A" w:rsidRPr="00B103BF" w:rsidRDefault="00213C0A" w:rsidP="00753ECF">
      <w:pPr>
        <w:pStyle w:val="TableText"/>
        <w:rPr>
          <w:rFonts w:cs="Helvetica"/>
        </w:rPr>
        <w:sectPr w:rsidR="00213C0A" w:rsidRPr="00B103BF" w:rsidSect="00C07A74">
          <w:headerReference w:type="even" r:id="rId28"/>
          <w:headerReference w:type="default" r:id="rId29"/>
          <w:footerReference w:type="even" r:id="rId30"/>
          <w:footerReference w:type="default" r:id="rId31"/>
          <w:pgSz w:w="11906" w:h="16838"/>
          <w:pgMar w:top="1440" w:right="1440" w:bottom="1440" w:left="1440" w:header="708" w:footer="257" w:gutter="0"/>
          <w:cols w:space="708"/>
          <w:docGrid w:linePitch="360"/>
        </w:sectPr>
      </w:pPr>
    </w:p>
    <w:p w:rsidR="006D69DB" w:rsidRPr="00B103BF" w:rsidRDefault="006D69DB" w:rsidP="006D69DB">
      <w:pPr>
        <w:pStyle w:val="Heading1"/>
        <w:rPr>
          <w:rFonts w:cs="Helvetica"/>
          <w:lang w:val="en-AU"/>
        </w:rPr>
      </w:pPr>
      <w:bookmarkStart w:id="15" w:name="_Toc353540684"/>
      <w:r w:rsidRPr="00B103BF">
        <w:rPr>
          <w:rFonts w:cs="Helvetica"/>
          <w:lang w:val="en-AU"/>
        </w:rPr>
        <w:t>Written Questions</w:t>
      </w:r>
      <w:bookmarkEnd w:id="15"/>
    </w:p>
    <w:p w:rsidR="00B378C2" w:rsidRPr="00B103BF" w:rsidRDefault="00CC077A" w:rsidP="00743DD4">
      <w:pPr>
        <w:pStyle w:val="Heading3"/>
        <w:rPr>
          <w:rFonts w:cs="Helvetica"/>
          <w:lang w:eastAsia="en-US"/>
        </w:rPr>
      </w:pPr>
      <w:r>
        <w:fldChar w:fldCharType="begin"/>
      </w:r>
      <w:r>
        <w:instrText xml:space="preserve"> REF  UnitName  \* MERGEFORMAT </w:instrText>
      </w:r>
      <w:r>
        <w:fldChar w:fldCharType="separate"/>
      </w:r>
      <w:sdt>
        <w:sdtPr>
          <w:rPr>
            <w:rFonts w:cs="Helvetica"/>
          </w:rPr>
          <w:alias w:val="Unit Name"/>
          <w:tag w:val="Unit Name"/>
          <w:id w:val="8008965"/>
          <w:placeholder>
            <w:docPart w:val="718D1530166240BDBD52A23B478A306D"/>
          </w:placeholder>
        </w:sdtPr>
        <w:sdtEndPr/>
        <w:sdtContent>
          <w:r w:rsidR="002B0157" w:rsidRPr="002B0157">
            <w:rPr>
              <w:rFonts w:cs="Helvetica"/>
            </w:rPr>
            <w:t xml:space="preserve">Provide Food </w:t>
          </w:r>
          <w:r w:rsidR="002B0157" w:rsidRPr="00B103BF">
            <w:rPr>
              <w:rFonts w:eastAsia="Times New Roman" w:cs="Helvetica"/>
              <w:kern w:val="28"/>
              <w:lang w:eastAsia="en-US"/>
            </w:rPr>
            <w:t>and Beverage Services</w:t>
          </w:r>
        </w:sdtContent>
      </w:sdt>
      <w:r>
        <w:rPr>
          <w:rFonts w:cs="Helvetica"/>
        </w:rPr>
        <w:fldChar w:fldCharType="end"/>
      </w:r>
      <w:r w:rsidR="00B378C2" w:rsidRPr="00B103BF">
        <w:rPr>
          <w:rFonts w:cs="Helvetica"/>
          <w:lang w:eastAsia="en-US"/>
        </w:rPr>
        <w:t xml:space="preserve"> –</w:t>
      </w:r>
      <w:r w:rsidR="00743DD4" w:rsidRPr="00B103BF">
        <w:rPr>
          <w:rFonts w:cs="Helvetica"/>
          <w:lang w:eastAsia="en-US"/>
        </w:rPr>
        <w:t xml:space="preserve"> </w:t>
      </w:r>
      <w:r w:rsidR="006E5782" w:rsidRPr="00B103BF">
        <w:rPr>
          <w:rFonts w:cs="Helvetica"/>
        </w:rPr>
        <w:t>D1.HBS.CL5.12</w:t>
      </w:r>
    </w:p>
    <w:p w:rsidR="006D69DB" w:rsidRPr="00B103BF" w:rsidRDefault="006D69DB" w:rsidP="006D69DB">
      <w:pPr>
        <w:pStyle w:val="BodyCopy"/>
        <w:spacing w:after="360"/>
        <w:rPr>
          <w:rFonts w:cs="Helvetica"/>
          <w:b/>
          <w:lang w:val="en-AU"/>
        </w:rPr>
      </w:pPr>
      <w:r w:rsidRPr="00B103BF">
        <w:rPr>
          <w:rFonts w:cs="Helvetica"/>
          <w:b/>
          <w:lang w:val="en-AU"/>
        </w:rPr>
        <w:t>Student Name: ____________________________________________________________</w:t>
      </w:r>
    </w:p>
    <w:p w:rsidR="006D69DB" w:rsidRPr="00B103BF" w:rsidRDefault="006D69DB" w:rsidP="006D69DB">
      <w:pPr>
        <w:pStyle w:val="BodyCopy"/>
        <w:rPr>
          <w:rFonts w:cs="Helvetica"/>
          <w:lang w:val="en-AU"/>
        </w:rPr>
      </w:pPr>
      <w:r w:rsidRPr="00B103BF">
        <w:rPr>
          <w:rFonts w:cs="Helvetica"/>
          <w:lang w:val="en-AU"/>
        </w:rPr>
        <w:t>Answer all the following questions and submit to your Trainer.</w:t>
      </w:r>
    </w:p>
    <w:p w:rsidR="00745157" w:rsidRPr="00B103BF" w:rsidRDefault="00745157" w:rsidP="00745157">
      <w:pPr>
        <w:pStyle w:val="ActivityNumbered"/>
        <w:rPr>
          <w:rFonts w:cs="Helvetica"/>
          <w:lang w:val="en-AU"/>
        </w:rPr>
      </w:pPr>
      <w:r w:rsidRPr="00B103BF">
        <w:rPr>
          <w:rFonts w:cs="Helvetica"/>
          <w:szCs w:val="22"/>
          <w:lang w:val="en-AU"/>
        </w:rPr>
        <w:t xml:space="preserve">Checking reservations is an important part of understanding trade for the day. </w:t>
      </w:r>
      <w:ins w:id="16" w:author=" " w:date="2013-12-01T10:38:00Z">
        <w:r w:rsidR="001D2FD2">
          <w:rPr>
            <w:rFonts w:cs="Helvetica"/>
            <w:szCs w:val="22"/>
            <w:lang w:val="en-AU"/>
          </w:rPr>
          <w:t xml:space="preserve">Name five pieces of </w:t>
        </w:r>
      </w:ins>
      <w:del w:id="17" w:author=" " w:date="2013-12-01T10:38:00Z">
        <w:r w:rsidRPr="00B103BF" w:rsidDel="001D2FD2">
          <w:rPr>
            <w:rFonts w:cs="Helvetica"/>
            <w:szCs w:val="22"/>
            <w:lang w:val="en-AU"/>
          </w:rPr>
          <w:delText xml:space="preserve">What </w:delText>
        </w:r>
      </w:del>
      <w:r w:rsidRPr="00B103BF">
        <w:rPr>
          <w:rFonts w:cs="Helvetica"/>
          <w:szCs w:val="22"/>
          <w:lang w:val="en-AU"/>
        </w:rPr>
        <w:t xml:space="preserve">information </w:t>
      </w:r>
      <w:del w:id="18" w:author=" " w:date="2013-12-01T10:38:00Z">
        <w:r w:rsidRPr="00B103BF" w:rsidDel="001D2FD2">
          <w:rPr>
            <w:rFonts w:cs="Helvetica"/>
            <w:szCs w:val="22"/>
            <w:lang w:val="en-AU"/>
          </w:rPr>
          <w:delText xml:space="preserve">do </w:delText>
        </w:r>
      </w:del>
      <w:r w:rsidRPr="00B103BF">
        <w:rPr>
          <w:rFonts w:cs="Helvetica"/>
          <w:szCs w:val="22"/>
          <w:lang w:val="en-AU"/>
        </w:rPr>
        <w:t xml:space="preserve">you </w:t>
      </w:r>
      <w:del w:id="19" w:author=" " w:date="2013-12-01T10:38:00Z">
        <w:r w:rsidRPr="00B103BF" w:rsidDel="001D2FD2">
          <w:rPr>
            <w:rFonts w:cs="Helvetica"/>
            <w:szCs w:val="22"/>
            <w:lang w:val="en-AU"/>
          </w:rPr>
          <w:delText xml:space="preserve">want to </w:delText>
        </w:r>
      </w:del>
      <w:ins w:id="20" w:author=" " w:date="2013-12-01T10:38:00Z">
        <w:r w:rsidR="001D2FD2">
          <w:rPr>
            <w:rFonts w:cs="Helvetica"/>
            <w:szCs w:val="22"/>
            <w:lang w:val="en-AU"/>
          </w:rPr>
          <w:t xml:space="preserve">should </w:t>
        </w:r>
      </w:ins>
      <w:r w:rsidRPr="00B103BF">
        <w:rPr>
          <w:rFonts w:cs="Helvetica"/>
          <w:szCs w:val="22"/>
          <w:lang w:val="en-AU"/>
        </w:rPr>
        <w:t>check in relation to reservations</w:t>
      </w:r>
      <w:del w:id="21" w:author=" " w:date="2013-12-01T10:38:00Z">
        <w:r w:rsidRPr="00B103BF" w:rsidDel="001D2FD2">
          <w:rPr>
            <w:rFonts w:cs="Helvetica"/>
            <w:szCs w:val="22"/>
            <w:lang w:val="en-AU"/>
          </w:rPr>
          <w:delText>?</w:delText>
        </w:r>
      </w:del>
      <w:ins w:id="22" w:author=" " w:date="2013-12-01T10:38:00Z">
        <w:r w:rsidR="001D2FD2">
          <w:rPr>
            <w:rFonts w:cs="Helvetica"/>
            <w:szCs w:val="22"/>
            <w:lang w:val="en-AU"/>
          </w:rPr>
          <w:t>.</w:t>
        </w:r>
      </w:ins>
      <w:r w:rsidRPr="00B103BF">
        <w:rPr>
          <w:rFonts w:cs="Helvetica"/>
          <w:lang w:val="en-AU"/>
        </w:rPr>
        <w:t xml:space="preserve"> </w:t>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1D2FD2" w:rsidP="00745157">
      <w:pPr>
        <w:pStyle w:val="ActivityNumbered"/>
        <w:rPr>
          <w:rFonts w:cs="Helvetica"/>
          <w:lang w:val="en-AU"/>
        </w:rPr>
      </w:pPr>
      <w:ins w:id="23" w:author=" " w:date="2013-12-01T10:40:00Z">
        <w:r>
          <w:rPr>
            <w:rFonts w:cs="Helvetica"/>
            <w:szCs w:val="22"/>
            <w:lang w:val="en-AU"/>
          </w:rPr>
          <w:t xml:space="preserve">Name </w:t>
        </w:r>
      </w:ins>
      <w:del w:id="24" w:author=" " w:date="2013-12-01T10:40:00Z">
        <w:r w:rsidR="00745157" w:rsidRPr="00B103BF" w:rsidDel="001D2FD2">
          <w:rPr>
            <w:rFonts w:cs="Helvetica"/>
            <w:szCs w:val="22"/>
            <w:lang w:val="en-AU"/>
          </w:rPr>
          <w:delText xml:space="preserve">What are some </w:delText>
        </w:r>
      </w:del>
      <w:ins w:id="25" w:author=" " w:date="2013-12-01T10:40:00Z">
        <w:r>
          <w:rPr>
            <w:rFonts w:cs="Helvetica"/>
            <w:szCs w:val="22"/>
            <w:lang w:val="en-AU"/>
          </w:rPr>
          <w:t xml:space="preserve">five factors that </w:t>
        </w:r>
      </w:ins>
      <w:del w:id="26" w:author=" " w:date="2013-12-01T10:40:00Z">
        <w:r w:rsidR="00745157" w:rsidRPr="00B103BF" w:rsidDel="001D2FD2">
          <w:rPr>
            <w:rFonts w:cs="Helvetica"/>
            <w:szCs w:val="22"/>
            <w:lang w:val="en-AU"/>
          </w:rPr>
          <w:delText xml:space="preserve">limitations on </w:delText>
        </w:r>
      </w:del>
      <w:ins w:id="27" w:author=" " w:date="2013-12-01T10:40:00Z">
        <w:r>
          <w:rPr>
            <w:rFonts w:cs="Helvetica"/>
            <w:szCs w:val="22"/>
            <w:lang w:val="en-AU"/>
          </w:rPr>
          <w:t xml:space="preserve">limit </w:t>
        </w:r>
      </w:ins>
      <w:r w:rsidR="00745157" w:rsidRPr="00B103BF">
        <w:rPr>
          <w:rFonts w:cs="Helvetica"/>
          <w:szCs w:val="22"/>
          <w:lang w:val="en-AU"/>
        </w:rPr>
        <w:t>service</w:t>
      </w:r>
      <w:del w:id="28" w:author=" " w:date="2013-12-01T10:40:00Z">
        <w:r w:rsidR="00745157" w:rsidRPr="00B103BF" w:rsidDel="001D2FD2">
          <w:rPr>
            <w:rFonts w:cs="Helvetica"/>
            <w:szCs w:val="22"/>
            <w:lang w:val="en-AU"/>
          </w:rPr>
          <w:delText>?</w:delText>
        </w:r>
      </w:del>
      <w:ins w:id="29" w:author=" " w:date="2013-12-01T10:40:00Z">
        <w:r>
          <w:rPr>
            <w:rFonts w:cs="Helvetica"/>
            <w:szCs w:val="22"/>
            <w:lang w:val="en-AU"/>
          </w:rPr>
          <w:t>.</w:t>
        </w:r>
      </w:ins>
      <w:r w:rsidR="00745157" w:rsidRPr="00B103BF">
        <w:rPr>
          <w:rFonts w:cs="Helvetica"/>
          <w:lang w:val="en-AU"/>
        </w:rPr>
        <w:t xml:space="preserve"> </w:t>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Numbered"/>
        <w:rPr>
          <w:rFonts w:cs="Helvetica"/>
          <w:lang w:val="en-AU"/>
        </w:rPr>
      </w:pPr>
      <w:r w:rsidRPr="00B103BF">
        <w:rPr>
          <w:rFonts w:cs="Helvetica"/>
          <w:szCs w:val="22"/>
          <w:lang w:val="en-AU"/>
        </w:rPr>
        <w:t xml:space="preserve">Before the commencement of service, </w:t>
      </w:r>
      <w:ins w:id="30" w:author=" " w:date="2013-12-01T10:42:00Z">
        <w:r w:rsidR="001D2FD2">
          <w:rPr>
            <w:rFonts w:cs="Helvetica"/>
            <w:szCs w:val="22"/>
            <w:lang w:val="en-AU"/>
          </w:rPr>
          <w:t xml:space="preserve">name eight </w:t>
        </w:r>
      </w:ins>
      <w:del w:id="31" w:author=" " w:date="2013-12-01T10:42:00Z">
        <w:r w:rsidRPr="00B103BF" w:rsidDel="001D2FD2">
          <w:rPr>
            <w:rFonts w:cs="Helvetica"/>
            <w:szCs w:val="22"/>
            <w:lang w:val="en-AU"/>
          </w:rPr>
          <w:delText xml:space="preserve">what are some </w:delText>
        </w:r>
      </w:del>
      <w:r w:rsidRPr="00B103BF">
        <w:rPr>
          <w:rFonts w:cs="Helvetica"/>
          <w:szCs w:val="22"/>
          <w:lang w:val="en-AU"/>
        </w:rPr>
        <w:t xml:space="preserve">areas that need to be checked </w:t>
      </w:r>
      <w:r w:rsidRPr="00B103BF">
        <w:rPr>
          <w:rFonts w:cs="Helvetica"/>
          <w:color w:val="000000"/>
          <w:szCs w:val="22"/>
          <w:lang w:val="en-AU"/>
        </w:rPr>
        <w:t>for cleanliness</w:t>
      </w:r>
      <w:del w:id="32" w:author=" " w:date="2013-12-01T10:42:00Z">
        <w:r w:rsidRPr="00B103BF" w:rsidDel="001D2FD2">
          <w:rPr>
            <w:rFonts w:cs="Helvetica"/>
            <w:color w:val="000000"/>
            <w:szCs w:val="22"/>
            <w:lang w:val="en-AU"/>
          </w:rPr>
          <w:delText>?</w:delText>
        </w:r>
      </w:del>
      <w:ins w:id="33" w:author=" " w:date="2013-12-01T10:42:00Z">
        <w:r w:rsidR="001D2FD2">
          <w:rPr>
            <w:rFonts w:cs="Helvetica"/>
            <w:color w:val="000000"/>
            <w:szCs w:val="22"/>
            <w:lang w:val="en-AU"/>
          </w:rPr>
          <w:t>.</w:t>
        </w:r>
      </w:ins>
      <w:r w:rsidRPr="00B103BF">
        <w:rPr>
          <w:rFonts w:cs="Helvetica"/>
          <w:lang w:val="en-AU"/>
        </w:rPr>
        <w:t xml:space="preserve"> </w:t>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pPr>
        <w:rPr>
          <w:rFonts w:ascii="Helvetica" w:eastAsia="Calibri" w:hAnsi="Helvetica" w:cs="Helvetica"/>
          <w:b/>
          <w:lang w:eastAsia="ar-SA"/>
        </w:rPr>
      </w:pPr>
      <w:r w:rsidRPr="00B103BF">
        <w:rPr>
          <w:rFonts w:ascii="Helvetica" w:hAnsi="Helvetica" w:cs="Helvetica"/>
        </w:rPr>
        <w:br w:type="page"/>
      </w:r>
    </w:p>
    <w:p w:rsidR="00745157" w:rsidRPr="00B103BF" w:rsidRDefault="00745157" w:rsidP="00745157">
      <w:pPr>
        <w:pStyle w:val="ActivityNumbered"/>
        <w:rPr>
          <w:rFonts w:cs="Helvetica"/>
          <w:lang w:val="en-AU"/>
        </w:rPr>
      </w:pPr>
      <w:r w:rsidRPr="00B103BF">
        <w:rPr>
          <w:rFonts w:cs="Helvetica"/>
          <w:szCs w:val="22"/>
          <w:lang w:val="en-AU"/>
        </w:rPr>
        <w:t>What are different pieces of equipment that need to be checked and prepared before service?</w:t>
      </w:r>
      <w:r w:rsidRPr="00B103BF">
        <w:rPr>
          <w:rFonts w:cs="Helvetica"/>
          <w:lang w:val="en-AU"/>
        </w:rPr>
        <w:t xml:space="preserve"> </w:t>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1D2FD2" w:rsidP="00745157">
      <w:pPr>
        <w:pStyle w:val="ActivityNumbered"/>
        <w:rPr>
          <w:rFonts w:cs="Helvetica"/>
          <w:lang w:val="en-AU"/>
        </w:rPr>
      </w:pPr>
      <w:ins w:id="34" w:author=" " w:date="2013-12-01T10:45:00Z">
        <w:r>
          <w:rPr>
            <w:rFonts w:cs="Helvetica"/>
            <w:szCs w:val="22"/>
            <w:lang w:val="en-AU"/>
          </w:rPr>
          <w:t xml:space="preserve">Identify two key reasons </w:t>
        </w:r>
      </w:ins>
      <w:del w:id="35" w:author=" " w:date="2013-12-01T10:45:00Z">
        <w:r w:rsidR="00745157" w:rsidRPr="00B103BF" w:rsidDel="001D2FD2">
          <w:rPr>
            <w:rFonts w:cs="Helvetica"/>
            <w:szCs w:val="22"/>
            <w:lang w:val="en-AU"/>
          </w:rPr>
          <w:delText xml:space="preserve">Why is it </w:delText>
        </w:r>
      </w:del>
      <w:ins w:id="36" w:author=" " w:date="2013-12-01T10:45:00Z">
        <w:r>
          <w:rPr>
            <w:rFonts w:cs="Helvetica"/>
            <w:szCs w:val="22"/>
            <w:lang w:val="en-AU"/>
          </w:rPr>
          <w:t xml:space="preserve">it is </w:t>
        </w:r>
      </w:ins>
      <w:r w:rsidR="00745157" w:rsidRPr="00B103BF">
        <w:rPr>
          <w:rFonts w:cs="Helvetica"/>
          <w:szCs w:val="22"/>
          <w:lang w:val="en-AU"/>
        </w:rPr>
        <w:t>important to follow up and confirm reservations</w:t>
      </w:r>
      <w:ins w:id="37" w:author=" " w:date="2013-12-01T10:45:00Z">
        <w:r>
          <w:rPr>
            <w:rFonts w:cs="Helvetica"/>
            <w:szCs w:val="22"/>
            <w:lang w:val="en-AU"/>
          </w:rPr>
          <w:t>.</w:t>
        </w:r>
      </w:ins>
      <w:del w:id="38" w:author=" " w:date="2013-12-01T10:45:00Z">
        <w:r w:rsidR="00745157" w:rsidRPr="00B103BF" w:rsidDel="001D2FD2">
          <w:rPr>
            <w:rFonts w:cs="Helvetica"/>
            <w:szCs w:val="22"/>
            <w:lang w:val="en-AU"/>
          </w:rPr>
          <w:delText>?</w:delText>
        </w:r>
      </w:del>
      <w:r w:rsidR="00745157" w:rsidRPr="00B103BF">
        <w:rPr>
          <w:rFonts w:cs="Helvetica"/>
          <w:lang w:val="en-AU"/>
        </w:rPr>
        <w:t xml:space="preserve"> </w:t>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Numbered"/>
        <w:rPr>
          <w:rFonts w:cs="Helvetica"/>
          <w:lang w:val="en-AU"/>
        </w:rPr>
      </w:pPr>
      <w:r w:rsidRPr="00B103BF">
        <w:rPr>
          <w:rFonts w:cs="Helvetica"/>
          <w:szCs w:val="22"/>
          <w:lang w:val="en-AU"/>
        </w:rPr>
        <w:t xml:space="preserve">What is the </w:t>
      </w:r>
      <w:ins w:id="39" w:author=" " w:date="2013-12-01T10:48:00Z">
        <w:r w:rsidR="001D2FD2">
          <w:rPr>
            <w:rFonts w:cs="Helvetica"/>
            <w:szCs w:val="22"/>
            <w:lang w:val="en-AU"/>
          </w:rPr>
          <w:t xml:space="preserve">key </w:t>
        </w:r>
      </w:ins>
      <w:r w:rsidRPr="00B103BF">
        <w:rPr>
          <w:rFonts w:cs="Helvetica"/>
          <w:szCs w:val="22"/>
          <w:lang w:val="en-AU"/>
        </w:rPr>
        <w:t xml:space="preserve">difference between </w:t>
      </w:r>
      <w:ins w:id="40" w:author=" " w:date="2013-12-01T10:48:00Z">
        <w:r w:rsidR="001D2FD2">
          <w:rPr>
            <w:rFonts w:cs="Helvetica"/>
            <w:szCs w:val="22"/>
            <w:lang w:val="en-AU"/>
          </w:rPr>
          <w:t xml:space="preserve">an </w:t>
        </w:r>
      </w:ins>
      <w:r w:rsidRPr="00B103BF">
        <w:rPr>
          <w:rFonts w:cs="Helvetica"/>
          <w:szCs w:val="22"/>
          <w:lang w:val="en-AU"/>
        </w:rPr>
        <w:t>‘a la carte’ and ‘</w:t>
      </w:r>
      <w:del w:id="41" w:author=" " w:date="2013-12-01T10:47:00Z">
        <w:r w:rsidRPr="00B103BF" w:rsidDel="001D2FD2">
          <w:rPr>
            <w:rFonts w:cs="Helvetica"/>
            <w:szCs w:val="22"/>
            <w:lang w:val="en-AU"/>
          </w:rPr>
          <w:delText>table d’hôte</w:delText>
        </w:r>
      </w:del>
      <w:ins w:id="42" w:author=" " w:date="2013-12-01T10:47:00Z">
        <w:r w:rsidR="001D2FD2">
          <w:rPr>
            <w:rFonts w:cs="Helvetica"/>
            <w:szCs w:val="22"/>
            <w:lang w:val="en-AU"/>
          </w:rPr>
          <w:t>set</w:t>
        </w:r>
      </w:ins>
      <w:r w:rsidRPr="00B103BF">
        <w:rPr>
          <w:rFonts w:cs="Helvetica"/>
          <w:szCs w:val="22"/>
          <w:lang w:val="en-AU"/>
        </w:rPr>
        <w:t>’ menu?</w:t>
      </w:r>
      <w:r w:rsidRPr="00B103BF">
        <w:rPr>
          <w:rFonts w:cs="Helvetica"/>
          <w:lang w:val="en-AU"/>
        </w:rPr>
        <w:t xml:space="preserve"> </w:t>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Numbered"/>
        <w:rPr>
          <w:rFonts w:cs="Helvetica"/>
          <w:lang w:val="en-AU"/>
        </w:rPr>
      </w:pPr>
      <w:r w:rsidRPr="00B103BF">
        <w:rPr>
          <w:rFonts w:cs="Helvetica"/>
          <w:szCs w:val="22"/>
          <w:lang w:val="en-AU"/>
        </w:rPr>
        <w:t>What are different types of crockery and cutlery used in a restaurant?</w:t>
      </w:r>
      <w:r w:rsidRPr="00B103BF">
        <w:rPr>
          <w:rFonts w:cs="Helvetica"/>
          <w:lang w:val="en-AU"/>
        </w:rPr>
        <w:t xml:space="preserve"> </w:t>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pPr>
        <w:rPr>
          <w:rFonts w:ascii="Helvetica" w:eastAsia="Calibri" w:hAnsi="Helvetica" w:cs="Helvetica"/>
          <w:b/>
          <w:lang w:eastAsia="ar-SA"/>
        </w:rPr>
      </w:pPr>
      <w:r w:rsidRPr="00B103BF">
        <w:rPr>
          <w:rFonts w:ascii="Helvetica" w:hAnsi="Helvetica" w:cs="Helvetica"/>
        </w:rPr>
        <w:br w:type="page"/>
      </w:r>
    </w:p>
    <w:p w:rsidR="00745157" w:rsidRPr="00B103BF" w:rsidRDefault="009A51BD" w:rsidP="00745157">
      <w:pPr>
        <w:pStyle w:val="ActivityNumbered"/>
        <w:rPr>
          <w:rFonts w:cs="Helvetica"/>
          <w:lang w:val="en-AU"/>
        </w:rPr>
      </w:pPr>
      <w:ins w:id="43" w:author=" " w:date="2013-12-01T10:53:00Z">
        <w:r>
          <w:rPr>
            <w:rFonts w:cs="Helvetica"/>
            <w:szCs w:val="22"/>
            <w:lang w:val="en-AU"/>
          </w:rPr>
          <w:t xml:space="preserve">Name five common categories of </w:t>
        </w:r>
      </w:ins>
      <w:del w:id="44" w:author=" " w:date="2013-12-01T10:53:00Z">
        <w:r w:rsidR="00745157" w:rsidRPr="00B103BF" w:rsidDel="009A51BD">
          <w:rPr>
            <w:rFonts w:cs="Helvetica"/>
            <w:szCs w:val="22"/>
            <w:lang w:val="en-AU"/>
          </w:rPr>
          <w:delText xml:space="preserve">What are different types of </w:delText>
        </w:r>
      </w:del>
      <w:r w:rsidR="00745157" w:rsidRPr="00B103BF">
        <w:rPr>
          <w:rFonts w:cs="Helvetica"/>
          <w:szCs w:val="22"/>
          <w:lang w:val="en-AU"/>
        </w:rPr>
        <w:t>glassware used in a restaurant</w:t>
      </w:r>
      <w:ins w:id="45" w:author=" " w:date="2013-12-01T10:54:00Z">
        <w:r>
          <w:rPr>
            <w:rFonts w:cs="Helvetica"/>
            <w:lang w:val="en-AU"/>
          </w:rPr>
          <w:t>.</w:t>
        </w:r>
      </w:ins>
      <w:del w:id="46" w:author=" " w:date="2013-12-01T10:54:00Z">
        <w:r w:rsidR="00745157" w:rsidRPr="00B103BF" w:rsidDel="009A51BD">
          <w:rPr>
            <w:rFonts w:cs="Helvetica"/>
            <w:szCs w:val="22"/>
            <w:lang w:val="en-AU"/>
          </w:rPr>
          <w:delText>?</w:delText>
        </w:r>
        <w:r w:rsidR="00745157" w:rsidRPr="00B103BF" w:rsidDel="009A51BD">
          <w:rPr>
            <w:rFonts w:cs="Helvetica"/>
            <w:lang w:val="en-AU"/>
          </w:rPr>
          <w:delText xml:space="preserve"> </w:delText>
        </w:r>
      </w:del>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Numbered"/>
        <w:rPr>
          <w:rFonts w:cs="Helvetica"/>
          <w:lang w:val="en-AU"/>
        </w:rPr>
      </w:pPr>
      <w:r w:rsidRPr="00B103BF">
        <w:rPr>
          <w:rFonts w:cs="Helvetica"/>
          <w:szCs w:val="22"/>
          <w:lang w:val="en-AU"/>
        </w:rPr>
        <w:t xml:space="preserve">When checking cleanliness of the room and tables, </w:t>
      </w:r>
      <w:ins w:id="47" w:author=" " w:date="2013-12-01T10:54:00Z">
        <w:r w:rsidR="009A51BD">
          <w:rPr>
            <w:rFonts w:cs="Helvetica"/>
            <w:szCs w:val="22"/>
            <w:lang w:val="en-AU"/>
          </w:rPr>
          <w:t xml:space="preserve">identify five </w:t>
        </w:r>
      </w:ins>
      <w:ins w:id="48" w:author=" " w:date="2013-12-01T10:55:00Z">
        <w:r w:rsidR="009A51BD">
          <w:rPr>
            <w:rFonts w:cs="Helvetica"/>
            <w:szCs w:val="22"/>
            <w:lang w:val="en-AU"/>
          </w:rPr>
          <w:t>items you should check.</w:t>
        </w:r>
      </w:ins>
      <w:del w:id="49" w:author=" " w:date="2013-12-01T10:55:00Z">
        <w:r w:rsidRPr="00B103BF" w:rsidDel="009A51BD">
          <w:rPr>
            <w:rFonts w:cs="Helvetica"/>
            <w:szCs w:val="22"/>
            <w:lang w:val="en-AU"/>
          </w:rPr>
          <w:delText>what are you looking for?</w:delText>
        </w:r>
      </w:del>
      <w:r w:rsidRPr="00B103BF">
        <w:rPr>
          <w:rFonts w:cs="Helvetica"/>
          <w:lang w:val="en-AU"/>
        </w:rPr>
        <w:t xml:space="preserve"> </w:t>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9A51BD" w:rsidP="00745157">
      <w:pPr>
        <w:pStyle w:val="ActivityNumbered"/>
        <w:rPr>
          <w:rFonts w:cs="Helvetica"/>
          <w:lang w:val="en-AU"/>
        </w:rPr>
      </w:pPr>
      <w:ins w:id="50" w:author=" " w:date="2013-12-01T10:56:00Z">
        <w:r>
          <w:rPr>
            <w:rFonts w:cs="Helvetica"/>
            <w:szCs w:val="22"/>
            <w:lang w:val="en-AU"/>
          </w:rPr>
          <w:t>Givethree reasons why</w:t>
        </w:r>
      </w:ins>
      <w:del w:id="51" w:author=" " w:date="2013-12-01T10:56:00Z">
        <w:r w:rsidR="00745157" w:rsidRPr="00B103BF" w:rsidDel="009A51BD">
          <w:rPr>
            <w:rFonts w:cs="Helvetica"/>
            <w:szCs w:val="22"/>
            <w:lang w:val="en-AU"/>
          </w:rPr>
          <w:delText>Why must</w:delText>
        </w:r>
      </w:del>
      <w:r w:rsidR="00745157" w:rsidRPr="00B103BF">
        <w:rPr>
          <w:rFonts w:cs="Helvetica"/>
          <w:szCs w:val="22"/>
          <w:lang w:val="en-AU"/>
        </w:rPr>
        <w:t xml:space="preserve"> reoccurring events </w:t>
      </w:r>
      <w:ins w:id="52" w:author=" " w:date="2013-12-01T10:57:00Z">
        <w:r>
          <w:rPr>
            <w:rFonts w:cs="Helvetica"/>
            <w:szCs w:val="22"/>
            <w:lang w:val="en-AU"/>
          </w:rPr>
          <w:t xml:space="preserve">must </w:t>
        </w:r>
      </w:ins>
      <w:r w:rsidR="00745157" w:rsidRPr="00B103BF">
        <w:rPr>
          <w:rFonts w:cs="Helvetica"/>
          <w:szCs w:val="22"/>
          <w:lang w:val="en-AU"/>
        </w:rPr>
        <w:t>be reported</w:t>
      </w:r>
      <w:ins w:id="53" w:author=" " w:date="2013-12-01T10:56:00Z">
        <w:r>
          <w:rPr>
            <w:rFonts w:cs="Helvetica"/>
            <w:lang w:val="en-AU"/>
          </w:rPr>
          <w:t>.</w:t>
        </w:r>
      </w:ins>
      <w:del w:id="54" w:author=" " w:date="2013-12-01T10:56:00Z">
        <w:r w:rsidR="00745157" w:rsidRPr="00B103BF" w:rsidDel="009A51BD">
          <w:rPr>
            <w:rFonts w:cs="Helvetica"/>
            <w:szCs w:val="22"/>
            <w:lang w:val="en-AU"/>
          </w:rPr>
          <w:delText>?</w:delText>
        </w:r>
        <w:r w:rsidR="00745157" w:rsidRPr="00B103BF" w:rsidDel="009A51BD">
          <w:rPr>
            <w:rFonts w:cs="Helvetica"/>
            <w:lang w:val="en-AU"/>
          </w:rPr>
          <w:delText xml:space="preserve"> </w:delText>
        </w:r>
      </w:del>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Numbered"/>
        <w:rPr>
          <w:rFonts w:cs="Helvetica"/>
          <w:lang w:val="en-AU"/>
        </w:rPr>
      </w:pPr>
      <w:r w:rsidRPr="00B103BF">
        <w:rPr>
          <w:rFonts w:cs="Helvetica"/>
          <w:szCs w:val="22"/>
          <w:lang w:val="en-AU"/>
        </w:rPr>
        <w:t>What are some special needs that must be addressed when welcoming a customer?</w:t>
      </w:r>
      <w:r w:rsidRPr="00B103BF">
        <w:rPr>
          <w:rFonts w:cs="Helvetica"/>
          <w:lang w:val="en-AU"/>
        </w:rPr>
        <w:t xml:space="preserve"> </w:t>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pPr>
        <w:rPr>
          <w:rFonts w:ascii="Helvetica" w:eastAsia="Calibri" w:hAnsi="Helvetica" w:cs="Helvetica"/>
          <w:b/>
          <w:lang w:eastAsia="ar-SA"/>
        </w:rPr>
      </w:pPr>
      <w:r w:rsidRPr="00B103BF">
        <w:rPr>
          <w:rFonts w:ascii="Helvetica" w:hAnsi="Helvetica" w:cs="Helvetica"/>
        </w:rPr>
        <w:br w:type="page"/>
      </w:r>
    </w:p>
    <w:p w:rsidR="00745157" w:rsidRPr="00B103BF" w:rsidRDefault="00745157" w:rsidP="00745157">
      <w:pPr>
        <w:pStyle w:val="ActivityNumbered"/>
        <w:rPr>
          <w:rFonts w:cs="Helvetica"/>
          <w:lang w:val="en-AU"/>
        </w:rPr>
      </w:pPr>
      <w:r w:rsidRPr="00B103BF">
        <w:rPr>
          <w:rFonts w:cs="Helvetica"/>
          <w:szCs w:val="22"/>
          <w:lang w:val="en-AU"/>
        </w:rPr>
        <w:t>What are the steps associated with welcoming a customer and escorting them to the table?</w:t>
      </w:r>
      <w:r w:rsidRPr="00B103BF">
        <w:rPr>
          <w:rFonts w:cs="Helvetica"/>
          <w:lang w:val="en-AU"/>
        </w:rPr>
        <w:t xml:space="preserve"> </w:t>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Numbered"/>
        <w:rPr>
          <w:rFonts w:cs="Helvetica"/>
          <w:lang w:val="en-AU"/>
        </w:rPr>
      </w:pPr>
      <w:r w:rsidRPr="00B103BF">
        <w:rPr>
          <w:rFonts w:cs="Helvetica"/>
          <w:szCs w:val="22"/>
          <w:lang w:val="en-AU"/>
        </w:rPr>
        <w:t>What are different types of pre-meal services that can be offered to the customer, especially if their table is not ready?</w:t>
      </w:r>
      <w:r w:rsidRPr="00B103BF">
        <w:rPr>
          <w:rFonts w:cs="Helvetica"/>
          <w:lang w:val="en-AU"/>
        </w:rPr>
        <w:t xml:space="preserve"> </w:t>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Numbered"/>
        <w:rPr>
          <w:rFonts w:cs="Helvetica"/>
          <w:lang w:val="en-AU"/>
        </w:rPr>
      </w:pPr>
      <w:r w:rsidRPr="00B103BF">
        <w:rPr>
          <w:rFonts w:cs="Helvetica"/>
          <w:szCs w:val="22"/>
          <w:lang w:val="en-AU"/>
        </w:rPr>
        <w:t>What are activities associated with presenting menus and drinks lists?</w:t>
      </w:r>
      <w:r w:rsidRPr="00B103BF">
        <w:rPr>
          <w:rFonts w:cs="Helvetica"/>
          <w:lang w:val="en-AU"/>
        </w:rPr>
        <w:t xml:space="preserve"> </w:t>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Numbered"/>
        <w:rPr>
          <w:rFonts w:cs="Helvetica"/>
          <w:lang w:val="en-AU"/>
        </w:rPr>
      </w:pPr>
      <w:r w:rsidRPr="00B103BF">
        <w:rPr>
          <w:rFonts w:cs="Helvetica"/>
          <w:szCs w:val="22"/>
          <w:lang w:val="en-AU"/>
        </w:rPr>
        <w:t>What are common enquiries customers have in relation to food menu items?</w:t>
      </w:r>
      <w:r w:rsidRPr="00B103BF">
        <w:rPr>
          <w:rFonts w:cs="Helvetica"/>
          <w:lang w:val="en-AU"/>
        </w:rPr>
        <w:t xml:space="preserve"> </w:t>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pPr>
        <w:rPr>
          <w:rFonts w:ascii="Helvetica" w:eastAsia="Calibri" w:hAnsi="Helvetica" w:cs="Helvetica"/>
          <w:b/>
          <w:lang w:eastAsia="ar-SA"/>
        </w:rPr>
      </w:pPr>
      <w:r w:rsidRPr="00B103BF">
        <w:rPr>
          <w:rFonts w:ascii="Helvetica" w:hAnsi="Helvetica" w:cs="Helvetica"/>
        </w:rPr>
        <w:br w:type="page"/>
      </w:r>
    </w:p>
    <w:p w:rsidR="00745157" w:rsidRPr="00B103BF" w:rsidRDefault="00745157" w:rsidP="00745157">
      <w:pPr>
        <w:pStyle w:val="ActivityNumbered"/>
        <w:rPr>
          <w:rFonts w:cs="Helvetica"/>
          <w:lang w:val="en-AU"/>
        </w:rPr>
      </w:pPr>
      <w:r w:rsidRPr="00B103BF">
        <w:rPr>
          <w:rFonts w:cs="Helvetica"/>
          <w:szCs w:val="22"/>
          <w:lang w:val="en-AU"/>
        </w:rPr>
        <w:t>Explain</w:t>
      </w:r>
      <w:r w:rsidR="00A97178" w:rsidRPr="00B103BF">
        <w:rPr>
          <w:rFonts w:cs="Helvetica"/>
          <w:szCs w:val="22"/>
          <w:lang w:val="en-AU"/>
        </w:rPr>
        <w:t xml:space="preserve"> the steps in taking an order</w:t>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686E8C" w:rsidP="00745157">
      <w:pPr>
        <w:pStyle w:val="ActivityNumbered"/>
        <w:rPr>
          <w:rFonts w:cs="Helvetica"/>
          <w:lang w:val="en-AU"/>
        </w:rPr>
      </w:pPr>
      <w:r w:rsidRPr="00B103BF">
        <w:rPr>
          <w:rFonts w:cs="Helvetica"/>
          <w:szCs w:val="22"/>
          <w:lang w:val="en-AU"/>
        </w:rPr>
        <w:t xml:space="preserve">Describe the different </w:t>
      </w:r>
      <w:r w:rsidRPr="00B103BF">
        <w:rPr>
          <w:rFonts w:cs="Helvetica"/>
          <w:color w:val="000000"/>
          <w:szCs w:val="22"/>
          <w:lang w:val="en-AU"/>
        </w:rPr>
        <w:t>degrees</w:t>
      </w:r>
      <w:r w:rsidR="00745157" w:rsidRPr="00B103BF">
        <w:rPr>
          <w:rFonts w:cs="Helvetica"/>
          <w:color w:val="000000"/>
          <w:szCs w:val="22"/>
          <w:lang w:val="en-AU"/>
        </w:rPr>
        <w:t xml:space="preserve"> of ‘doneness’ of steaks</w:t>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Numbered"/>
        <w:rPr>
          <w:rFonts w:cs="Helvetica"/>
          <w:lang w:val="en-AU"/>
        </w:rPr>
      </w:pPr>
      <w:r w:rsidRPr="00B103BF">
        <w:rPr>
          <w:rFonts w:cs="Helvetica"/>
          <w:szCs w:val="22"/>
          <w:lang w:val="en-AU"/>
        </w:rPr>
        <w:t>Besides the main meal, what are additional items that be sold to the customer to increase sales?</w:t>
      </w:r>
      <w:r w:rsidRPr="00B103BF">
        <w:rPr>
          <w:rFonts w:cs="Helvetica"/>
          <w:lang w:val="en-AU"/>
        </w:rPr>
        <w:t xml:space="preserve"> </w:t>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Numbered"/>
        <w:rPr>
          <w:rFonts w:cs="Helvetica"/>
          <w:lang w:val="en-AU"/>
        </w:rPr>
      </w:pPr>
      <w:r w:rsidRPr="00B103BF">
        <w:rPr>
          <w:rFonts w:cs="Helvetica"/>
          <w:szCs w:val="22"/>
          <w:lang w:val="en-AU"/>
        </w:rPr>
        <w:t>When recommending wine to match food, what foods are suited with white wine and red wine respectively?</w:t>
      </w:r>
      <w:r w:rsidRPr="00B103BF">
        <w:rPr>
          <w:rFonts w:cs="Helvetica"/>
          <w:lang w:val="en-AU"/>
        </w:rPr>
        <w:t xml:space="preserve"> </w:t>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pPr>
        <w:rPr>
          <w:rFonts w:ascii="Helvetica" w:eastAsia="Calibri" w:hAnsi="Helvetica" w:cs="Helvetica"/>
          <w:b/>
          <w:lang w:eastAsia="ar-SA"/>
        </w:rPr>
      </w:pPr>
      <w:r w:rsidRPr="00B103BF">
        <w:rPr>
          <w:rFonts w:ascii="Helvetica" w:hAnsi="Helvetica" w:cs="Helvetica"/>
        </w:rPr>
        <w:br w:type="page"/>
      </w:r>
    </w:p>
    <w:p w:rsidR="00745157" w:rsidRPr="00B103BF" w:rsidRDefault="00745157" w:rsidP="00745157">
      <w:pPr>
        <w:pStyle w:val="ActivityNumbered"/>
        <w:rPr>
          <w:rFonts w:cs="Helvetica"/>
          <w:lang w:val="en-AU"/>
        </w:rPr>
      </w:pPr>
      <w:r w:rsidRPr="00B103BF">
        <w:rPr>
          <w:rFonts w:cs="Helvetica"/>
          <w:szCs w:val="22"/>
          <w:lang w:val="en-AU"/>
        </w:rPr>
        <w:t>How do you handle questions where you don’t know the answer?</w:t>
      </w:r>
      <w:r w:rsidRPr="00B103BF">
        <w:rPr>
          <w:rFonts w:cs="Helvetica"/>
          <w:lang w:val="en-AU"/>
        </w:rPr>
        <w:t xml:space="preserve"> </w:t>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Numbered"/>
        <w:rPr>
          <w:rFonts w:cs="Helvetica"/>
          <w:lang w:val="en-AU"/>
        </w:rPr>
      </w:pPr>
      <w:r w:rsidRPr="00B103BF">
        <w:rPr>
          <w:rFonts w:cs="Helvetica"/>
          <w:szCs w:val="22"/>
          <w:lang w:val="en-AU"/>
        </w:rPr>
        <w:t>At times, the food server may need to talk to the chef when relaying an order. What information needs to be discussed?</w:t>
      </w:r>
      <w:r w:rsidRPr="00B103BF">
        <w:rPr>
          <w:rFonts w:cs="Helvetica"/>
          <w:lang w:val="en-AU"/>
        </w:rPr>
        <w:t xml:space="preserve"> </w:t>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Numbered"/>
        <w:rPr>
          <w:rFonts w:cs="Helvetica"/>
          <w:lang w:val="en-AU"/>
        </w:rPr>
      </w:pPr>
      <w:r w:rsidRPr="00B103BF">
        <w:rPr>
          <w:rFonts w:cs="Helvetica"/>
          <w:szCs w:val="22"/>
          <w:lang w:val="en-AU"/>
        </w:rPr>
        <w:t>What is the process for adjusting cutlery?</w:t>
      </w:r>
      <w:r w:rsidRPr="00B103BF">
        <w:rPr>
          <w:rFonts w:cs="Helvetica"/>
          <w:lang w:val="en-AU"/>
        </w:rPr>
        <w:t xml:space="preserve"> </w:t>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Numbered"/>
        <w:rPr>
          <w:rFonts w:cs="Helvetica"/>
          <w:lang w:val="en-AU"/>
        </w:rPr>
      </w:pPr>
      <w:r w:rsidRPr="00B103BF">
        <w:rPr>
          <w:rFonts w:cs="Helvetica"/>
          <w:szCs w:val="22"/>
          <w:lang w:val="en-AU"/>
        </w:rPr>
        <w:t>What staff may food and beverage servers communicate with during a shift?</w:t>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pPr>
        <w:rPr>
          <w:rFonts w:ascii="Helvetica" w:eastAsia="Calibri" w:hAnsi="Helvetica" w:cs="Helvetica"/>
          <w:b/>
          <w:lang w:eastAsia="ar-SA"/>
        </w:rPr>
      </w:pPr>
      <w:r w:rsidRPr="00B103BF">
        <w:rPr>
          <w:rFonts w:ascii="Helvetica" w:hAnsi="Helvetica" w:cs="Helvetica"/>
        </w:rPr>
        <w:br w:type="page"/>
      </w:r>
    </w:p>
    <w:p w:rsidR="00745157" w:rsidRPr="00B103BF" w:rsidRDefault="00745157" w:rsidP="00745157">
      <w:pPr>
        <w:pStyle w:val="ActivityNumbered"/>
        <w:rPr>
          <w:rFonts w:cs="Helvetica"/>
          <w:lang w:val="en-AU"/>
        </w:rPr>
      </w:pPr>
      <w:r w:rsidRPr="00B103BF">
        <w:rPr>
          <w:rFonts w:cs="Helvetica"/>
          <w:szCs w:val="22"/>
          <w:lang w:val="en-AU"/>
        </w:rPr>
        <w:t>What is the purpose of serving bread at the start of the meal?</w:t>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Numbered"/>
        <w:rPr>
          <w:rFonts w:cs="Helvetica"/>
          <w:lang w:val="en-AU"/>
        </w:rPr>
      </w:pPr>
      <w:r w:rsidRPr="00B103BF">
        <w:rPr>
          <w:rFonts w:cs="Helvetica"/>
          <w:szCs w:val="22"/>
          <w:lang w:val="en-AU"/>
        </w:rPr>
        <w:t>When collecting food from the kitchen, what checks should food servers make?</w:t>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Numbered"/>
        <w:rPr>
          <w:rFonts w:cs="Helvetica"/>
          <w:lang w:val="en-AU"/>
        </w:rPr>
      </w:pPr>
      <w:r w:rsidRPr="00B103BF">
        <w:rPr>
          <w:rFonts w:cs="Helvetica"/>
          <w:szCs w:val="22"/>
          <w:lang w:val="en-AU"/>
        </w:rPr>
        <w:t>What is the ‘3 minute check’?</w:t>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Numbered"/>
        <w:rPr>
          <w:rFonts w:cs="Helvetica"/>
          <w:lang w:val="en-AU"/>
        </w:rPr>
      </w:pPr>
      <w:r w:rsidRPr="00B103BF">
        <w:rPr>
          <w:rFonts w:cs="Helvetica"/>
          <w:szCs w:val="22"/>
          <w:lang w:val="en-AU"/>
        </w:rPr>
        <w:t>What items can be replenished during the ‘3 minute check’?</w:t>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pPr>
        <w:rPr>
          <w:rFonts w:ascii="Helvetica" w:eastAsia="Calibri" w:hAnsi="Helvetica" w:cs="Helvetica"/>
          <w:b/>
          <w:lang w:eastAsia="ar-SA"/>
        </w:rPr>
      </w:pPr>
      <w:r w:rsidRPr="00B103BF">
        <w:rPr>
          <w:rFonts w:ascii="Helvetica" w:hAnsi="Helvetica" w:cs="Helvetica"/>
        </w:rPr>
        <w:br w:type="page"/>
      </w:r>
    </w:p>
    <w:p w:rsidR="00745157" w:rsidRPr="00B103BF" w:rsidRDefault="00745157" w:rsidP="00745157">
      <w:pPr>
        <w:pStyle w:val="ActivityNumbered"/>
        <w:rPr>
          <w:rFonts w:cs="Helvetica"/>
          <w:lang w:val="en-AU"/>
        </w:rPr>
      </w:pPr>
      <w:r w:rsidRPr="00B103BF">
        <w:rPr>
          <w:rFonts w:cs="Helvetica"/>
          <w:szCs w:val="22"/>
          <w:lang w:val="en-AU"/>
        </w:rPr>
        <w:t>What are common problems customers may have with their food?</w:t>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Numbered"/>
        <w:rPr>
          <w:rFonts w:cs="Helvetica"/>
          <w:lang w:val="en-AU"/>
        </w:rPr>
      </w:pPr>
      <w:r w:rsidRPr="00B103BF">
        <w:rPr>
          <w:rFonts w:cs="Helvetica"/>
          <w:szCs w:val="22"/>
          <w:lang w:val="en-AU"/>
        </w:rPr>
        <w:t>What are some options to resolve a food related customer complaint, during the three minute check?</w:t>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Numbered"/>
        <w:rPr>
          <w:rFonts w:cs="Helvetica"/>
          <w:lang w:val="en-AU"/>
        </w:rPr>
      </w:pPr>
      <w:r w:rsidRPr="00B103BF">
        <w:rPr>
          <w:rFonts w:cs="Helvetica"/>
          <w:szCs w:val="22"/>
          <w:lang w:val="en-AU"/>
        </w:rPr>
        <w:t>What is the usual sign a customer has finished their meal?</w:t>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Numbered"/>
        <w:rPr>
          <w:rFonts w:cs="Helvetica"/>
          <w:lang w:val="en-AU"/>
        </w:rPr>
      </w:pPr>
      <w:r w:rsidRPr="00B103BF">
        <w:rPr>
          <w:rFonts w:cs="Helvetica"/>
          <w:szCs w:val="22"/>
          <w:lang w:val="en-AU"/>
        </w:rPr>
        <w:t>Descr</w:t>
      </w:r>
      <w:r w:rsidR="00A97178" w:rsidRPr="00B103BF">
        <w:rPr>
          <w:rFonts w:cs="Helvetica"/>
          <w:szCs w:val="22"/>
          <w:lang w:val="en-AU"/>
        </w:rPr>
        <w:t>ibe the best way to load a tray</w:t>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pPr>
        <w:rPr>
          <w:rFonts w:ascii="Helvetica" w:eastAsia="Calibri" w:hAnsi="Helvetica" w:cs="Helvetica"/>
          <w:b/>
          <w:lang w:eastAsia="ar-SA"/>
        </w:rPr>
      </w:pPr>
      <w:r w:rsidRPr="00B103BF">
        <w:rPr>
          <w:rFonts w:ascii="Helvetica" w:hAnsi="Helvetica" w:cs="Helvetica"/>
        </w:rPr>
        <w:br w:type="page"/>
      </w:r>
    </w:p>
    <w:p w:rsidR="00745157" w:rsidRPr="00B103BF" w:rsidRDefault="00745157" w:rsidP="00745157">
      <w:pPr>
        <w:pStyle w:val="ActivityNumbered"/>
        <w:rPr>
          <w:rFonts w:cs="Helvetica"/>
          <w:lang w:val="en-AU"/>
        </w:rPr>
      </w:pPr>
      <w:r w:rsidRPr="00B103BF">
        <w:rPr>
          <w:rFonts w:cs="Helvetica"/>
          <w:szCs w:val="22"/>
          <w:lang w:val="en-AU"/>
        </w:rPr>
        <w:t>What are tips to remember when placing drinks on the table?</w:t>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Numbered"/>
        <w:rPr>
          <w:rFonts w:cs="Helvetica"/>
          <w:lang w:val="en-AU"/>
        </w:rPr>
      </w:pPr>
      <w:r w:rsidRPr="00B103BF">
        <w:rPr>
          <w:rFonts w:cs="Helvetica"/>
          <w:color w:val="000000"/>
          <w:szCs w:val="22"/>
          <w:lang w:val="en-AU"/>
        </w:rPr>
        <w:t>Why is it important to present the bottle to the customer before opening?</w:t>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Numbered"/>
        <w:rPr>
          <w:rFonts w:cs="Helvetica"/>
          <w:lang w:val="en-AU"/>
        </w:rPr>
      </w:pPr>
      <w:r w:rsidRPr="00B103BF">
        <w:rPr>
          <w:rFonts w:cs="Helvetica"/>
          <w:szCs w:val="22"/>
          <w:lang w:val="en-AU"/>
        </w:rPr>
        <w:t>What are different types of liqueur coffees?</w:t>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Numbered"/>
        <w:rPr>
          <w:rFonts w:cs="Helvetica"/>
          <w:lang w:val="en-AU"/>
        </w:rPr>
      </w:pPr>
      <w:r w:rsidRPr="00B103BF">
        <w:rPr>
          <w:rFonts w:cs="Helvetica"/>
          <w:szCs w:val="22"/>
          <w:lang w:val="en-AU"/>
        </w:rPr>
        <w:t>What are examples when it is important to s</w:t>
      </w:r>
      <w:r w:rsidR="00686E8C" w:rsidRPr="00B103BF">
        <w:rPr>
          <w:rFonts w:cs="Helvetica"/>
          <w:szCs w:val="22"/>
          <w:lang w:val="en-AU"/>
        </w:rPr>
        <w:t>ynchronise food and beverage?</w:t>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pPr>
        <w:rPr>
          <w:rFonts w:ascii="Helvetica" w:eastAsia="Calibri" w:hAnsi="Helvetica" w:cs="Helvetica"/>
          <w:b/>
          <w:lang w:eastAsia="ar-SA"/>
        </w:rPr>
      </w:pPr>
      <w:r w:rsidRPr="00B103BF">
        <w:rPr>
          <w:rFonts w:ascii="Helvetica" w:hAnsi="Helvetica" w:cs="Helvetica"/>
        </w:rPr>
        <w:br w:type="page"/>
      </w:r>
    </w:p>
    <w:p w:rsidR="00745157" w:rsidRPr="00B103BF" w:rsidRDefault="00745157" w:rsidP="00745157">
      <w:pPr>
        <w:pStyle w:val="ActivityNumbered"/>
        <w:rPr>
          <w:rFonts w:cs="Helvetica"/>
          <w:lang w:val="en-AU"/>
        </w:rPr>
      </w:pPr>
      <w:r w:rsidRPr="00B103BF">
        <w:rPr>
          <w:rFonts w:cs="Helvetica"/>
          <w:szCs w:val="22"/>
          <w:lang w:val="en-AU"/>
        </w:rPr>
        <w:t>What beverage items need to be cleared from the table?</w:t>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C934BB" w:rsidP="00745157">
      <w:pPr>
        <w:pStyle w:val="ActivityNumbered"/>
        <w:rPr>
          <w:rFonts w:cs="Helvetica"/>
          <w:lang w:val="en-AU"/>
        </w:rPr>
      </w:pPr>
      <w:r w:rsidRPr="00B103BF">
        <w:rPr>
          <w:rFonts w:cs="Helvetica"/>
          <w:szCs w:val="22"/>
          <w:lang w:val="en-AU"/>
        </w:rPr>
        <w:t>What are the steps associated with</w:t>
      </w:r>
      <w:r w:rsidR="00745157" w:rsidRPr="00B103BF">
        <w:rPr>
          <w:rFonts w:cs="Helvetica"/>
          <w:szCs w:val="22"/>
          <w:lang w:val="en-AU"/>
        </w:rPr>
        <w:t xml:space="preserve"> preparing the customer account?</w:t>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Numbered"/>
        <w:rPr>
          <w:rFonts w:cs="Helvetica"/>
          <w:lang w:val="en-AU"/>
        </w:rPr>
      </w:pPr>
      <w:r w:rsidRPr="00B103BF">
        <w:rPr>
          <w:rFonts w:cs="Helvetica"/>
          <w:szCs w:val="22"/>
          <w:lang w:val="en-AU"/>
        </w:rPr>
        <w:t>What is a customer account normally served in?</w:t>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Numbered"/>
        <w:rPr>
          <w:rFonts w:cs="Helvetica"/>
          <w:lang w:val="en-AU"/>
        </w:rPr>
      </w:pPr>
      <w:r w:rsidRPr="00B103BF">
        <w:rPr>
          <w:rFonts w:cs="Helvetica"/>
          <w:szCs w:val="22"/>
          <w:lang w:val="en-AU"/>
        </w:rPr>
        <w:t>Why is it important for food and beverage service staff to keep a watchful eye over tables after accounts have been given?</w:t>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pPr>
        <w:rPr>
          <w:rFonts w:ascii="Helvetica" w:eastAsia="Calibri" w:hAnsi="Helvetica" w:cs="Helvetica"/>
          <w:b/>
          <w:lang w:eastAsia="ar-SA"/>
        </w:rPr>
      </w:pPr>
      <w:r w:rsidRPr="00B103BF">
        <w:rPr>
          <w:rFonts w:ascii="Helvetica" w:hAnsi="Helvetica" w:cs="Helvetica"/>
        </w:rPr>
        <w:br w:type="page"/>
      </w:r>
    </w:p>
    <w:p w:rsidR="00745157" w:rsidRPr="00B103BF" w:rsidRDefault="00745157" w:rsidP="00745157">
      <w:pPr>
        <w:pStyle w:val="ActivityNumbered"/>
        <w:rPr>
          <w:rFonts w:cs="Helvetica"/>
          <w:lang w:val="en-AU"/>
        </w:rPr>
      </w:pPr>
      <w:r w:rsidRPr="00B103BF">
        <w:rPr>
          <w:rFonts w:cs="Helvetica"/>
          <w:szCs w:val="22"/>
          <w:lang w:val="en-AU"/>
        </w:rPr>
        <w:t>What are common methods in which customers can settle accounts?</w:t>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Numbered"/>
        <w:rPr>
          <w:rFonts w:cs="Helvetica"/>
          <w:lang w:val="en-AU"/>
        </w:rPr>
      </w:pPr>
      <w:r w:rsidRPr="00B103BF">
        <w:rPr>
          <w:rFonts w:cs="Helvetica"/>
          <w:szCs w:val="22"/>
          <w:lang w:val="en-AU"/>
        </w:rPr>
        <w:t>What assistance can be provided to customers as they leave a table?</w:t>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Numbered"/>
        <w:rPr>
          <w:rFonts w:cs="Helvetica"/>
          <w:lang w:val="en-AU"/>
        </w:rPr>
      </w:pPr>
      <w:r w:rsidRPr="00B103BF">
        <w:rPr>
          <w:rFonts w:cs="Helvetica"/>
          <w:szCs w:val="22"/>
          <w:lang w:val="en-AU"/>
        </w:rPr>
        <w:t>What are some examples of ‘end of service’ assistance?</w:t>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Numbered"/>
        <w:rPr>
          <w:rFonts w:cs="Helvetica"/>
          <w:lang w:val="en-AU"/>
        </w:rPr>
      </w:pPr>
      <w:r w:rsidRPr="00B103BF">
        <w:rPr>
          <w:rFonts w:cs="Helvetica"/>
          <w:szCs w:val="22"/>
          <w:lang w:val="en-AU"/>
        </w:rPr>
        <w:t>Why is it important to provide a proper farewell to customers?</w:t>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pPr>
        <w:rPr>
          <w:rFonts w:ascii="Helvetica" w:eastAsia="Calibri" w:hAnsi="Helvetica" w:cs="Helvetica"/>
          <w:b/>
          <w:lang w:eastAsia="ar-SA"/>
        </w:rPr>
      </w:pPr>
      <w:r w:rsidRPr="00B103BF">
        <w:rPr>
          <w:rFonts w:ascii="Helvetica" w:hAnsi="Helvetica" w:cs="Helvetica"/>
        </w:rPr>
        <w:br w:type="page"/>
      </w:r>
    </w:p>
    <w:p w:rsidR="00745157" w:rsidRPr="00B103BF" w:rsidRDefault="00745157" w:rsidP="00745157">
      <w:pPr>
        <w:pStyle w:val="ActivityNumbered"/>
        <w:rPr>
          <w:rFonts w:cs="Helvetica"/>
          <w:lang w:val="en-AU"/>
        </w:rPr>
      </w:pPr>
      <w:r w:rsidRPr="00B103BF">
        <w:rPr>
          <w:rFonts w:cs="Helvetica"/>
          <w:szCs w:val="22"/>
          <w:lang w:val="en-AU"/>
        </w:rPr>
        <w:t>What are common activities that take place at the end of the service session, in preparation for the next shift?</w:t>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Numbered"/>
        <w:rPr>
          <w:rFonts w:cs="Helvetica"/>
          <w:lang w:val="en-AU"/>
        </w:rPr>
      </w:pPr>
      <w:r w:rsidRPr="00B103BF">
        <w:rPr>
          <w:rFonts w:cs="Helvetica"/>
          <w:szCs w:val="22"/>
          <w:lang w:val="en-AU"/>
        </w:rPr>
        <w:t>What are the steps associated with handling linen at the end of a shift</w:t>
      </w:r>
      <w:r w:rsidR="00686E8C" w:rsidRPr="00B103BF">
        <w:rPr>
          <w:rFonts w:cs="Helvetica"/>
          <w:szCs w:val="22"/>
          <w:lang w:val="en-AU"/>
        </w:rPr>
        <w:t>?</w:t>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Numbered"/>
        <w:rPr>
          <w:rFonts w:cs="Helvetica"/>
          <w:lang w:val="en-AU"/>
        </w:rPr>
      </w:pPr>
      <w:r w:rsidRPr="00B103BF">
        <w:rPr>
          <w:rFonts w:cs="Helvetica"/>
          <w:szCs w:val="22"/>
          <w:lang w:val="en-AU"/>
        </w:rPr>
        <w:t>What are items that are normally replenished at the end of the shift?</w:t>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Numbered"/>
        <w:rPr>
          <w:rFonts w:cs="Helvetica"/>
          <w:lang w:val="en-AU"/>
        </w:rPr>
      </w:pPr>
      <w:r w:rsidRPr="00B103BF">
        <w:rPr>
          <w:rFonts w:cs="Helvetica"/>
          <w:szCs w:val="22"/>
          <w:lang w:val="en-AU"/>
        </w:rPr>
        <w:t>What items can be recycled?</w:t>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pPr>
        <w:rPr>
          <w:rFonts w:ascii="Helvetica" w:eastAsia="Calibri" w:hAnsi="Helvetica" w:cs="Helvetica"/>
          <w:b/>
          <w:lang w:eastAsia="ar-SA"/>
        </w:rPr>
      </w:pPr>
      <w:r w:rsidRPr="00B103BF">
        <w:rPr>
          <w:rFonts w:ascii="Helvetica" w:hAnsi="Helvetica" w:cs="Helvetica"/>
        </w:rPr>
        <w:br w:type="page"/>
      </w:r>
    </w:p>
    <w:p w:rsidR="00745157" w:rsidRPr="00B103BF" w:rsidRDefault="00745157" w:rsidP="00745157">
      <w:pPr>
        <w:pStyle w:val="ActivityNumbered"/>
        <w:rPr>
          <w:rFonts w:cs="Helvetica"/>
          <w:lang w:val="en-AU"/>
        </w:rPr>
      </w:pPr>
      <w:r w:rsidRPr="00B103BF">
        <w:rPr>
          <w:rFonts w:cs="Helvetica"/>
          <w:szCs w:val="22"/>
          <w:lang w:val="en-AU"/>
        </w:rPr>
        <w:t>Why is it important to mai</w:t>
      </w:r>
      <w:r w:rsidR="0063560F" w:rsidRPr="00B103BF">
        <w:rPr>
          <w:rFonts w:cs="Helvetica"/>
          <w:szCs w:val="22"/>
          <w:lang w:val="en-AU"/>
        </w:rPr>
        <w:t>ntain a clean and hygienic work</w:t>
      </w:r>
      <w:r w:rsidRPr="00B103BF">
        <w:rPr>
          <w:rFonts w:cs="Helvetica"/>
          <w:szCs w:val="22"/>
          <w:lang w:val="en-AU"/>
        </w:rPr>
        <w:t>place?</w:t>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Numbered"/>
        <w:rPr>
          <w:rFonts w:cs="Helvetica"/>
          <w:lang w:val="en-AU"/>
        </w:rPr>
      </w:pPr>
      <w:r w:rsidRPr="00B103BF">
        <w:rPr>
          <w:rFonts w:cs="Helvetica"/>
          <w:szCs w:val="22"/>
          <w:lang w:val="en-AU"/>
        </w:rPr>
        <w:t>What is normally discussed in a debrief session at the end of a shift?</w:t>
      </w:r>
      <w:r w:rsidRPr="00B103BF">
        <w:rPr>
          <w:rFonts w:cs="Helvetica"/>
          <w:lang w:val="en-AU"/>
        </w:rPr>
        <w:t xml:space="preserve"> </w:t>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Numbered"/>
        <w:rPr>
          <w:rFonts w:cs="Helvetica"/>
          <w:lang w:val="en-AU"/>
        </w:rPr>
      </w:pPr>
      <w:r w:rsidRPr="00B103BF">
        <w:rPr>
          <w:rFonts w:cs="Helvetica"/>
          <w:szCs w:val="22"/>
          <w:lang w:val="en-AU"/>
        </w:rPr>
        <w:t>What i</w:t>
      </w:r>
      <w:r w:rsidRPr="00B103BF">
        <w:rPr>
          <w:rFonts w:cs="Helvetica"/>
          <w:color w:val="000000"/>
          <w:szCs w:val="22"/>
          <w:lang w:val="en-AU"/>
        </w:rPr>
        <w:t>nformation needs to be addressed and passed on in a handover?</w:t>
      </w:r>
      <w:r w:rsidRPr="00B103BF">
        <w:rPr>
          <w:rFonts w:cs="Helvetica"/>
          <w:lang w:val="en-AU"/>
        </w:rPr>
        <w:t xml:space="preserve"> </w:t>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745157" w:rsidRPr="00B103BF" w:rsidRDefault="00745157" w:rsidP="00745157">
      <w:pPr>
        <w:pStyle w:val="ActivityRulesInsertTab"/>
        <w:rPr>
          <w:rFonts w:cs="Helvetica"/>
        </w:rPr>
      </w:pPr>
      <w:r w:rsidRPr="00B103BF">
        <w:rPr>
          <w:rFonts w:cs="Helvetica"/>
        </w:rPr>
        <w:tab/>
      </w:r>
    </w:p>
    <w:p w:rsidR="006D69DB" w:rsidRPr="00B103BF" w:rsidRDefault="006D69DB" w:rsidP="006D69DB">
      <w:pPr>
        <w:pStyle w:val="ActivityRulesInsertTab"/>
        <w:rPr>
          <w:rFonts w:cs="Helvetica"/>
        </w:rPr>
      </w:pPr>
      <w:r w:rsidRPr="00B103BF">
        <w:rPr>
          <w:rFonts w:cs="Helvetica"/>
        </w:rPr>
        <w:tab/>
      </w:r>
    </w:p>
    <w:p w:rsidR="00B378C2" w:rsidRPr="00B103BF" w:rsidRDefault="00B378C2" w:rsidP="006D69DB">
      <w:pPr>
        <w:pStyle w:val="ActivityRulesInsertTab"/>
        <w:rPr>
          <w:rFonts w:cs="Helvetica"/>
        </w:rPr>
      </w:pPr>
      <w:r w:rsidRPr="00B103BF">
        <w:rPr>
          <w:rFonts w:cs="Helvetica"/>
        </w:rPr>
        <w:tab/>
      </w:r>
    </w:p>
    <w:p w:rsidR="00035F31" w:rsidRPr="00B103BF" w:rsidRDefault="006D69DB" w:rsidP="00035F31">
      <w:pPr>
        <w:pStyle w:val="ActivityBottom"/>
        <w:rPr>
          <w:rFonts w:ascii="Helvetica" w:hAnsi="Helvetica" w:cs="Helvetica"/>
          <w:noProof w:val="0"/>
          <w:lang w:val="en-AU"/>
        </w:rPr>
      </w:pPr>
      <w:r w:rsidRPr="00B103BF">
        <w:rPr>
          <w:rFonts w:ascii="Helvetica" w:hAnsi="Helvetica" w:cs="Helvetica"/>
          <w:noProof w:val="0"/>
          <w:lang w:val="en-AU"/>
        </w:rPr>
        <w:tab/>
      </w:r>
      <w:r w:rsidR="00035F31" w:rsidRPr="00B103BF">
        <w:rPr>
          <w:rFonts w:ascii="Helvetica" w:hAnsi="Helvetica" w:cs="Helvetica"/>
          <w:noProof w:val="0"/>
          <w:lang w:val="en-AU" w:eastAsia="en-US"/>
        </w:rPr>
        <w:br w:type="page"/>
      </w:r>
    </w:p>
    <w:p w:rsidR="00745157" w:rsidRPr="00B103BF" w:rsidRDefault="00745157" w:rsidP="00745157">
      <w:pPr>
        <w:rPr>
          <w:rFonts w:ascii="Helvetica" w:hAnsi="Helvetica" w:cs="Helvetica"/>
          <w:szCs w:val="18"/>
        </w:rPr>
      </w:pPr>
    </w:p>
    <w:p w:rsidR="00035F31" w:rsidRPr="00B103BF" w:rsidRDefault="00035F31" w:rsidP="006D69DB">
      <w:pPr>
        <w:rPr>
          <w:rFonts w:ascii="Helvetica" w:hAnsi="Helvetica" w:cs="Helvetica"/>
          <w:lang w:eastAsia="en-US"/>
        </w:rPr>
        <w:sectPr w:rsidR="00035F31" w:rsidRPr="00B103BF" w:rsidSect="00C07A74">
          <w:headerReference w:type="even" r:id="rId32"/>
          <w:headerReference w:type="default" r:id="rId33"/>
          <w:pgSz w:w="11906" w:h="16838"/>
          <w:pgMar w:top="1440" w:right="1440" w:bottom="1440" w:left="1440" w:header="708" w:footer="257" w:gutter="0"/>
          <w:cols w:space="708"/>
          <w:docGrid w:linePitch="360"/>
        </w:sectPr>
      </w:pPr>
    </w:p>
    <w:p w:rsidR="006D69DB" w:rsidRPr="00B103BF" w:rsidRDefault="006D69DB" w:rsidP="006D69DB">
      <w:pPr>
        <w:pStyle w:val="Heading1"/>
        <w:rPr>
          <w:rFonts w:cs="Helvetica"/>
          <w:lang w:val="en-AU"/>
        </w:rPr>
      </w:pPr>
      <w:bookmarkStart w:id="55" w:name="_Toc353540685"/>
      <w:r w:rsidRPr="00B103BF">
        <w:rPr>
          <w:rFonts w:cs="Helvetica"/>
          <w:lang w:val="en-AU"/>
        </w:rPr>
        <w:t>Answers to Written Questions</w:t>
      </w:r>
      <w:bookmarkEnd w:id="55"/>
    </w:p>
    <w:p w:rsidR="00B378C2" w:rsidRPr="00B103BF" w:rsidRDefault="00CC077A" w:rsidP="00743DD4">
      <w:pPr>
        <w:pStyle w:val="Heading3"/>
        <w:rPr>
          <w:rFonts w:cs="Helvetica"/>
          <w:lang w:eastAsia="en-US"/>
        </w:rPr>
      </w:pPr>
      <w:r>
        <w:fldChar w:fldCharType="begin"/>
      </w:r>
      <w:r>
        <w:instrText xml:space="preserve"> REF  UnitName  \* MERGEFORMAT </w:instrText>
      </w:r>
      <w:r>
        <w:fldChar w:fldCharType="separate"/>
      </w:r>
      <w:sdt>
        <w:sdtPr>
          <w:rPr>
            <w:rFonts w:cs="Helvetica"/>
          </w:rPr>
          <w:alias w:val="Unit Name"/>
          <w:tag w:val="Unit Name"/>
          <w:id w:val="8008966"/>
          <w:placeholder>
            <w:docPart w:val="660EEEC7DE37405094E8394853E10F0C"/>
          </w:placeholder>
        </w:sdtPr>
        <w:sdtEndPr/>
        <w:sdtContent>
          <w:r w:rsidR="002B0157" w:rsidRPr="002B0157">
            <w:rPr>
              <w:rFonts w:cs="Helvetica"/>
            </w:rPr>
            <w:t xml:space="preserve">Provide Food </w:t>
          </w:r>
          <w:r w:rsidR="002B0157" w:rsidRPr="00B103BF">
            <w:rPr>
              <w:rFonts w:eastAsia="Times New Roman" w:cs="Helvetica"/>
              <w:kern w:val="28"/>
              <w:lang w:eastAsia="en-US"/>
            </w:rPr>
            <w:t>and Beverage Services</w:t>
          </w:r>
        </w:sdtContent>
      </w:sdt>
      <w:r>
        <w:rPr>
          <w:rFonts w:cs="Helvetica"/>
        </w:rPr>
        <w:fldChar w:fldCharType="end"/>
      </w:r>
      <w:r w:rsidR="00B378C2" w:rsidRPr="00B103BF">
        <w:rPr>
          <w:rFonts w:cs="Helvetica"/>
          <w:lang w:eastAsia="en-US"/>
        </w:rPr>
        <w:t xml:space="preserve"> –</w:t>
      </w:r>
      <w:r w:rsidR="00743DD4" w:rsidRPr="00B103BF">
        <w:rPr>
          <w:rFonts w:cs="Helvetica"/>
          <w:lang w:eastAsia="en-US"/>
        </w:rPr>
        <w:t xml:space="preserve"> </w:t>
      </w:r>
      <w:r w:rsidR="00417199" w:rsidRPr="00B103BF">
        <w:rPr>
          <w:rFonts w:cs="Helvetica"/>
        </w:rPr>
        <w:t>D1.HBS.CL5.12</w:t>
      </w:r>
    </w:p>
    <w:p w:rsidR="006D69DB" w:rsidRPr="00B103BF" w:rsidRDefault="006D69DB" w:rsidP="006D69DB">
      <w:pPr>
        <w:pStyle w:val="BodyCopy"/>
        <w:spacing w:after="240"/>
        <w:rPr>
          <w:rFonts w:cs="Helvetica"/>
          <w:lang w:val="en-AU"/>
        </w:rPr>
      </w:pPr>
      <w:r w:rsidRPr="00B103BF">
        <w:rPr>
          <w:rFonts w:cs="Helvetica"/>
          <w:lang w:val="en-AU"/>
        </w:rPr>
        <w:t>The following are model answers only – Trainers/Assessors must use discretion when determining whether or not an answer provided by a Student is acceptable or not.</w:t>
      </w:r>
    </w:p>
    <w:p w:rsidR="006D69DB" w:rsidRPr="00B103BF" w:rsidRDefault="003721C3" w:rsidP="00074A27">
      <w:pPr>
        <w:pStyle w:val="ActivityNumberedBold"/>
        <w:rPr>
          <w:rFonts w:cs="Helvetica"/>
          <w:lang w:val="en-AU"/>
        </w:rPr>
      </w:pPr>
      <w:r w:rsidRPr="00B103BF">
        <w:rPr>
          <w:rFonts w:cs="Helvetica"/>
          <w:lang w:val="en-AU"/>
        </w:rPr>
        <w:t>Checking reservations is an important p</w:t>
      </w:r>
      <w:r w:rsidR="00836896" w:rsidRPr="00B103BF">
        <w:rPr>
          <w:rFonts w:cs="Helvetica"/>
          <w:lang w:val="en-AU"/>
        </w:rPr>
        <w:t>art of understanding trade for the day</w:t>
      </w:r>
      <w:r w:rsidRPr="00B103BF">
        <w:rPr>
          <w:rFonts w:cs="Helvetica"/>
          <w:lang w:val="en-AU"/>
        </w:rPr>
        <w:t xml:space="preserve">. </w:t>
      </w:r>
      <w:ins w:id="56" w:author=" " w:date="2013-12-01T10:39:00Z">
        <w:r w:rsidR="001D2FD2">
          <w:rPr>
            <w:rFonts w:cs="Helvetica"/>
            <w:szCs w:val="22"/>
            <w:lang w:val="en-AU"/>
          </w:rPr>
          <w:t xml:space="preserve">Name five pieces of </w:t>
        </w:r>
        <w:r w:rsidR="001D2FD2" w:rsidRPr="00B103BF">
          <w:rPr>
            <w:rFonts w:cs="Helvetica"/>
            <w:szCs w:val="22"/>
            <w:lang w:val="en-AU"/>
          </w:rPr>
          <w:t xml:space="preserve">information you </w:t>
        </w:r>
        <w:r w:rsidR="001D2FD2">
          <w:rPr>
            <w:rFonts w:cs="Helvetica"/>
            <w:szCs w:val="22"/>
            <w:lang w:val="en-AU"/>
          </w:rPr>
          <w:t xml:space="preserve">should </w:t>
        </w:r>
        <w:r w:rsidR="001D2FD2" w:rsidRPr="00B103BF">
          <w:rPr>
            <w:rFonts w:cs="Helvetica"/>
            <w:szCs w:val="22"/>
            <w:lang w:val="en-AU"/>
          </w:rPr>
          <w:t>check in relation to reservations</w:t>
        </w:r>
        <w:r w:rsidR="001D2FD2">
          <w:rPr>
            <w:rFonts w:cs="Helvetica"/>
            <w:szCs w:val="22"/>
            <w:lang w:val="en-AU"/>
          </w:rPr>
          <w:t>.</w:t>
        </w:r>
      </w:ins>
      <w:del w:id="57" w:author=" " w:date="2013-12-01T10:39:00Z">
        <w:r w:rsidRPr="00B103BF" w:rsidDel="001D2FD2">
          <w:rPr>
            <w:rFonts w:cs="Helvetica"/>
            <w:lang w:val="en-AU"/>
          </w:rPr>
          <w:delText>What information do you want to check in relation to reservations?</w:delText>
        </w:r>
      </w:del>
    </w:p>
    <w:p w:rsidR="003721C3" w:rsidRPr="00B103BF" w:rsidRDefault="003721C3" w:rsidP="00686E8C">
      <w:pPr>
        <w:pStyle w:val="ActivityBullet1"/>
        <w:rPr>
          <w:rFonts w:cs="Helvetica"/>
          <w:szCs w:val="22"/>
        </w:rPr>
      </w:pPr>
      <w:r w:rsidRPr="00B103BF">
        <w:rPr>
          <w:rFonts w:cs="Helvetica"/>
          <w:szCs w:val="22"/>
        </w:rPr>
        <w:t xml:space="preserve">Number of guests </w:t>
      </w:r>
    </w:p>
    <w:p w:rsidR="003721C3" w:rsidRPr="00B103BF" w:rsidRDefault="003721C3" w:rsidP="00686E8C">
      <w:pPr>
        <w:pStyle w:val="ActivityBullet1"/>
        <w:rPr>
          <w:rFonts w:cs="Helvetica"/>
          <w:szCs w:val="22"/>
        </w:rPr>
      </w:pPr>
      <w:r w:rsidRPr="00B103BF">
        <w:rPr>
          <w:rFonts w:cs="Helvetica"/>
          <w:szCs w:val="22"/>
        </w:rPr>
        <w:t xml:space="preserve">Size of bookings </w:t>
      </w:r>
    </w:p>
    <w:p w:rsidR="003721C3" w:rsidRPr="00B103BF" w:rsidRDefault="003721C3" w:rsidP="00686E8C">
      <w:pPr>
        <w:pStyle w:val="ActivityBullet1"/>
        <w:rPr>
          <w:rFonts w:cs="Helvetica"/>
          <w:szCs w:val="22"/>
        </w:rPr>
      </w:pPr>
      <w:r w:rsidRPr="00B103BF">
        <w:rPr>
          <w:rFonts w:cs="Helvetica"/>
          <w:szCs w:val="22"/>
        </w:rPr>
        <w:t xml:space="preserve">Customer’s arrival time </w:t>
      </w:r>
    </w:p>
    <w:p w:rsidR="003721C3" w:rsidRPr="00B103BF" w:rsidRDefault="003721C3" w:rsidP="00686E8C">
      <w:pPr>
        <w:pStyle w:val="ActivityBullet1"/>
        <w:rPr>
          <w:rFonts w:cs="Helvetica"/>
          <w:szCs w:val="22"/>
        </w:rPr>
      </w:pPr>
      <w:r w:rsidRPr="00B103BF">
        <w:rPr>
          <w:rFonts w:cs="Helvetica"/>
          <w:szCs w:val="22"/>
        </w:rPr>
        <w:t xml:space="preserve">Special requests </w:t>
      </w:r>
    </w:p>
    <w:p w:rsidR="003721C3" w:rsidRPr="00B103BF" w:rsidRDefault="00686E8C" w:rsidP="00074A27">
      <w:pPr>
        <w:pStyle w:val="ActivityBullet1"/>
        <w:spacing w:after="160"/>
        <w:rPr>
          <w:rFonts w:cs="Helvetica"/>
          <w:szCs w:val="22"/>
        </w:rPr>
      </w:pPr>
      <w:r w:rsidRPr="00B103BF">
        <w:rPr>
          <w:rFonts w:cs="Helvetica"/>
          <w:szCs w:val="22"/>
        </w:rPr>
        <w:t>Needs of guests.</w:t>
      </w:r>
    </w:p>
    <w:p w:rsidR="006D69DB" w:rsidRPr="00B103BF" w:rsidRDefault="001D2FD2" w:rsidP="00074A27">
      <w:pPr>
        <w:pStyle w:val="ActivityNumberedBold"/>
        <w:rPr>
          <w:rFonts w:cs="Helvetica"/>
          <w:lang w:val="en-AU"/>
        </w:rPr>
      </w:pPr>
      <w:ins w:id="58" w:author=" " w:date="2013-12-01T10:40:00Z">
        <w:r>
          <w:rPr>
            <w:rFonts w:cs="Helvetica"/>
            <w:szCs w:val="22"/>
            <w:lang w:val="en-AU"/>
          </w:rPr>
          <w:t xml:space="preserve">Name five factors that limit </w:t>
        </w:r>
        <w:r w:rsidRPr="00B103BF">
          <w:rPr>
            <w:rFonts w:cs="Helvetica"/>
            <w:szCs w:val="22"/>
            <w:lang w:val="en-AU"/>
          </w:rPr>
          <w:t>service</w:t>
        </w:r>
        <w:r>
          <w:rPr>
            <w:rFonts w:cs="Helvetica"/>
            <w:szCs w:val="22"/>
            <w:lang w:val="en-AU"/>
          </w:rPr>
          <w:t>.</w:t>
        </w:r>
      </w:ins>
      <w:del w:id="59" w:author=" " w:date="2013-12-01T10:40:00Z">
        <w:r w:rsidR="00836896" w:rsidRPr="00B103BF" w:rsidDel="001D2FD2">
          <w:rPr>
            <w:rFonts w:cs="Helvetica"/>
            <w:lang w:val="en-AU"/>
          </w:rPr>
          <w:delText>What are some limitations on service?</w:delText>
        </w:r>
      </w:del>
    </w:p>
    <w:p w:rsidR="00836896" w:rsidRPr="00B103BF" w:rsidRDefault="00836896" w:rsidP="00686E8C">
      <w:pPr>
        <w:pStyle w:val="ActivityBullet1"/>
        <w:rPr>
          <w:rFonts w:cs="Helvetica"/>
        </w:rPr>
      </w:pPr>
      <w:r w:rsidRPr="00B103BF">
        <w:rPr>
          <w:rFonts w:cs="Helvetica"/>
        </w:rPr>
        <w:t xml:space="preserve">Pre-existing group bookings </w:t>
      </w:r>
    </w:p>
    <w:p w:rsidR="00836896" w:rsidRPr="00B103BF" w:rsidRDefault="00836896" w:rsidP="00686E8C">
      <w:pPr>
        <w:pStyle w:val="ActivityBullet1"/>
        <w:rPr>
          <w:rFonts w:cs="Helvetica"/>
        </w:rPr>
      </w:pPr>
      <w:r w:rsidRPr="00B103BF">
        <w:rPr>
          <w:rFonts w:cs="Helvetica"/>
        </w:rPr>
        <w:t xml:space="preserve">Meetings that have been booked in the outlet </w:t>
      </w:r>
    </w:p>
    <w:p w:rsidR="00836896" w:rsidRPr="00B103BF" w:rsidRDefault="00836896" w:rsidP="00686E8C">
      <w:pPr>
        <w:pStyle w:val="ActivityBullet1"/>
        <w:rPr>
          <w:rFonts w:cs="Helvetica"/>
        </w:rPr>
      </w:pPr>
      <w:r w:rsidRPr="00B103BF">
        <w:rPr>
          <w:rFonts w:cs="Helvetica"/>
        </w:rPr>
        <w:t>Repairs to equipment or sections of the outlet</w:t>
      </w:r>
    </w:p>
    <w:p w:rsidR="00836896" w:rsidRPr="00B103BF" w:rsidRDefault="00836896" w:rsidP="00686E8C">
      <w:pPr>
        <w:pStyle w:val="ActivityBullet1"/>
        <w:rPr>
          <w:rFonts w:cs="Helvetica"/>
        </w:rPr>
      </w:pPr>
      <w:r w:rsidRPr="00B103BF">
        <w:rPr>
          <w:rFonts w:cs="Helvetica"/>
        </w:rPr>
        <w:t xml:space="preserve">Staffing limitations </w:t>
      </w:r>
    </w:p>
    <w:p w:rsidR="00836896" w:rsidRPr="00B103BF" w:rsidRDefault="00686E8C" w:rsidP="00074A27">
      <w:pPr>
        <w:pStyle w:val="ActivityBullet1"/>
        <w:spacing w:after="160"/>
        <w:rPr>
          <w:rFonts w:cs="Helvetica"/>
        </w:rPr>
      </w:pPr>
      <w:r w:rsidRPr="00B103BF">
        <w:rPr>
          <w:rFonts w:cs="Helvetica"/>
        </w:rPr>
        <w:t>Equipment limitations.</w:t>
      </w:r>
    </w:p>
    <w:p w:rsidR="0048585F" w:rsidRPr="00B103BF" w:rsidRDefault="001D2FD2" w:rsidP="00074A27">
      <w:pPr>
        <w:pStyle w:val="ActivityNumberedBold"/>
        <w:rPr>
          <w:rFonts w:cs="Helvetica"/>
          <w:lang w:val="en-AU"/>
        </w:rPr>
      </w:pPr>
      <w:ins w:id="60" w:author=" " w:date="2013-12-01T10:42:00Z">
        <w:r w:rsidRPr="00B103BF">
          <w:rPr>
            <w:rFonts w:cs="Helvetica"/>
            <w:szCs w:val="22"/>
            <w:lang w:val="en-AU"/>
          </w:rPr>
          <w:t xml:space="preserve">Before the commencement of service, </w:t>
        </w:r>
        <w:r>
          <w:rPr>
            <w:rFonts w:cs="Helvetica"/>
            <w:szCs w:val="22"/>
            <w:lang w:val="en-AU"/>
          </w:rPr>
          <w:t xml:space="preserve">name eight </w:t>
        </w:r>
        <w:r w:rsidRPr="00B103BF">
          <w:rPr>
            <w:rFonts w:cs="Helvetica"/>
            <w:szCs w:val="22"/>
            <w:lang w:val="en-AU"/>
          </w:rPr>
          <w:t xml:space="preserve">areas that need to be checked </w:t>
        </w:r>
        <w:r w:rsidRPr="00B103BF">
          <w:rPr>
            <w:rFonts w:cs="Helvetica"/>
            <w:color w:val="000000"/>
            <w:szCs w:val="22"/>
            <w:lang w:val="en-AU"/>
          </w:rPr>
          <w:t>for cleanliness</w:t>
        </w:r>
        <w:r>
          <w:rPr>
            <w:rFonts w:cs="Helvetica"/>
            <w:color w:val="000000"/>
            <w:szCs w:val="22"/>
            <w:lang w:val="en-AU"/>
          </w:rPr>
          <w:t>.</w:t>
        </w:r>
      </w:ins>
      <w:del w:id="61" w:author=" " w:date="2013-12-01T10:42:00Z">
        <w:r w:rsidR="0048585F" w:rsidRPr="00B103BF" w:rsidDel="001D2FD2">
          <w:rPr>
            <w:rFonts w:cs="Helvetica"/>
            <w:lang w:val="en-AU"/>
          </w:rPr>
          <w:delText>Before the commencement of service, what are some areas that need to be checked for cleanliness?</w:delText>
        </w:r>
      </w:del>
    </w:p>
    <w:p w:rsidR="0048585F" w:rsidRPr="00B103BF" w:rsidRDefault="0048585F" w:rsidP="00686E8C">
      <w:pPr>
        <w:pStyle w:val="ActivityBullet1"/>
        <w:rPr>
          <w:rFonts w:cs="Helvetica"/>
          <w:b/>
        </w:rPr>
      </w:pPr>
      <w:r w:rsidRPr="00B103BF">
        <w:rPr>
          <w:rFonts w:cs="Helvetica"/>
        </w:rPr>
        <w:t>Furniture – tables and chairs</w:t>
      </w:r>
    </w:p>
    <w:p w:rsidR="0048585F" w:rsidRPr="00B103BF" w:rsidRDefault="0048585F" w:rsidP="00686E8C">
      <w:pPr>
        <w:pStyle w:val="ActivityBullet1"/>
        <w:rPr>
          <w:rFonts w:cs="Helvetica"/>
          <w:b/>
        </w:rPr>
      </w:pPr>
      <w:r w:rsidRPr="00B103BF">
        <w:rPr>
          <w:rFonts w:cs="Helvetica"/>
        </w:rPr>
        <w:t xml:space="preserve">Wall hangings – pictures or displays </w:t>
      </w:r>
    </w:p>
    <w:p w:rsidR="0048585F" w:rsidRPr="00B103BF" w:rsidRDefault="0048585F" w:rsidP="00686E8C">
      <w:pPr>
        <w:pStyle w:val="ActivityBullet1"/>
        <w:rPr>
          <w:rFonts w:cs="Helvetica"/>
          <w:b/>
        </w:rPr>
      </w:pPr>
      <w:r w:rsidRPr="00B103BF">
        <w:rPr>
          <w:rFonts w:cs="Helvetica"/>
        </w:rPr>
        <w:t>Fixtures – light fittings and door knobs</w:t>
      </w:r>
    </w:p>
    <w:p w:rsidR="0048585F" w:rsidRPr="00B103BF" w:rsidRDefault="0048585F" w:rsidP="00686E8C">
      <w:pPr>
        <w:pStyle w:val="ActivityBullet1"/>
        <w:rPr>
          <w:rFonts w:cs="Helvetica"/>
          <w:b/>
        </w:rPr>
      </w:pPr>
      <w:r w:rsidRPr="00B103BF">
        <w:rPr>
          <w:rFonts w:cs="Helvetica"/>
        </w:rPr>
        <w:t>Plants – indoor plants and pots</w:t>
      </w:r>
    </w:p>
    <w:p w:rsidR="0048585F" w:rsidRPr="00B103BF" w:rsidRDefault="0048585F" w:rsidP="00686E8C">
      <w:pPr>
        <w:pStyle w:val="ActivityBullet1"/>
        <w:rPr>
          <w:rFonts w:cs="Helvetica"/>
          <w:b/>
        </w:rPr>
      </w:pPr>
      <w:r w:rsidRPr="00B103BF">
        <w:rPr>
          <w:rFonts w:cs="Helvetica"/>
        </w:rPr>
        <w:t xml:space="preserve">Glass – windows, panels and doors </w:t>
      </w:r>
    </w:p>
    <w:p w:rsidR="0048585F" w:rsidRPr="00B103BF" w:rsidRDefault="0048585F" w:rsidP="00686E8C">
      <w:pPr>
        <w:pStyle w:val="ActivityBullet1"/>
        <w:rPr>
          <w:rFonts w:cs="Helvetica"/>
          <w:b/>
        </w:rPr>
      </w:pPr>
      <w:r w:rsidRPr="00B103BF">
        <w:rPr>
          <w:rFonts w:cs="Helvetica"/>
        </w:rPr>
        <w:t>Floor – carpet and tiled areas</w:t>
      </w:r>
    </w:p>
    <w:p w:rsidR="0048585F" w:rsidRPr="00B103BF" w:rsidRDefault="0048585F" w:rsidP="00686E8C">
      <w:pPr>
        <w:pStyle w:val="ActivityBullet1"/>
        <w:rPr>
          <w:rFonts w:cs="Helvetica"/>
          <w:b/>
        </w:rPr>
      </w:pPr>
      <w:r w:rsidRPr="00B103BF">
        <w:rPr>
          <w:rFonts w:cs="Helvetica"/>
        </w:rPr>
        <w:t>Work stations – waiter’s sideboard</w:t>
      </w:r>
    </w:p>
    <w:p w:rsidR="0048585F" w:rsidRPr="00B103BF" w:rsidRDefault="0048585F" w:rsidP="00074A27">
      <w:pPr>
        <w:pStyle w:val="ActivityBullet1"/>
        <w:spacing w:after="160"/>
        <w:rPr>
          <w:rFonts w:cs="Helvetica"/>
          <w:b/>
        </w:rPr>
      </w:pPr>
      <w:r w:rsidRPr="00B103BF">
        <w:rPr>
          <w:rFonts w:cs="Helvetica"/>
        </w:rPr>
        <w:t>Toilets – rest areas.</w:t>
      </w:r>
    </w:p>
    <w:p w:rsidR="006D69DB" w:rsidRPr="00B103BF" w:rsidRDefault="005F37C1" w:rsidP="00074A27">
      <w:pPr>
        <w:pStyle w:val="ActivityNumberedBold"/>
        <w:rPr>
          <w:rFonts w:cs="Helvetica"/>
          <w:lang w:val="en-AU"/>
        </w:rPr>
      </w:pPr>
      <w:r w:rsidRPr="00B103BF">
        <w:rPr>
          <w:rFonts w:cs="Helvetica"/>
          <w:lang w:val="en-AU"/>
        </w:rPr>
        <w:t>What are different pieces of equipment that need to be checked and prepared before service?</w:t>
      </w:r>
    </w:p>
    <w:p w:rsidR="005F37C1" w:rsidRPr="00B103BF" w:rsidRDefault="005F37C1" w:rsidP="00E72BDF">
      <w:pPr>
        <w:pStyle w:val="ActivityText"/>
        <w:spacing w:before="120"/>
        <w:rPr>
          <w:rFonts w:cs="Helvetica"/>
          <w:szCs w:val="22"/>
          <w:lang w:eastAsia="ar-SA"/>
        </w:rPr>
      </w:pPr>
      <w:r w:rsidRPr="00B103BF">
        <w:rPr>
          <w:rFonts w:cs="Helvetica"/>
          <w:szCs w:val="22"/>
          <w:lang w:eastAsia="ar-SA"/>
        </w:rPr>
        <w:t>The answers will be wide and varied.</w:t>
      </w:r>
    </w:p>
    <w:p w:rsidR="00E72BDF" w:rsidRPr="00B103BF" w:rsidRDefault="00E72BDF">
      <w:pPr>
        <w:rPr>
          <w:rFonts w:ascii="Helvetica" w:eastAsia="Calibri" w:hAnsi="Helvetica" w:cs="Helvetica"/>
          <w:b/>
          <w:lang w:eastAsia="ar-SA"/>
        </w:rPr>
      </w:pPr>
      <w:r w:rsidRPr="00B103BF">
        <w:rPr>
          <w:rFonts w:ascii="Helvetica" w:hAnsi="Helvetica" w:cs="Helvetica"/>
        </w:rPr>
        <w:br w:type="page"/>
      </w:r>
    </w:p>
    <w:p w:rsidR="006D69DB" w:rsidRPr="00B103BF" w:rsidRDefault="007F2987" w:rsidP="00074A27">
      <w:pPr>
        <w:pStyle w:val="ActivityNumberedBold"/>
        <w:rPr>
          <w:rFonts w:cs="Helvetica"/>
          <w:szCs w:val="22"/>
          <w:lang w:val="en-AU"/>
        </w:rPr>
      </w:pPr>
      <w:del w:id="62" w:author=" " w:date="2013-12-01T10:46:00Z">
        <w:r w:rsidRPr="00B103BF" w:rsidDel="001D2FD2">
          <w:rPr>
            <w:rFonts w:cs="Helvetica"/>
            <w:szCs w:val="22"/>
            <w:lang w:val="en-AU"/>
          </w:rPr>
          <w:delText>Why is it important to follow up and confirm reservations?</w:delText>
        </w:r>
      </w:del>
      <w:ins w:id="63" w:author=" " w:date="2013-12-01T10:46:00Z">
        <w:r w:rsidR="001D2FD2">
          <w:rPr>
            <w:rFonts w:cs="Helvetica"/>
            <w:szCs w:val="22"/>
            <w:lang w:val="en-AU"/>
          </w:rPr>
          <w:t>Identify two key reasons it is important to follow up and confirm reservation</w:t>
        </w:r>
      </w:ins>
      <w:ins w:id="64" w:author=" " w:date="2013-12-01T10:47:00Z">
        <w:r w:rsidR="001D2FD2">
          <w:rPr>
            <w:rFonts w:cs="Helvetica"/>
            <w:szCs w:val="22"/>
            <w:lang w:val="en-AU"/>
          </w:rPr>
          <w:t>s</w:t>
        </w:r>
      </w:ins>
      <w:ins w:id="65" w:author=" " w:date="2013-12-01T10:46:00Z">
        <w:r w:rsidR="001D2FD2">
          <w:rPr>
            <w:rFonts w:cs="Helvetica"/>
            <w:szCs w:val="22"/>
            <w:lang w:val="en-AU"/>
          </w:rPr>
          <w:t>.</w:t>
        </w:r>
      </w:ins>
    </w:p>
    <w:p w:rsidR="007F2987" w:rsidRPr="00B103BF" w:rsidRDefault="007F2987" w:rsidP="00074A27">
      <w:pPr>
        <w:pStyle w:val="ActivityBullet1"/>
        <w:rPr>
          <w:rFonts w:cs="Helvetica"/>
        </w:rPr>
      </w:pPr>
      <w:r w:rsidRPr="00B103BF">
        <w:rPr>
          <w:rFonts w:cs="Helvetica"/>
        </w:rPr>
        <w:t>Proves to the customer we value their patronage</w:t>
      </w:r>
    </w:p>
    <w:p w:rsidR="007F2987" w:rsidRPr="00B103BF" w:rsidRDefault="007F2987" w:rsidP="00074A27">
      <w:pPr>
        <w:pStyle w:val="ActivityBullet1"/>
        <w:rPr>
          <w:rFonts w:cs="Helvetica"/>
        </w:rPr>
      </w:pPr>
      <w:r w:rsidRPr="00B103BF">
        <w:rPr>
          <w:rFonts w:cs="Helvetica"/>
        </w:rPr>
        <w:t>Reminds the customer that they in fact have a reservation</w:t>
      </w:r>
    </w:p>
    <w:p w:rsidR="007F2987" w:rsidRPr="00B103BF" w:rsidRDefault="007F2987" w:rsidP="00074A27">
      <w:pPr>
        <w:pStyle w:val="ActivityBullet1"/>
        <w:rPr>
          <w:rFonts w:cs="Helvetica"/>
        </w:rPr>
      </w:pPr>
      <w:r w:rsidRPr="00B103BF">
        <w:rPr>
          <w:rFonts w:cs="Helvetica"/>
        </w:rPr>
        <w:t>Confirms that the reservation is still applicable</w:t>
      </w:r>
    </w:p>
    <w:p w:rsidR="007F2987" w:rsidRPr="00B103BF" w:rsidRDefault="007F2987" w:rsidP="00074A27">
      <w:pPr>
        <w:pStyle w:val="ActivityBullet1"/>
        <w:rPr>
          <w:rFonts w:cs="Helvetica"/>
        </w:rPr>
      </w:pPr>
      <w:r w:rsidRPr="00B103BF">
        <w:rPr>
          <w:rFonts w:cs="Helvetica"/>
        </w:rPr>
        <w:t>Ensure that people who have made a reservation, do in fact have a space for them when they arrive</w:t>
      </w:r>
    </w:p>
    <w:p w:rsidR="007F2987" w:rsidRPr="00B103BF" w:rsidRDefault="007F2987" w:rsidP="00074A27">
      <w:pPr>
        <w:pStyle w:val="ActivityBullet1"/>
        <w:rPr>
          <w:rFonts w:cs="Helvetica"/>
        </w:rPr>
      </w:pPr>
      <w:r w:rsidRPr="00B103BF">
        <w:rPr>
          <w:rFonts w:cs="Helvetica"/>
        </w:rPr>
        <w:t>Ensures tables can be resold or released if the customer is not coming anymore</w:t>
      </w:r>
    </w:p>
    <w:p w:rsidR="007F2987" w:rsidRPr="00B103BF" w:rsidRDefault="007F2987" w:rsidP="00074A27">
      <w:pPr>
        <w:pStyle w:val="ActivityBullet1"/>
        <w:rPr>
          <w:rFonts w:cs="Helvetica"/>
        </w:rPr>
      </w:pPr>
      <w:r w:rsidRPr="00B103BF">
        <w:rPr>
          <w:rFonts w:cs="Helvetica"/>
        </w:rPr>
        <w:t>Information or arrangements regarding the booking can be confirmed</w:t>
      </w:r>
    </w:p>
    <w:p w:rsidR="007F2987" w:rsidRPr="00B103BF" w:rsidRDefault="007F2987" w:rsidP="00074A27">
      <w:pPr>
        <w:pStyle w:val="ActivityBullet1"/>
        <w:rPr>
          <w:rFonts w:cs="Helvetica"/>
        </w:rPr>
      </w:pPr>
      <w:r w:rsidRPr="00B103BF">
        <w:rPr>
          <w:rFonts w:cs="Helvetica"/>
        </w:rPr>
        <w:t>Payment methods can be collected if required</w:t>
      </w:r>
    </w:p>
    <w:p w:rsidR="007F2987" w:rsidRPr="00B103BF" w:rsidRDefault="007F2987" w:rsidP="00074A27">
      <w:pPr>
        <w:pStyle w:val="ActivityBullet1"/>
        <w:rPr>
          <w:rFonts w:cs="Helvetica"/>
        </w:rPr>
      </w:pPr>
      <w:r w:rsidRPr="00B103BF">
        <w:rPr>
          <w:rFonts w:cs="Helvetica"/>
        </w:rPr>
        <w:t>Ensures that any changes can be accommodated before the customer arrives</w:t>
      </w:r>
    </w:p>
    <w:p w:rsidR="007F2987" w:rsidRPr="00B103BF" w:rsidRDefault="007F2987" w:rsidP="00074A27">
      <w:pPr>
        <w:pStyle w:val="ActivityBullet1"/>
        <w:rPr>
          <w:rFonts w:cs="Helvetica"/>
        </w:rPr>
      </w:pPr>
      <w:r w:rsidRPr="00B103BF">
        <w:rPr>
          <w:rFonts w:cs="Helvetica"/>
        </w:rPr>
        <w:t>Where booking charges or penalties are charged for late cancellation are applicable, these can be explained to the customer</w:t>
      </w:r>
    </w:p>
    <w:p w:rsidR="007F2987" w:rsidRPr="00B103BF" w:rsidRDefault="007F2987" w:rsidP="00074A27">
      <w:pPr>
        <w:pStyle w:val="ActivityBullet1"/>
        <w:rPr>
          <w:rFonts w:cs="Helvetica"/>
        </w:rPr>
      </w:pPr>
      <w:r w:rsidRPr="00B103BF">
        <w:rPr>
          <w:rFonts w:cs="Helvetica"/>
        </w:rPr>
        <w:t>Enables staff to explain parking arrangements etc to help facilitate their arrival</w:t>
      </w:r>
    </w:p>
    <w:p w:rsidR="007F2987" w:rsidRPr="00B103BF" w:rsidRDefault="007F2987" w:rsidP="00074A27">
      <w:pPr>
        <w:pStyle w:val="ActivityBullet1"/>
        <w:spacing w:after="160"/>
        <w:rPr>
          <w:rFonts w:cs="Helvetica"/>
        </w:rPr>
      </w:pPr>
      <w:r w:rsidRPr="00B103BF">
        <w:rPr>
          <w:rFonts w:cs="Helvetica"/>
        </w:rPr>
        <w:t>If customers wish to cancel their reservation, others on a waiting list can be allocated a table, or other customers can be placed in more desired locations at the establishment. For example a table with a view of the ocean or city lights.</w:t>
      </w:r>
    </w:p>
    <w:p w:rsidR="007F2987" w:rsidRPr="00B103BF" w:rsidRDefault="007F2987" w:rsidP="00074A27">
      <w:pPr>
        <w:pStyle w:val="ActivityNumberedBold"/>
        <w:rPr>
          <w:rFonts w:cs="Helvetica"/>
          <w:lang w:val="en-AU"/>
        </w:rPr>
      </w:pPr>
      <w:r w:rsidRPr="00B103BF">
        <w:rPr>
          <w:rFonts w:cs="Helvetica"/>
          <w:lang w:val="en-AU"/>
        </w:rPr>
        <w:t xml:space="preserve">What is the </w:t>
      </w:r>
      <w:ins w:id="66" w:author=" " w:date="2013-12-01T10:48:00Z">
        <w:r w:rsidR="001D2FD2">
          <w:rPr>
            <w:rFonts w:cs="Helvetica"/>
            <w:lang w:val="en-AU"/>
          </w:rPr>
          <w:t xml:space="preserve">key </w:t>
        </w:r>
      </w:ins>
      <w:r w:rsidRPr="00B103BF">
        <w:rPr>
          <w:rFonts w:cs="Helvetica"/>
          <w:lang w:val="en-AU"/>
        </w:rPr>
        <w:t xml:space="preserve">difference between </w:t>
      </w:r>
      <w:ins w:id="67" w:author=" " w:date="2013-12-01T10:48:00Z">
        <w:r w:rsidR="001D2FD2">
          <w:rPr>
            <w:rFonts w:cs="Helvetica"/>
            <w:lang w:val="en-AU"/>
          </w:rPr>
          <w:t xml:space="preserve">an </w:t>
        </w:r>
      </w:ins>
      <w:r w:rsidRPr="00B103BF">
        <w:rPr>
          <w:rFonts w:cs="Helvetica"/>
          <w:lang w:val="en-AU"/>
        </w:rPr>
        <w:t>‘a la carte’ and ‘</w:t>
      </w:r>
      <w:del w:id="68" w:author=" " w:date="2013-12-01T10:48:00Z">
        <w:r w:rsidRPr="00B103BF" w:rsidDel="001D2FD2">
          <w:rPr>
            <w:rFonts w:cs="Helvetica"/>
            <w:lang w:val="en-AU"/>
          </w:rPr>
          <w:delText>table d’hôte</w:delText>
        </w:r>
      </w:del>
      <w:ins w:id="69" w:author=" " w:date="2013-12-01T10:48:00Z">
        <w:r w:rsidR="001D2FD2">
          <w:rPr>
            <w:rFonts w:cs="Helvetica"/>
            <w:lang w:val="en-AU"/>
          </w:rPr>
          <w:t>set</w:t>
        </w:r>
      </w:ins>
      <w:r w:rsidRPr="00B103BF">
        <w:rPr>
          <w:rFonts w:cs="Helvetica"/>
          <w:lang w:val="en-AU"/>
        </w:rPr>
        <w:t>’ menu?</w:t>
      </w:r>
    </w:p>
    <w:p w:rsidR="007F2987" w:rsidRPr="00B103BF" w:rsidRDefault="007F2987" w:rsidP="00686E8C">
      <w:pPr>
        <w:pStyle w:val="ActivityBullet1"/>
        <w:rPr>
          <w:rFonts w:cs="Helvetica"/>
          <w:lang w:eastAsia="ar-SA"/>
        </w:rPr>
      </w:pPr>
      <w:r w:rsidRPr="00B103BF">
        <w:rPr>
          <w:rFonts w:cs="Helvetica"/>
        </w:rPr>
        <w:t>A la carte is the term used for a menu that has individually priced dishes</w:t>
      </w:r>
    </w:p>
    <w:p w:rsidR="007F2987" w:rsidRPr="00B103BF" w:rsidRDefault="007F2987" w:rsidP="00074A27">
      <w:pPr>
        <w:pStyle w:val="ActivityBullet1"/>
        <w:spacing w:after="160"/>
        <w:rPr>
          <w:rFonts w:cs="Helvetica"/>
          <w:b/>
        </w:rPr>
      </w:pPr>
      <w:r w:rsidRPr="00B103BF">
        <w:rPr>
          <w:rFonts w:cs="Helvetica"/>
        </w:rPr>
        <w:t xml:space="preserve">A </w:t>
      </w:r>
      <w:del w:id="70" w:author=" " w:date="2013-12-01T10:48:00Z">
        <w:r w:rsidRPr="00B103BF" w:rsidDel="001D2FD2">
          <w:rPr>
            <w:rFonts w:cs="Helvetica"/>
          </w:rPr>
          <w:delText xml:space="preserve">table d’hôte </w:delText>
        </w:r>
      </w:del>
      <w:ins w:id="71" w:author=" " w:date="2013-12-01T10:48:00Z">
        <w:r w:rsidR="001D2FD2">
          <w:rPr>
            <w:rFonts w:cs="Helvetica"/>
          </w:rPr>
          <w:t xml:space="preserve">set </w:t>
        </w:r>
      </w:ins>
      <w:r w:rsidRPr="00B103BF">
        <w:rPr>
          <w:rFonts w:cs="Helvetica"/>
        </w:rPr>
        <w:t>menu is a menu that has a set price for a number of courses.</w:t>
      </w:r>
    </w:p>
    <w:p w:rsidR="006D69DB" w:rsidRPr="00B103BF" w:rsidRDefault="007F2987" w:rsidP="00074A27">
      <w:pPr>
        <w:pStyle w:val="ActivityNumberedBold"/>
        <w:rPr>
          <w:rFonts w:cs="Helvetica"/>
          <w:lang w:val="en-AU"/>
        </w:rPr>
      </w:pPr>
      <w:r w:rsidRPr="00B103BF">
        <w:rPr>
          <w:rFonts w:cs="Helvetica"/>
          <w:lang w:val="en-AU"/>
        </w:rPr>
        <w:t>What are different types of crockery and cutlery used in a restaurant?</w:t>
      </w:r>
    </w:p>
    <w:p w:rsidR="00B378C2" w:rsidRPr="00B103BF" w:rsidRDefault="007F2987" w:rsidP="00074A27">
      <w:pPr>
        <w:pStyle w:val="ActivityText"/>
        <w:spacing w:before="120" w:after="160"/>
        <w:rPr>
          <w:rFonts w:cs="Helvetica"/>
          <w:szCs w:val="22"/>
          <w:lang w:eastAsia="ar-SA"/>
        </w:rPr>
      </w:pPr>
      <w:r w:rsidRPr="00B103BF">
        <w:rPr>
          <w:rFonts w:cs="Helvetica"/>
          <w:szCs w:val="22"/>
        </w:rPr>
        <w:t>Answers will be varied.</w:t>
      </w:r>
    </w:p>
    <w:p w:rsidR="007F2987" w:rsidRPr="00B103BF" w:rsidRDefault="009A51BD" w:rsidP="00074A27">
      <w:pPr>
        <w:pStyle w:val="ActivityNumberedBold"/>
        <w:rPr>
          <w:rFonts w:cs="Helvetica"/>
          <w:lang w:val="en-AU"/>
        </w:rPr>
      </w:pPr>
      <w:ins w:id="72" w:author=" " w:date="2013-12-01T10:52:00Z">
        <w:r>
          <w:rPr>
            <w:rFonts w:cs="Helvetica"/>
            <w:lang w:val="en-AU"/>
          </w:rPr>
          <w:t xml:space="preserve">Name five common categories of glassware </w:t>
        </w:r>
      </w:ins>
      <w:del w:id="73" w:author=" " w:date="2013-12-01T10:52:00Z">
        <w:r w:rsidR="007F2987" w:rsidRPr="00B103BF" w:rsidDel="009A51BD">
          <w:rPr>
            <w:rFonts w:cs="Helvetica"/>
            <w:lang w:val="en-AU"/>
          </w:rPr>
          <w:delText xml:space="preserve">What are different types of glassware </w:delText>
        </w:r>
      </w:del>
      <w:r w:rsidR="007F2987" w:rsidRPr="00B103BF">
        <w:rPr>
          <w:rFonts w:cs="Helvetica"/>
          <w:lang w:val="en-AU"/>
        </w:rPr>
        <w:t>used in a restaurant</w:t>
      </w:r>
      <w:del w:id="74" w:author=" " w:date="2013-12-01T10:52:00Z">
        <w:r w:rsidR="007F2987" w:rsidRPr="00B103BF" w:rsidDel="009A51BD">
          <w:rPr>
            <w:rFonts w:cs="Helvetica"/>
            <w:lang w:val="en-AU"/>
          </w:rPr>
          <w:delText>?</w:delText>
        </w:r>
      </w:del>
      <w:ins w:id="75" w:author=" " w:date="2013-12-01T10:52:00Z">
        <w:r>
          <w:rPr>
            <w:rFonts w:cs="Helvetica"/>
            <w:lang w:val="en-AU"/>
          </w:rPr>
          <w:t>.</w:t>
        </w:r>
      </w:ins>
    </w:p>
    <w:p w:rsidR="007F2987" w:rsidRPr="00B103BF" w:rsidRDefault="007F2987" w:rsidP="00074A27">
      <w:pPr>
        <w:pStyle w:val="ActivityBullet1"/>
        <w:rPr>
          <w:rFonts w:cs="Helvetica"/>
        </w:rPr>
      </w:pPr>
      <w:r w:rsidRPr="00B103BF">
        <w:rPr>
          <w:rFonts w:cs="Helvetica"/>
        </w:rPr>
        <w:t>Beer glasses</w:t>
      </w:r>
    </w:p>
    <w:p w:rsidR="007F2987" w:rsidRPr="00B103BF" w:rsidRDefault="007F2987" w:rsidP="00074A27">
      <w:pPr>
        <w:pStyle w:val="ActivityBullet1"/>
        <w:rPr>
          <w:rFonts w:cs="Helvetica"/>
        </w:rPr>
      </w:pPr>
      <w:r w:rsidRPr="00B103BF">
        <w:rPr>
          <w:rFonts w:cs="Helvetica"/>
        </w:rPr>
        <w:t>Wine glasses – still and sparkling</w:t>
      </w:r>
    </w:p>
    <w:p w:rsidR="007F2987" w:rsidRPr="00B103BF" w:rsidRDefault="007F2987" w:rsidP="00074A27">
      <w:pPr>
        <w:pStyle w:val="ActivityBullet1"/>
        <w:rPr>
          <w:rFonts w:cs="Helvetica"/>
        </w:rPr>
      </w:pPr>
      <w:r w:rsidRPr="00B103BF">
        <w:rPr>
          <w:rFonts w:cs="Helvetica"/>
        </w:rPr>
        <w:t xml:space="preserve">All-purpose glasses </w:t>
      </w:r>
    </w:p>
    <w:p w:rsidR="007F2987" w:rsidRPr="00B103BF" w:rsidRDefault="007F2987" w:rsidP="00074A27">
      <w:pPr>
        <w:pStyle w:val="ActivityBullet1"/>
        <w:rPr>
          <w:rFonts w:cs="Helvetica"/>
        </w:rPr>
      </w:pPr>
      <w:r w:rsidRPr="00B103BF">
        <w:rPr>
          <w:rFonts w:cs="Helvetica"/>
        </w:rPr>
        <w:t>Cocktail glasses</w:t>
      </w:r>
    </w:p>
    <w:p w:rsidR="007F2987" w:rsidRPr="00B103BF" w:rsidRDefault="007F2987" w:rsidP="00074A27">
      <w:pPr>
        <w:pStyle w:val="ActivityBullet1"/>
        <w:rPr>
          <w:rFonts w:cs="Helvetica"/>
        </w:rPr>
      </w:pPr>
      <w:r w:rsidRPr="00B103BF">
        <w:rPr>
          <w:rFonts w:cs="Helvetica"/>
        </w:rPr>
        <w:t>Liqueur glasses and fortified wine glasses</w:t>
      </w:r>
    </w:p>
    <w:p w:rsidR="007F2987" w:rsidRPr="00B103BF" w:rsidRDefault="0063560F" w:rsidP="00074A27">
      <w:pPr>
        <w:pStyle w:val="ActivityBullet1"/>
        <w:rPr>
          <w:rFonts w:cs="Helvetica"/>
        </w:rPr>
      </w:pPr>
      <w:r w:rsidRPr="00B103BF">
        <w:rPr>
          <w:rFonts w:cs="Helvetica"/>
        </w:rPr>
        <w:t xml:space="preserve">Carafes </w:t>
      </w:r>
      <w:r w:rsidR="007F2987" w:rsidRPr="00B103BF">
        <w:rPr>
          <w:rFonts w:cs="Helvetica"/>
        </w:rPr>
        <w:t xml:space="preserve">for the service of house wines to table </w:t>
      </w:r>
    </w:p>
    <w:p w:rsidR="007F2987" w:rsidRPr="00B103BF" w:rsidRDefault="0063560F" w:rsidP="00074A27">
      <w:pPr>
        <w:pStyle w:val="ActivityBullet1"/>
        <w:rPr>
          <w:rFonts w:cs="Helvetica"/>
        </w:rPr>
      </w:pPr>
      <w:r w:rsidRPr="00B103BF">
        <w:rPr>
          <w:rFonts w:cs="Helvetica"/>
        </w:rPr>
        <w:t xml:space="preserve">Jugs </w:t>
      </w:r>
      <w:r w:rsidR="007F2987" w:rsidRPr="00B103BF">
        <w:rPr>
          <w:rFonts w:cs="Helvetica"/>
        </w:rPr>
        <w:t>for beer, soft drink and mixed drinks</w:t>
      </w:r>
    </w:p>
    <w:p w:rsidR="007F2987" w:rsidRPr="00B103BF" w:rsidRDefault="007F2987" w:rsidP="00074A27">
      <w:pPr>
        <w:pStyle w:val="ActivityBullet1"/>
        <w:rPr>
          <w:rFonts w:cs="Helvetica"/>
        </w:rPr>
      </w:pPr>
      <w:r w:rsidRPr="00B103BF">
        <w:rPr>
          <w:rFonts w:cs="Helvetica"/>
        </w:rPr>
        <w:t>Irish coffee/liqueur-spirit coffee mugs.</w:t>
      </w:r>
    </w:p>
    <w:p w:rsidR="00E72BDF" w:rsidRPr="00B103BF" w:rsidRDefault="00E72BDF">
      <w:pPr>
        <w:rPr>
          <w:rFonts w:ascii="Helvetica" w:eastAsia="Calibri" w:hAnsi="Helvetica" w:cs="Helvetica"/>
          <w:b/>
          <w:lang w:eastAsia="ar-SA"/>
        </w:rPr>
      </w:pPr>
      <w:r w:rsidRPr="00B103BF">
        <w:rPr>
          <w:rFonts w:ascii="Helvetica" w:hAnsi="Helvetica" w:cs="Helvetica"/>
        </w:rPr>
        <w:br w:type="page"/>
      </w:r>
    </w:p>
    <w:p w:rsidR="006D69DB" w:rsidRPr="00B103BF" w:rsidRDefault="00C53C27" w:rsidP="00074A27">
      <w:pPr>
        <w:pStyle w:val="ActivityNumberedBold"/>
        <w:rPr>
          <w:rFonts w:cs="Helvetica"/>
          <w:lang w:val="en-AU"/>
        </w:rPr>
      </w:pPr>
      <w:r w:rsidRPr="00B103BF">
        <w:rPr>
          <w:rFonts w:cs="Helvetica"/>
          <w:lang w:val="en-AU"/>
        </w:rPr>
        <w:t xml:space="preserve">When checking cleanliness of the room and tables, </w:t>
      </w:r>
      <w:del w:id="76" w:author=" " w:date="2013-12-01T10:55:00Z">
        <w:r w:rsidRPr="00B103BF" w:rsidDel="009A51BD">
          <w:rPr>
            <w:rFonts w:cs="Helvetica"/>
            <w:lang w:val="en-AU"/>
          </w:rPr>
          <w:delText>what are you looking for?</w:delText>
        </w:r>
      </w:del>
      <w:ins w:id="77" w:author=" " w:date="2013-12-01T10:55:00Z">
        <w:r w:rsidR="009A51BD">
          <w:rPr>
            <w:rFonts w:cs="Helvetica"/>
            <w:lang w:val="en-AU"/>
          </w:rPr>
          <w:t>identify five items you should check.</w:t>
        </w:r>
      </w:ins>
    </w:p>
    <w:p w:rsidR="00C53C27" w:rsidRPr="00B103BF" w:rsidRDefault="00C53C27" w:rsidP="00074A27">
      <w:pPr>
        <w:pStyle w:val="ActivityBullet1"/>
        <w:rPr>
          <w:rFonts w:cs="Helvetica"/>
        </w:rPr>
      </w:pPr>
      <w:r w:rsidRPr="00B103BF">
        <w:rPr>
          <w:rFonts w:cs="Helvetica"/>
        </w:rPr>
        <w:t xml:space="preserve">Crumbs on chairs </w:t>
      </w:r>
    </w:p>
    <w:p w:rsidR="00C53C27" w:rsidRPr="00B103BF" w:rsidRDefault="00C53C27" w:rsidP="00074A27">
      <w:pPr>
        <w:pStyle w:val="ActivityBullet1"/>
        <w:rPr>
          <w:rFonts w:cs="Helvetica"/>
        </w:rPr>
      </w:pPr>
      <w:r w:rsidRPr="00B103BF">
        <w:rPr>
          <w:rFonts w:cs="Helvetica"/>
        </w:rPr>
        <w:t>Lop-sided, creased, dirty or otherwise unsuitable table cloth</w:t>
      </w:r>
    </w:p>
    <w:p w:rsidR="00C53C27" w:rsidRPr="00B103BF" w:rsidRDefault="00C53C27" w:rsidP="00074A27">
      <w:pPr>
        <w:pStyle w:val="ActivityBullet1"/>
        <w:rPr>
          <w:rFonts w:cs="Helvetica"/>
        </w:rPr>
      </w:pPr>
      <w:r w:rsidRPr="00B103BF">
        <w:rPr>
          <w:rFonts w:cs="Helvetica"/>
        </w:rPr>
        <w:t xml:space="preserve">Missing items from the cover or table </w:t>
      </w:r>
    </w:p>
    <w:p w:rsidR="00C53C27" w:rsidRPr="00B103BF" w:rsidRDefault="00C53C27" w:rsidP="00074A27">
      <w:pPr>
        <w:pStyle w:val="ActivityBullet1"/>
        <w:rPr>
          <w:rFonts w:cs="Helvetica"/>
        </w:rPr>
      </w:pPr>
      <w:r w:rsidRPr="00B103BF">
        <w:rPr>
          <w:rFonts w:cs="Helvetica"/>
        </w:rPr>
        <w:t xml:space="preserve">Missing, damaged or unstable tables and chairs </w:t>
      </w:r>
    </w:p>
    <w:p w:rsidR="00C53C27" w:rsidRPr="00B103BF" w:rsidRDefault="00C53C27" w:rsidP="00074A27">
      <w:pPr>
        <w:pStyle w:val="ActivityBullet1"/>
        <w:rPr>
          <w:rFonts w:cs="Helvetica"/>
        </w:rPr>
      </w:pPr>
      <w:r w:rsidRPr="00B103BF">
        <w:rPr>
          <w:rFonts w:cs="Helvetica"/>
        </w:rPr>
        <w:t xml:space="preserve">Incorrect covers set on a table </w:t>
      </w:r>
    </w:p>
    <w:p w:rsidR="00C53C27" w:rsidRPr="00B103BF" w:rsidRDefault="00C53C27" w:rsidP="00074A27">
      <w:pPr>
        <w:pStyle w:val="ActivityBullet1"/>
        <w:rPr>
          <w:rFonts w:cs="Helvetica"/>
        </w:rPr>
      </w:pPr>
      <w:r w:rsidRPr="00B103BF">
        <w:rPr>
          <w:rFonts w:cs="Helvetica"/>
        </w:rPr>
        <w:t>That the actual table positions reflect the set floor plan</w:t>
      </w:r>
    </w:p>
    <w:p w:rsidR="00C53C27" w:rsidRPr="00B103BF" w:rsidRDefault="00C53C27" w:rsidP="00074A27">
      <w:pPr>
        <w:pStyle w:val="ActivityBullet1"/>
        <w:rPr>
          <w:rFonts w:cs="Helvetica"/>
        </w:rPr>
      </w:pPr>
      <w:r w:rsidRPr="00B103BF">
        <w:rPr>
          <w:rFonts w:cs="Helvetica"/>
        </w:rPr>
        <w:t>Rubbish on the floor, in pot plants etc.</w:t>
      </w:r>
    </w:p>
    <w:p w:rsidR="00C53C27" w:rsidRPr="00B103BF" w:rsidRDefault="00074A27" w:rsidP="00074A27">
      <w:pPr>
        <w:pStyle w:val="ActivityBullet1"/>
        <w:rPr>
          <w:rFonts w:cs="Helvetica"/>
        </w:rPr>
      </w:pPr>
      <w:r w:rsidRPr="00B103BF">
        <w:rPr>
          <w:rFonts w:cs="Helvetica"/>
        </w:rPr>
        <w:t>Flies or insects.</w:t>
      </w:r>
    </w:p>
    <w:p w:rsidR="006D69DB" w:rsidRPr="00B103BF" w:rsidRDefault="00A36236" w:rsidP="00074A27">
      <w:pPr>
        <w:pStyle w:val="ActivityNumberedBold"/>
        <w:rPr>
          <w:rFonts w:cs="Helvetica"/>
          <w:lang w:val="en-AU"/>
        </w:rPr>
      </w:pPr>
      <w:del w:id="78" w:author=" " w:date="2013-12-01T10:56:00Z">
        <w:r w:rsidRPr="00B103BF" w:rsidDel="009A51BD">
          <w:rPr>
            <w:rFonts w:cs="Helvetica"/>
            <w:lang w:val="en-AU"/>
          </w:rPr>
          <w:delText xml:space="preserve">Why must </w:delText>
        </w:r>
      </w:del>
      <w:ins w:id="79" w:author=" " w:date="2013-12-01T10:56:00Z">
        <w:r w:rsidR="009A51BD">
          <w:rPr>
            <w:rFonts w:cs="Helvetica"/>
            <w:lang w:val="en-AU"/>
          </w:rPr>
          <w:t xml:space="preserve">Give three reasons why </w:t>
        </w:r>
      </w:ins>
      <w:r w:rsidRPr="00B103BF">
        <w:rPr>
          <w:rFonts w:cs="Helvetica"/>
          <w:lang w:val="en-AU"/>
        </w:rPr>
        <w:t xml:space="preserve">reoccurring events </w:t>
      </w:r>
      <w:ins w:id="80" w:author=" " w:date="2013-12-01T10:57:00Z">
        <w:r w:rsidR="009A51BD">
          <w:rPr>
            <w:rFonts w:cs="Helvetica"/>
            <w:lang w:val="en-AU"/>
          </w:rPr>
          <w:t xml:space="preserve">must </w:t>
        </w:r>
      </w:ins>
      <w:r w:rsidRPr="00B103BF">
        <w:rPr>
          <w:rFonts w:cs="Helvetica"/>
          <w:lang w:val="en-AU"/>
        </w:rPr>
        <w:t>be reported</w:t>
      </w:r>
      <w:ins w:id="81" w:author=" " w:date="2013-12-01T10:57:00Z">
        <w:r w:rsidR="009A51BD">
          <w:rPr>
            <w:rFonts w:cs="Helvetica"/>
            <w:lang w:val="en-AU"/>
          </w:rPr>
          <w:t>.</w:t>
        </w:r>
      </w:ins>
      <w:del w:id="82" w:author=" " w:date="2013-12-01T10:57:00Z">
        <w:r w:rsidRPr="00B103BF" w:rsidDel="009A51BD">
          <w:rPr>
            <w:rFonts w:cs="Helvetica"/>
            <w:lang w:val="en-AU"/>
          </w:rPr>
          <w:delText>?</w:delText>
        </w:r>
      </w:del>
    </w:p>
    <w:p w:rsidR="00B378C2" w:rsidRPr="00B103BF" w:rsidRDefault="00A36236" w:rsidP="00074A27">
      <w:pPr>
        <w:pStyle w:val="ActivityBullet1"/>
        <w:rPr>
          <w:rFonts w:cs="Helvetica"/>
        </w:rPr>
      </w:pPr>
      <w:r w:rsidRPr="00B103BF">
        <w:rPr>
          <w:rFonts w:cs="Helvetica"/>
        </w:rPr>
        <w:t xml:space="preserve">So they can be fixed </w:t>
      </w:r>
    </w:p>
    <w:p w:rsidR="00A36236" w:rsidRPr="00B103BF" w:rsidRDefault="00A36236" w:rsidP="00074A27">
      <w:pPr>
        <w:pStyle w:val="ActivityBullet1"/>
        <w:rPr>
          <w:rFonts w:cs="Helvetica"/>
        </w:rPr>
      </w:pPr>
      <w:r w:rsidRPr="00B103BF">
        <w:rPr>
          <w:rFonts w:cs="Helvetica"/>
        </w:rPr>
        <w:t>Items can be replaced</w:t>
      </w:r>
    </w:p>
    <w:p w:rsidR="00A36236" w:rsidRPr="00B103BF" w:rsidRDefault="00A36236" w:rsidP="00074A27">
      <w:pPr>
        <w:pStyle w:val="ActivityBullet1"/>
        <w:rPr>
          <w:rFonts w:cs="Helvetica"/>
        </w:rPr>
      </w:pPr>
      <w:r w:rsidRPr="00B103BF">
        <w:rPr>
          <w:rFonts w:cs="Helvetica"/>
        </w:rPr>
        <w:t>Possible causes can be identified to help find a suitable solution to reduce its effects in the future</w:t>
      </w:r>
      <w:r w:rsidR="00074A27" w:rsidRPr="00B103BF">
        <w:rPr>
          <w:rFonts w:cs="Helvetica"/>
        </w:rPr>
        <w:t>.</w:t>
      </w:r>
    </w:p>
    <w:p w:rsidR="006D69DB" w:rsidRPr="00B103BF" w:rsidRDefault="00A2015A" w:rsidP="00074A27">
      <w:pPr>
        <w:pStyle w:val="ActivityNumberedBold"/>
        <w:rPr>
          <w:rFonts w:cs="Helvetica"/>
          <w:lang w:val="en-AU"/>
        </w:rPr>
      </w:pPr>
      <w:r w:rsidRPr="00B103BF">
        <w:rPr>
          <w:rFonts w:cs="Helvetica"/>
          <w:lang w:val="en-AU"/>
        </w:rPr>
        <w:t>What are some special needs that must be addressed when welcoming a customer?</w:t>
      </w:r>
    </w:p>
    <w:p w:rsidR="00A2015A" w:rsidRPr="00B103BF" w:rsidRDefault="00A2015A" w:rsidP="00074A27">
      <w:pPr>
        <w:pStyle w:val="ActivityBullet1"/>
        <w:rPr>
          <w:rFonts w:cs="Helvetica"/>
        </w:rPr>
      </w:pPr>
      <w:r w:rsidRPr="00B103BF">
        <w:rPr>
          <w:rFonts w:cs="Helvetica"/>
        </w:rPr>
        <w:t xml:space="preserve">Alternative easy access to their table because of a disability </w:t>
      </w:r>
    </w:p>
    <w:p w:rsidR="00A2015A" w:rsidRPr="00B103BF" w:rsidRDefault="00A2015A" w:rsidP="00074A27">
      <w:pPr>
        <w:pStyle w:val="ActivityBullet1"/>
        <w:rPr>
          <w:rFonts w:cs="Helvetica"/>
        </w:rPr>
      </w:pPr>
      <w:r w:rsidRPr="00B103BF">
        <w:rPr>
          <w:rFonts w:cs="Helvetica"/>
        </w:rPr>
        <w:t>A high chair for infants</w:t>
      </w:r>
    </w:p>
    <w:p w:rsidR="00A2015A" w:rsidRPr="00B103BF" w:rsidRDefault="00A2015A" w:rsidP="00074A27">
      <w:pPr>
        <w:pStyle w:val="ActivityBullet1"/>
        <w:rPr>
          <w:rFonts w:cs="Helvetica"/>
        </w:rPr>
      </w:pPr>
      <w:r w:rsidRPr="00B103BF">
        <w:rPr>
          <w:rFonts w:cs="Helvetica"/>
        </w:rPr>
        <w:t xml:space="preserve">Warming of a bottle for babies </w:t>
      </w:r>
    </w:p>
    <w:p w:rsidR="00A2015A" w:rsidRPr="00B103BF" w:rsidRDefault="00A2015A" w:rsidP="00074A27">
      <w:pPr>
        <w:pStyle w:val="ActivityBullet1"/>
        <w:rPr>
          <w:rFonts w:cs="Helvetica"/>
        </w:rPr>
      </w:pPr>
      <w:r w:rsidRPr="00B103BF">
        <w:rPr>
          <w:rFonts w:cs="Helvetica"/>
        </w:rPr>
        <w:t xml:space="preserve">Appropriate food for those with special dietary needs as indicated in the reservations book </w:t>
      </w:r>
    </w:p>
    <w:p w:rsidR="00A2015A" w:rsidRPr="00B103BF" w:rsidRDefault="00A2015A" w:rsidP="00074A27">
      <w:pPr>
        <w:pStyle w:val="ActivityBullet1"/>
        <w:rPr>
          <w:rFonts w:cs="Helvetica"/>
        </w:rPr>
      </w:pPr>
      <w:r w:rsidRPr="00B103BF">
        <w:rPr>
          <w:rFonts w:cs="Helvetica"/>
        </w:rPr>
        <w:t>Privacy for romantic</w:t>
      </w:r>
      <w:r w:rsidR="0063560F" w:rsidRPr="00B103BF">
        <w:rPr>
          <w:rFonts w:cs="Helvetica"/>
        </w:rPr>
        <w:t xml:space="preserve"> couples, and business people </w:t>
      </w:r>
      <w:r w:rsidRPr="00B103BF">
        <w:rPr>
          <w:rFonts w:cs="Helvetica"/>
        </w:rPr>
        <w:t xml:space="preserve">to the best extent possible given other bookings </w:t>
      </w:r>
    </w:p>
    <w:p w:rsidR="00A2015A" w:rsidRPr="00B103BF" w:rsidRDefault="00A2015A" w:rsidP="00074A27">
      <w:pPr>
        <w:pStyle w:val="ActivityBullet1"/>
        <w:rPr>
          <w:rFonts w:cs="Helvetica"/>
        </w:rPr>
      </w:pPr>
      <w:r w:rsidRPr="00B103BF">
        <w:rPr>
          <w:rFonts w:cs="Helvetica"/>
        </w:rPr>
        <w:t>Room on a table to spread out where business looks as if it is going to be conducted</w:t>
      </w:r>
    </w:p>
    <w:p w:rsidR="00A2015A" w:rsidRPr="00B103BF" w:rsidRDefault="00A2015A" w:rsidP="00074A27">
      <w:pPr>
        <w:pStyle w:val="ActivityBullet1"/>
        <w:rPr>
          <w:rFonts w:cs="Helvetica"/>
        </w:rPr>
      </w:pPr>
      <w:r w:rsidRPr="00B103BF">
        <w:rPr>
          <w:rFonts w:cs="Helvetica"/>
        </w:rPr>
        <w:t>A table near the door for someone with a walking stick</w:t>
      </w:r>
      <w:r w:rsidR="00074A27" w:rsidRPr="00B103BF">
        <w:rPr>
          <w:rFonts w:cs="Helvetica"/>
        </w:rPr>
        <w:t>.</w:t>
      </w:r>
    </w:p>
    <w:p w:rsidR="006D69DB" w:rsidRPr="00B103BF" w:rsidRDefault="00A2015A" w:rsidP="00074A27">
      <w:pPr>
        <w:pStyle w:val="ActivityNumberedBold"/>
        <w:rPr>
          <w:rFonts w:cs="Helvetica"/>
          <w:lang w:val="en-AU"/>
        </w:rPr>
      </w:pPr>
      <w:r w:rsidRPr="00B103BF">
        <w:rPr>
          <w:rFonts w:cs="Helvetica"/>
          <w:lang w:val="en-AU"/>
        </w:rPr>
        <w:t>What are the steps associated with welcoming a customer and escorting them to the table?</w:t>
      </w:r>
    </w:p>
    <w:p w:rsidR="00A2015A" w:rsidRPr="00B103BF" w:rsidRDefault="00A2015A" w:rsidP="00686E8C">
      <w:pPr>
        <w:pStyle w:val="ActivityBullet1"/>
        <w:rPr>
          <w:rFonts w:cs="Helvetica"/>
          <w:b/>
        </w:rPr>
      </w:pPr>
      <w:r w:rsidRPr="00B103BF">
        <w:rPr>
          <w:rFonts w:cs="Helvetica"/>
        </w:rPr>
        <w:t>Promptly acknowledge the guests an</w:t>
      </w:r>
      <w:r w:rsidR="00074A27" w:rsidRPr="00B103BF">
        <w:rPr>
          <w:rFonts w:cs="Helvetica"/>
        </w:rPr>
        <w:t>d welcome them with a greeting</w:t>
      </w:r>
    </w:p>
    <w:p w:rsidR="00A2015A" w:rsidRPr="00B103BF" w:rsidRDefault="00A2015A" w:rsidP="00686E8C">
      <w:pPr>
        <w:pStyle w:val="ActivityBullet1"/>
        <w:rPr>
          <w:rFonts w:cs="Helvetica"/>
          <w:b/>
        </w:rPr>
      </w:pPr>
      <w:r w:rsidRPr="00B103BF">
        <w:rPr>
          <w:rFonts w:cs="Helvetica"/>
        </w:rPr>
        <w:t>Establish if the customer has a reservation</w:t>
      </w:r>
    </w:p>
    <w:p w:rsidR="00A2015A" w:rsidRPr="00B103BF" w:rsidRDefault="00A2015A" w:rsidP="00686E8C">
      <w:pPr>
        <w:pStyle w:val="ActivityBullet1"/>
        <w:rPr>
          <w:rFonts w:cs="Helvetica"/>
          <w:b/>
        </w:rPr>
      </w:pPr>
      <w:r w:rsidRPr="00B103BF">
        <w:rPr>
          <w:rFonts w:cs="Helvetica"/>
        </w:rPr>
        <w:t xml:space="preserve">Hats, coats, umbrellas or parcels and presents should be taken from the customer </w:t>
      </w:r>
    </w:p>
    <w:p w:rsidR="00A2015A" w:rsidRPr="00B103BF" w:rsidRDefault="00A2015A" w:rsidP="00686E8C">
      <w:pPr>
        <w:pStyle w:val="ActivityBullet1"/>
        <w:rPr>
          <w:rFonts w:cs="Helvetica"/>
          <w:b/>
        </w:rPr>
      </w:pPr>
      <w:r w:rsidRPr="00B103BF">
        <w:rPr>
          <w:rFonts w:cs="Helvetica"/>
        </w:rPr>
        <w:t>Show guests to their table</w:t>
      </w:r>
    </w:p>
    <w:p w:rsidR="00A2015A" w:rsidRPr="00B103BF" w:rsidRDefault="00A2015A" w:rsidP="00686E8C">
      <w:pPr>
        <w:pStyle w:val="ActivityBullet1"/>
        <w:rPr>
          <w:rFonts w:cs="Helvetica"/>
          <w:b/>
        </w:rPr>
      </w:pPr>
      <w:r w:rsidRPr="00B103BF">
        <w:rPr>
          <w:rFonts w:cs="Helvetica"/>
        </w:rPr>
        <w:t xml:space="preserve">At the table, pull out one chair to signal to the guests that they are free to claim a seat and sit. </w:t>
      </w:r>
    </w:p>
    <w:p w:rsidR="00E72BDF" w:rsidRPr="00B103BF" w:rsidRDefault="00E72BDF">
      <w:pPr>
        <w:rPr>
          <w:rFonts w:ascii="Helvetica" w:eastAsia="Calibri" w:hAnsi="Helvetica" w:cs="Helvetica"/>
          <w:b/>
          <w:lang w:eastAsia="ar-SA"/>
        </w:rPr>
      </w:pPr>
      <w:r w:rsidRPr="00B103BF">
        <w:rPr>
          <w:rFonts w:ascii="Helvetica" w:hAnsi="Helvetica" w:cs="Helvetica"/>
        </w:rPr>
        <w:br w:type="page"/>
      </w:r>
    </w:p>
    <w:p w:rsidR="006D69DB" w:rsidRPr="00B103BF" w:rsidRDefault="00A2015A" w:rsidP="00074A27">
      <w:pPr>
        <w:pStyle w:val="ActivityNumberedBold"/>
        <w:rPr>
          <w:rFonts w:cs="Helvetica"/>
          <w:lang w:val="en-AU"/>
        </w:rPr>
      </w:pPr>
      <w:r w:rsidRPr="00B103BF">
        <w:rPr>
          <w:rFonts w:cs="Helvetica"/>
          <w:lang w:val="en-AU"/>
        </w:rPr>
        <w:t>What are different types of pre-meal services that can be offered to the customer, especially if their table is not ready?</w:t>
      </w:r>
    </w:p>
    <w:p w:rsidR="00A2015A" w:rsidRPr="00B103BF" w:rsidRDefault="00A2015A" w:rsidP="00686E8C">
      <w:pPr>
        <w:pStyle w:val="ActivityBullet1"/>
        <w:rPr>
          <w:rFonts w:cs="Helvetica"/>
        </w:rPr>
      </w:pPr>
      <w:r w:rsidRPr="00B103BF">
        <w:rPr>
          <w:rFonts w:cs="Helvetica"/>
        </w:rPr>
        <w:t xml:space="preserve">Bar service </w:t>
      </w:r>
    </w:p>
    <w:p w:rsidR="00A2015A" w:rsidRPr="00B103BF" w:rsidRDefault="00A2015A" w:rsidP="00686E8C">
      <w:pPr>
        <w:pStyle w:val="ActivityBullet1"/>
        <w:rPr>
          <w:rFonts w:eastAsiaTheme="minorEastAsia" w:cs="Helvetica"/>
          <w:b/>
          <w:szCs w:val="22"/>
          <w:lang w:eastAsia="en-AU"/>
        </w:rPr>
      </w:pPr>
      <w:r w:rsidRPr="00B103BF">
        <w:rPr>
          <w:rFonts w:eastAsiaTheme="minorEastAsia" w:cs="Helvetica"/>
          <w:szCs w:val="22"/>
          <w:lang w:eastAsia="en-AU"/>
        </w:rPr>
        <w:t>Lounge and waiting areas</w:t>
      </w:r>
    </w:p>
    <w:p w:rsidR="00A2015A" w:rsidRPr="00B103BF" w:rsidRDefault="00A2015A" w:rsidP="00686E8C">
      <w:pPr>
        <w:pStyle w:val="ActivityBullet1"/>
        <w:rPr>
          <w:rFonts w:cs="Helvetica"/>
          <w:b/>
          <w:szCs w:val="22"/>
        </w:rPr>
      </w:pPr>
      <w:r w:rsidRPr="00B103BF">
        <w:rPr>
          <w:rFonts w:cs="Helvetica"/>
          <w:szCs w:val="22"/>
        </w:rPr>
        <w:t>Reading materials</w:t>
      </w:r>
    </w:p>
    <w:p w:rsidR="00A2015A" w:rsidRPr="00B103BF" w:rsidRDefault="00A2015A" w:rsidP="00686E8C">
      <w:pPr>
        <w:pStyle w:val="ActivityBullet1"/>
        <w:rPr>
          <w:rFonts w:cs="Helvetica"/>
          <w:b/>
          <w:szCs w:val="22"/>
        </w:rPr>
      </w:pPr>
      <w:r w:rsidRPr="00B103BF">
        <w:rPr>
          <w:rFonts w:cs="Helvetica"/>
          <w:szCs w:val="22"/>
        </w:rPr>
        <w:t xml:space="preserve">Free refreshments </w:t>
      </w:r>
    </w:p>
    <w:p w:rsidR="00A2015A" w:rsidRPr="00B103BF" w:rsidRDefault="00A2015A" w:rsidP="00686E8C">
      <w:pPr>
        <w:pStyle w:val="ActivityBullet1"/>
        <w:rPr>
          <w:rFonts w:cs="Helvetica"/>
          <w:b/>
          <w:szCs w:val="22"/>
        </w:rPr>
      </w:pPr>
      <w:r w:rsidRPr="00B103BF">
        <w:rPr>
          <w:rFonts w:cs="Helvetica"/>
          <w:szCs w:val="22"/>
        </w:rPr>
        <w:t>Telephone services</w:t>
      </w:r>
    </w:p>
    <w:p w:rsidR="00A2015A" w:rsidRPr="00B103BF" w:rsidRDefault="00A2015A" w:rsidP="00686E8C">
      <w:pPr>
        <w:pStyle w:val="ActivityBullet1"/>
        <w:rPr>
          <w:rFonts w:cs="Helvetica"/>
          <w:b/>
          <w:szCs w:val="22"/>
        </w:rPr>
      </w:pPr>
      <w:r w:rsidRPr="00B103BF">
        <w:rPr>
          <w:rFonts w:cs="Helvetica"/>
          <w:szCs w:val="22"/>
        </w:rPr>
        <w:t>Business related services</w:t>
      </w:r>
    </w:p>
    <w:p w:rsidR="00A2015A" w:rsidRPr="00B103BF" w:rsidRDefault="00A2015A" w:rsidP="00686E8C">
      <w:pPr>
        <w:pStyle w:val="ActivityBullet1"/>
        <w:rPr>
          <w:rFonts w:cs="Helvetica"/>
          <w:szCs w:val="22"/>
        </w:rPr>
      </w:pPr>
      <w:r w:rsidRPr="00B103BF">
        <w:rPr>
          <w:rFonts w:cs="Helvetica"/>
          <w:szCs w:val="22"/>
        </w:rPr>
        <w:t>Valet services</w:t>
      </w:r>
    </w:p>
    <w:p w:rsidR="00A2015A" w:rsidRPr="00B103BF" w:rsidRDefault="00A2015A" w:rsidP="00686E8C">
      <w:pPr>
        <w:pStyle w:val="ActivityBullet1"/>
        <w:rPr>
          <w:rFonts w:eastAsiaTheme="minorEastAsia" w:cs="Helvetica"/>
          <w:b/>
          <w:szCs w:val="22"/>
          <w:lang w:eastAsia="en-AU"/>
        </w:rPr>
      </w:pPr>
      <w:r w:rsidRPr="00B103BF">
        <w:rPr>
          <w:rFonts w:eastAsiaTheme="minorEastAsia" w:cs="Helvetica"/>
          <w:szCs w:val="22"/>
          <w:lang w:eastAsia="en-AU"/>
        </w:rPr>
        <w:t>Participation in special displays or promotions</w:t>
      </w:r>
      <w:r w:rsidR="00074A27" w:rsidRPr="00B103BF">
        <w:rPr>
          <w:rFonts w:eastAsiaTheme="minorEastAsia" w:cs="Helvetica"/>
          <w:szCs w:val="22"/>
          <w:lang w:eastAsia="en-AU"/>
        </w:rPr>
        <w:t>.</w:t>
      </w:r>
    </w:p>
    <w:p w:rsidR="00346634" w:rsidRPr="00B103BF" w:rsidRDefault="00A2015A" w:rsidP="00074A27">
      <w:pPr>
        <w:pStyle w:val="ActivityNumberedBold"/>
        <w:rPr>
          <w:rFonts w:cs="Helvetica"/>
          <w:lang w:val="en-AU"/>
        </w:rPr>
      </w:pPr>
      <w:r w:rsidRPr="00B103BF">
        <w:rPr>
          <w:rFonts w:cs="Helvetica"/>
          <w:lang w:val="en-AU"/>
        </w:rPr>
        <w:t xml:space="preserve"> </w:t>
      </w:r>
      <w:r w:rsidR="00346634" w:rsidRPr="00B103BF">
        <w:rPr>
          <w:rFonts w:cs="Helvetica"/>
          <w:lang w:val="en-AU"/>
        </w:rPr>
        <w:t>What are activities associated with presenting menus and drinks lists?</w:t>
      </w:r>
    </w:p>
    <w:p w:rsidR="00346634" w:rsidRPr="00B103BF" w:rsidRDefault="00346634" w:rsidP="00686E8C">
      <w:pPr>
        <w:pStyle w:val="ActivityBullet1"/>
        <w:rPr>
          <w:rFonts w:cs="Helvetica"/>
          <w:b/>
        </w:rPr>
      </w:pPr>
      <w:r w:rsidRPr="00B103BF">
        <w:rPr>
          <w:rFonts w:cs="Helvetica"/>
        </w:rPr>
        <w:t>Ensure there are adequate menus for everyone to read</w:t>
      </w:r>
    </w:p>
    <w:p w:rsidR="00346634" w:rsidRPr="00B103BF" w:rsidRDefault="00346634" w:rsidP="00686E8C">
      <w:pPr>
        <w:pStyle w:val="ActivityBullet1"/>
        <w:rPr>
          <w:rFonts w:cs="Helvetica"/>
          <w:b/>
        </w:rPr>
      </w:pPr>
      <w:r w:rsidRPr="00B103BF">
        <w:rPr>
          <w:rFonts w:cs="Helvetica"/>
        </w:rPr>
        <w:t xml:space="preserve">Provide menus suitable for the customers. </w:t>
      </w:r>
    </w:p>
    <w:p w:rsidR="00346634" w:rsidRPr="00B103BF" w:rsidRDefault="00346634" w:rsidP="00686E8C">
      <w:pPr>
        <w:pStyle w:val="ActivityBullet1"/>
        <w:rPr>
          <w:rFonts w:cs="Helvetica"/>
          <w:b/>
        </w:rPr>
      </w:pPr>
      <w:r w:rsidRPr="00B103BF">
        <w:rPr>
          <w:rFonts w:cs="Helvetica"/>
        </w:rPr>
        <w:t>If there are limited menus, you may request that customers share them until others become available</w:t>
      </w:r>
    </w:p>
    <w:p w:rsidR="00346634" w:rsidRPr="00B103BF" w:rsidRDefault="00346634" w:rsidP="00686E8C">
      <w:pPr>
        <w:pStyle w:val="ActivityBullet1"/>
        <w:rPr>
          <w:rFonts w:cs="Helvetica"/>
          <w:b/>
        </w:rPr>
      </w:pPr>
      <w:r w:rsidRPr="00B103BF">
        <w:rPr>
          <w:rFonts w:cs="Helvetica"/>
        </w:rPr>
        <w:t>Distribute menus to the guests from their right-hand side</w:t>
      </w:r>
    </w:p>
    <w:p w:rsidR="00346634" w:rsidRPr="00B103BF" w:rsidRDefault="00346634" w:rsidP="00686E8C">
      <w:pPr>
        <w:pStyle w:val="ActivityBullet1"/>
        <w:rPr>
          <w:rFonts w:cs="Helvetica"/>
          <w:b/>
        </w:rPr>
      </w:pPr>
      <w:r w:rsidRPr="00B103BF">
        <w:rPr>
          <w:rFonts w:cs="Helvetica"/>
        </w:rPr>
        <w:t>Leave the wine list with the host or place in the centre of the table</w:t>
      </w:r>
    </w:p>
    <w:p w:rsidR="00346634" w:rsidRPr="00B103BF" w:rsidRDefault="00346634" w:rsidP="00686E8C">
      <w:pPr>
        <w:pStyle w:val="ActivityBullet1"/>
        <w:rPr>
          <w:rFonts w:cs="Helvetica"/>
          <w:b/>
        </w:rPr>
      </w:pPr>
      <w:r w:rsidRPr="00B103BF">
        <w:rPr>
          <w:rFonts w:cs="Helvetica"/>
        </w:rPr>
        <w:t>Ask customers if they would like any starters, if applicable and according to available menu items</w:t>
      </w:r>
    </w:p>
    <w:p w:rsidR="00346634" w:rsidRPr="00B103BF" w:rsidRDefault="00346634" w:rsidP="00686E8C">
      <w:pPr>
        <w:pStyle w:val="ActivityBullet1"/>
        <w:rPr>
          <w:rFonts w:cs="Helvetica"/>
          <w:b/>
        </w:rPr>
      </w:pPr>
      <w:r w:rsidRPr="00B103BF">
        <w:rPr>
          <w:rFonts w:cs="Helvetica"/>
        </w:rPr>
        <w:t>Serve any complimentary starters if appropriate</w:t>
      </w:r>
    </w:p>
    <w:p w:rsidR="00346634" w:rsidRPr="00B103BF" w:rsidRDefault="00346634" w:rsidP="00686E8C">
      <w:pPr>
        <w:pStyle w:val="ActivityBullet1"/>
        <w:rPr>
          <w:rFonts w:cs="Helvetica"/>
          <w:b/>
        </w:rPr>
      </w:pPr>
      <w:r w:rsidRPr="00B103BF">
        <w:rPr>
          <w:rFonts w:cs="Helvetica"/>
        </w:rPr>
        <w:t>Point of direct customers to other menus that may be applicable. You may tell customers you will be back in a minute to discuss the menu</w:t>
      </w:r>
      <w:r w:rsidR="00074A27" w:rsidRPr="00B103BF">
        <w:rPr>
          <w:rFonts w:cs="Helvetica"/>
        </w:rPr>
        <w:t>.</w:t>
      </w:r>
    </w:p>
    <w:p w:rsidR="006D69DB" w:rsidRPr="00B103BF" w:rsidRDefault="005C6339" w:rsidP="00074A27">
      <w:pPr>
        <w:pStyle w:val="ActivityNumberedBold"/>
        <w:rPr>
          <w:rFonts w:cs="Helvetica"/>
          <w:szCs w:val="22"/>
          <w:lang w:val="en-AU"/>
        </w:rPr>
      </w:pPr>
      <w:r w:rsidRPr="00B103BF">
        <w:rPr>
          <w:rFonts w:cs="Helvetica"/>
          <w:szCs w:val="22"/>
          <w:lang w:val="en-AU"/>
        </w:rPr>
        <w:t>What are common enquiries customers have in relation to food menu items?</w:t>
      </w:r>
    </w:p>
    <w:p w:rsidR="005C6339" w:rsidRPr="00B103BF" w:rsidRDefault="005C6339" w:rsidP="00074A27">
      <w:pPr>
        <w:pStyle w:val="ActivityBullet1"/>
        <w:rPr>
          <w:rFonts w:cs="Helvetica"/>
        </w:rPr>
      </w:pPr>
      <w:r w:rsidRPr="00B103BF">
        <w:rPr>
          <w:rFonts w:cs="Helvetica"/>
        </w:rPr>
        <w:t>Ingredients in dishes</w:t>
      </w:r>
    </w:p>
    <w:p w:rsidR="005C6339" w:rsidRPr="00B103BF" w:rsidRDefault="005C6339" w:rsidP="00074A27">
      <w:pPr>
        <w:pStyle w:val="ActivityBullet1"/>
        <w:rPr>
          <w:rFonts w:cs="Helvetica"/>
        </w:rPr>
      </w:pPr>
      <w:r w:rsidRPr="00B103BF">
        <w:rPr>
          <w:rFonts w:cs="Helvetica"/>
        </w:rPr>
        <w:t>Cooking/preparation times</w:t>
      </w:r>
    </w:p>
    <w:p w:rsidR="005C6339" w:rsidRPr="00B103BF" w:rsidRDefault="005C6339" w:rsidP="00074A27">
      <w:pPr>
        <w:pStyle w:val="ActivityBullet1"/>
        <w:rPr>
          <w:rFonts w:cs="Helvetica"/>
        </w:rPr>
      </w:pPr>
      <w:r w:rsidRPr="00B103BF">
        <w:rPr>
          <w:rFonts w:cs="Helvetica"/>
        </w:rPr>
        <w:t>Whether things like MSG, sugar, and flour are present in dishes</w:t>
      </w:r>
    </w:p>
    <w:p w:rsidR="005C6339" w:rsidRPr="00B103BF" w:rsidRDefault="005C6339" w:rsidP="00074A27">
      <w:pPr>
        <w:pStyle w:val="ActivityBullet1"/>
        <w:rPr>
          <w:rFonts w:cs="Helvetica"/>
        </w:rPr>
      </w:pPr>
      <w:r w:rsidRPr="00B103BF">
        <w:rPr>
          <w:rFonts w:cs="Helvetica"/>
        </w:rPr>
        <w:t>Serve sizes</w:t>
      </w:r>
    </w:p>
    <w:p w:rsidR="005C6339" w:rsidRPr="00B103BF" w:rsidRDefault="005C6339" w:rsidP="00074A27">
      <w:pPr>
        <w:pStyle w:val="ActivityBullet1"/>
        <w:rPr>
          <w:rFonts w:cs="Helvetica"/>
        </w:rPr>
      </w:pPr>
      <w:r w:rsidRPr="00B103BF">
        <w:rPr>
          <w:rFonts w:cs="Helvetica"/>
        </w:rPr>
        <w:t>Whether items are fresh, frozen, canned, etc</w:t>
      </w:r>
    </w:p>
    <w:p w:rsidR="005C6339" w:rsidRPr="00B103BF" w:rsidRDefault="005C6339" w:rsidP="00074A27">
      <w:pPr>
        <w:pStyle w:val="ActivityBullet1"/>
        <w:rPr>
          <w:rFonts w:cs="Helvetica"/>
        </w:rPr>
      </w:pPr>
      <w:r w:rsidRPr="00B103BF">
        <w:rPr>
          <w:rFonts w:cs="Helvetica"/>
        </w:rPr>
        <w:t>Why a certain dish has the name it does</w:t>
      </w:r>
    </w:p>
    <w:p w:rsidR="005C6339" w:rsidRPr="00B103BF" w:rsidRDefault="005C6339" w:rsidP="00074A27">
      <w:pPr>
        <w:pStyle w:val="ActivityBullet1"/>
        <w:rPr>
          <w:rFonts w:cs="Helvetica"/>
        </w:rPr>
      </w:pPr>
      <w:r w:rsidRPr="00B103BF">
        <w:rPr>
          <w:rFonts w:cs="Helvetica"/>
        </w:rPr>
        <w:t>What different cooking styles mean</w:t>
      </w:r>
    </w:p>
    <w:p w:rsidR="005C6339" w:rsidRPr="00B103BF" w:rsidRDefault="005C6339" w:rsidP="00074A27">
      <w:pPr>
        <w:pStyle w:val="ActivityBullet1"/>
        <w:rPr>
          <w:rFonts w:cs="Helvetica"/>
        </w:rPr>
      </w:pPr>
      <w:r w:rsidRPr="00B103BF">
        <w:rPr>
          <w:rFonts w:cs="Helvetica"/>
        </w:rPr>
        <w:t>Menu and cooking terminology</w:t>
      </w:r>
      <w:r w:rsidR="00074A27" w:rsidRPr="00B103BF">
        <w:rPr>
          <w:rFonts w:cs="Helvetica"/>
        </w:rPr>
        <w:t>.</w:t>
      </w:r>
    </w:p>
    <w:p w:rsidR="006D69DB" w:rsidRPr="00B103BF" w:rsidRDefault="00280B32" w:rsidP="00074A27">
      <w:pPr>
        <w:pStyle w:val="ActivityNumberedBold"/>
        <w:rPr>
          <w:rFonts w:cs="Helvetica"/>
          <w:szCs w:val="22"/>
          <w:lang w:val="en-AU"/>
        </w:rPr>
      </w:pPr>
      <w:r w:rsidRPr="00B103BF">
        <w:rPr>
          <w:rFonts w:cs="Helvetica"/>
          <w:szCs w:val="22"/>
          <w:lang w:val="en-AU"/>
        </w:rPr>
        <w:t>Expla</w:t>
      </w:r>
      <w:r w:rsidR="00A97178" w:rsidRPr="00B103BF">
        <w:rPr>
          <w:rFonts w:cs="Helvetica"/>
          <w:szCs w:val="22"/>
          <w:lang w:val="en-AU"/>
        </w:rPr>
        <w:t>in the steps in taking an order</w:t>
      </w:r>
    </w:p>
    <w:p w:rsidR="00B378C2" w:rsidRPr="00B103BF" w:rsidRDefault="00280B32" w:rsidP="00E72BDF">
      <w:pPr>
        <w:pStyle w:val="ActivityText"/>
        <w:spacing w:before="120"/>
        <w:rPr>
          <w:rFonts w:cs="Helvetica"/>
          <w:szCs w:val="22"/>
          <w:lang w:eastAsia="ar-SA"/>
        </w:rPr>
      </w:pPr>
      <w:r w:rsidRPr="00B103BF">
        <w:rPr>
          <w:rFonts w:cs="Helvetica"/>
          <w:szCs w:val="22"/>
        </w:rPr>
        <w:t>Answers will be varied.</w:t>
      </w:r>
    </w:p>
    <w:p w:rsidR="00E72BDF" w:rsidRPr="00B103BF" w:rsidRDefault="00E72BDF">
      <w:pPr>
        <w:rPr>
          <w:rFonts w:ascii="Helvetica" w:eastAsia="Calibri" w:hAnsi="Helvetica" w:cs="Helvetica"/>
          <w:b/>
          <w:lang w:eastAsia="ar-SA"/>
        </w:rPr>
      </w:pPr>
      <w:r w:rsidRPr="00B103BF">
        <w:rPr>
          <w:rFonts w:ascii="Helvetica" w:hAnsi="Helvetica" w:cs="Helvetica"/>
        </w:rPr>
        <w:br w:type="page"/>
      </w:r>
    </w:p>
    <w:p w:rsidR="00280B32" w:rsidRPr="00B103BF" w:rsidRDefault="00280B32" w:rsidP="00074A27">
      <w:pPr>
        <w:pStyle w:val="ActivityNumberedBold"/>
        <w:spacing w:after="200"/>
        <w:rPr>
          <w:rFonts w:cs="Helvetica"/>
          <w:lang w:val="en-AU"/>
        </w:rPr>
      </w:pPr>
      <w:r w:rsidRPr="00B103BF">
        <w:rPr>
          <w:rFonts w:cs="Helvetica"/>
          <w:lang w:val="en-AU"/>
        </w:rPr>
        <w:t xml:space="preserve">Describe the different </w:t>
      </w:r>
      <w:r w:rsidR="00A97178" w:rsidRPr="00B103BF">
        <w:rPr>
          <w:rFonts w:cs="Helvetica"/>
          <w:lang w:val="en-AU"/>
        </w:rPr>
        <w:t>degrees of ‘doneness’ of steaks</w:t>
      </w:r>
    </w:p>
    <w:p w:rsidR="00280B32" w:rsidRPr="00B103BF" w:rsidRDefault="00280B32" w:rsidP="00074A27">
      <w:pPr>
        <w:pStyle w:val="ActivityText"/>
        <w:rPr>
          <w:rFonts w:cs="Helvetica"/>
        </w:rPr>
      </w:pPr>
      <w:r w:rsidRPr="00B103BF">
        <w:rPr>
          <w:rFonts w:cs="Helvetica"/>
        </w:rPr>
        <w:t>Degrees of doneness are:</w:t>
      </w:r>
    </w:p>
    <w:p w:rsidR="00280B32" w:rsidRPr="00B103BF" w:rsidRDefault="00280B32" w:rsidP="00686E8C">
      <w:pPr>
        <w:pStyle w:val="ActivityBullet1"/>
        <w:rPr>
          <w:rFonts w:cs="Helvetica"/>
          <w:b/>
        </w:rPr>
      </w:pPr>
      <w:r w:rsidRPr="00B103BF">
        <w:rPr>
          <w:rFonts w:cs="Helvetica"/>
        </w:rPr>
        <w:t>Blue - steak is seared on both sides then served</w:t>
      </w:r>
    </w:p>
    <w:p w:rsidR="00280B32" w:rsidRPr="00B103BF" w:rsidRDefault="00280B32" w:rsidP="00686E8C">
      <w:pPr>
        <w:pStyle w:val="ActivityBullet1"/>
        <w:rPr>
          <w:rFonts w:cs="Helvetica"/>
          <w:b/>
        </w:rPr>
      </w:pPr>
      <w:r w:rsidRPr="00B103BF">
        <w:rPr>
          <w:rFonts w:cs="Helvetica"/>
        </w:rPr>
        <w:t>Rare - steak is served when browned on both sides, and meat still contains blood</w:t>
      </w:r>
    </w:p>
    <w:p w:rsidR="00280B32" w:rsidRPr="00B103BF" w:rsidRDefault="00280B32" w:rsidP="00686E8C">
      <w:pPr>
        <w:pStyle w:val="ActivityBullet1"/>
        <w:rPr>
          <w:rFonts w:cs="Helvetica"/>
          <w:b/>
        </w:rPr>
      </w:pPr>
      <w:r w:rsidRPr="00B103BF">
        <w:rPr>
          <w:rFonts w:cs="Helvetica"/>
        </w:rPr>
        <w:t>Medium rare - steak has less blood than a rare steak, though blood is still just present</w:t>
      </w:r>
    </w:p>
    <w:p w:rsidR="00280B32" w:rsidRPr="00B103BF" w:rsidRDefault="00280B32" w:rsidP="00686E8C">
      <w:pPr>
        <w:pStyle w:val="ActivityBullet1"/>
        <w:rPr>
          <w:rFonts w:cs="Helvetica"/>
          <w:b/>
        </w:rPr>
      </w:pPr>
      <w:r w:rsidRPr="00B103BF">
        <w:rPr>
          <w:rFonts w:cs="Helvetica"/>
        </w:rPr>
        <w:t>Medium to well-done - steak is cooked all the way through, no sign of blood</w:t>
      </w:r>
    </w:p>
    <w:p w:rsidR="00280B32" w:rsidRPr="00B103BF" w:rsidRDefault="00280B32" w:rsidP="00686E8C">
      <w:pPr>
        <w:pStyle w:val="ActivityBullet1"/>
        <w:rPr>
          <w:rFonts w:cs="Helvetica"/>
          <w:b/>
        </w:rPr>
      </w:pPr>
      <w:r w:rsidRPr="00B103BF">
        <w:rPr>
          <w:rFonts w:cs="Helvetica"/>
        </w:rPr>
        <w:t>Well-done: steak is cooked very well – a little burnt on the outside and definitely no sign of blood.</w:t>
      </w:r>
    </w:p>
    <w:p w:rsidR="006D69DB" w:rsidRPr="00B103BF" w:rsidRDefault="009960F4" w:rsidP="00074A27">
      <w:pPr>
        <w:pStyle w:val="ActivityNumberedBold"/>
        <w:spacing w:after="200"/>
        <w:rPr>
          <w:rFonts w:cs="Helvetica"/>
          <w:lang w:val="en-AU"/>
        </w:rPr>
      </w:pPr>
      <w:r w:rsidRPr="00B103BF">
        <w:rPr>
          <w:rFonts w:cs="Helvetica"/>
          <w:lang w:val="en-AU"/>
        </w:rPr>
        <w:t>Besides the main meal, what are additional items that be sold to the customer to increase sales?</w:t>
      </w:r>
    </w:p>
    <w:p w:rsidR="009960F4" w:rsidRPr="00B103BF" w:rsidRDefault="009960F4" w:rsidP="00686E8C">
      <w:pPr>
        <w:pStyle w:val="ActivityBullet1"/>
        <w:rPr>
          <w:rFonts w:cs="Helvetica"/>
          <w:b/>
        </w:rPr>
      </w:pPr>
      <w:r w:rsidRPr="00B103BF">
        <w:rPr>
          <w:rFonts w:cs="Helvetica"/>
        </w:rPr>
        <w:t>Side salads, vegetables or French fries</w:t>
      </w:r>
    </w:p>
    <w:p w:rsidR="009960F4" w:rsidRPr="00B103BF" w:rsidRDefault="009960F4" w:rsidP="00686E8C">
      <w:pPr>
        <w:pStyle w:val="ActivityBullet1"/>
        <w:rPr>
          <w:rFonts w:cs="Helvetica"/>
          <w:b/>
        </w:rPr>
      </w:pPr>
      <w:r w:rsidRPr="00B103BF">
        <w:rPr>
          <w:rFonts w:cs="Helvetica"/>
        </w:rPr>
        <w:t>Starch foods like wedges, fries, rice or other potato formats</w:t>
      </w:r>
    </w:p>
    <w:p w:rsidR="009960F4" w:rsidRPr="00B103BF" w:rsidRDefault="009960F4" w:rsidP="00686E8C">
      <w:pPr>
        <w:pStyle w:val="ActivityBullet1"/>
        <w:rPr>
          <w:rFonts w:cs="Helvetica"/>
          <w:b/>
        </w:rPr>
      </w:pPr>
      <w:r w:rsidRPr="00B103BF">
        <w:rPr>
          <w:rFonts w:cs="Helvetica"/>
        </w:rPr>
        <w:t>Beverages to compliment meals</w:t>
      </w:r>
    </w:p>
    <w:p w:rsidR="009960F4" w:rsidRPr="00B103BF" w:rsidRDefault="009960F4" w:rsidP="00686E8C">
      <w:pPr>
        <w:pStyle w:val="ActivityBullet1"/>
        <w:rPr>
          <w:rFonts w:cs="Helvetica"/>
          <w:b/>
        </w:rPr>
      </w:pPr>
      <w:r w:rsidRPr="00B103BF">
        <w:rPr>
          <w:rFonts w:cs="Helvetica"/>
        </w:rPr>
        <w:t>Additional sauces or condiments</w:t>
      </w:r>
    </w:p>
    <w:p w:rsidR="009960F4" w:rsidRPr="00B103BF" w:rsidRDefault="009960F4" w:rsidP="00686E8C">
      <w:pPr>
        <w:pStyle w:val="ActivityBullet1"/>
        <w:rPr>
          <w:rFonts w:cs="Helvetica"/>
          <w:b/>
        </w:rPr>
      </w:pPr>
      <w:r w:rsidRPr="00B103BF">
        <w:rPr>
          <w:rFonts w:cs="Helvetica"/>
        </w:rPr>
        <w:t>Desserts</w:t>
      </w:r>
      <w:r w:rsidR="00074A27" w:rsidRPr="00B103BF">
        <w:rPr>
          <w:rFonts w:cs="Helvetica"/>
        </w:rPr>
        <w:t>.</w:t>
      </w:r>
    </w:p>
    <w:p w:rsidR="006D69DB" w:rsidRPr="00B103BF" w:rsidRDefault="00293359" w:rsidP="00074A27">
      <w:pPr>
        <w:pStyle w:val="ActivityNumberedBold"/>
        <w:spacing w:after="200"/>
        <w:rPr>
          <w:rFonts w:cs="Helvetica"/>
          <w:lang w:val="en-AU"/>
        </w:rPr>
      </w:pPr>
      <w:r w:rsidRPr="00B103BF">
        <w:rPr>
          <w:rFonts w:cs="Helvetica"/>
          <w:lang w:val="en-AU"/>
        </w:rPr>
        <w:t>When recommending wine to match food, what foods are suited with white wine and red wine respectively?</w:t>
      </w:r>
    </w:p>
    <w:p w:rsidR="00293359" w:rsidRPr="00B103BF" w:rsidRDefault="00293359" w:rsidP="00686E8C">
      <w:pPr>
        <w:pStyle w:val="ActivityBullet1"/>
        <w:rPr>
          <w:rFonts w:cs="Helvetica"/>
          <w:b/>
        </w:rPr>
      </w:pPr>
      <w:r w:rsidRPr="00B103BF">
        <w:rPr>
          <w:rFonts w:cs="Helvetica"/>
        </w:rPr>
        <w:t xml:space="preserve">Whites with </w:t>
      </w:r>
      <w:r w:rsidR="008B4B3A" w:rsidRPr="00B103BF">
        <w:rPr>
          <w:rFonts w:cs="Helvetica"/>
        </w:rPr>
        <w:t xml:space="preserve">salads, </w:t>
      </w:r>
      <w:r w:rsidR="00074A27" w:rsidRPr="00B103BF">
        <w:rPr>
          <w:rFonts w:cs="Helvetica"/>
        </w:rPr>
        <w:t>fish, chicken, veal and pork</w:t>
      </w:r>
    </w:p>
    <w:p w:rsidR="00293359" w:rsidRPr="00B103BF" w:rsidRDefault="00074A27" w:rsidP="00686E8C">
      <w:pPr>
        <w:pStyle w:val="ActivityBullet1"/>
        <w:rPr>
          <w:rFonts w:cs="Helvetica"/>
          <w:b/>
        </w:rPr>
      </w:pPr>
      <w:r w:rsidRPr="00B103BF">
        <w:rPr>
          <w:rFonts w:cs="Helvetica"/>
        </w:rPr>
        <w:t>Reds with dark meat</w:t>
      </w:r>
    </w:p>
    <w:p w:rsidR="00293359" w:rsidRPr="00B103BF" w:rsidRDefault="00293359" w:rsidP="00686E8C">
      <w:pPr>
        <w:pStyle w:val="ActivityBullet1"/>
        <w:rPr>
          <w:rFonts w:cs="Helvetica"/>
          <w:b/>
        </w:rPr>
      </w:pPr>
      <w:r w:rsidRPr="00B103BF">
        <w:rPr>
          <w:rFonts w:cs="Helvetica"/>
        </w:rPr>
        <w:t>Reds with cheese</w:t>
      </w:r>
      <w:r w:rsidR="00074A27" w:rsidRPr="00B103BF">
        <w:rPr>
          <w:rFonts w:cs="Helvetica"/>
        </w:rPr>
        <w:t>.</w:t>
      </w:r>
    </w:p>
    <w:p w:rsidR="008B4B3A" w:rsidRPr="00B103BF" w:rsidRDefault="008B4B3A" w:rsidP="00074A27">
      <w:pPr>
        <w:pStyle w:val="ActivityNumberedBold"/>
        <w:spacing w:after="200"/>
        <w:rPr>
          <w:rFonts w:cs="Helvetica"/>
          <w:lang w:val="en-AU"/>
        </w:rPr>
      </w:pPr>
      <w:r w:rsidRPr="00B103BF">
        <w:rPr>
          <w:rFonts w:cs="Helvetica"/>
          <w:lang w:val="en-AU"/>
        </w:rPr>
        <w:t>How do you handle questions where you don’t know the answer?</w:t>
      </w:r>
    </w:p>
    <w:p w:rsidR="008B4B3A" w:rsidRPr="00B103BF" w:rsidRDefault="008B4B3A" w:rsidP="00686E8C">
      <w:pPr>
        <w:pStyle w:val="ActivityBullet1"/>
        <w:rPr>
          <w:rFonts w:cs="Helvetica"/>
          <w:b/>
        </w:rPr>
      </w:pPr>
      <w:r w:rsidRPr="00B103BF">
        <w:rPr>
          <w:rFonts w:cs="Helvetica"/>
        </w:rPr>
        <w:t>Apologise to the guest</w:t>
      </w:r>
    </w:p>
    <w:p w:rsidR="008B4B3A" w:rsidRPr="00B103BF" w:rsidRDefault="008B4B3A" w:rsidP="00686E8C">
      <w:pPr>
        <w:pStyle w:val="ActivityBullet1"/>
        <w:rPr>
          <w:rFonts w:cs="Helvetica"/>
          <w:b/>
        </w:rPr>
      </w:pPr>
      <w:r w:rsidRPr="00B103BF">
        <w:rPr>
          <w:rFonts w:cs="Helvetica"/>
        </w:rPr>
        <w:t>Tell them you don’t know the answer to their question</w:t>
      </w:r>
    </w:p>
    <w:p w:rsidR="008B4B3A" w:rsidRPr="00B103BF" w:rsidRDefault="008B4B3A" w:rsidP="00686E8C">
      <w:pPr>
        <w:pStyle w:val="ActivityBullet1"/>
        <w:rPr>
          <w:rFonts w:cs="Helvetica"/>
          <w:b/>
        </w:rPr>
      </w:pPr>
      <w:r w:rsidRPr="00B103BF">
        <w:rPr>
          <w:rFonts w:cs="Helvetica"/>
        </w:rPr>
        <w:t>Tell them you will go and find out, ask the kitchen etc</w:t>
      </w:r>
      <w:r w:rsidR="00074A27" w:rsidRPr="00B103BF">
        <w:rPr>
          <w:rFonts w:cs="Helvetica"/>
        </w:rPr>
        <w:t>.</w:t>
      </w:r>
    </w:p>
    <w:p w:rsidR="006D69DB" w:rsidRPr="00B103BF" w:rsidRDefault="008B4B3A" w:rsidP="00074A27">
      <w:pPr>
        <w:pStyle w:val="ActivityNumberedBold"/>
        <w:spacing w:after="200"/>
        <w:rPr>
          <w:rFonts w:cs="Helvetica"/>
          <w:lang w:val="en-AU"/>
        </w:rPr>
      </w:pPr>
      <w:r w:rsidRPr="00B103BF">
        <w:rPr>
          <w:rFonts w:cs="Helvetica"/>
          <w:lang w:val="en-AU"/>
        </w:rPr>
        <w:t>At times, the food server may need to talk to the chef when relaying an order. What information needs to be discussed?</w:t>
      </w:r>
    </w:p>
    <w:p w:rsidR="00F17655" w:rsidRPr="00B103BF" w:rsidRDefault="00074A27" w:rsidP="00686E8C">
      <w:pPr>
        <w:pStyle w:val="ActivityBullet1"/>
        <w:rPr>
          <w:rFonts w:cs="Helvetica"/>
        </w:rPr>
      </w:pPr>
      <w:r w:rsidRPr="00B103BF">
        <w:rPr>
          <w:rFonts w:cs="Helvetica"/>
        </w:rPr>
        <w:t>Timing issues</w:t>
      </w:r>
    </w:p>
    <w:p w:rsidR="00F17655" w:rsidRPr="00B103BF" w:rsidRDefault="00074A27" w:rsidP="00686E8C">
      <w:pPr>
        <w:pStyle w:val="ActivityBullet1"/>
        <w:rPr>
          <w:rFonts w:cs="Helvetica"/>
        </w:rPr>
      </w:pPr>
      <w:r w:rsidRPr="00B103BF">
        <w:rPr>
          <w:rFonts w:cs="Helvetica"/>
        </w:rPr>
        <w:t>Co-ordination of service</w:t>
      </w:r>
    </w:p>
    <w:p w:rsidR="00F17655" w:rsidRPr="00B103BF" w:rsidRDefault="00074A27" w:rsidP="00686E8C">
      <w:pPr>
        <w:pStyle w:val="ActivityBullet1"/>
        <w:rPr>
          <w:rFonts w:cs="Helvetica"/>
        </w:rPr>
      </w:pPr>
      <w:r w:rsidRPr="00B103BF">
        <w:rPr>
          <w:rFonts w:cs="Helvetica"/>
        </w:rPr>
        <w:t>Cultural issues</w:t>
      </w:r>
    </w:p>
    <w:p w:rsidR="00F17655" w:rsidRPr="00B103BF" w:rsidRDefault="00074A27" w:rsidP="00686E8C">
      <w:pPr>
        <w:pStyle w:val="ActivityBullet1"/>
        <w:rPr>
          <w:rFonts w:cs="Helvetica"/>
        </w:rPr>
      </w:pPr>
      <w:r w:rsidRPr="00B103BF">
        <w:rPr>
          <w:rFonts w:cs="Helvetica"/>
        </w:rPr>
        <w:t>Dietary requirements</w:t>
      </w:r>
    </w:p>
    <w:p w:rsidR="00F17655" w:rsidRPr="00B103BF" w:rsidRDefault="00F17655" w:rsidP="00686E8C">
      <w:pPr>
        <w:pStyle w:val="ActivityBullet1"/>
        <w:rPr>
          <w:rFonts w:cs="Helvetica"/>
        </w:rPr>
      </w:pPr>
      <w:r w:rsidRPr="00B103BF">
        <w:rPr>
          <w:rFonts w:cs="Helvetica"/>
        </w:rPr>
        <w:t>Special request</w:t>
      </w:r>
      <w:r w:rsidR="00074A27" w:rsidRPr="00B103BF">
        <w:rPr>
          <w:rFonts w:cs="Helvetica"/>
        </w:rPr>
        <w:t>s</w:t>
      </w:r>
    </w:p>
    <w:p w:rsidR="00F17655" w:rsidRPr="00B103BF" w:rsidRDefault="00074A27" w:rsidP="00686E8C">
      <w:pPr>
        <w:pStyle w:val="ActivityBullet1"/>
        <w:rPr>
          <w:rFonts w:cs="Helvetica"/>
        </w:rPr>
      </w:pPr>
      <w:r w:rsidRPr="00B103BF">
        <w:rPr>
          <w:rFonts w:cs="Helvetica"/>
        </w:rPr>
        <w:t>How steaks are to be cooked</w:t>
      </w:r>
    </w:p>
    <w:p w:rsidR="00F17655" w:rsidRPr="00B103BF" w:rsidRDefault="00F17655" w:rsidP="00686E8C">
      <w:pPr>
        <w:pStyle w:val="ActivityBullet1"/>
        <w:rPr>
          <w:rFonts w:cs="Helvetica"/>
        </w:rPr>
      </w:pPr>
      <w:r w:rsidRPr="00B103BF">
        <w:rPr>
          <w:rFonts w:cs="Helvetica"/>
        </w:rPr>
        <w:t>E</w:t>
      </w:r>
      <w:r w:rsidR="00074A27" w:rsidRPr="00B103BF">
        <w:rPr>
          <w:rFonts w:cs="Helvetica"/>
        </w:rPr>
        <w:t>ntrees required as main courses</w:t>
      </w:r>
    </w:p>
    <w:p w:rsidR="00E72BDF" w:rsidRPr="00B103BF" w:rsidRDefault="00F17655" w:rsidP="00074A27">
      <w:pPr>
        <w:pStyle w:val="ActivityBullet1"/>
        <w:rPr>
          <w:rFonts w:eastAsia="Calibri" w:cs="Helvetica"/>
          <w:b/>
          <w:lang w:eastAsia="ar-SA"/>
        </w:rPr>
      </w:pPr>
      <w:r w:rsidRPr="00B103BF">
        <w:rPr>
          <w:rFonts w:cs="Helvetica"/>
        </w:rPr>
        <w:t>Explana</w:t>
      </w:r>
      <w:r w:rsidR="00074A27" w:rsidRPr="00B103BF">
        <w:rPr>
          <w:rFonts w:cs="Helvetica"/>
        </w:rPr>
        <w:t>tion of tables and their orders.</w:t>
      </w:r>
      <w:r w:rsidR="00E72BDF" w:rsidRPr="00B103BF">
        <w:rPr>
          <w:rFonts w:cs="Helvetica"/>
        </w:rPr>
        <w:br w:type="page"/>
      </w:r>
    </w:p>
    <w:p w:rsidR="006D69DB" w:rsidRPr="00B103BF" w:rsidRDefault="00595C7D" w:rsidP="00074A27">
      <w:pPr>
        <w:pStyle w:val="ActivityNumberedBold"/>
        <w:rPr>
          <w:rFonts w:cs="Helvetica"/>
          <w:lang w:val="en-AU"/>
        </w:rPr>
      </w:pPr>
      <w:r w:rsidRPr="00B103BF">
        <w:rPr>
          <w:rFonts w:cs="Helvetica"/>
          <w:lang w:val="en-AU"/>
        </w:rPr>
        <w:t>What is the process for adjusting cutlery?</w:t>
      </w:r>
    </w:p>
    <w:p w:rsidR="00595C7D" w:rsidRPr="00B103BF" w:rsidRDefault="00595C7D" w:rsidP="00686E8C">
      <w:pPr>
        <w:pStyle w:val="ActivityBullet1"/>
        <w:rPr>
          <w:rFonts w:cs="Helvetica"/>
        </w:rPr>
      </w:pPr>
      <w:r w:rsidRPr="00B103BF">
        <w:rPr>
          <w:rFonts w:cs="Helvetica"/>
        </w:rPr>
        <w:t>Identify what needs to be removed from each cover</w:t>
      </w:r>
    </w:p>
    <w:p w:rsidR="00595C7D" w:rsidRPr="00B103BF" w:rsidRDefault="00595C7D" w:rsidP="00686E8C">
      <w:pPr>
        <w:pStyle w:val="ActivityBullet1"/>
        <w:rPr>
          <w:rFonts w:cs="Helvetica"/>
        </w:rPr>
      </w:pPr>
      <w:r w:rsidRPr="00B103BF">
        <w:rPr>
          <w:rFonts w:cs="Helvetica"/>
        </w:rPr>
        <w:t>Identify what needs to be added to each cover</w:t>
      </w:r>
    </w:p>
    <w:p w:rsidR="00595C7D" w:rsidRPr="00B103BF" w:rsidRDefault="00595C7D" w:rsidP="00686E8C">
      <w:pPr>
        <w:pStyle w:val="ActivityBullet1"/>
        <w:rPr>
          <w:rFonts w:cs="Helvetica"/>
        </w:rPr>
      </w:pPr>
      <w:r w:rsidRPr="00B103BF">
        <w:rPr>
          <w:rFonts w:cs="Helvetica"/>
        </w:rPr>
        <w:t xml:space="preserve">Obtain the necessary items </w:t>
      </w:r>
    </w:p>
    <w:p w:rsidR="00595C7D" w:rsidRPr="00B103BF" w:rsidRDefault="00595C7D" w:rsidP="00686E8C">
      <w:pPr>
        <w:pStyle w:val="ActivityBullet1"/>
        <w:rPr>
          <w:rFonts w:cs="Helvetica"/>
        </w:rPr>
      </w:pPr>
      <w:r w:rsidRPr="00B103BF">
        <w:rPr>
          <w:rFonts w:cs="Helvetica"/>
        </w:rPr>
        <w:t xml:space="preserve">Load them onto a clothed service plate </w:t>
      </w:r>
    </w:p>
    <w:p w:rsidR="00595C7D" w:rsidRPr="00B103BF" w:rsidRDefault="00595C7D" w:rsidP="00686E8C">
      <w:pPr>
        <w:pStyle w:val="ActivityBullet1"/>
        <w:rPr>
          <w:rFonts w:cs="Helvetica"/>
        </w:rPr>
      </w:pPr>
      <w:r w:rsidRPr="00B103BF">
        <w:rPr>
          <w:rFonts w:cs="Helvetica"/>
        </w:rPr>
        <w:t>Carry the clothed plate with all the required items to the table</w:t>
      </w:r>
    </w:p>
    <w:p w:rsidR="00212302" w:rsidRPr="00B103BF" w:rsidRDefault="00595C7D" w:rsidP="00686E8C">
      <w:pPr>
        <w:pStyle w:val="ActivityBullet1"/>
        <w:rPr>
          <w:rFonts w:cs="Helvetica"/>
        </w:rPr>
      </w:pPr>
      <w:r w:rsidRPr="00B103BF">
        <w:rPr>
          <w:rFonts w:cs="Helvetica"/>
        </w:rPr>
        <w:t>On arrival at the table, begin adjusting the items by starting at the Number One guest, work</w:t>
      </w:r>
      <w:r w:rsidR="00074A27" w:rsidRPr="00B103BF">
        <w:rPr>
          <w:rFonts w:cs="Helvetica"/>
        </w:rPr>
        <w:t>ing clockwise around the table</w:t>
      </w:r>
    </w:p>
    <w:p w:rsidR="006D69DB" w:rsidRPr="00B103BF" w:rsidRDefault="00595C7D" w:rsidP="00686E8C">
      <w:pPr>
        <w:pStyle w:val="ActivityBullet1"/>
        <w:rPr>
          <w:rFonts w:cs="Helvetica"/>
        </w:rPr>
      </w:pPr>
      <w:r w:rsidRPr="00B103BF">
        <w:rPr>
          <w:rFonts w:cs="Helvetica"/>
        </w:rPr>
        <w:t>Always handle cutlery by the handles</w:t>
      </w:r>
      <w:r w:rsidR="00074A27" w:rsidRPr="00B103BF">
        <w:rPr>
          <w:rFonts w:cs="Helvetica"/>
        </w:rPr>
        <w:t>.</w:t>
      </w:r>
    </w:p>
    <w:p w:rsidR="006D69DB" w:rsidRPr="00B103BF" w:rsidRDefault="00212302" w:rsidP="00074A27">
      <w:pPr>
        <w:pStyle w:val="ActivityNumberedBold"/>
        <w:rPr>
          <w:rFonts w:cs="Helvetica"/>
          <w:lang w:val="en-AU"/>
        </w:rPr>
      </w:pPr>
      <w:r w:rsidRPr="00B103BF">
        <w:rPr>
          <w:rFonts w:cs="Helvetica"/>
          <w:lang w:val="en-AU"/>
        </w:rPr>
        <w:t>What staff may food and beverage servers communicate with during a shift?</w:t>
      </w:r>
    </w:p>
    <w:p w:rsidR="00212302" w:rsidRPr="00B103BF" w:rsidRDefault="00212302" w:rsidP="00686E8C">
      <w:pPr>
        <w:pStyle w:val="ActivityBullet1"/>
        <w:rPr>
          <w:rFonts w:cs="Helvetica"/>
          <w:b/>
        </w:rPr>
      </w:pPr>
      <w:r w:rsidRPr="00B103BF">
        <w:rPr>
          <w:rFonts w:cs="Helvetica"/>
        </w:rPr>
        <w:t>Management and supervisors</w:t>
      </w:r>
    </w:p>
    <w:p w:rsidR="00212302" w:rsidRPr="00B103BF" w:rsidRDefault="00212302" w:rsidP="00686E8C">
      <w:pPr>
        <w:pStyle w:val="ActivityBullet1"/>
        <w:rPr>
          <w:rFonts w:cs="Helvetica"/>
          <w:b/>
        </w:rPr>
      </w:pPr>
      <w:r w:rsidRPr="00B103BF">
        <w:rPr>
          <w:rFonts w:cs="Helvetica"/>
        </w:rPr>
        <w:t>Hosts</w:t>
      </w:r>
    </w:p>
    <w:p w:rsidR="00212302" w:rsidRPr="00B103BF" w:rsidRDefault="00212302" w:rsidP="00686E8C">
      <w:pPr>
        <w:pStyle w:val="ActivityBullet1"/>
        <w:rPr>
          <w:rFonts w:cs="Helvetica"/>
          <w:b/>
        </w:rPr>
      </w:pPr>
      <w:r w:rsidRPr="00B103BF">
        <w:rPr>
          <w:rFonts w:cs="Helvetica"/>
        </w:rPr>
        <w:t>Cashiers</w:t>
      </w:r>
    </w:p>
    <w:p w:rsidR="00212302" w:rsidRPr="00B103BF" w:rsidRDefault="00212302" w:rsidP="00686E8C">
      <w:pPr>
        <w:pStyle w:val="ActivityBullet1"/>
        <w:rPr>
          <w:rFonts w:cs="Helvetica"/>
          <w:b/>
        </w:rPr>
      </w:pPr>
      <w:r w:rsidRPr="00B103BF">
        <w:rPr>
          <w:rFonts w:cs="Helvetica"/>
        </w:rPr>
        <w:t>Chefs</w:t>
      </w:r>
    </w:p>
    <w:p w:rsidR="00212302" w:rsidRPr="00B103BF" w:rsidRDefault="00212302" w:rsidP="00686E8C">
      <w:pPr>
        <w:pStyle w:val="ActivityBullet1"/>
        <w:rPr>
          <w:rFonts w:cs="Helvetica"/>
          <w:b/>
        </w:rPr>
      </w:pPr>
      <w:r w:rsidRPr="00B103BF">
        <w:rPr>
          <w:rFonts w:cs="Helvetica"/>
        </w:rPr>
        <w:t>Bartenders</w:t>
      </w:r>
    </w:p>
    <w:p w:rsidR="00212302" w:rsidRPr="00B103BF" w:rsidRDefault="00212302" w:rsidP="00686E8C">
      <w:pPr>
        <w:pStyle w:val="ActivityBullet1"/>
        <w:rPr>
          <w:rFonts w:cs="Helvetica"/>
          <w:b/>
        </w:rPr>
      </w:pPr>
      <w:r w:rsidRPr="00B103BF">
        <w:rPr>
          <w:rFonts w:cs="Helvetica"/>
        </w:rPr>
        <w:t>Cleaning staff</w:t>
      </w:r>
    </w:p>
    <w:p w:rsidR="00212302" w:rsidRPr="00B103BF" w:rsidRDefault="00212302" w:rsidP="00686E8C">
      <w:pPr>
        <w:pStyle w:val="ActivityBullet1"/>
        <w:rPr>
          <w:rFonts w:cs="Helvetica"/>
          <w:b/>
        </w:rPr>
      </w:pPr>
      <w:r w:rsidRPr="00B103BF">
        <w:rPr>
          <w:rFonts w:cs="Helvetica"/>
        </w:rPr>
        <w:t>Stewards</w:t>
      </w:r>
    </w:p>
    <w:p w:rsidR="00212302" w:rsidRPr="00B103BF" w:rsidRDefault="00212302" w:rsidP="00686E8C">
      <w:pPr>
        <w:pStyle w:val="ActivityBullet1"/>
        <w:rPr>
          <w:rFonts w:cs="Helvetica"/>
          <w:b/>
        </w:rPr>
      </w:pPr>
      <w:r w:rsidRPr="00B103BF">
        <w:rPr>
          <w:rFonts w:cs="Helvetica"/>
        </w:rPr>
        <w:t>Security</w:t>
      </w:r>
    </w:p>
    <w:p w:rsidR="00212302" w:rsidRPr="00B103BF" w:rsidRDefault="00212302" w:rsidP="00686E8C">
      <w:pPr>
        <w:pStyle w:val="ActivityBullet1"/>
        <w:rPr>
          <w:rFonts w:cs="Helvetica"/>
          <w:b/>
        </w:rPr>
      </w:pPr>
      <w:r w:rsidRPr="00B103BF">
        <w:rPr>
          <w:rFonts w:cs="Helvetica"/>
        </w:rPr>
        <w:t>DJ</w:t>
      </w:r>
    </w:p>
    <w:p w:rsidR="00212302" w:rsidRPr="00B103BF" w:rsidRDefault="00212302" w:rsidP="00686E8C">
      <w:pPr>
        <w:pStyle w:val="ActivityBullet1"/>
        <w:rPr>
          <w:rFonts w:cs="Helvetica"/>
          <w:b/>
        </w:rPr>
      </w:pPr>
      <w:r w:rsidRPr="00B103BF">
        <w:rPr>
          <w:rFonts w:cs="Helvetica"/>
        </w:rPr>
        <w:t>Purchasing department</w:t>
      </w:r>
    </w:p>
    <w:p w:rsidR="00212302" w:rsidRPr="00B103BF" w:rsidRDefault="00212302" w:rsidP="00686E8C">
      <w:pPr>
        <w:pStyle w:val="ActivityBullet1"/>
        <w:rPr>
          <w:rFonts w:cs="Helvetica"/>
          <w:b/>
        </w:rPr>
      </w:pPr>
      <w:r w:rsidRPr="00B103BF">
        <w:rPr>
          <w:rFonts w:cs="Helvetica"/>
        </w:rPr>
        <w:t>Valets</w:t>
      </w:r>
      <w:r w:rsidR="0063560F" w:rsidRPr="00B103BF">
        <w:rPr>
          <w:rFonts w:cs="Helvetica"/>
        </w:rPr>
        <w:t>/</w:t>
      </w:r>
      <w:r w:rsidRPr="00B103BF">
        <w:rPr>
          <w:rFonts w:cs="Helvetica"/>
        </w:rPr>
        <w:t>Car park attendants</w:t>
      </w:r>
      <w:r w:rsidR="00074A27" w:rsidRPr="00B103BF">
        <w:rPr>
          <w:rFonts w:cs="Helvetica"/>
        </w:rPr>
        <w:t>.</w:t>
      </w:r>
    </w:p>
    <w:p w:rsidR="00212302" w:rsidRPr="00B103BF" w:rsidRDefault="00212302" w:rsidP="00074A27">
      <w:pPr>
        <w:pStyle w:val="ActivityNumberedBold"/>
        <w:rPr>
          <w:rFonts w:cs="Helvetica"/>
          <w:lang w:val="en-AU"/>
        </w:rPr>
      </w:pPr>
      <w:r w:rsidRPr="00B103BF">
        <w:rPr>
          <w:rFonts w:cs="Helvetica"/>
          <w:lang w:val="en-AU"/>
        </w:rPr>
        <w:t>What is the purpose of serving bread at the start of the meal?</w:t>
      </w:r>
    </w:p>
    <w:p w:rsidR="00212302" w:rsidRPr="00B103BF" w:rsidRDefault="00212302" w:rsidP="00686E8C">
      <w:pPr>
        <w:pStyle w:val="ActivityBullet1"/>
        <w:rPr>
          <w:rFonts w:cs="Helvetica"/>
          <w:b/>
        </w:rPr>
      </w:pPr>
      <w:r w:rsidRPr="00B103BF">
        <w:rPr>
          <w:rFonts w:cs="Helvetica"/>
        </w:rPr>
        <w:t>Takes away hunger pains that customers may have whilst waiting for meals</w:t>
      </w:r>
    </w:p>
    <w:p w:rsidR="00212302" w:rsidRPr="00B103BF" w:rsidRDefault="00212302" w:rsidP="00686E8C">
      <w:pPr>
        <w:pStyle w:val="ActivityBullet1"/>
        <w:rPr>
          <w:rFonts w:cs="Helvetica"/>
          <w:b/>
        </w:rPr>
      </w:pPr>
      <w:r w:rsidRPr="00B103BF">
        <w:rPr>
          <w:rFonts w:cs="Helvetica"/>
        </w:rPr>
        <w:t>Is an added element of service to a meal</w:t>
      </w:r>
    </w:p>
    <w:p w:rsidR="00212302" w:rsidRPr="00B103BF" w:rsidRDefault="00212302" w:rsidP="00686E8C">
      <w:pPr>
        <w:pStyle w:val="ActivityBullet1"/>
        <w:rPr>
          <w:rFonts w:cs="Helvetica"/>
          <w:b/>
        </w:rPr>
      </w:pPr>
      <w:r w:rsidRPr="00B103BF">
        <w:rPr>
          <w:rFonts w:cs="Helvetica"/>
        </w:rPr>
        <w:t>Is seen as added value in the eyes of the customer</w:t>
      </w:r>
    </w:p>
    <w:p w:rsidR="00212302" w:rsidRPr="00B103BF" w:rsidRDefault="00212302" w:rsidP="00686E8C">
      <w:pPr>
        <w:pStyle w:val="ActivityBullet1"/>
        <w:rPr>
          <w:rFonts w:cs="Helvetica"/>
          <w:b/>
        </w:rPr>
      </w:pPr>
      <w:r w:rsidRPr="00B103BF">
        <w:rPr>
          <w:rFonts w:cs="Helvetica"/>
        </w:rPr>
        <w:t>Can be used to accompany menu items – whether to ‘soak, mop or scoop’ items</w:t>
      </w:r>
    </w:p>
    <w:p w:rsidR="00212302" w:rsidRPr="00B103BF" w:rsidRDefault="00212302" w:rsidP="00686E8C">
      <w:pPr>
        <w:pStyle w:val="ActivityBullet1"/>
        <w:rPr>
          <w:rFonts w:cs="Helvetica"/>
          <w:b/>
        </w:rPr>
      </w:pPr>
      <w:r w:rsidRPr="00B103BF">
        <w:rPr>
          <w:rFonts w:cs="Helvetica"/>
        </w:rPr>
        <w:t>Often to accompany entrees or starters</w:t>
      </w:r>
    </w:p>
    <w:p w:rsidR="00212302" w:rsidRPr="00B103BF" w:rsidRDefault="00212302" w:rsidP="00686E8C">
      <w:pPr>
        <w:pStyle w:val="ActivityBullet1"/>
        <w:rPr>
          <w:rFonts w:cs="Helvetica"/>
          <w:b/>
        </w:rPr>
      </w:pPr>
      <w:r w:rsidRPr="00B103BF">
        <w:rPr>
          <w:rFonts w:cs="Helvetica"/>
        </w:rPr>
        <w:t xml:space="preserve">It is a cheap ‘additional course’ </w:t>
      </w:r>
    </w:p>
    <w:p w:rsidR="00212302" w:rsidRPr="00B103BF" w:rsidRDefault="00212302" w:rsidP="00686E8C">
      <w:pPr>
        <w:pStyle w:val="ActivityBullet1"/>
        <w:rPr>
          <w:rFonts w:cs="Helvetica"/>
          <w:b/>
        </w:rPr>
      </w:pPr>
      <w:r w:rsidRPr="00B103BF">
        <w:rPr>
          <w:rFonts w:cs="Helvetica"/>
        </w:rPr>
        <w:t>May be charged and therefore a method to increase revenue</w:t>
      </w:r>
      <w:r w:rsidR="00074A27" w:rsidRPr="00B103BF">
        <w:rPr>
          <w:rFonts w:cs="Helvetica"/>
        </w:rPr>
        <w:t>.</w:t>
      </w:r>
    </w:p>
    <w:p w:rsidR="00E72BDF" w:rsidRPr="00B103BF" w:rsidRDefault="00E72BDF">
      <w:pPr>
        <w:rPr>
          <w:rFonts w:ascii="Helvetica" w:eastAsia="Calibri" w:hAnsi="Helvetica" w:cs="Helvetica"/>
          <w:b/>
          <w:lang w:eastAsia="ar-SA"/>
        </w:rPr>
      </w:pPr>
      <w:r w:rsidRPr="00B103BF">
        <w:rPr>
          <w:rFonts w:ascii="Helvetica" w:hAnsi="Helvetica" w:cs="Helvetica"/>
        </w:rPr>
        <w:br w:type="page"/>
      </w:r>
    </w:p>
    <w:p w:rsidR="006D69DB" w:rsidRPr="00B103BF" w:rsidRDefault="00BC7E38" w:rsidP="00074A27">
      <w:pPr>
        <w:pStyle w:val="ActivityNumberedBold"/>
        <w:rPr>
          <w:rFonts w:cs="Helvetica"/>
          <w:lang w:val="en-AU"/>
        </w:rPr>
      </w:pPr>
      <w:r w:rsidRPr="00B103BF">
        <w:rPr>
          <w:rFonts w:cs="Helvetica"/>
          <w:lang w:val="en-AU"/>
        </w:rPr>
        <w:t>When collecting food from the kitchen, what checks should food servers make?</w:t>
      </w:r>
    </w:p>
    <w:p w:rsidR="00BC7E38" w:rsidRPr="00B103BF" w:rsidRDefault="00BC7E38" w:rsidP="00074A27">
      <w:pPr>
        <w:pStyle w:val="ActivityBullet1"/>
        <w:rPr>
          <w:rFonts w:cs="Helvetica"/>
        </w:rPr>
      </w:pPr>
      <w:r w:rsidRPr="00B103BF">
        <w:rPr>
          <w:rFonts w:cs="Helvetica"/>
        </w:rPr>
        <w:t>Checking that the right meal has been prepared and any requested pre</w:t>
      </w:r>
      <w:r w:rsidR="00074A27" w:rsidRPr="00B103BF">
        <w:rPr>
          <w:rFonts w:cs="Helvetica"/>
        </w:rPr>
        <w:t>ferences have been accommodated</w:t>
      </w:r>
    </w:p>
    <w:p w:rsidR="00BC7E38" w:rsidRPr="00B103BF" w:rsidRDefault="00BC7E38" w:rsidP="00074A27">
      <w:pPr>
        <w:pStyle w:val="ActivityBullet1"/>
        <w:rPr>
          <w:rFonts w:cs="Helvetica"/>
        </w:rPr>
      </w:pPr>
      <w:r w:rsidRPr="00B103BF">
        <w:rPr>
          <w:rFonts w:cs="Helvetica"/>
        </w:rPr>
        <w:t>Checking the plate to make sure ther</w:t>
      </w:r>
      <w:r w:rsidR="00074A27" w:rsidRPr="00B103BF">
        <w:rPr>
          <w:rFonts w:cs="Helvetica"/>
        </w:rPr>
        <w:t>e are no marks, spills or drips</w:t>
      </w:r>
    </w:p>
    <w:p w:rsidR="00BC7E38" w:rsidRPr="00B103BF" w:rsidRDefault="00BC7E38" w:rsidP="00074A27">
      <w:pPr>
        <w:pStyle w:val="ActivityBullet1"/>
        <w:rPr>
          <w:rFonts w:cs="Helvetica"/>
        </w:rPr>
      </w:pPr>
      <w:r w:rsidRPr="00B103BF">
        <w:rPr>
          <w:rFonts w:cs="Helvetica"/>
        </w:rPr>
        <w:t>Checking the quality of the item</w:t>
      </w:r>
    </w:p>
    <w:p w:rsidR="00BC7E38" w:rsidRPr="00B103BF" w:rsidRDefault="00BC7E38" w:rsidP="00074A27">
      <w:pPr>
        <w:pStyle w:val="ActivityBullet1"/>
        <w:rPr>
          <w:rFonts w:cs="Helvetica"/>
        </w:rPr>
      </w:pPr>
      <w:r w:rsidRPr="00B103BF">
        <w:rPr>
          <w:rFonts w:cs="Helvetica"/>
        </w:rPr>
        <w:t>Checking with the chef to identify how a particular item</w:t>
      </w:r>
      <w:r w:rsidR="00074A27" w:rsidRPr="00B103BF">
        <w:rPr>
          <w:rFonts w:cs="Helvetica"/>
        </w:rPr>
        <w:t xml:space="preserve"> has been cooked</w:t>
      </w:r>
    </w:p>
    <w:p w:rsidR="00BC7E38" w:rsidRPr="00B103BF" w:rsidRDefault="00BC7E38" w:rsidP="00074A27">
      <w:pPr>
        <w:pStyle w:val="ActivityBullet1"/>
        <w:rPr>
          <w:rFonts w:cs="Helvetica"/>
        </w:rPr>
      </w:pPr>
      <w:r w:rsidRPr="00B103BF">
        <w:rPr>
          <w:rFonts w:cs="Helvetica"/>
        </w:rPr>
        <w:t>Checking if special condiments need to go with the order</w:t>
      </w:r>
    </w:p>
    <w:p w:rsidR="00BC7E38" w:rsidRPr="00B103BF" w:rsidRDefault="00BC7E38" w:rsidP="00074A27">
      <w:pPr>
        <w:pStyle w:val="ActivityBullet1"/>
        <w:rPr>
          <w:rFonts w:cs="Helvetica"/>
        </w:rPr>
      </w:pPr>
      <w:r w:rsidRPr="00B103BF">
        <w:rPr>
          <w:rFonts w:cs="Helvetica"/>
        </w:rPr>
        <w:t>Checking to make sure the</w:t>
      </w:r>
      <w:r w:rsidR="00074A27" w:rsidRPr="00B103BF">
        <w:rPr>
          <w:rFonts w:cs="Helvetica"/>
        </w:rPr>
        <w:t>re is uniformity between dishes</w:t>
      </w:r>
    </w:p>
    <w:p w:rsidR="00BC7E38" w:rsidRPr="00B103BF" w:rsidRDefault="00BC7E38" w:rsidP="00074A27">
      <w:pPr>
        <w:pStyle w:val="ActivityBullet1"/>
        <w:rPr>
          <w:rFonts w:cs="Helvetica"/>
        </w:rPr>
      </w:pPr>
      <w:r w:rsidRPr="00B103BF">
        <w:rPr>
          <w:rFonts w:cs="Helvetica"/>
        </w:rPr>
        <w:t xml:space="preserve">Ensuring </w:t>
      </w:r>
      <w:r w:rsidR="00074A27" w:rsidRPr="00B103BF">
        <w:rPr>
          <w:rFonts w:cs="Helvetica"/>
        </w:rPr>
        <w:t>correct temperature of the dish.</w:t>
      </w:r>
    </w:p>
    <w:p w:rsidR="006D69DB" w:rsidRPr="00B103BF" w:rsidRDefault="00BC7E38" w:rsidP="00074A27">
      <w:pPr>
        <w:pStyle w:val="ActivityNumberedBold"/>
        <w:rPr>
          <w:rFonts w:cs="Helvetica"/>
          <w:lang w:val="en-AU"/>
        </w:rPr>
      </w:pPr>
      <w:r w:rsidRPr="00B103BF">
        <w:rPr>
          <w:rFonts w:cs="Helvetica"/>
          <w:lang w:val="en-AU"/>
        </w:rPr>
        <w:t>What is the ‘3 minute check’?</w:t>
      </w:r>
    </w:p>
    <w:p w:rsidR="00BC7E38" w:rsidRPr="00B103BF" w:rsidRDefault="00BC7E38" w:rsidP="00074A27">
      <w:pPr>
        <w:pStyle w:val="ActivityText"/>
        <w:rPr>
          <w:rFonts w:cs="Helvetica"/>
          <w:b/>
        </w:rPr>
      </w:pPr>
      <w:r w:rsidRPr="00B103BF">
        <w:rPr>
          <w:rFonts w:cs="Helvetica"/>
        </w:rPr>
        <w:t xml:space="preserve">When a meal has been served to the customer, it is important for service staff to revisit the table a few minutes later to check that the meals are to the customer’s satisfaction. </w:t>
      </w:r>
    </w:p>
    <w:p w:rsidR="006D69DB" w:rsidRPr="00B103BF" w:rsidRDefault="00BC7E38" w:rsidP="00074A27">
      <w:pPr>
        <w:pStyle w:val="ActivityNumberedBold"/>
        <w:rPr>
          <w:rFonts w:cs="Helvetica"/>
          <w:lang w:val="en-AU"/>
        </w:rPr>
      </w:pPr>
      <w:r w:rsidRPr="00B103BF">
        <w:rPr>
          <w:rFonts w:cs="Helvetica"/>
          <w:lang w:val="en-AU"/>
        </w:rPr>
        <w:t>What items can be replenished during the ‘3 minute check’?</w:t>
      </w:r>
    </w:p>
    <w:p w:rsidR="00BC7E38" w:rsidRPr="00B103BF" w:rsidRDefault="00BC7E38" w:rsidP="00074A27">
      <w:pPr>
        <w:pStyle w:val="ActivityBullet1"/>
        <w:rPr>
          <w:rFonts w:cs="Helvetica"/>
        </w:rPr>
      </w:pPr>
      <w:r w:rsidRPr="00B103BF">
        <w:rPr>
          <w:rFonts w:cs="Helvetica"/>
        </w:rPr>
        <w:t>Drinks</w:t>
      </w:r>
    </w:p>
    <w:p w:rsidR="00BC7E38" w:rsidRPr="00B103BF" w:rsidRDefault="00BC7E38" w:rsidP="00074A27">
      <w:pPr>
        <w:pStyle w:val="ActivityBullet1"/>
        <w:rPr>
          <w:rFonts w:cs="Helvetica"/>
        </w:rPr>
      </w:pPr>
      <w:r w:rsidRPr="00B103BF">
        <w:rPr>
          <w:rFonts w:cs="Helvetica"/>
        </w:rPr>
        <w:t>Extra condiments</w:t>
      </w:r>
    </w:p>
    <w:p w:rsidR="00BC7E38" w:rsidRPr="00B103BF" w:rsidRDefault="00BC7E38" w:rsidP="00074A27">
      <w:pPr>
        <w:pStyle w:val="ActivityBullet1"/>
        <w:rPr>
          <w:rFonts w:cs="Helvetica"/>
        </w:rPr>
      </w:pPr>
      <w:r w:rsidRPr="00B103BF">
        <w:rPr>
          <w:rFonts w:cs="Helvetica"/>
        </w:rPr>
        <w:t xml:space="preserve">Extra cutlery </w:t>
      </w:r>
    </w:p>
    <w:p w:rsidR="00BC7E38" w:rsidRPr="00B103BF" w:rsidRDefault="00BC7E38" w:rsidP="00074A27">
      <w:pPr>
        <w:pStyle w:val="ActivityBullet1"/>
        <w:rPr>
          <w:rFonts w:cs="Helvetica"/>
        </w:rPr>
      </w:pPr>
      <w:r w:rsidRPr="00B103BF">
        <w:rPr>
          <w:rFonts w:cs="Helvetica"/>
        </w:rPr>
        <w:t>Extra crockery</w:t>
      </w:r>
    </w:p>
    <w:p w:rsidR="00BC7E38" w:rsidRPr="00B103BF" w:rsidRDefault="00BC7E38" w:rsidP="00074A27">
      <w:pPr>
        <w:pStyle w:val="ActivityBullet1"/>
        <w:rPr>
          <w:rFonts w:cs="Helvetica"/>
        </w:rPr>
      </w:pPr>
      <w:r w:rsidRPr="00B103BF">
        <w:rPr>
          <w:rFonts w:cs="Helvetica"/>
        </w:rPr>
        <w:t>Extra glassware</w:t>
      </w:r>
    </w:p>
    <w:p w:rsidR="00BC7E38" w:rsidRPr="00B103BF" w:rsidRDefault="00BC7E38" w:rsidP="00074A27">
      <w:pPr>
        <w:pStyle w:val="ActivityBullet1"/>
        <w:rPr>
          <w:rFonts w:cs="Helvetica"/>
        </w:rPr>
      </w:pPr>
      <w:r w:rsidRPr="00B103BF">
        <w:rPr>
          <w:rFonts w:cs="Helvetica"/>
        </w:rPr>
        <w:t>More serviettes</w:t>
      </w:r>
    </w:p>
    <w:p w:rsidR="00BC7E38" w:rsidRPr="00B103BF" w:rsidRDefault="00BC7E38" w:rsidP="00074A27">
      <w:pPr>
        <w:pStyle w:val="ActivityBullet1"/>
        <w:rPr>
          <w:rFonts w:cs="Helvetica"/>
        </w:rPr>
      </w:pPr>
      <w:r w:rsidRPr="00B103BF">
        <w:rPr>
          <w:rFonts w:cs="Helvetica"/>
        </w:rPr>
        <w:t>A finger bowl</w:t>
      </w:r>
    </w:p>
    <w:p w:rsidR="00BC7E38" w:rsidRPr="00B103BF" w:rsidRDefault="00BC7E38" w:rsidP="00074A27">
      <w:pPr>
        <w:pStyle w:val="ActivityBullet1"/>
        <w:rPr>
          <w:rFonts w:cs="Helvetica"/>
        </w:rPr>
      </w:pPr>
      <w:r w:rsidRPr="00B103BF">
        <w:rPr>
          <w:rFonts w:cs="Helvetica"/>
        </w:rPr>
        <w:t>A scrap bowl – depending on the menu item being served</w:t>
      </w:r>
      <w:r w:rsidR="00074A27" w:rsidRPr="00B103BF">
        <w:rPr>
          <w:rFonts w:cs="Helvetica"/>
        </w:rPr>
        <w:t>.</w:t>
      </w:r>
    </w:p>
    <w:p w:rsidR="006D69DB" w:rsidRPr="00B103BF" w:rsidRDefault="00BB4272" w:rsidP="00074A27">
      <w:pPr>
        <w:pStyle w:val="ActivityNumberedBold"/>
        <w:rPr>
          <w:rFonts w:cs="Helvetica"/>
          <w:lang w:val="en-AU"/>
        </w:rPr>
      </w:pPr>
      <w:r w:rsidRPr="00B103BF">
        <w:rPr>
          <w:rFonts w:cs="Helvetica"/>
          <w:lang w:val="en-AU"/>
        </w:rPr>
        <w:t>What are common problems customers may have with their food?</w:t>
      </w:r>
    </w:p>
    <w:p w:rsidR="00BB4272" w:rsidRPr="00B103BF" w:rsidRDefault="00BB4272" w:rsidP="00686E8C">
      <w:pPr>
        <w:pStyle w:val="ActivityBullet1"/>
        <w:rPr>
          <w:rFonts w:cs="Helvetica"/>
          <w:b/>
        </w:rPr>
      </w:pPr>
      <w:r w:rsidRPr="00B103BF">
        <w:rPr>
          <w:rFonts w:cs="Helvetica"/>
        </w:rPr>
        <w:t xml:space="preserve">The steak is tough </w:t>
      </w:r>
    </w:p>
    <w:p w:rsidR="00BB4272" w:rsidRPr="00B103BF" w:rsidRDefault="00BB4272" w:rsidP="00686E8C">
      <w:pPr>
        <w:pStyle w:val="ActivityBullet1"/>
        <w:rPr>
          <w:rFonts w:cs="Helvetica"/>
          <w:b/>
        </w:rPr>
      </w:pPr>
      <w:r w:rsidRPr="00B103BF">
        <w:rPr>
          <w:rFonts w:cs="Helvetica"/>
        </w:rPr>
        <w:t>The meal is cold</w:t>
      </w:r>
    </w:p>
    <w:p w:rsidR="00BB4272" w:rsidRPr="00B103BF" w:rsidRDefault="00BB4272" w:rsidP="00686E8C">
      <w:pPr>
        <w:pStyle w:val="ActivityBullet1"/>
        <w:rPr>
          <w:rFonts w:cs="Helvetica"/>
          <w:b/>
        </w:rPr>
      </w:pPr>
      <w:r w:rsidRPr="00B103BF">
        <w:rPr>
          <w:rFonts w:cs="Helvetica"/>
        </w:rPr>
        <w:t>The steak is not cooked as ordered</w:t>
      </w:r>
    </w:p>
    <w:p w:rsidR="00BB4272" w:rsidRPr="00B103BF" w:rsidRDefault="00BB4272" w:rsidP="00686E8C">
      <w:pPr>
        <w:pStyle w:val="ActivityBullet1"/>
        <w:rPr>
          <w:rFonts w:cs="Helvetica"/>
          <w:b/>
        </w:rPr>
      </w:pPr>
      <w:r w:rsidRPr="00B103BF">
        <w:rPr>
          <w:rFonts w:cs="Helvetica"/>
        </w:rPr>
        <w:t>Special requests have not been met.</w:t>
      </w:r>
    </w:p>
    <w:p w:rsidR="006D69DB" w:rsidRPr="00B103BF" w:rsidRDefault="00BB4272" w:rsidP="00074A27">
      <w:pPr>
        <w:pStyle w:val="ActivityNumberedBold"/>
        <w:rPr>
          <w:rFonts w:cs="Helvetica"/>
          <w:lang w:val="en-AU"/>
        </w:rPr>
      </w:pPr>
      <w:r w:rsidRPr="00B103BF">
        <w:rPr>
          <w:rFonts w:cs="Helvetica"/>
          <w:lang w:val="en-AU"/>
        </w:rPr>
        <w:t>What are some options to resolve a food related customer complaint, during the three minute check?</w:t>
      </w:r>
    </w:p>
    <w:p w:rsidR="00BB4272" w:rsidRPr="00B103BF" w:rsidRDefault="00BB4272" w:rsidP="00074A27">
      <w:pPr>
        <w:pStyle w:val="ActivityBullet1"/>
        <w:rPr>
          <w:rFonts w:cs="Helvetica"/>
        </w:rPr>
      </w:pPr>
      <w:r w:rsidRPr="00B103BF">
        <w:rPr>
          <w:rFonts w:cs="Helvetica"/>
        </w:rPr>
        <w:t>Replace meal quickly</w:t>
      </w:r>
    </w:p>
    <w:p w:rsidR="00BB4272" w:rsidRPr="00B103BF" w:rsidRDefault="00BB4272" w:rsidP="00074A27">
      <w:pPr>
        <w:pStyle w:val="ActivityBullet1"/>
        <w:rPr>
          <w:rFonts w:cs="Helvetica"/>
        </w:rPr>
      </w:pPr>
      <w:r w:rsidRPr="00B103BF">
        <w:rPr>
          <w:rFonts w:cs="Helvetica"/>
        </w:rPr>
        <w:t>Allowing them to take some items from the buffet whilst they are waiting</w:t>
      </w:r>
    </w:p>
    <w:p w:rsidR="00BB4272" w:rsidRPr="00B103BF" w:rsidRDefault="00BB4272" w:rsidP="00074A27">
      <w:pPr>
        <w:pStyle w:val="ActivityBullet1"/>
        <w:rPr>
          <w:rFonts w:cs="Helvetica"/>
        </w:rPr>
      </w:pPr>
      <w:r w:rsidRPr="00B103BF">
        <w:rPr>
          <w:rFonts w:cs="Helvetica"/>
        </w:rPr>
        <w:t>Providing a plate of snacks including rice, salad, bread or fries</w:t>
      </w:r>
    </w:p>
    <w:p w:rsidR="00BB4272" w:rsidRPr="00B103BF" w:rsidRDefault="00BB4272" w:rsidP="00074A27">
      <w:pPr>
        <w:pStyle w:val="ActivityBullet1"/>
        <w:rPr>
          <w:rFonts w:cs="Helvetica"/>
        </w:rPr>
      </w:pPr>
      <w:r w:rsidRPr="00B103BF">
        <w:rPr>
          <w:rFonts w:cs="Helvetica"/>
        </w:rPr>
        <w:t>Suggesting fast cook items to that a dish will be ready when others are also eating</w:t>
      </w:r>
      <w:r w:rsidR="00074A27" w:rsidRPr="00B103BF">
        <w:rPr>
          <w:rFonts w:cs="Helvetica"/>
        </w:rPr>
        <w:t>.</w:t>
      </w:r>
    </w:p>
    <w:p w:rsidR="00074A27" w:rsidRPr="00B103BF" w:rsidRDefault="00074A27">
      <w:pPr>
        <w:rPr>
          <w:rFonts w:ascii="Helvetica" w:eastAsia="Calibri" w:hAnsi="Helvetica" w:cs="Helvetica"/>
          <w:b/>
          <w:szCs w:val="16"/>
          <w:lang w:eastAsia="ar-SA"/>
        </w:rPr>
      </w:pPr>
      <w:r w:rsidRPr="00B103BF">
        <w:rPr>
          <w:rFonts w:ascii="Helvetica" w:hAnsi="Helvetica" w:cs="Helvetica"/>
        </w:rPr>
        <w:br w:type="page"/>
      </w:r>
    </w:p>
    <w:p w:rsidR="006D69DB" w:rsidRPr="00B103BF" w:rsidRDefault="00BB4272" w:rsidP="00074A27">
      <w:pPr>
        <w:pStyle w:val="ActivityNumberedBold"/>
        <w:rPr>
          <w:rFonts w:cs="Helvetica"/>
          <w:lang w:val="en-AU"/>
        </w:rPr>
      </w:pPr>
      <w:r w:rsidRPr="00B103BF">
        <w:rPr>
          <w:rFonts w:cs="Helvetica"/>
          <w:lang w:val="en-AU"/>
        </w:rPr>
        <w:t>What is the usual sign a customer has finished their meal?</w:t>
      </w:r>
    </w:p>
    <w:p w:rsidR="00BB4272" w:rsidRPr="00B103BF" w:rsidRDefault="00BB4272" w:rsidP="00074A27">
      <w:pPr>
        <w:pStyle w:val="ActivityText"/>
        <w:rPr>
          <w:rFonts w:cs="Helvetica"/>
          <w:b/>
        </w:rPr>
      </w:pPr>
      <w:r w:rsidRPr="00B103BF">
        <w:rPr>
          <w:rFonts w:cs="Helvetica"/>
        </w:rPr>
        <w:t xml:space="preserve">When guests place their knife and fork together in the centre of the plate this is the usual sign that they have finished their meal. </w:t>
      </w:r>
    </w:p>
    <w:p w:rsidR="000E3EC8" w:rsidRPr="00B103BF" w:rsidRDefault="000E3EC8" w:rsidP="00074A27">
      <w:pPr>
        <w:pStyle w:val="ActivityNumberedBold"/>
        <w:rPr>
          <w:rFonts w:cs="Helvetica"/>
          <w:lang w:val="en-AU"/>
        </w:rPr>
      </w:pPr>
      <w:r w:rsidRPr="00B103BF">
        <w:rPr>
          <w:rFonts w:cs="Helvetica"/>
          <w:lang w:val="en-AU"/>
        </w:rPr>
        <w:t>Descr</w:t>
      </w:r>
      <w:r w:rsidR="00A97178" w:rsidRPr="00B103BF">
        <w:rPr>
          <w:rFonts w:cs="Helvetica"/>
          <w:lang w:val="en-AU"/>
        </w:rPr>
        <w:t>ibe the best way to load a tray</w:t>
      </w:r>
    </w:p>
    <w:p w:rsidR="000E3EC8" w:rsidRPr="00B103BF" w:rsidRDefault="000E3EC8" w:rsidP="00074A27">
      <w:pPr>
        <w:pStyle w:val="ActivityText"/>
        <w:rPr>
          <w:rFonts w:cs="Helvetica"/>
        </w:rPr>
      </w:pPr>
      <w:r w:rsidRPr="00B103BF">
        <w:rPr>
          <w:rFonts w:cs="Helvetica"/>
        </w:rPr>
        <w:t>Answers will be varied</w:t>
      </w:r>
      <w:r w:rsidR="00074A27" w:rsidRPr="00B103BF">
        <w:rPr>
          <w:rFonts w:cs="Helvetica"/>
        </w:rPr>
        <w:t>.</w:t>
      </w:r>
    </w:p>
    <w:p w:rsidR="000E3EC8" w:rsidRPr="00B103BF" w:rsidRDefault="00EB4E9D" w:rsidP="00074A27">
      <w:pPr>
        <w:pStyle w:val="ActivityNumberedBold"/>
        <w:rPr>
          <w:rFonts w:cs="Helvetica"/>
          <w:lang w:val="en-AU"/>
        </w:rPr>
      </w:pPr>
      <w:r w:rsidRPr="00B103BF">
        <w:rPr>
          <w:rFonts w:cs="Helvetica"/>
          <w:lang w:val="en-AU"/>
        </w:rPr>
        <w:t>What are tips to remember when placing drinks on the table?</w:t>
      </w:r>
    </w:p>
    <w:p w:rsidR="00EB4E9D" w:rsidRPr="00B103BF" w:rsidRDefault="00EB4E9D" w:rsidP="00074A27">
      <w:pPr>
        <w:pStyle w:val="ActivityBullet1"/>
        <w:rPr>
          <w:rFonts w:cs="Helvetica"/>
        </w:rPr>
      </w:pPr>
      <w:r w:rsidRPr="00B103BF">
        <w:rPr>
          <w:rFonts w:cs="Helvetica"/>
        </w:rPr>
        <w:t xml:space="preserve">When unloading trays, you may have to slightly twist your body with the tray positioned slightly away from </w:t>
      </w:r>
      <w:r w:rsidR="00074A27" w:rsidRPr="00B103BF">
        <w:rPr>
          <w:rFonts w:cs="Helvetica"/>
        </w:rPr>
        <w:t>your side</w:t>
      </w:r>
    </w:p>
    <w:p w:rsidR="00EB4E9D" w:rsidRPr="00B103BF" w:rsidRDefault="00EB4E9D" w:rsidP="00074A27">
      <w:pPr>
        <w:pStyle w:val="ActivityBullet1"/>
        <w:rPr>
          <w:rFonts w:cs="Helvetica"/>
        </w:rPr>
      </w:pPr>
      <w:r w:rsidRPr="00B103BF">
        <w:rPr>
          <w:rFonts w:cs="Helvetica"/>
        </w:rPr>
        <w:t>All drinks should be announced</w:t>
      </w:r>
      <w:r w:rsidR="00074A27" w:rsidRPr="00B103BF">
        <w:rPr>
          <w:rFonts w:cs="Helvetica"/>
        </w:rPr>
        <w:t xml:space="preserve"> when being placed on the table</w:t>
      </w:r>
    </w:p>
    <w:p w:rsidR="00EB4E9D" w:rsidRPr="00B103BF" w:rsidRDefault="00EB4E9D" w:rsidP="00074A27">
      <w:pPr>
        <w:pStyle w:val="ActivityBullet1"/>
        <w:rPr>
          <w:rFonts w:cs="Helvetica"/>
        </w:rPr>
      </w:pPr>
      <w:r w:rsidRPr="00B103BF">
        <w:rPr>
          <w:rFonts w:cs="Helvetica"/>
        </w:rPr>
        <w:t xml:space="preserve">Remember to bend your </w:t>
      </w:r>
      <w:r w:rsidR="00074A27" w:rsidRPr="00B103BF">
        <w:rPr>
          <w:rFonts w:cs="Helvetica"/>
        </w:rPr>
        <w:t>knees when serving from a tray</w:t>
      </w:r>
    </w:p>
    <w:p w:rsidR="00EB4E9D" w:rsidRPr="00B103BF" w:rsidRDefault="00EB4E9D" w:rsidP="00074A27">
      <w:pPr>
        <w:pStyle w:val="ActivityBullet1"/>
        <w:rPr>
          <w:rFonts w:cs="Helvetica"/>
        </w:rPr>
      </w:pPr>
      <w:r w:rsidRPr="00B103BF">
        <w:rPr>
          <w:rFonts w:cs="Helvetica"/>
        </w:rPr>
        <w:t xml:space="preserve">Work anti-clockwise around the table, repeating the above procedures </w:t>
      </w:r>
      <w:r w:rsidR="00074A27" w:rsidRPr="00B103BF">
        <w:rPr>
          <w:rFonts w:cs="Helvetica"/>
        </w:rPr>
        <w:t>until the last drink is served</w:t>
      </w:r>
    </w:p>
    <w:p w:rsidR="00EB4E9D" w:rsidRPr="00B103BF" w:rsidRDefault="00EB4E9D" w:rsidP="00074A27">
      <w:pPr>
        <w:pStyle w:val="ActivityBullet1"/>
        <w:rPr>
          <w:rFonts w:cs="Helvetica"/>
        </w:rPr>
      </w:pPr>
      <w:r w:rsidRPr="00B103BF">
        <w:rPr>
          <w:rFonts w:cs="Helvetica"/>
        </w:rPr>
        <w:t>Drink waiters should work anti-clockwise around the table, and food waiters shoul</w:t>
      </w:r>
      <w:r w:rsidR="00074A27" w:rsidRPr="00B103BF">
        <w:rPr>
          <w:rFonts w:cs="Helvetica"/>
        </w:rPr>
        <w:t>d work in a clockwise direction</w:t>
      </w:r>
    </w:p>
    <w:p w:rsidR="00EB4E9D" w:rsidRPr="00B103BF" w:rsidRDefault="00EB4E9D" w:rsidP="00074A27">
      <w:pPr>
        <w:pStyle w:val="ActivityBullet1"/>
        <w:rPr>
          <w:rFonts w:cs="Helvetica"/>
        </w:rPr>
      </w:pPr>
      <w:r w:rsidRPr="00B103BF">
        <w:rPr>
          <w:rFonts w:cs="Helvetica"/>
        </w:rPr>
        <w:t>Use coasters or napkins under drinks when and where required.</w:t>
      </w:r>
    </w:p>
    <w:p w:rsidR="001953F4" w:rsidRPr="00B103BF" w:rsidRDefault="001953F4" w:rsidP="00074A27">
      <w:pPr>
        <w:pStyle w:val="ActivityNumberedBold"/>
        <w:rPr>
          <w:rFonts w:cs="Helvetica"/>
          <w:lang w:val="en-AU"/>
        </w:rPr>
      </w:pPr>
      <w:r w:rsidRPr="00B103BF">
        <w:rPr>
          <w:rFonts w:cs="Helvetica"/>
          <w:lang w:val="en-AU"/>
        </w:rPr>
        <w:t>Why is it important to present the bottle to the customer before opening?</w:t>
      </w:r>
    </w:p>
    <w:p w:rsidR="001953F4" w:rsidRPr="00B103BF" w:rsidRDefault="001953F4" w:rsidP="00E72BDF">
      <w:pPr>
        <w:pStyle w:val="Pa2"/>
        <w:spacing w:before="120" w:after="120" w:line="240" w:lineRule="auto"/>
        <w:ind w:firstLine="567"/>
        <w:rPr>
          <w:rFonts w:ascii="Helvetica" w:hAnsi="Helvetica" w:cs="Helvetica"/>
          <w:color w:val="000000"/>
          <w:sz w:val="22"/>
          <w:szCs w:val="22"/>
        </w:rPr>
      </w:pPr>
      <w:r w:rsidRPr="00B103BF">
        <w:rPr>
          <w:rFonts w:ascii="Helvetica" w:hAnsi="Helvetica" w:cs="Helvetica"/>
          <w:color w:val="000000"/>
          <w:sz w:val="22"/>
          <w:szCs w:val="22"/>
        </w:rPr>
        <w:t>Presenting wine is done for three reasons:</w:t>
      </w:r>
    </w:p>
    <w:p w:rsidR="001953F4" w:rsidRPr="00B103BF" w:rsidRDefault="001953F4" w:rsidP="00686E8C">
      <w:pPr>
        <w:pStyle w:val="ActivityBullet1"/>
        <w:rPr>
          <w:rFonts w:cs="Helvetica"/>
        </w:rPr>
      </w:pPr>
      <w:r w:rsidRPr="00B103BF">
        <w:rPr>
          <w:rFonts w:cs="Helvetica"/>
        </w:rPr>
        <w:t xml:space="preserve">It provides an opportunity for the guest to check the wine they have ordered to ensure </w:t>
      </w:r>
      <w:r w:rsidR="00074A27" w:rsidRPr="00B103BF">
        <w:rPr>
          <w:rFonts w:cs="Helvetica"/>
        </w:rPr>
        <w:t>it is the one they really want</w:t>
      </w:r>
    </w:p>
    <w:p w:rsidR="001953F4" w:rsidRPr="00B103BF" w:rsidRDefault="001953F4" w:rsidP="00686E8C">
      <w:pPr>
        <w:pStyle w:val="ActivityBullet1"/>
        <w:rPr>
          <w:rFonts w:cs="Helvetica"/>
        </w:rPr>
      </w:pPr>
      <w:r w:rsidRPr="00B103BF">
        <w:rPr>
          <w:rFonts w:cs="Helvetica"/>
        </w:rPr>
        <w:t>It allows the guest to check that the waiter has brought the bottle that was ordered. This helps avoids situations where the waiter may have misheard the order</w:t>
      </w:r>
    </w:p>
    <w:p w:rsidR="001953F4" w:rsidRPr="00B103BF" w:rsidRDefault="001953F4" w:rsidP="00686E8C">
      <w:pPr>
        <w:pStyle w:val="ActivityBullet1"/>
        <w:rPr>
          <w:rFonts w:cs="Helvetica"/>
        </w:rPr>
      </w:pPr>
      <w:r w:rsidRPr="00B103BF">
        <w:rPr>
          <w:rFonts w:cs="Helvetica"/>
        </w:rPr>
        <w:t>It is part of the service ritual for wine that many guests expect</w:t>
      </w:r>
      <w:r w:rsidR="00074A27" w:rsidRPr="00B103BF">
        <w:rPr>
          <w:rFonts w:cs="Helvetica"/>
        </w:rPr>
        <w:t>.</w:t>
      </w:r>
    </w:p>
    <w:p w:rsidR="000E3EC8" w:rsidRPr="00B103BF" w:rsidRDefault="008B3403" w:rsidP="00074A27">
      <w:pPr>
        <w:pStyle w:val="ActivityNumberedBold"/>
        <w:rPr>
          <w:rFonts w:cs="Helvetica"/>
          <w:lang w:val="en-AU"/>
        </w:rPr>
      </w:pPr>
      <w:r w:rsidRPr="00B103BF">
        <w:rPr>
          <w:rFonts w:cs="Helvetica"/>
          <w:lang w:val="en-AU"/>
        </w:rPr>
        <w:t>What are different types of liqueur coffees?</w:t>
      </w:r>
    </w:p>
    <w:p w:rsidR="000E3EC8" w:rsidRPr="00B103BF" w:rsidRDefault="000E3EC8" w:rsidP="00074A27">
      <w:pPr>
        <w:pStyle w:val="ActivityText"/>
        <w:rPr>
          <w:rFonts w:cs="Helvetica"/>
        </w:rPr>
      </w:pPr>
      <w:r w:rsidRPr="00B103BF">
        <w:rPr>
          <w:rFonts w:cs="Helvetica"/>
        </w:rPr>
        <w:t>A</w:t>
      </w:r>
      <w:r w:rsidR="008B3403" w:rsidRPr="00B103BF">
        <w:rPr>
          <w:rFonts w:cs="Helvetica"/>
        </w:rPr>
        <w:t>nswers will vary</w:t>
      </w:r>
      <w:r w:rsidR="00074A27" w:rsidRPr="00B103BF">
        <w:rPr>
          <w:rFonts w:cs="Helvetica"/>
        </w:rPr>
        <w:t>.</w:t>
      </w:r>
    </w:p>
    <w:p w:rsidR="008B3403" w:rsidRPr="00B103BF" w:rsidRDefault="008B3403" w:rsidP="00074A27">
      <w:pPr>
        <w:pStyle w:val="ActivityNumberedBold"/>
        <w:rPr>
          <w:rFonts w:cs="Helvetica"/>
          <w:lang w:val="en-AU"/>
        </w:rPr>
      </w:pPr>
      <w:r w:rsidRPr="00B103BF">
        <w:rPr>
          <w:rFonts w:cs="Helvetica"/>
          <w:lang w:val="en-AU"/>
        </w:rPr>
        <w:t>What are examples when it is important to synchronise food and beverage service?</w:t>
      </w:r>
    </w:p>
    <w:p w:rsidR="008B3403" w:rsidRPr="00B103BF" w:rsidRDefault="008B3403" w:rsidP="00074A27">
      <w:pPr>
        <w:pStyle w:val="ActivityBullet1"/>
        <w:rPr>
          <w:rFonts w:cs="Helvetica"/>
        </w:rPr>
      </w:pPr>
      <w:r w:rsidRPr="00B103BF">
        <w:rPr>
          <w:rFonts w:cs="Helvetica"/>
        </w:rPr>
        <w:t>In bar situations where snacks are provided with drinks, such as nuts, chips etc</w:t>
      </w:r>
    </w:p>
    <w:p w:rsidR="008B3403" w:rsidRPr="00B103BF" w:rsidRDefault="008B3403" w:rsidP="00074A27">
      <w:pPr>
        <w:pStyle w:val="ActivityBullet1"/>
        <w:rPr>
          <w:rFonts w:cs="Helvetica"/>
        </w:rPr>
      </w:pPr>
      <w:r w:rsidRPr="00B103BF">
        <w:rPr>
          <w:rFonts w:cs="Helvetica"/>
        </w:rPr>
        <w:t>Initial service of drinks should come quickly</w:t>
      </w:r>
    </w:p>
    <w:p w:rsidR="008B3403" w:rsidRPr="00B103BF" w:rsidRDefault="008B3403" w:rsidP="00074A27">
      <w:pPr>
        <w:pStyle w:val="ActivityBullet1"/>
        <w:rPr>
          <w:rFonts w:cs="Helvetica"/>
        </w:rPr>
      </w:pPr>
      <w:r w:rsidRPr="00B103BF">
        <w:rPr>
          <w:rFonts w:cs="Helvetica"/>
        </w:rPr>
        <w:t>Refills of drinks to coincide with next food courses</w:t>
      </w:r>
    </w:p>
    <w:p w:rsidR="008B3403" w:rsidRPr="00B103BF" w:rsidRDefault="008B3403" w:rsidP="00074A27">
      <w:pPr>
        <w:pStyle w:val="ActivityBullet1"/>
        <w:rPr>
          <w:rFonts w:cs="Helvetica"/>
        </w:rPr>
      </w:pPr>
      <w:r w:rsidRPr="00B103BF">
        <w:rPr>
          <w:rFonts w:cs="Helvetica"/>
        </w:rPr>
        <w:t>Coffees and cakes are often served together</w:t>
      </w:r>
    </w:p>
    <w:p w:rsidR="008B3403" w:rsidRPr="00B103BF" w:rsidRDefault="008B3403" w:rsidP="00074A27">
      <w:pPr>
        <w:pStyle w:val="ActivityBullet1"/>
        <w:rPr>
          <w:rFonts w:cs="Helvetica"/>
        </w:rPr>
      </w:pPr>
      <w:r w:rsidRPr="00B103BF">
        <w:rPr>
          <w:rFonts w:cs="Helvetica"/>
        </w:rPr>
        <w:t>Where beverages compliment the meal, such as:</w:t>
      </w:r>
    </w:p>
    <w:p w:rsidR="008B3403" w:rsidRPr="00B103BF" w:rsidRDefault="008B3403" w:rsidP="00074A27">
      <w:pPr>
        <w:pStyle w:val="ActivityBullet2"/>
        <w:rPr>
          <w:rFonts w:cs="Helvetica"/>
          <w:color w:val="000000"/>
          <w:lang w:val="en-AU"/>
        </w:rPr>
      </w:pPr>
      <w:r w:rsidRPr="00B103BF">
        <w:rPr>
          <w:rFonts w:cs="Helvetica"/>
          <w:lang w:val="en-AU"/>
        </w:rPr>
        <w:t xml:space="preserve">Wines to accompany courses </w:t>
      </w:r>
    </w:p>
    <w:p w:rsidR="008B3403" w:rsidRPr="00B103BF" w:rsidRDefault="008B3403" w:rsidP="00074A27">
      <w:pPr>
        <w:pStyle w:val="ActivityBullet2"/>
        <w:rPr>
          <w:rFonts w:cs="Helvetica"/>
          <w:lang w:val="en-AU"/>
        </w:rPr>
      </w:pPr>
      <w:r w:rsidRPr="00B103BF">
        <w:rPr>
          <w:rFonts w:cs="Helvetica"/>
          <w:lang w:val="en-AU"/>
        </w:rPr>
        <w:t>Dessert wines or coffee that is served with dessert</w:t>
      </w:r>
    </w:p>
    <w:p w:rsidR="008B3403" w:rsidRPr="00B103BF" w:rsidRDefault="008B3403" w:rsidP="00074A27">
      <w:pPr>
        <w:pStyle w:val="ActivityBullet2"/>
        <w:rPr>
          <w:rFonts w:cs="Helvetica"/>
          <w:lang w:val="en-AU"/>
        </w:rPr>
      </w:pPr>
      <w:r w:rsidRPr="00B103BF">
        <w:rPr>
          <w:rFonts w:cs="Helvetica"/>
          <w:lang w:val="en-AU"/>
        </w:rPr>
        <w:t>Ports and cheese</w:t>
      </w:r>
    </w:p>
    <w:p w:rsidR="000E3EC8" w:rsidRPr="00B103BF" w:rsidRDefault="008B3403" w:rsidP="00074A27">
      <w:pPr>
        <w:pStyle w:val="ActivityBullet2"/>
        <w:rPr>
          <w:rFonts w:cs="Helvetica"/>
          <w:lang w:val="en-AU"/>
        </w:rPr>
      </w:pPr>
      <w:r w:rsidRPr="00B103BF">
        <w:rPr>
          <w:rFonts w:cs="Helvetica"/>
          <w:lang w:val="en-AU"/>
        </w:rPr>
        <w:t>Champagne and birthday cakes or other celebrations</w:t>
      </w:r>
      <w:r w:rsidR="00074A27" w:rsidRPr="00B103BF">
        <w:rPr>
          <w:rFonts w:cs="Helvetica"/>
          <w:lang w:val="en-AU"/>
        </w:rPr>
        <w:t>.</w:t>
      </w:r>
    </w:p>
    <w:p w:rsidR="000E3EC8" w:rsidRPr="00B103BF" w:rsidRDefault="00890FB5" w:rsidP="00074A27">
      <w:pPr>
        <w:pStyle w:val="ActivityNumberedBold"/>
        <w:rPr>
          <w:rFonts w:cs="Helvetica"/>
          <w:lang w:val="en-AU"/>
        </w:rPr>
      </w:pPr>
      <w:r w:rsidRPr="00B103BF">
        <w:rPr>
          <w:rFonts w:cs="Helvetica"/>
          <w:lang w:val="en-AU"/>
        </w:rPr>
        <w:t>What beverage items need to be cleared from the table?</w:t>
      </w:r>
    </w:p>
    <w:p w:rsidR="000E3EC8" w:rsidRPr="00B103BF" w:rsidRDefault="00890FB5" w:rsidP="00686E8C">
      <w:pPr>
        <w:pStyle w:val="ActivityBullet1"/>
        <w:rPr>
          <w:rFonts w:cs="Helvetica"/>
          <w:b/>
        </w:rPr>
      </w:pPr>
      <w:r w:rsidRPr="00B103BF">
        <w:rPr>
          <w:rFonts w:cs="Helvetica"/>
        </w:rPr>
        <w:t>Used glasses</w:t>
      </w:r>
    </w:p>
    <w:p w:rsidR="00890FB5" w:rsidRPr="00B103BF" w:rsidRDefault="00890FB5" w:rsidP="00686E8C">
      <w:pPr>
        <w:pStyle w:val="ActivityBullet1"/>
        <w:rPr>
          <w:rFonts w:cs="Helvetica"/>
          <w:lang w:eastAsia="ar-SA"/>
        </w:rPr>
      </w:pPr>
      <w:r w:rsidRPr="00B103BF">
        <w:rPr>
          <w:rFonts w:cs="Helvetica"/>
          <w:lang w:eastAsia="ar-SA"/>
        </w:rPr>
        <w:t>Unused glasses</w:t>
      </w:r>
    </w:p>
    <w:p w:rsidR="00890FB5" w:rsidRPr="00B103BF" w:rsidRDefault="00890FB5" w:rsidP="00686E8C">
      <w:pPr>
        <w:pStyle w:val="ActivityBullet1"/>
        <w:rPr>
          <w:rFonts w:cs="Helvetica"/>
          <w:lang w:eastAsia="ar-SA"/>
        </w:rPr>
      </w:pPr>
      <w:r w:rsidRPr="00B103BF">
        <w:rPr>
          <w:rFonts w:cs="Helvetica"/>
          <w:lang w:eastAsia="ar-SA"/>
        </w:rPr>
        <w:t>Empty wine and beer bottles</w:t>
      </w:r>
    </w:p>
    <w:p w:rsidR="00890FB5" w:rsidRPr="00B103BF" w:rsidRDefault="00890FB5" w:rsidP="00686E8C">
      <w:pPr>
        <w:pStyle w:val="ActivityBullet1"/>
        <w:rPr>
          <w:rFonts w:cs="Helvetica"/>
          <w:lang w:eastAsia="ar-SA"/>
        </w:rPr>
      </w:pPr>
      <w:r w:rsidRPr="00B103BF">
        <w:rPr>
          <w:rFonts w:cs="Helvetica"/>
          <w:lang w:eastAsia="ar-SA"/>
        </w:rPr>
        <w:t>Discarded garnishes, spoons and straws</w:t>
      </w:r>
      <w:r w:rsidR="00074A27" w:rsidRPr="00B103BF">
        <w:rPr>
          <w:rFonts w:cs="Helvetica"/>
          <w:lang w:eastAsia="ar-SA"/>
        </w:rPr>
        <w:t>.</w:t>
      </w:r>
    </w:p>
    <w:p w:rsidR="000E3EC8" w:rsidRPr="00B103BF" w:rsidRDefault="0063560F" w:rsidP="00074A27">
      <w:pPr>
        <w:pStyle w:val="ActivityNumberedBold"/>
        <w:rPr>
          <w:rFonts w:cs="Helvetica"/>
          <w:lang w:val="en-AU"/>
        </w:rPr>
      </w:pPr>
      <w:r w:rsidRPr="00B103BF">
        <w:rPr>
          <w:rFonts w:cs="Helvetica"/>
          <w:lang w:val="en-AU"/>
        </w:rPr>
        <w:t>What are the steps associated with</w:t>
      </w:r>
      <w:r w:rsidR="00A62949" w:rsidRPr="00B103BF">
        <w:rPr>
          <w:rFonts w:cs="Helvetica"/>
          <w:lang w:val="en-AU"/>
        </w:rPr>
        <w:t xml:space="preserve"> preparing the customer account?</w:t>
      </w:r>
    </w:p>
    <w:p w:rsidR="000E3EC8" w:rsidRPr="00B103BF" w:rsidRDefault="000E3EC8" w:rsidP="00686E8C">
      <w:pPr>
        <w:pStyle w:val="ActivityText"/>
        <w:rPr>
          <w:rFonts w:cs="Helvetica"/>
          <w:b/>
        </w:rPr>
      </w:pPr>
      <w:r w:rsidRPr="00B103BF">
        <w:rPr>
          <w:rFonts w:cs="Helvetica"/>
        </w:rPr>
        <w:t>A</w:t>
      </w:r>
      <w:r w:rsidR="00A62949" w:rsidRPr="00B103BF">
        <w:rPr>
          <w:rFonts w:cs="Helvetica"/>
        </w:rPr>
        <w:t>nswers will be varied</w:t>
      </w:r>
      <w:r w:rsidR="00074A27" w:rsidRPr="00B103BF">
        <w:rPr>
          <w:rFonts w:cs="Helvetica"/>
        </w:rPr>
        <w:t>.</w:t>
      </w:r>
    </w:p>
    <w:p w:rsidR="000E3EC8" w:rsidRPr="00B103BF" w:rsidRDefault="00936A55" w:rsidP="00074A27">
      <w:pPr>
        <w:pStyle w:val="ActivityNumberedBold"/>
        <w:rPr>
          <w:rFonts w:cs="Helvetica"/>
          <w:lang w:val="en-AU"/>
        </w:rPr>
      </w:pPr>
      <w:r w:rsidRPr="00B103BF">
        <w:rPr>
          <w:rFonts w:cs="Helvetica"/>
          <w:lang w:val="en-AU"/>
        </w:rPr>
        <w:t>What is a customer account normally served in?</w:t>
      </w:r>
    </w:p>
    <w:p w:rsidR="000E3EC8" w:rsidRPr="00B103BF" w:rsidRDefault="000E3EC8" w:rsidP="00686E8C">
      <w:pPr>
        <w:pStyle w:val="ActivityText"/>
        <w:rPr>
          <w:rFonts w:cs="Helvetica"/>
          <w:b/>
        </w:rPr>
      </w:pPr>
      <w:r w:rsidRPr="00B103BF">
        <w:rPr>
          <w:rFonts w:cs="Helvetica"/>
        </w:rPr>
        <w:t>A</w:t>
      </w:r>
      <w:r w:rsidR="00936A55" w:rsidRPr="00B103BF">
        <w:rPr>
          <w:rFonts w:cs="Helvetica"/>
        </w:rPr>
        <w:t>n account folder</w:t>
      </w:r>
      <w:r w:rsidR="00074A27" w:rsidRPr="00B103BF">
        <w:rPr>
          <w:rFonts w:cs="Helvetica"/>
        </w:rPr>
        <w:t>.</w:t>
      </w:r>
    </w:p>
    <w:p w:rsidR="00936A55" w:rsidRPr="00B103BF" w:rsidRDefault="00936A55" w:rsidP="00074A27">
      <w:pPr>
        <w:pStyle w:val="ActivityNumberedBold"/>
        <w:rPr>
          <w:rFonts w:cs="Helvetica"/>
          <w:lang w:val="en-AU"/>
        </w:rPr>
      </w:pPr>
      <w:r w:rsidRPr="00B103BF">
        <w:rPr>
          <w:rFonts w:cs="Helvetica"/>
          <w:lang w:val="en-AU"/>
        </w:rPr>
        <w:t>Why is it important for food and beverage service staff to keep a watchful eye over tables after accounts have been given?</w:t>
      </w:r>
    </w:p>
    <w:p w:rsidR="00936A55" w:rsidRPr="00B103BF" w:rsidRDefault="00936A55" w:rsidP="00686E8C">
      <w:pPr>
        <w:pStyle w:val="ActivityBullet1"/>
        <w:rPr>
          <w:rFonts w:cs="Helvetica"/>
        </w:rPr>
      </w:pPr>
      <w:r w:rsidRPr="00B103BF">
        <w:rPr>
          <w:rFonts w:cs="Helvetica"/>
        </w:rPr>
        <w:t xml:space="preserve">Customers may wish to query the account </w:t>
      </w:r>
    </w:p>
    <w:p w:rsidR="00936A55" w:rsidRPr="00B103BF" w:rsidRDefault="00936A55" w:rsidP="00686E8C">
      <w:pPr>
        <w:pStyle w:val="ActivityBullet1"/>
        <w:rPr>
          <w:rFonts w:cs="Helvetica"/>
        </w:rPr>
      </w:pPr>
      <w:r w:rsidRPr="00B103BF">
        <w:rPr>
          <w:rFonts w:cs="Helvetica"/>
        </w:rPr>
        <w:t xml:space="preserve">Some customers may simply pay cash and leave </w:t>
      </w:r>
    </w:p>
    <w:p w:rsidR="00936A55" w:rsidRPr="00B103BF" w:rsidRDefault="00936A55" w:rsidP="00686E8C">
      <w:pPr>
        <w:pStyle w:val="ActivityBullet1"/>
        <w:rPr>
          <w:rFonts w:cs="Helvetica"/>
        </w:rPr>
      </w:pPr>
      <w:r w:rsidRPr="00B103BF">
        <w:rPr>
          <w:rFonts w:cs="Helvetica"/>
        </w:rPr>
        <w:t xml:space="preserve">Customers may want to sign to their room </w:t>
      </w:r>
    </w:p>
    <w:p w:rsidR="000E3EC8" w:rsidRPr="00B103BF" w:rsidRDefault="00936A55" w:rsidP="00686E8C">
      <w:pPr>
        <w:pStyle w:val="ActivityBullet1"/>
        <w:rPr>
          <w:rFonts w:cs="Helvetica"/>
        </w:rPr>
      </w:pPr>
      <w:r w:rsidRPr="00B103BF">
        <w:rPr>
          <w:rFonts w:cs="Helvetica"/>
        </w:rPr>
        <w:t xml:space="preserve">Customers seeking to pay by card will need staff to bring portable credit or debit card machines. </w:t>
      </w:r>
    </w:p>
    <w:p w:rsidR="000E3EC8" w:rsidRPr="00B103BF" w:rsidRDefault="00936A55" w:rsidP="00074A27">
      <w:pPr>
        <w:pStyle w:val="ActivityNumberedBold"/>
        <w:rPr>
          <w:rFonts w:cs="Helvetica"/>
          <w:lang w:val="en-AU"/>
        </w:rPr>
      </w:pPr>
      <w:r w:rsidRPr="00B103BF">
        <w:rPr>
          <w:rFonts w:cs="Helvetica"/>
          <w:lang w:val="en-AU"/>
        </w:rPr>
        <w:t>What are common methods in which customers can settle accounts?</w:t>
      </w:r>
    </w:p>
    <w:p w:rsidR="00936A55" w:rsidRPr="00B103BF" w:rsidRDefault="00936A55" w:rsidP="00686E8C">
      <w:pPr>
        <w:pStyle w:val="ActivityBullet1"/>
        <w:rPr>
          <w:rFonts w:eastAsia="Calibri" w:cs="Helvetica"/>
        </w:rPr>
      </w:pPr>
      <w:r w:rsidRPr="00B103BF">
        <w:rPr>
          <w:rFonts w:eastAsia="Calibri" w:cs="Helvetica"/>
        </w:rPr>
        <w:t>Paying cash</w:t>
      </w:r>
    </w:p>
    <w:p w:rsidR="00936A55" w:rsidRPr="00B103BF" w:rsidRDefault="00936A55" w:rsidP="00686E8C">
      <w:pPr>
        <w:pStyle w:val="ActivityBullet1"/>
        <w:rPr>
          <w:rFonts w:eastAsia="Calibri" w:cs="Helvetica"/>
        </w:rPr>
      </w:pPr>
      <w:r w:rsidRPr="00B103BF">
        <w:rPr>
          <w:rFonts w:eastAsia="Calibri" w:cs="Helvetica"/>
        </w:rPr>
        <w:t xml:space="preserve">Paying via credit card through using a manual or electronic system </w:t>
      </w:r>
    </w:p>
    <w:p w:rsidR="00936A55" w:rsidRPr="00B103BF" w:rsidRDefault="00936A55" w:rsidP="00686E8C">
      <w:pPr>
        <w:pStyle w:val="ActivityBullet1"/>
        <w:rPr>
          <w:rFonts w:eastAsia="Calibri" w:cs="Helvetica"/>
        </w:rPr>
      </w:pPr>
      <w:r w:rsidRPr="00B103BF">
        <w:rPr>
          <w:rFonts w:eastAsia="Calibri" w:cs="Helvetica"/>
        </w:rPr>
        <w:t>Using EFTPOS facilities – ‘Electronic Funds Transfer at Point Of Sale’</w:t>
      </w:r>
    </w:p>
    <w:p w:rsidR="00936A55" w:rsidRPr="00B103BF" w:rsidRDefault="00936A55" w:rsidP="00686E8C">
      <w:pPr>
        <w:pStyle w:val="ActivityBullet1"/>
        <w:rPr>
          <w:rFonts w:eastAsia="Calibri" w:cs="Helvetica"/>
        </w:rPr>
      </w:pPr>
      <w:r w:rsidRPr="00B103BF">
        <w:rPr>
          <w:rFonts w:eastAsia="Calibri" w:cs="Helvetica"/>
        </w:rPr>
        <w:t>In selected situations customers may settle their accounts by:</w:t>
      </w:r>
    </w:p>
    <w:p w:rsidR="00936A55" w:rsidRPr="00B103BF" w:rsidRDefault="00936A55" w:rsidP="00686E8C">
      <w:pPr>
        <w:pStyle w:val="ActivityBullet1"/>
        <w:rPr>
          <w:rFonts w:eastAsia="Calibri" w:cs="Helvetica"/>
        </w:rPr>
      </w:pPr>
      <w:r w:rsidRPr="00B103BF">
        <w:rPr>
          <w:rFonts w:eastAsia="Calibri" w:cs="Helvetica"/>
        </w:rPr>
        <w:t>Charging to their room</w:t>
      </w:r>
    </w:p>
    <w:p w:rsidR="00936A55" w:rsidRPr="00B103BF" w:rsidRDefault="0063560F" w:rsidP="00686E8C">
      <w:pPr>
        <w:pStyle w:val="ActivityBullet1"/>
        <w:rPr>
          <w:rFonts w:eastAsia="Calibri" w:cs="Helvetica"/>
        </w:rPr>
      </w:pPr>
      <w:r w:rsidRPr="00B103BF">
        <w:rPr>
          <w:rFonts w:eastAsia="Calibri" w:cs="Helvetica"/>
        </w:rPr>
        <w:t>Charging a house account. These are</w:t>
      </w:r>
      <w:r w:rsidR="00936A55" w:rsidRPr="00B103BF">
        <w:rPr>
          <w:rFonts w:eastAsia="Calibri" w:cs="Helvetica"/>
        </w:rPr>
        <w:t xml:space="preserve"> used for functions or corporate events</w:t>
      </w:r>
    </w:p>
    <w:p w:rsidR="00936A55" w:rsidRPr="00B103BF" w:rsidRDefault="0063560F" w:rsidP="00686E8C">
      <w:pPr>
        <w:pStyle w:val="ActivityBullet1"/>
        <w:rPr>
          <w:rFonts w:eastAsia="Calibri" w:cs="Helvetica"/>
        </w:rPr>
      </w:pPr>
      <w:r w:rsidRPr="00B103BF">
        <w:rPr>
          <w:rFonts w:eastAsia="Calibri" w:cs="Helvetica"/>
        </w:rPr>
        <w:t>Presenting vouchers</w:t>
      </w:r>
      <w:r w:rsidR="00936A55" w:rsidRPr="00B103BF">
        <w:rPr>
          <w:rFonts w:eastAsia="Calibri" w:cs="Helvetica"/>
        </w:rPr>
        <w:t xml:space="preserve"> for nominated amounts and/or items/services</w:t>
      </w:r>
    </w:p>
    <w:p w:rsidR="000E3EC8" w:rsidRPr="00B103BF" w:rsidRDefault="00936A55" w:rsidP="00686E8C">
      <w:pPr>
        <w:pStyle w:val="ActivityBullet1"/>
        <w:rPr>
          <w:rFonts w:cs="Helvetica"/>
          <w:b/>
          <w:szCs w:val="22"/>
        </w:rPr>
      </w:pPr>
      <w:r w:rsidRPr="00B103BF">
        <w:rPr>
          <w:rFonts w:eastAsiaTheme="minorEastAsia" w:cs="Helvetica"/>
          <w:szCs w:val="22"/>
          <w:lang w:eastAsia="en-AU"/>
        </w:rPr>
        <w:t>Paying by cheque</w:t>
      </w:r>
      <w:r w:rsidR="00074A27" w:rsidRPr="00B103BF">
        <w:rPr>
          <w:rFonts w:eastAsiaTheme="minorEastAsia" w:cs="Helvetica"/>
          <w:szCs w:val="22"/>
          <w:lang w:eastAsia="en-AU"/>
        </w:rPr>
        <w:t>.</w:t>
      </w:r>
    </w:p>
    <w:p w:rsidR="00074A27" w:rsidRPr="00B103BF" w:rsidRDefault="00074A27">
      <w:pPr>
        <w:rPr>
          <w:rFonts w:ascii="Helvetica" w:eastAsia="Calibri" w:hAnsi="Helvetica" w:cs="Helvetica"/>
          <w:b/>
          <w:szCs w:val="16"/>
          <w:lang w:eastAsia="ar-SA"/>
        </w:rPr>
      </w:pPr>
      <w:r w:rsidRPr="00B103BF">
        <w:rPr>
          <w:rFonts w:ascii="Helvetica" w:hAnsi="Helvetica" w:cs="Helvetica"/>
        </w:rPr>
        <w:br w:type="page"/>
      </w:r>
    </w:p>
    <w:p w:rsidR="000E3EC8" w:rsidRPr="00B103BF" w:rsidRDefault="004924A2" w:rsidP="00074A27">
      <w:pPr>
        <w:pStyle w:val="ActivityNumberedBold"/>
        <w:spacing w:after="200"/>
        <w:rPr>
          <w:rFonts w:cs="Helvetica"/>
          <w:lang w:val="en-AU"/>
        </w:rPr>
      </w:pPr>
      <w:r w:rsidRPr="00B103BF">
        <w:rPr>
          <w:rFonts w:cs="Helvetica"/>
          <w:lang w:val="en-AU"/>
        </w:rPr>
        <w:t>What assistance can be provided to customers as they leave a table?</w:t>
      </w:r>
    </w:p>
    <w:p w:rsidR="004924A2" w:rsidRPr="00B103BF" w:rsidRDefault="004924A2" w:rsidP="00686E8C">
      <w:pPr>
        <w:pStyle w:val="ActivityBullet1"/>
        <w:rPr>
          <w:rFonts w:cs="Helvetica"/>
          <w:b/>
        </w:rPr>
      </w:pPr>
      <w:r w:rsidRPr="00B103BF">
        <w:rPr>
          <w:rFonts w:cs="Helvetica"/>
        </w:rPr>
        <w:t>Pull back chairs for customers</w:t>
      </w:r>
    </w:p>
    <w:p w:rsidR="004924A2" w:rsidRPr="00B103BF" w:rsidRDefault="004924A2" w:rsidP="00686E8C">
      <w:pPr>
        <w:pStyle w:val="ActivityBullet1"/>
        <w:rPr>
          <w:rFonts w:cs="Helvetica"/>
          <w:b/>
        </w:rPr>
      </w:pPr>
      <w:r w:rsidRPr="00B103BF">
        <w:rPr>
          <w:rFonts w:cs="Helvetica"/>
        </w:rPr>
        <w:t>Get wheelchairs or other aids as required</w:t>
      </w:r>
    </w:p>
    <w:p w:rsidR="004924A2" w:rsidRPr="00B103BF" w:rsidRDefault="004924A2" w:rsidP="00686E8C">
      <w:pPr>
        <w:pStyle w:val="ActivityBullet1"/>
        <w:rPr>
          <w:rFonts w:cs="Helvetica"/>
          <w:b/>
        </w:rPr>
      </w:pPr>
      <w:r w:rsidRPr="00B103BF">
        <w:rPr>
          <w:rFonts w:cs="Helvetica"/>
        </w:rPr>
        <w:t>Thank customer for their patronage</w:t>
      </w:r>
    </w:p>
    <w:p w:rsidR="004924A2" w:rsidRPr="00B103BF" w:rsidRDefault="004924A2" w:rsidP="00686E8C">
      <w:pPr>
        <w:pStyle w:val="ActivityBullet1"/>
        <w:rPr>
          <w:rFonts w:cs="Helvetica"/>
          <w:b/>
        </w:rPr>
      </w:pPr>
      <w:r w:rsidRPr="00B103BF">
        <w:rPr>
          <w:rFonts w:cs="Helvetica"/>
        </w:rPr>
        <w:t>Arrange any take-away containers</w:t>
      </w:r>
    </w:p>
    <w:p w:rsidR="004924A2" w:rsidRPr="00B103BF" w:rsidRDefault="004924A2" w:rsidP="00686E8C">
      <w:pPr>
        <w:pStyle w:val="ActivityBullet1"/>
        <w:rPr>
          <w:rFonts w:cs="Helvetica"/>
          <w:b/>
        </w:rPr>
      </w:pPr>
      <w:r w:rsidRPr="00B103BF">
        <w:rPr>
          <w:rFonts w:cs="Helvetica"/>
        </w:rPr>
        <w:t>Where permitted, place corks back in unfinished wine bottles for easier transportation for customer</w:t>
      </w:r>
    </w:p>
    <w:p w:rsidR="004924A2" w:rsidRPr="00B103BF" w:rsidRDefault="004924A2" w:rsidP="00686E8C">
      <w:pPr>
        <w:pStyle w:val="ActivityBullet1"/>
        <w:rPr>
          <w:rFonts w:cs="Helvetica"/>
          <w:b/>
        </w:rPr>
      </w:pPr>
      <w:r w:rsidRPr="00B103BF">
        <w:rPr>
          <w:rFonts w:cs="Helvetica"/>
        </w:rPr>
        <w:t xml:space="preserve">Arrange toothpicks </w:t>
      </w:r>
    </w:p>
    <w:p w:rsidR="004924A2" w:rsidRPr="00B103BF" w:rsidRDefault="004924A2" w:rsidP="00686E8C">
      <w:pPr>
        <w:pStyle w:val="ActivityBullet1"/>
        <w:rPr>
          <w:rFonts w:cs="Helvetica"/>
          <w:b/>
        </w:rPr>
      </w:pPr>
      <w:r w:rsidRPr="00B103BF">
        <w:rPr>
          <w:rFonts w:cs="Helvetica"/>
        </w:rPr>
        <w:t>Remind customers to collect any bags, clothes and other personal items left on table, seat of floor</w:t>
      </w:r>
    </w:p>
    <w:p w:rsidR="004924A2" w:rsidRPr="00B103BF" w:rsidRDefault="004924A2" w:rsidP="00686E8C">
      <w:pPr>
        <w:pStyle w:val="ActivityBullet1"/>
        <w:rPr>
          <w:rFonts w:cs="Helvetica"/>
          <w:b/>
        </w:rPr>
      </w:pPr>
      <w:r w:rsidRPr="00B103BF">
        <w:rPr>
          <w:rFonts w:cs="Helvetica"/>
        </w:rPr>
        <w:t xml:space="preserve">Arrange balloons or gift packs or other children’s gifts </w:t>
      </w:r>
    </w:p>
    <w:p w:rsidR="004924A2" w:rsidRPr="00B103BF" w:rsidRDefault="004924A2" w:rsidP="00686E8C">
      <w:pPr>
        <w:pStyle w:val="ActivityBullet1"/>
        <w:rPr>
          <w:rFonts w:cs="Helvetica"/>
          <w:b/>
        </w:rPr>
      </w:pPr>
      <w:r w:rsidRPr="00B103BF">
        <w:rPr>
          <w:rFonts w:cs="Helvetica"/>
        </w:rPr>
        <w:t>Help them with putting on coats and jackets</w:t>
      </w:r>
    </w:p>
    <w:p w:rsidR="004924A2" w:rsidRPr="00B103BF" w:rsidRDefault="004924A2" w:rsidP="00686E8C">
      <w:pPr>
        <w:pStyle w:val="ActivityBullet1"/>
        <w:rPr>
          <w:rFonts w:cs="Helvetica"/>
          <w:b/>
        </w:rPr>
      </w:pPr>
      <w:r w:rsidRPr="00B103BF">
        <w:rPr>
          <w:rFonts w:cs="Helvetica"/>
        </w:rPr>
        <w:t>Remind customer to collect change, credit card or receipt</w:t>
      </w:r>
    </w:p>
    <w:p w:rsidR="004924A2" w:rsidRPr="00B103BF" w:rsidRDefault="004924A2" w:rsidP="00686E8C">
      <w:pPr>
        <w:pStyle w:val="ActivityBullet1"/>
        <w:rPr>
          <w:rFonts w:cs="Helvetica"/>
          <w:b/>
        </w:rPr>
      </w:pPr>
      <w:r w:rsidRPr="00B103BF">
        <w:rPr>
          <w:rFonts w:cs="Helvetica"/>
        </w:rPr>
        <w:t>Escort the customers to the door</w:t>
      </w:r>
      <w:r w:rsidR="00074A27" w:rsidRPr="00B103BF">
        <w:rPr>
          <w:rFonts w:cs="Helvetica"/>
        </w:rPr>
        <w:t>.</w:t>
      </w:r>
    </w:p>
    <w:p w:rsidR="00C93343" w:rsidRPr="00B103BF" w:rsidRDefault="00C93343" w:rsidP="00074A27">
      <w:pPr>
        <w:pStyle w:val="ActivityNumberedBold"/>
        <w:spacing w:after="200"/>
        <w:rPr>
          <w:rFonts w:cs="Helvetica"/>
          <w:lang w:val="en-AU"/>
        </w:rPr>
      </w:pPr>
      <w:r w:rsidRPr="00B103BF">
        <w:rPr>
          <w:rFonts w:cs="Helvetica"/>
          <w:lang w:val="en-AU"/>
        </w:rPr>
        <w:t>What are some examples of ‘end of service’ assistance?</w:t>
      </w:r>
    </w:p>
    <w:p w:rsidR="00C93343" w:rsidRPr="00B103BF" w:rsidRDefault="00C93343" w:rsidP="00686E8C">
      <w:pPr>
        <w:pStyle w:val="ActivityBullet1"/>
        <w:rPr>
          <w:rFonts w:cs="Helvetica"/>
        </w:rPr>
      </w:pPr>
      <w:r w:rsidRPr="00B103BF">
        <w:rPr>
          <w:rFonts w:cs="Helvetica"/>
        </w:rPr>
        <w:t>Obtaining a taxi or other transport for guests</w:t>
      </w:r>
    </w:p>
    <w:p w:rsidR="00C93343" w:rsidRPr="00B103BF" w:rsidRDefault="00C93343" w:rsidP="00686E8C">
      <w:pPr>
        <w:pStyle w:val="ActivityBullet1"/>
        <w:rPr>
          <w:rFonts w:cs="Helvetica"/>
        </w:rPr>
      </w:pPr>
      <w:r w:rsidRPr="00B103BF">
        <w:rPr>
          <w:rFonts w:cs="Helvetica"/>
        </w:rPr>
        <w:t>Retrieving items that have been placed into safe keeping</w:t>
      </w:r>
    </w:p>
    <w:p w:rsidR="00C93343" w:rsidRPr="00B103BF" w:rsidRDefault="00C93343" w:rsidP="00686E8C">
      <w:pPr>
        <w:pStyle w:val="ActivityBullet1"/>
        <w:rPr>
          <w:rFonts w:cs="Helvetica"/>
        </w:rPr>
      </w:pPr>
      <w:r w:rsidRPr="00B103BF">
        <w:rPr>
          <w:rFonts w:cs="Helvetica"/>
        </w:rPr>
        <w:t>Offering umbrellas</w:t>
      </w:r>
    </w:p>
    <w:p w:rsidR="00C93343" w:rsidRPr="00B103BF" w:rsidRDefault="00C93343" w:rsidP="00686E8C">
      <w:pPr>
        <w:pStyle w:val="ActivityBullet1"/>
        <w:rPr>
          <w:rFonts w:cs="Helvetica"/>
        </w:rPr>
      </w:pPr>
      <w:r w:rsidRPr="00B103BF">
        <w:rPr>
          <w:rFonts w:cs="Helvetica"/>
        </w:rPr>
        <w:t>Accompanying guests to cars</w:t>
      </w:r>
    </w:p>
    <w:p w:rsidR="00C93343" w:rsidRPr="00B103BF" w:rsidRDefault="00C93343" w:rsidP="00686E8C">
      <w:pPr>
        <w:pStyle w:val="ActivityBullet1"/>
        <w:rPr>
          <w:rFonts w:cs="Helvetica"/>
          <w:color w:val="000000"/>
        </w:rPr>
      </w:pPr>
      <w:r w:rsidRPr="00B103BF">
        <w:rPr>
          <w:rFonts w:cs="Helvetica"/>
        </w:rPr>
        <w:t>Making reservations on their behalf</w:t>
      </w:r>
    </w:p>
    <w:p w:rsidR="00C93343" w:rsidRPr="00B103BF" w:rsidRDefault="00C93343" w:rsidP="00686E8C">
      <w:pPr>
        <w:pStyle w:val="ActivityBullet1"/>
        <w:rPr>
          <w:rFonts w:cs="Helvetica"/>
          <w:color w:val="000000"/>
        </w:rPr>
      </w:pPr>
      <w:r w:rsidRPr="00B103BF">
        <w:rPr>
          <w:rFonts w:cs="Helvetica"/>
        </w:rPr>
        <w:t>Directing t</w:t>
      </w:r>
      <w:r w:rsidR="0063560F" w:rsidRPr="00B103BF">
        <w:rPr>
          <w:rFonts w:cs="Helvetica"/>
        </w:rPr>
        <w:t xml:space="preserve">hem to their next destination, </w:t>
      </w:r>
      <w:r w:rsidRPr="00B103BF">
        <w:rPr>
          <w:rFonts w:cs="Helvetica"/>
        </w:rPr>
        <w:t>including shops, cultural, tourism or sporting areas of interest</w:t>
      </w:r>
    </w:p>
    <w:p w:rsidR="000E3EC8" w:rsidRPr="00B103BF" w:rsidRDefault="00C93343" w:rsidP="00686E8C">
      <w:pPr>
        <w:pStyle w:val="ActivityBullet1"/>
        <w:rPr>
          <w:rFonts w:cs="Helvetica"/>
          <w:color w:val="000000"/>
        </w:rPr>
      </w:pPr>
      <w:r w:rsidRPr="00B103BF">
        <w:rPr>
          <w:rFonts w:cs="Helvetica"/>
        </w:rPr>
        <w:t xml:space="preserve">Offering </w:t>
      </w:r>
      <w:r w:rsidRPr="00B103BF">
        <w:rPr>
          <w:rFonts w:cs="Helvetica"/>
          <w:color w:val="000000"/>
        </w:rPr>
        <w:t>a seat, paper or complimentary coffee while the weather clears</w:t>
      </w:r>
      <w:r w:rsidR="00074A27" w:rsidRPr="00B103BF">
        <w:rPr>
          <w:rFonts w:cs="Helvetica"/>
          <w:color w:val="000000"/>
        </w:rPr>
        <w:t>.</w:t>
      </w:r>
    </w:p>
    <w:p w:rsidR="000E3EC8" w:rsidRPr="00B103BF" w:rsidRDefault="008E37B6" w:rsidP="00074A27">
      <w:pPr>
        <w:pStyle w:val="ActivityNumberedBold"/>
        <w:spacing w:after="200"/>
        <w:rPr>
          <w:rFonts w:cs="Helvetica"/>
          <w:lang w:val="en-AU"/>
        </w:rPr>
      </w:pPr>
      <w:r w:rsidRPr="00B103BF">
        <w:rPr>
          <w:rFonts w:cs="Helvetica"/>
          <w:lang w:val="en-AU"/>
        </w:rPr>
        <w:t>Why is it important to provide a proper farewell to customers?</w:t>
      </w:r>
    </w:p>
    <w:p w:rsidR="000E3EC8" w:rsidRPr="00B103BF" w:rsidRDefault="000E3EC8" w:rsidP="00074A27">
      <w:pPr>
        <w:pStyle w:val="ActivityText"/>
        <w:rPr>
          <w:rFonts w:cs="Helvetica"/>
        </w:rPr>
      </w:pPr>
      <w:r w:rsidRPr="00B103BF">
        <w:rPr>
          <w:rFonts w:cs="Helvetica"/>
        </w:rPr>
        <w:t>A</w:t>
      </w:r>
      <w:r w:rsidR="008E37B6" w:rsidRPr="00B103BF">
        <w:rPr>
          <w:rFonts w:cs="Helvetica"/>
        </w:rPr>
        <w:t>nswers will vary</w:t>
      </w:r>
      <w:r w:rsidR="00074A27" w:rsidRPr="00B103BF">
        <w:rPr>
          <w:rFonts w:cs="Helvetica"/>
        </w:rPr>
        <w:t>.</w:t>
      </w:r>
    </w:p>
    <w:p w:rsidR="000E3EC8" w:rsidRPr="00B103BF" w:rsidRDefault="00751024" w:rsidP="00074A27">
      <w:pPr>
        <w:pStyle w:val="ActivityNumberedBold"/>
        <w:spacing w:after="200"/>
        <w:rPr>
          <w:rFonts w:cs="Helvetica"/>
          <w:lang w:val="en-AU"/>
        </w:rPr>
      </w:pPr>
      <w:r w:rsidRPr="00B103BF">
        <w:rPr>
          <w:rFonts w:cs="Helvetica"/>
          <w:lang w:val="en-AU"/>
        </w:rPr>
        <w:t>What are common activities that take place at the end of the service session, in preparation for the next shift?</w:t>
      </w:r>
    </w:p>
    <w:p w:rsidR="00751024" w:rsidRPr="00B103BF" w:rsidRDefault="00751024" w:rsidP="00074A27">
      <w:pPr>
        <w:pStyle w:val="ActivityBullet1"/>
        <w:rPr>
          <w:rFonts w:cs="Helvetica"/>
        </w:rPr>
      </w:pPr>
      <w:r w:rsidRPr="00B103BF">
        <w:rPr>
          <w:rFonts w:cs="Helvetica"/>
        </w:rPr>
        <w:t>Clearing, cleaning, tidying, dismantling equipment, storing furniture and turning various items of equipment off</w:t>
      </w:r>
    </w:p>
    <w:p w:rsidR="00751024" w:rsidRPr="00B103BF" w:rsidRDefault="00751024" w:rsidP="00074A27">
      <w:pPr>
        <w:pStyle w:val="ActivityBullet1"/>
        <w:rPr>
          <w:rFonts w:cs="Helvetica"/>
        </w:rPr>
      </w:pPr>
      <w:r w:rsidRPr="00B103BF">
        <w:rPr>
          <w:rFonts w:cs="Helvetica"/>
        </w:rPr>
        <w:t>Reading the registers/POS termina</w:t>
      </w:r>
      <w:r w:rsidR="0063560F" w:rsidRPr="00B103BF">
        <w:rPr>
          <w:rFonts w:cs="Helvetica"/>
        </w:rPr>
        <w:t>ls and reconciling the takings</w:t>
      </w:r>
      <w:r w:rsidRPr="00B103BF">
        <w:rPr>
          <w:rFonts w:cs="Helvetica"/>
        </w:rPr>
        <w:t xml:space="preserve"> as well as securing the takings and all relevant documentation</w:t>
      </w:r>
    </w:p>
    <w:p w:rsidR="00751024" w:rsidRPr="00B103BF" w:rsidRDefault="00751024" w:rsidP="00074A27">
      <w:pPr>
        <w:pStyle w:val="ActivityBullet1"/>
        <w:rPr>
          <w:rFonts w:cs="Helvetica"/>
        </w:rPr>
      </w:pPr>
      <w:r w:rsidRPr="00B103BF">
        <w:rPr>
          <w:rFonts w:cs="Helvetica"/>
        </w:rPr>
        <w:t>Preparing the area for the next session by setting up for the next service – which may including ordering stock and stowing stock away as required ready for the next session</w:t>
      </w:r>
    </w:p>
    <w:p w:rsidR="00751024" w:rsidRPr="00B103BF" w:rsidRDefault="0063560F" w:rsidP="00074A27">
      <w:pPr>
        <w:pStyle w:val="ActivityBullet1"/>
        <w:rPr>
          <w:rFonts w:cs="Helvetica"/>
        </w:rPr>
      </w:pPr>
      <w:r w:rsidRPr="00B103BF">
        <w:rPr>
          <w:rFonts w:cs="Helvetica"/>
        </w:rPr>
        <w:t xml:space="preserve">Holding a debriefing session </w:t>
      </w:r>
      <w:r w:rsidR="00751024" w:rsidRPr="00B103BF">
        <w:rPr>
          <w:rFonts w:cs="Helvetica"/>
        </w:rPr>
        <w:t>to review and evaluate the service session that has just been finalised</w:t>
      </w:r>
    </w:p>
    <w:p w:rsidR="00751024" w:rsidRPr="00B103BF" w:rsidRDefault="00751024" w:rsidP="00074A27">
      <w:pPr>
        <w:pStyle w:val="ActivityBullet1"/>
        <w:rPr>
          <w:rFonts w:cs="Helvetica"/>
        </w:rPr>
      </w:pPr>
      <w:r w:rsidRPr="00B103BF">
        <w:rPr>
          <w:rFonts w:cs="Helvetica"/>
        </w:rPr>
        <w:t>Handing over the room to the next shift</w:t>
      </w:r>
      <w:r w:rsidR="00686E8C" w:rsidRPr="00B103BF">
        <w:rPr>
          <w:rFonts w:cs="Helvetica"/>
        </w:rPr>
        <w:t>.</w:t>
      </w:r>
    </w:p>
    <w:p w:rsidR="000E3EC8" w:rsidRPr="00B103BF" w:rsidRDefault="00751024" w:rsidP="00074A27">
      <w:pPr>
        <w:pStyle w:val="ActivityNumberedBold"/>
        <w:rPr>
          <w:rFonts w:cs="Helvetica"/>
          <w:lang w:val="en-AU"/>
        </w:rPr>
      </w:pPr>
      <w:r w:rsidRPr="00B103BF">
        <w:rPr>
          <w:rFonts w:cs="Helvetica"/>
          <w:lang w:val="en-AU"/>
        </w:rPr>
        <w:t>What are the steps associated with handling linen at the end of a shift</w:t>
      </w:r>
      <w:r w:rsidR="00074A27" w:rsidRPr="00B103BF">
        <w:rPr>
          <w:rFonts w:cs="Helvetica"/>
          <w:lang w:val="en-AU"/>
        </w:rPr>
        <w:t>?</w:t>
      </w:r>
    </w:p>
    <w:p w:rsidR="00751024" w:rsidRPr="00B103BF" w:rsidRDefault="0063560F" w:rsidP="00686E8C">
      <w:pPr>
        <w:pStyle w:val="ActivityBullet1"/>
        <w:rPr>
          <w:rFonts w:cs="Helvetica"/>
        </w:rPr>
      </w:pPr>
      <w:r w:rsidRPr="00B103BF">
        <w:rPr>
          <w:rFonts w:cs="Helvetica"/>
        </w:rPr>
        <w:t>Collected. T</w:t>
      </w:r>
      <w:r w:rsidR="00751024" w:rsidRPr="00B103BF">
        <w:rPr>
          <w:rFonts w:cs="Helvetica"/>
        </w:rPr>
        <w:t>hey are normally collected and placed in one location, central to all tables</w:t>
      </w:r>
    </w:p>
    <w:p w:rsidR="00751024" w:rsidRPr="00B103BF" w:rsidRDefault="0063560F" w:rsidP="00686E8C">
      <w:pPr>
        <w:pStyle w:val="ActivityBullet1"/>
        <w:rPr>
          <w:rFonts w:cs="Helvetica"/>
        </w:rPr>
      </w:pPr>
      <w:r w:rsidRPr="00B103BF">
        <w:rPr>
          <w:rFonts w:cs="Helvetica"/>
        </w:rPr>
        <w:t>Sorted</w:t>
      </w:r>
      <w:r w:rsidR="00751024" w:rsidRPr="00B103BF">
        <w:rPr>
          <w:rFonts w:cs="Helvetica"/>
        </w:rPr>
        <w:t xml:space="preserve"> into different types of linen including:</w:t>
      </w:r>
    </w:p>
    <w:p w:rsidR="00751024" w:rsidRPr="00B103BF" w:rsidRDefault="00751024" w:rsidP="00686E8C">
      <w:pPr>
        <w:pStyle w:val="ActivityBullet2"/>
        <w:rPr>
          <w:rFonts w:cs="Helvetica"/>
          <w:lang w:val="en-AU"/>
        </w:rPr>
      </w:pPr>
      <w:r w:rsidRPr="00B103BF">
        <w:rPr>
          <w:rFonts w:cs="Helvetica"/>
          <w:lang w:val="en-AU"/>
        </w:rPr>
        <w:t>Napkins</w:t>
      </w:r>
    </w:p>
    <w:p w:rsidR="00751024" w:rsidRPr="00B103BF" w:rsidRDefault="00751024" w:rsidP="00686E8C">
      <w:pPr>
        <w:pStyle w:val="ActivityBullet2"/>
        <w:rPr>
          <w:rFonts w:cs="Helvetica"/>
          <w:lang w:val="en-AU"/>
        </w:rPr>
      </w:pPr>
      <w:r w:rsidRPr="00B103BF">
        <w:rPr>
          <w:rFonts w:cs="Helvetica"/>
          <w:lang w:val="en-AU"/>
        </w:rPr>
        <w:t>Table linen</w:t>
      </w:r>
    </w:p>
    <w:p w:rsidR="00751024" w:rsidRPr="00B103BF" w:rsidRDefault="00751024" w:rsidP="00686E8C">
      <w:pPr>
        <w:pStyle w:val="ActivityBullet2"/>
        <w:rPr>
          <w:rFonts w:cs="Helvetica"/>
          <w:lang w:val="en-AU"/>
        </w:rPr>
      </w:pPr>
      <w:r w:rsidRPr="00B103BF">
        <w:rPr>
          <w:rFonts w:cs="Helvetica"/>
          <w:lang w:val="en-AU"/>
        </w:rPr>
        <w:t>Service cloths</w:t>
      </w:r>
    </w:p>
    <w:p w:rsidR="00751024" w:rsidRPr="00B103BF" w:rsidRDefault="00751024" w:rsidP="00686E8C">
      <w:pPr>
        <w:pStyle w:val="ActivityBullet2"/>
        <w:rPr>
          <w:rFonts w:cs="Helvetica"/>
          <w:lang w:val="en-AU"/>
        </w:rPr>
      </w:pPr>
      <w:r w:rsidRPr="00B103BF">
        <w:rPr>
          <w:rFonts w:cs="Helvetica"/>
          <w:lang w:val="en-AU"/>
        </w:rPr>
        <w:t>Cleaning cloths</w:t>
      </w:r>
    </w:p>
    <w:p w:rsidR="00751024" w:rsidRPr="00B103BF" w:rsidRDefault="0063560F" w:rsidP="00686E8C">
      <w:pPr>
        <w:pStyle w:val="ActivityBullet1"/>
        <w:rPr>
          <w:rFonts w:cs="Helvetica"/>
        </w:rPr>
      </w:pPr>
      <w:r w:rsidRPr="00B103BF">
        <w:rPr>
          <w:rFonts w:cs="Helvetica"/>
        </w:rPr>
        <w:t>Checked. A</w:t>
      </w:r>
      <w:r w:rsidR="00751024" w:rsidRPr="00B103BF">
        <w:rPr>
          <w:rFonts w:cs="Helvetica"/>
        </w:rPr>
        <w:t>s part of the sorting process any linen deemed to be damaged or requiring special cleaning will be identified</w:t>
      </w:r>
    </w:p>
    <w:p w:rsidR="00751024" w:rsidRPr="00B103BF" w:rsidRDefault="00751024" w:rsidP="00686E8C">
      <w:pPr>
        <w:pStyle w:val="ActivityBullet1"/>
        <w:rPr>
          <w:rFonts w:cs="Helvetica"/>
        </w:rPr>
      </w:pPr>
      <w:r w:rsidRPr="00B103BF">
        <w:rPr>
          <w:rFonts w:cs="Helvetica"/>
        </w:rPr>
        <w:t xml:space="preserve">Counted </w:t>
      </w:r>
    </w:p>
    <w:p w:rsidR="00751024" w:rsidRPr="00B103BF" w:rsidRDefault="00751024" w:rsidP="00686E8C">
      <w:pPr>
        <w:pStyle w:val="ActivityBullet1"/>
        <w:rPr>
          <w:rFonts w:cs="Helvetica"/>
        </w:rPr>
      </w:pPr>
      <w:r w:rsidRPr="00B103BF">
        <w:rPr>
          <w:rFonts w:cs="Helvetica"/>
        </w:rPr>
        <w:t xml:space="preserve">Separated </w:t>
      </w:r>
    </w:p>
    <w:p w:rsidR="000E3EC8" w:rsidRPr="00B103BF" w:rsidRDefault="00751024" w:rsidP="00686E8C">
      <w:pPr>
        <w:pStyle w:val="ActivityBullet1"/>
        <w:rPr>
          <w:rFonts w:cs="Helvetica"/>
        </w:rPr>
      </w:pPr>
      <w:r w:rsidRPr="00B103BF">
        <w:rPr>
          <w:rFonts w:cs="Helvetica"/>
        </w:rPr>
        <w:t>Forwarded to the appropriate location</w:t>
      </w:r>
      <w:r w:rsidR="00074A27" w:rsidRPr="00B103BF">
        <w:rPr>
          <w:rFonts w:cs="Helvetica"/>
        </w:rPr>
        <w:t>.</w:t>
      </w:r>
    </w:p>
    <w:p w:rsidR="000E3EC8" w:rsidRPr="00B103BF" w:rsidRDefault="00751024" w:rsidP="00074A27">
      <w:pPr>
        <w:pStyle w:val="ActivityNumberedBold"/>
        <w:rPr>
          <w:rFonts w:cs="Helvetica"/>
          <w:lang w:val="en-AU"/>
        </w:rPr>
      </w:pPr>
      <w:r w:rsidRPr="00B103BF">
        <w:rPr>
          <w:rFonts w:cs="Helvetica"/>
          <w:lang w:val="en-AU"/>
        </w:rPr>
        <w:t>What are items that are normally replenished at the end of the shift?</w:t>
      </w:r>
    </w:p>
    <w:p w:rsidR="00751024" w:rsidRPr="00B103BF" w:rsidRDefault="00751024" w:rsidP="00686E8C">
      <w:pPr>
        <w:pStyle w:val="ActivityBullet1"/>
        <w:rPr>
          <w:rFonts w:cs="Helvetica"/>
        </w:rPr>
      </w:pPr>
      <w:r w:rsidRPr="00B103BF">
        <w:rPr>
          <w:rFonts w:cs="Helvetica"/>
        </w:rPr>
        <w:t>Condiments and sauces</w:t>
      </w:r>
    </w:p>
    <w:p w:rsidR="00751024" w:rsidRPr="00B103BF" w:rsidRDefault="00751024" w:rsidP="00686E8C">
      <w:pPr>
        <w:pStyle w:val="ActivityBullet1"/>
        <w:rPr>
          <w:rFonts w:cs="Helvetica"/>
        </w:rPr>
      </w:pPr>
      <w:r w:rsidRPr="00B103BF">
        <w:rPr>
          <w:rFonts w:cs="Helvetica"/>
        </w:rPr>
        <w:t>Cutlery</w:t>
      </w:r>
    </w:p>
    <w:p w:rsidR="00751024" w:rsidRPr="00B103BF" w:rsidRDefault="00751024" w:rsidP="00686E8C">
      <w:pPr>
        <w:pStyle w:val="ActivityBullet1"/>
        <w:rPr>
          <w:rFonts w:cs="Helvetica"/>
        </w:rPr>
      </w:pPr>
      <w:r w:rsidRPr="00B103BF">
        <w:rPr>
          <w:rFonts w:cs="Helvetica"/>
        </w:rPr>
        <w:t>Crockery</w:t>
      </w:r>
    </w:p>
    <w:p w:rsidR="00751024" w:rsidRPr="00B103BF" w:rsidRDefault="00751024" w:rsidP="00686E8C">
      <w:pPr>
        <w:pStyle w:val="ActivityBullet1"/>
        <w:rPr>
          <w:rFonts w:cs="Helvetica"/>
        </w:rPr>
      </w:pPr>
      <w:r w:rsidRPr="00B103BF">
        <w:rPr>
          <w:rFonts w:cs="Helvetica"/>
        </w:rPr>
        <w:t>Glassware</w:t>
      </w:r>
    </w:p>
    <w:p w:rsidR="00751024" w:rsidRPr="00B103BF" w:rsidRDefault="00751024" w:rsidP="00686E8C">
      <w:pPr>
        <w:pStyle w:val="ActivityBullet1"/>
        <w:rPr>
          <w:rFonts w:cs="Helvetica"/>
        </w:rPr>
      </w:pPr>
      <w:r w:rsidRPr="00B103BF">
        <w:rPr>
          <w:rFonts w:cs="Helvetica"/>
        </w:rPr>
        <w:t xml:space="preserve">Linen </w:t>
      </w:r>
    </w:p>
    <w:p w:rsidR="00751024" w:rsidRPr="00B103BF" w:rsidRDefault="00751024" w:rsidP="00686E8C">
      <w:pPr>
        <w:pStyle w:val="ActivityBullet1"/>
        <w:rPr>
          <w:rFonts w:cs="Helvetica"/>
        </w:rPr>
      </w:pPr>
      <w:r w:rsidRPr="00B103BF">
        <w:rPr>
          <w:rFonts w:cs="Helvetica"/>
        </w:rPr>
        <w:t>Salt and pepper shakers</w:t>
      </w:r>
    </w:p>
    <w:p w:rsidR="00751024" w:rsidRPr="00B103BF" w:rsidRDefault="00751024" w:rsidP="00686E8C">
      <w:pPr>
        <w:pStyle w:val="ActivityBullet1"/>
        <w:rPr>
          <w:rFonts w:cs="Helvetica"/>
        </w:rPr>
      </w:pPr>
      <w:r w:rsidRPr="00B103BF">
        <w:rPr>
          <w:rFonts w:cs="Helvetica"/>
        </w:rPr>
        <w:t>Drinking straw containers</w:t>
      </w:r>
    </w:p>
    <w:p w:rsidR="00751024" w:rsidRPr="00B103BF" w:rsidRDefault="00751024" w:rsidP="00686E8C">
      <w:pPr>
        <w:pStyle w:val="ActivityBullet1"/>
        <w:rPr>
          <w:rFonts w:cs="Helvetica"/>
        </w:rPr>
      </w:pPr>
      <w:r w:rsidRPr="00B103BF">
        <w:rPr>
          <w:rFonts w:cs="Helvetica"/>
        </w:rPr>
        <w:t>Tooth pick containers</w:t>
      </w:r>
    </w:p>
    <w:p w:rsidR="00751024" w:rsidRPr="00B103BF" w:rsidRDefault="00751024" w:rsidP="00686E8C">
      <w:pPr>
        <w:pStyle w:val="ActivityBullet1"/>
        <w:rPr>
          <w:rFonts w:cs="Helvetica"/>
        </w:rPr>
      </w:pPr>
      <w:r w:rsidRPr="00B103BF">
        <w:rPr>
          <w:rFonts w:cs="Helvetica"/>
        </w:rPr>
        <w:t>Take away containers</w:t>
      </w:r>
      <w:r w:rsidR="00686E8C" w:rsidRPr="00B103BF">
        <w:rPr>
          <w:rFonts w:cs="Helvetica"/>
        </w:rPr>
        <w:t>.</w:t>
      </w:r>
    </w:p>
    <w:p w:rsidR="00A1139C" w:rsidRPr="00B103BF" w:rsidRDefault="005C10BD" w:rsidP="00074A27">
      <w:pPr>
        <w:pStyle w:val="ActivityNumberedBold"/>
        <w:rPr>
          <w:rFonts w:cs="Helvetica"/>
          <w:lang w:val="en-AU"/>
        </w:rPr>
      </w:pPr>
      <w:r w:rsidRPr="00B103BF">
        <w:rPr>
          <w:rFonts w:cs="Helvetica"/>
          <w:lang w:val="en-AU"/>
        </w:rPr>
        <w:t>What items can be recycled?</w:t>
      </w:r>
    </w:p>
    <w:p w:rsidR="005C10BD" w:rsidRPr="00B103BF" w:rsidRDefault="005C10BD" w:rsidP="00686E8C">
      <w:pPr>
        <w:pStyle w:val="ActivityBullet1"/>
        <w:rPr>
          <w:rFonts w:cs="Helvetica"/>
          <w:b/>
        </w:rPr>
      </w:pPr>
      <w:r w:rsidRPr="00B103BF">
        <w:rPr>
          <w:rFonts w:cs="Helvetica"/>
        </w:rPr>
        <w:t>Paper – cardboard, newspapers and cardboard containers</w:t>
      </w:r>
    </w:p>
    <w:p w:rsidR="005C10BD" w:rsidRPr="00B103BF" w:rsidRDefault="005C10BD" w:rsidP="00686E8C">
      <w:pPr>
        <w:pStyle w:val="ActivityBullet1"/>
        <w:rPr>
          <w:rFonts w:cs="Helvetica"/>
          <w:b/>
        </w:rPr>
      </w:pPr>
      <w:r w:rsidRPr="00B103BF">
        <w:rPr>
          <w:rFonts w:cs="Helvetica"/>
        </w:rPr>
        <w:t>Plastic – soft drink, milk, juice and cordial bottles and packaging, bags</w:t>
      </w:r>
    </w:p>
    <w:p w:rsidR="005C10BD" w:rsidRPr="00B103BF" w:rsidRDefault="005C10BD" w:rsidP="00686E8C">
      <w:pPr>
        <w:pStyle w:val="ActivityBullet1"/>
        <w:rPr>
          <w:rFonts w:cs="Helvetica"/>
          <w:b/>
        </w:rPr>
      </w:pPr>
      <w:r w:rsidRPr="00B103BF">
        <w:rPr>
          <w:rFonts w:cs="Helvetica"/>
        </w:rPr>
        <w:t xml:space="preserve">Glass – bottles (clear, green and amber), jars and clear sauce bottles </w:t>
      </w:r>
    </w:p>
    <w:p w:rsidR="005C10BD" w:rsidRPr="00B103BF" w:rsidRDefault="005C10BD" w:rsidP="00686E8C">
      <w:pPr>
        <w:pStyle w:val="ActivityBullet1"/>
        <w:rPr>
          <w:rFonts w:cs="Helvetica"/>
          <w:b/>
        </w:rPr>
      </w:pPr>
      <w:r w:rsidRPr="00B103BF">
        <w:rPr>
          <w:rFonts w:cs="Helvetica"/>
        </w:rPr>
        <w:t>Steel cans – food cans and aerosol cans</w:t>
      </w:r>
    </w:p>
    <w:p w:rsidR="005C10BD" w:rsidRPr="00B103BF" w:rsidRDefault="005C10BD" w:rsidP="00686E8C">
      <w:pPr>
        <w:pStyle w:val="ActivityBullet1"/>
        <w:rPr>
          <w:rFonts w:cs="Helvetica"/>
          <w:b/>
        </w:rPr>
      </w:pPr>
      <w:r w:rsidRPr="00B103BF">
        <w:rPr>
          <w:rFonts w:cs="Helvetica"/>
        </w:rPr>
        <w:t>Aluminium – cans and foil</w:t>
      </w:r>
    </w:p>
    <w:p w:rsidR="00A1139C" w:rsidRPr="00B103BF" w:rsidRDefault="005C10BD" w:rsidP="00686E8C">
      <w:pPr>
        <w:pStyle w:val="ActivityBullet1"/>
        <w:rPr>
          <w:rFonts w:cs="Helvetica"/>
          <w:b/>
        </w:rPr>
      </w:pPr>
      <w:r w:rsidRPr="00B103BF">
        <w:rPr>
          <w:rFonts w:cs="Helvetica"/>
        </w:rPr>
        <w:t>Food waste – unusable waste scraps, trimmings and plate waste.</w:t>
      </w:r>
    </w:p>
    <w:p w:rsidR="00A1139C" w:rsidRPr="00B103BF" w:rsidRDefault="000F7661" w:rsidP="00074A27">
      <w:pPr>
        <w:pStyle w:val="ActivityNumberedBold"/>
        <w:rPr>
          <w:rFonts w:cs="Helvetica"/>
          <w:lang w:val="en-AU"/>
        </w:rPr>
      </w:pPr>
      <w:r w:rsidRPr="00B103BF">
        <w:rPr>
          <w:rFonts w:cs="Helvetica"/>
          <w:lang w:val="en-AU"/>
        </w:rPr>
        <w:t>Why is it important to maintain a clean and hygienic</w:t>
      </w:r>
      <w:r w:rsidR="0063560F" w:rsidRPr="00B103BF">
        <w:rPr>
          <w:rFonts w:cs="Helvetica"/>
          <w:lang w:val="en-AU"/>
        </w:rPr>
        <w:t xml:space="preserve"> work</w:t>
      </w:r>
      <w:r w:rsidRPr="00B103BF">
        <w:rPr>
          <w:rFonts w:cs="Helvetica"/>
          <w:lang w:val="en-AU"/>
        </w:rPr>
        <w:t>place?</w:t>
      </w:r>
    </w:p>
    <w:p w:rsidR="00A1139C" w:rsidRPr="00B103BF" w:rsidRDefault="00A1139C" w:rsidP="00686E8C">
      <w:pPr>
        <w:pStyle w:val="ActivityText"/>
        <w:rPr>
          <w:rFonts w:cs="Helvetica"/>
          <w:b/>
        </w:rPr>
      </w:pPr>
      <w:r w:rsidRPr="00B103BF">
        <w:rPr>
          <w:rFonts w:cs="Helvetica"/>
        </w:rPr>
        <w:t>A</w:t>
      </w:r>
      <w:r w:rsidR="000F7661" w:rsidRPr="00B103BF">
        <w:rPr>
          <w:rFonts w:cs="Helvetica"/>
        </w:rPr>
        <w:t>nswers will vary.</w:t>
      </w:r>
    </w:p>
    <w:p w:rsidR="00074A27" w:rsidRPr="00B103BF" w:rsidRDefault="00074A27">
      <w:pPr>
        <w:rPr>
          <w:rFonts w:ascii="Helvetica" w:eastAsia="Calibri" w:hAnsi="Helvetica" w:cs="Helvetica"/>
          <w:b/>
          <w:szCs w:val="16"/>
          <w:lang w:eastAsia="ar-SA"/>
        </w:rPr>
      </w:pPr>
      <w:r w:rsidRPr="00B103BF">
        <w:rPr>
          <w:rFonts w:ascii="Helvetica" w:hAnsi="Helvetica" w:cs="Helvetica"/>
        </w:rPr>
        <w:br w:type="page"/>
      </w:r>
    </w:p>
    <w:p w:rsidR="00A1139C" w:rsidRPr="00B103BF" w:rsidRDefault="000F7661" w:rsidP="00074A27">
      <w:pPr>
        <w:pStyle w:val="ActivityNumberedBold"/>
        <w:rPr>
          <w:rFonts w:cs="Helvetica"/>
          <w:lang w:val="en-AU"/>
        </w:rPr>
      </w:pPr>
      <w:r w:rsidRPr="00B103BF">
        <w:rPr>
          <w:rFonts w:cs="Helvetica"/>
          <w:lang w:val="en-AU"/>
        </w:rPr>
        <w:t>What is normally discussed in a debrief session at the end of a shift?</w:t>
      </w:r>
    </w:p>
    <w:p w:rsidR="000F7661" w:rsidRPr="00B103BF" w:rsidRDefault="000F7661" w:rsidP="00686E8C">
      <w:pPr>
        <w:pStyle w:val="ActivityBullet1"/>
        <w:rPr>
          <w:rFonts w:cs="Helvetica"/>
        </w:rPr>
      </w:pPr>
      <w:r w:rsidRPr="00B103BF">
        <w:rPr>
          <w:rFonts w:cs="Helvetica"/>
        </w:rPr>
        <w:t xml:space="preserve">Congratulate staff on work that has been well done during service </w:t>
      </w:r>
    </w:p>
    <w:p w:rsidR="000F7661" w:rsidRPr="00B103BF" w:rsidRDefault="000F7661" w:rsidP="00686E8C">
      <w:pPr>
        <w:pStyle w:val="ActivityBullet1"/>
        <w:rPr>
          <w:rFonts w:cs="Helvetica"/>
        </w:rPr>
      </w:pPr>
      <w:r w:rsidRPr="00B103BF">
        <w:rPr>
          <w:rFonts w:cs="Helvetica"/>
        </w:rPr>
        <w:t xml:space="preserve">Highlight and lead discussion on problems and issues that arose </w:t>
      </w:r>
    </w:p>
    <w:p w:rsidR="000F7661" w:rsidRPr="00B103BF" w:rsidRDefault="000F7661" w:rsidP="00686E8C">
      <w:pPr>
        <w:pStyle w:val="ActivityBullet1"/>
        <w:rPr>
          <w:rFonts w:cs="Helvetica"/>
        </w:rPr>
      </w:pPr>
      <w:r w:rsidRPr="00B103BF">
        <w:rPr>
          <w:rFonts w:cs="Helvetica"/>
        </w:rPr>
        <w:t>Provide the staff with feedback from their perspective of how the session went</w:t>
      </w:r>
    </w:p>
    <w:p w:rsidR="000F7661" w:rsidRPr="00B103BF" w:rsidRDefault="000F7661" w:rsidP="00686E8C">
      <w:pPr>
        <w:pStyle w:val="ActivityBullet1"/>
        <w:rPr>
          <w:rFonts w:cs="Helvetica"/>
        </w:rPr>
      </w:pPr>
      <w:r w:rsidRPr="00B103BF">
        <w:rPr>
          <w:rFonts w:cs="Helvetica"/>
        </w:rPr>
        <w:t xml:space="preserve">Review the quality of service delivery provided </w:t>
      </w:r>
    </w:p>
    <w:p w:rsidR="000F7661" w:rsidRPr="00B103BF" w:rsidRDefault="000F7661" w:rsidP="00686E8C">
      <w:pPr>
        <w:pStyle w:val="ActivityBullet1"/>
        <w:rPr>
          <w:rFonts w:cs="Helvetica"/>
        </w:rPr>
      </w:pPr>
      <w:r w:rsidRPr="00B103BF">
        <w:rPr>
          <w:rFonts w:cs="Helvetica"/>
        </w:rPr>
        <w:t xml:space="preserve">Encourage staff to identify issues of concern to them </w:t>
      </w:r>
    </w:p>
    <w:p w:rsidR="000F7661" w:rsidRPr="00B103BF" w:rsidRDefault="000F7661" w:rsidP="00686E8C">
      <w:pPr>
        <w:pStyle w:val="ActivityBullet1"/>
        <w:rPr>
          <w:rFonts w:cs="Helvetica"/>
        </w:rPr>
      </w:pPr>
      <w:r w:rsidRPr="00B103BF">
        <w:rPr>
          <w:rFonts w:cs="Helvetica"/>
        </w:rPr>
        <w:t xml:space="preserve">Present issues and details of what can be expected in the next session </w:t>
      </w:r>
    </w:p>
    <w:p w:rsidR="000F7661" w:rsidRPr="00B103BF" w:rsidRDefault="000F7661" w:rsidP="00686E8C">
      <w:pPr>
        <w:pStyle w:val="ActivityBullet1"/>
        <w:rPr>
          <w:rFonts w:cs="Helvetica"/>
        </w:rPr>
      </w:pPr>
      <w:r w:rsidRPr="00B103BF">
        <w:rPr>
          <w:rFonts w:cs="Helvetica"/>
        </w:rPr>
        <w:t>Thank staff for their efforts and contribution</w:t>
      </w:r>
      <w:r w:rsidR="00686E8C" w:rsidRPr="00B103BF">
        <w:rPr>
          <w:rFonts w:cs="Helvetica"/>
        </w:rPr>
        <w:t>.</w:t>
      </w:r>
    </w:p>
    <w:p w:rsidR="000F7661" w:rsidRPr="00B103BF" w:rsidRDefault="000F7661" w:rsidP="00074A27">
      <w:pPr>
        <w:pStyle w:val="ActivityNumberedBold"/>
        <w:rPr>
          <w:rFonts w:cs="Helvetica"/>
          <w:lang w:val="en-AU"/>
        </w:rPr>
      </w:pPr>
      <w:r w:rsidRPr="00B103BF">
        <w:rPr>
          <w:rFonts w:cs="Helvetica"/>
          <w:lang w:val="en-AU"/>
        </w:rPr>
        <w:t>What information needs to be addressed and passed on in a handover?</w:t>
      </w:r>
    </w:p>
    <w:p w:rsidR="000F7661" w:rsidRPr="00B103BF" w:rsidRDefault="000F7661" w:rsidP="00686E8C">
      <w:pPr>
        <w:pStyle w:val="ActivityBullet1"/>
        <w:rPr>
          <w:rFonts w:cs="Helvetica"/>
        </w:rPr>
      </w:pPr>
      <w:r w:rsidRPr="00B103BF">
        <w:rPr>
          <w:rFonts w:cs="Helvetica"/>
        </w:rPr>
        <w:t xml:space="preserve">Status of the customer’s orders and service </w:t>
      </w:r>
    </w:p>
    <w:p w:rsidR="000F7661" w:rsidRPr="00B103BF" w:rsidRDefault="000F7661" w:rsidP="00686E8C">
      <w:pPr>
        <w:pStyle w:val="ActivityBullet1"/>
        <w:rPr>
          <w:rFonts w:eastAsiaTheme="majorEastAsia" w:cs="Helvetica"/>
          <w:bCs/>
        </w:rPr>
      </w:pPr>
      <w:r w:rsidRPr="00B103BF">
        <w:rPr>
          <w:rFonts w:eastAsiaTheme="majorEastAsia" w:cs="Helvetica"/>
          <w:bCs/>
        </w:rPr>
        <w:t xml:space="preserve">Availability of beverage products and supplies </w:t>
      </w:r>
    </w:p>
    <w:p w:rsidR="000F7661" w:rsidRPr="00B103BF" w:rsidRDefault="000F7661" w:rsidP="00686E8C">
      <w:pPr>
        <w:pStyle w:val="ActivityBullet1"/>
        <w:rPr>
          <w:rFonts w:cs="Helvetica"/>
        </w:rPr>
      </w:pPr>
      <w:r w:rsidRPr="00B103BF">
        <w:rPr>
          <w:rFonts w:cs="Helvetica"/>
        </w:rPr>
        <w:t xml:space="preserve">Changes or alterations to the menu </w:t>
      </w:r>
    </w:p>
    <w:p w:rsidR="000F7661" w:rsidRPr="00B103BF" w:rsidRDefault="000F7661" w:rsidP="00686E8C">
      <w:pPr>
        <w:pStyle w:val="ActivityBullet1"/>
        <w:rPr>
          <w:rFonts w:cs="Helvetica"/>
        </w:rPr>
      </w:pPr>
      <w:r w:rsidRPr="00B103BF">
        <w:rPr>
          <w:rFonts w:cs="Helvetica"/>
        </w:rPr>
        <w:t xml:space="preserve">Any customer complaints </w:t>
      </w:r>
    </w:p>
    <w:p w:rsidR="000F7661" w:rsidRPr="00B103BF" w:rsidRDefault="000F7661" w:rsidP="00686E8C">
      <w:pPr>
        <w:pStyle w:val="ActivityBullet1"/>
        <w:rPr>
          <w:rFonts w:cs="Helvetica"/>
        </w:rPr>
      </w:pPr>
      <w:r w:rsidRPr="00B103BF">
        <w:rPr>
          <w:rFonts w:cs="Helvetica"/>
        </w:rPr>
        <w:t>Roles for incoming staff members</w:t>
      </w:r>
    </w:p>
    <w:p w:rsidR="000F7661" w:rsidRPr="00B103BF" w:rsidRDefault="000F7661" w:rsidP="00686E8C">
      <w:pPr>
        <w:pStyle w:val="ActivityBullet1"/>
        <w:rPr>
          <w:rFonts w:cs="Helvetica"/>
        </w:rPr>
      </w:pPr>
      <w:r w:rsidRPr="00B103BF">
        <w:rPr>
          <w:rFonts w:cs="Helvetica"/>
        </w:rPr>
        <w:t xml:space="preserve">Information about specific pieces of equipment or utensils </w:t>
      </w:r>
    </w:p>
    <w:p w:rsidR="00A1139C" w:rsidRPr="00B103BF" w:rsidRDefault="000F7661" w:rsidP="00686E8C">
      <w:pPr>
        <w:pStyle w:val="ActivityBullet1"/>
        <w:rPr>
          <w:rFonts w:cs="Helvetica"/>
        </w:rPr>
      </w:pPr>
      <w:r w:rsidRPr="00B103BF">
        <w:rPr>
          <w:rFonts w:cs="Helvetica"/>
        </w:rPr>
        <w:t>Discussing financial transactions</w:t>
      </w:r>
      <w:r w:rsidR="00686E8C" w:rsidRPr="00B103BF">
        <w:rPr>
          <w:rFonts w:cs="Helvetica"/>
        </w:rPr>
        <w:t>.</w:t>
      </w:r>
    </w:p>
    <w:p w:rsidR="00745157" w:rsidRPr="00B103BF" w:rsidRDefault="00745157" w:rsidP="00745157">
      <w:pPr>
        <w:rPr>
          <w:rFonts w:ascii="Helvetica" w:hAnsi="Helvetica" w:cs="Helvetica"/>
          <w:szCs w:val="18"/>
        </w:rPr>
      </w:pPr>
    </w:p>
    <w:p w:rsidR="00745157" w:rsidRPr="00B103BF" w:rsidRDefault="00745157" w:rsidP="00745157">
      <w:pPr>
        <w:autoSpaceDE w:val="0"/>
        <w:autoSpaceDN w:val="0"/>
        <w:adjustRightInd w:val="0"/>
        <w:spacing w:before="120" w:after="120" w:line="240" w:lineRule="auto"/>
        <w:rPr>
          <w:rFonts w:ascii="Helvetica" w:hAnsi="Helvetica" w:cs="Helvetica"/>
        </w:rPr>
        <w:sectPr w:rsidR="00745157" w:rsidRPr="00B103BF" w:rsidSect="00C07A74">
          <w:headerReference w:type="even" r:id="rId34"/>
          <w:headerReference w:type="default" r:id="rId35"/>
          <w:pgSz w:w="11906" w:h="16838"/>
          <w:pgMar w:top="1440" w:right="1440" w:bottom="1440" w:left="1440" w:header="708" w:footer="257" w:gutter="0"/>
          <w:cols w:space="708"/>
          <w:docGrid w:linePitch="360"/>
        </w:sectPr>
      </w:pPr>
    </w:p>
    <w:p w:rsidR="00F82243" w:rsidRPr="00B103BF" w:rsidRDefault="00F82243" w:rsidP="00F82243">
      <w:pPr>
        <w:pStyle w:val="Heading1"/>
        <w:rPr>
          <w:rFonts w:cs="Helvetica"/>
          <w:lang w:val="en-AU"/>
        </w:rPr>
      </w:pPr>
      <w:bookmarkStart w:id="83" w:name="_Toc353540686"/>
      <w:r w:rsidRPr="00B103BF">
        <w:rPr>
          <w:rFonts w:cs="Helvetica"/>
          <w:lang w:val="en-AU"/>
        </w:rPr>
        <w:t>Observation Checklist</w:t>
      </w:r>
      <w:bookmarkEnd w:id="83"/>
    </w:p>
    <w:tbl>
      <w:tblPr>
        <w:tblStyle w:val="TableGrid"/>
        <w:tblW w:w="9214" w:type="dxa"/>
        <w:tblLayout w:type="fixed"/>
        <w:tblLook w:val="04A0" w:firstRow="1" w:lastRow="0" w:firstColumn="1" w:lastColumn="0" w:noHBand="0" w:noVBand="1"/>
      </w:tblPr>
      <w:tblGrid>
        <w:gridCol w:w="2652"/>
        <w:gridCol w:w="6562"/>
      </w:tblGrid>
      <w:tr w:rsidR="00F82243" w:rsidRPr="00B103BF" w:rsidTr="00F82243">
        <w:tc>
          <w:tcPr>
            <w:tcW w:w="2660" w:type="dxa"/>
            <w:shd w:val="clear" w:color="auto" w:fill="D9D9D9" w:themeFill="background1" w:themeFillShade="D9"/>
          </w:tcPr>
          <w:p w:rsidR="00F82243" w:rsidRPr="00B103BF" w:rsidRDefault="00F82243" w:rsidP="00F82243">
            <w:pPr>
              <w:pStyle w:val="TableTextBold"/>
              <w:rPr>
                <w:rFonts w:cs="Helvetica"/>
              </w:rPr>
            </w:pPr>
            <w:r w:rsidRPr="00B103BF">
              <w:rPr>
                <w:rFonts w:cs="Helvetica"/>
              </w:rPr>
              <w:t>Student name</w:t>
            </w:r>
          </w:p>
        </w:tc>
        <w:tc>
          <w:tcPr>
            <w:tcW w:w="6582" w:type="dxa"/>
          </w:tcPr>
          <w:p w:rsidR="00F82243" w:rsidRPr="00B103BF" w:rsidRDefault="00F82243" w:rsidP="00F82243">
            <w:pPr>
              <w:pStyle w:val="TableText"/>
              <w:rPr>
                <w:rFonts w:cs="Helvetica"/>
              </w:rPr>
            </w:pPr>
          </w:p>
        </w:tc>
      </w:tr>
      <w:tr w:rsidR="00F82243" w:rsidRPr="00B103BF" w:rsidTr="00F82243">
        <w:tc>
          <w:tcPr>
            <w:tcW w:w="2660" w:type="dxa"/>
            <w:shd w:val="clear" w:color="auto" w:fill="D9D9D9" w:themeFill="background1" w:themeFillShade="D9"/>
          </w:tcPr>
          <w:p w:rsidR="00F82243" w:rsidRPr="00B103BF" w:rsidRDefault="00F82243" w:rsidP="00F82243">
            <w:pPr>
              <w:pStyle w:val="TableTextBold"/>
              <w:rPr>
                <w:rFonts w:cs="Helvetica"/>
              </w:rPr>
            </w:pPr>
            <w:r w:rsidRPr="00B103BF">
              <w:rPr>
                <w:rFonts w:cs="Helvetica"/>
              </w:rPr>
              <w:t>Assessor name</w:t>
            </w:r>
          </w:p>
        </w:tc>
        <w:tc>
          <w:tcPr>
            <w:tcW w:w="6582" w:type="dxa"/>
          </w:tcPr>
          <w:p w:rsidR="00F82243" w:rsidRPr="00B103BF" w:rsidRDefault="00F82243" w:rsidP="00F82243">
            <w:pPr>
              <w:pStyle w:val="TableText"/>
              <w:rPr>
                <w:rFonts w:cs="Helvetica"/>
              </w:rPr>
            </w:pPr>
          </w:p>
        </w:tc>
      </w:tr>
      <w:tr w:rsidR="00F82243" w:rsidRPr="00B103BF" w:rsidTr="00F82243">
        <w:tc>
          <w:tcPr>
            <w:tcW w:w="2660" w:type="dxa"/>
            <w:shd w:val="clear" w:color="auto" w:fill="D9D9D9" w:themeFill="background1" w:themeFillShade="D9"/>
          </w:tcPr>
          <w:p w:rsidR="00F82243" w:rsidRPr="00B103BF" w:rsidRDefault="00F82243" w:rsidP="00F82243">
            <w:pPr>
              <w:pStyle w:val="TableTextBold"/>
              <w:rPr>
                <w:rFonts w:cs="Helvetica"/>
              </w:rPr>
            </w:pPr>
            <w:r w:rsidRPr="00B103BF">
              <w:rPr>
                <w:rFonts w:cs="Helvetica"/>
              </w:rPr>
              <w:t>Location/venue</w:t>
            </w:r>
          </w:p>
        </w:tc>
        <w:tc>
          <w:tcPr>
            <w:tcW w:w="6582" w:type="dxa"/>
          </w:tcPr>
          <w:p w:rsidR="00F82243" w:rsidRPr="00B103BF" w:rsidRDefault="00F82243" w:rsidP="00F82243">
            <w:pPr>
              <w:pStyle w:val="TableText"/>
              <w:rPr>
                <w:rFonts w:cs="Helvetica"/>
              </w:rPr>
            </w:pPr>
          </w:p>
        </w:tc>
      </w:tr>
      <w:tr w:rsidR="00F82243" w:rsidRPr="00B103BF" w:rsidTr="00F82243">
        <w:tc>
          <w:tcPr>
            <w:tcW w:w="2660" w:type="dxa"/>
            <w:shd w:val="clear" w:color="auto" w:fill="D9D9D9" w:themeFill="background1" w:themeFillShade="D9"/>
          </w:tcPr>
          <w:p w:rsidR="00F82243" w:rsidRPr="00B103BF" w:rsidRDefault="00F82243" w:rsidP="00F82243">
            <w:pPr>
              <w:pStyle w:val="TableTextBold"/>
              <w:rPr>
                <w:rFonts w:cs="Helvetica"/>
              </w:rPr>
            </w:pPr>
            <w:r w:rsidRPr="00B103BF">
              <w:rPr>
                <w:rFonts w:cs="Helvetica"/>
              </w:rPr>
              <w:t>Unit of competency</w:t>
            </w:r>
          </w:p>
        </w:tc>
        <w:tc>
          <w:tcPr>
            <w:tcW w:w="6582" w:type="dxa"/>
          </w:tcPr>
          <w:p w:rsidR="00F82243" w:rsidRPr="00B103BF" w:rsidRDefault="00CC077A" w:rsidP="00F82243">
            <w:pPr>
              <w:pStyle w:val="TableText"/>
              <w:rPr>
                <w:rFonts w:cs="Helvetica"/>
              </w:rPr>
            </w:pPr>
            <w:r>
              <w:fldChar w:fldCharType="begin"/>
            </w:r>
            <w:r>
              <w:instrText xml:space="preserve"> REF  UnitName  \* MERGEFORMAT </w:instrText>
            </w:r>
            <w:r>
              <w:fldChar w:fldCharType="separate"/>
            </w:r>
            <w:sdt>
              <w:sdtPr>
                <w:rPr>
                  <w:rFonts w:cs="Helvetica"/>
                </w:rPr>
                <w:alias w:val="Unit Name"/>
                <w:tag w:val="Unit Name"/>
                <w:id w:val="8008967"/>
                <w:placeholder>
                  <w:docPart w:val="5867D38A978749DFBC702A207F67E95D"/>
                </w:placeholder>
              </w:sdtPr>
              <w:sdtEndPr/>
              <w:sdtContent>
                <w:r w:rsidR="002B0157" w:rsidRPr="00B103BF">
                  <w:rPr>
                    <w:rFonts w:cs="Helvetica"/>
                    <w:kern w:val="28"/>
                    <w:lang w:eastAsia="en-US"/>
                  </w:rPr>
                  <w:t>Provide Food and Beverage Services</w:t>
                </w:r>
              </w:sdtContent>
            </w:sdt>
            <w:r>
              <w:rPr>
                <w:rFonts w:cs="Helvetica"/>
              </w:rPr>
              <w:fldChar w:fldCharType="end"/>
            </w:r>
          </w:p>
          <w:p w:rsidR="00E53A21" w:rsidRPr="00B103BF" w:rsidRDefault="00417199" w:rsidP="00F82243">
            <w:pPr>
              <w:pStyle w:val="TableText"/>
              <w:rPr>
                <w:rFonts w:cs="Helvetica"/>
              </w:rPr>
            </w:pPr>
            <w:r w:rsidRPr="00B103BF">
              <w:rPr>
                <w:rFonts w:cs="Helvetica"/>
              </w:rPr>
              <w:t>D1.HBS.CL5.12</w:t>
            </w:r>
          </w:p>
        </w:tc>
      </w:tr>
      <w:tr w:rsidR="00F82243" w:rsidRPr="00B103BF" w:rsidTr="00F82243">
        <w:tc>
          <w:tcPr>
            <w:tcW w:w="2660" w:type="dxa"/>
            <w:shd w:val="clear" w:color="auto" w:fill="D9D9D9" w:themeFill="background1" w:themeFillShade="D9"/>
          </w:tcPr>
          <w:p w:rsidR="00F82243" w:rsidRPr="00B103BF" w:rsidRDefault="00F82243" w:rsidP="00F82243">
            <w:pPr>
              <w:pStyle w:val="TableTextBold"/>
              <w:rPr>
                <w:rFonts w:cs="Helvetica"/>
                <w:highlight w:val="yellow"/>
              </w:rPr>
            </w:pPr>
            <w:r w:rsidRPr="00B103BF">
              <w:rPr>
                <w:rFonts w:cs="Helvetica"/>
              </w:rPr>
              <w:t>Dates of observation</w:t>
            </w:r>
          </w:p>
        </w:tc>
        <w:tc>
          <w:tcPr>
            <w:tcW w:w="6582" w:type="dxa"/>
          </w:tcPr>
          <w:p w:rsidR="00F82243" w:rsidRPr="00B103BF" w:rsidRDefault="00F82243" w:rsidP="00F82243">
            <w:pPr>
              <w:pStyle w:val="TableText"/>
              <w:rPr>
                <w:rFonts w:cs="Helvetica"/>
              </w:rPr>
            </w:pPr>
          </w:p>
        </w:tc>
      </w:tr>
      <w:tr w:rsidR="00F82243" w:rsidRPr="00B103BF" w:rsidTr="00F82243">
        <w:tc>
          <w:tcPr>
            <w:tcW w:w="2660" w:type="dxa"/>
            <w:shd w:val="clear" w:color="auto" w:fill="D9D9D9" w:themeFill="background1" w:themeFillShade="D9"/>
          </w:tcPr>
          <w:p w:rsidR="00F82243" w:rsidRPr="00B103BF" w:rsidRDefault="00F82243" w:rsidP="00F82243">
            <w:pPr>
              <w:pStyle w:val="TableTextBold"/>
              <w:rPr>
                <w:rFonts w:cs="Helvetica"/>
              </w:rPr>
            </w:pPr>
            <w:r w:rsidRPr="00B103BF">
              <w:rPr>
                <w:rFonts w:cs="Helvetica"/>
              </w:rPr>
              <w:t>Instructions</w:t>
            </w:r>
          </w:p>
        </w:tc>
        <w:tc>
          <w:tcPr>
            <w:tcW w:w="6582" w:type="dxa"/>
          </w:tcPr>
          <w:p w:rsidR="00F82243" w:rsidRPr="00B103BF" w:rsidRDefault="00F82243" w:rsidP="00812DE3">
            <w:pPr>
              <w:pStyle w:val="Tablelist"/>
              <w:numPr>
                <w:ilvl w:val="0"/>
                <w:numId w:val="10"/>
              </w:numPr>
              <w:rPr>
                <w:rFonts w:cs="Helvetica"/>
                <w:lang w:val="en-AU" w:eastAsia="en-AU"/>
              </w:rPr>
            </w:pPr>
            <w:r w:rsidRPr="00B103BF">
              <w:rPr>
                <w:rFonts w:cs="Helvetica"/>
                <w:lang w:val="en-AU" w:eastAsia="en-AU"/>
              </w:rPr>
              <w:t>Over a period of time observe the student completing each of the following tasks:</w:t>
            </w:r>
          </w:p>
          <w:p w:rsidR="009B1520" w:rsidRPr="00B103BF" w:rsidRDefault="009B1520" w:rsidP="00743DD4">
            <w:pPr>
              <w:pStyle w:val="TableAlph"/>
              <w:rPr>
                <w:rFonts w:cs="Helvetica"/>
                <w:szCs w:val="22"/>
              </w:rPr>
            </w:pPr>
            <w:r w:rsidRPr="00B103BF">
              <w:rPr>
                <w:rFonts w:cs="Helvetica"/>
              </w:rPr>
              <w:t>Prepare food and beverage environment for service</w:t>
            </w:r>
          </w:p>
          <w:p w:rsidR="00743DD4" w:rsidRPr="00B103BF" w:rsidRDefault="009B1520" w:rsidP="00743DD4">
            <w:pPr>
              <w:pStyle w:val="TableAlph"/>
              <w:rPr>
                <w:rFonts w:cs="Helvetica"/>
                <w:szCs w:val="22"/>
              </w:rPr>
            </w:pPr>
            <w:r w:rsidRPr="00B103BF">
              <w:rPr>
                <w:rFonts w:cs="Helvetica"/>
              </w:rPr>
              <w:t>Set tables</w:t>
            </w:r>
          </w:p>
          <w:p w:rsidR="00743DD4" w:rsidRPr="00B103BF" w:rsidRDefault="009B1520" w:rsidP="00743DD4">
            <w:pPr>
              <w:pStyle w:val="TableAlph"/>
              <w:rPr>
                <w:rFonts w:cs="Helvetica"/>
                <w:szCs w:val="22"/>
              </w:rPr>
            </w:pPr>
            <w:r w:rsidRPr="00B103BF">
              <w:rPr>
                <w:rFonts w:cs="Helvetica"/>
              </w:rPr>
              <w:t>Meet and greet guests</w:t>
            </w:r>
          </w:p>
          <w:p w:rsidR="00743DD4" w:rsidRPr="00B103BF" w:rsidRDefault="009B1520" w:rsidP="00743DD4">
            <w:pPr>
              <w:pStyle w:val="TableAlph"/>
              <w:rPr>
                <w:rFonts w:cs="Helvetica"/>
                <w:szCs w:val="22"/>
              </w:rPr>
            </w:pPr>
            <w:r w:rsidRPr="00B103BF">
              <w:rPr>
                <w:rFonts w:cs="Helvetica"/>
                <w:szCs w:val="22"/>
              </w:rPr>
              <w:t>Take food and beverage orders</w:t>
            </w:r>
          </w:p>
          <w:p w:rsidR="009B1520" w:rsidRPr="00B103BF" w:rsidRDefault="009B1520" w:rsidP="00743DD4">
            <w:pPr>
              <w:pStyle w:val="TableAlph"/>
              <w:rPr>
                <w:rFonts w:cs="Helvetica"/>
                <w:szCs w:val="22"/>
              </w:rPr>
            </w:pPr>
            <w:r w:rsidRPr="00B103BF">
              <w:rPr>
                <w:rFonts w:cs="Helvetica"/>
                <w:szCs w:val="22"/>
              </w:rPr>
              <w:t>Serve food</w:t>
            </w:r>
          </w:p>
          <w:p w:rsidR="009B1520" w:rsidRPr="00B103BF" w:rsidRDefault="009B1520" w:rsidP="00743DD4">
            <w:pPr>
              <w:pStyle w:val="TableAlph"/>
              <w:rPr>
                <w:rFonts w:cs="Helvetica"/>
                <w:szCs w:val="22"/>
              </w:rPr>
            </w:pPr>
            <w:r w:rsidRPr="00B103BF">
              <w:rPr>
                <w:rFonts w:cs="Helvetica"/>
                <w:szCs w:val="22"/>
              </w:rPr>
              <w:t>Serve drinks</w:t>
            </w:r>
          </w:p>
          <w:p w:rsidR="009B1520" w:rsidRPr="00B103BF" w:rsidRDefault="009B1520" w:rsidP="00743DD4">
            <w:pPr>
              <w:pStyle w:val="TableAlph"/>
              <w:rPr>
                <w:rFonts w:cs="Helvetica"/>
                <w:szCs w:val="22"/>
              </w:rPr>
            </w:pPr>
            <w:r w:rsidRPr="00B103BF">
              <w:rPr>
                <w:rFonts w:cs="Helvetica"/>
                <w:szCs w:val="22"/>
              </w:rPr>
              <w:t>Present account to guest</w:t>
            </w:r>
          </w:p>
          <w:p w:rsidR="009B1520" w:rsidRPr="00B103BF" w:rsidRDefault="009B1520" w:rsidP="00743DD4">
            <w:pPr>
              <w:pStyle w:val="TableAlph"/>
              <w:rPr>
                <w:rFonts w:cs="Helvetica"/>
                <w:szCs w:val="22"/>
              </w:rPr>
            </w:pPr>
            <w:r w:rsidRPr="00B103BF">
              <w:rPr>
                <w:rFonts w:cs="Helvetica"/>
                <w:szCs w:val="22"/>
              </w:rPr>
              <w:t>Provide departure services</w:t>
            </w:r>
          </w:p>
          <w:p w:rsidR="009B1520" w:rsidRPr="00B103BF" w:rsidRDefault="009B1520" w:rsidP="00743DD4">
            <w:pPr>
              <w:pStyle w:val="TableAlph"/>
              <w:rPr>
                <w:rFonts w:cs="Helvetica"/>
                <w:szCs w:val="22"/>
              </w:rPr>
            </w:pPr>
            <w:r w:rsidRPr="00B103BF">
              <w:rPr>
                <w:rFonts w:cs="Helvetica"/>
                <w:szCs w:val="22"/>
              </w:rPr>
              <w:t>Conduct shut down activities</w:t>
            </w:r>
          </w:p>
          <w:p w:rsidR="00F82243" w:rsidRPr="00B103BF" w:rsidRDefault="00F82243" w:rsidP="00812DE3">
            <w:pPr>
              <w:pStyle w:val="Tablelist"/>
              <w:numPr>
                <w:ilvl w:val="0"/>
                <w:numId w:val="10"/>
              </w:numPr>
              <w:ind w:left="357" w:hanging="357"/>
              <w:rPr>
                <w:rFonts w:cs="Helvetica"/>
                <w:lang w:val="en-AU" w:eastAsia="en-AU"/>
              </w:rPr>
            </w:pPr>
            <w:r w:rsidRPr="00B103BF">
              <w:rPr>
                <w:rFonts w:cs="Helvetica"/>
                <w:lang w:val="en-AU" w:eastAsia="en-AU"/>
              </w:rPr>
              <w:t>Enter the date on which the tasks were undertaken</w:t>
            </w:r>
          </w:p>
          <w:p w:rsidR="00F82243" w:rsidRPr="00B103BF" w:rsidRDefault="00F82243" w:rsidP="00812DE3">
            <w:pPr>
              <w:pStyle w:val="Tablelist"/>
              <w:numPr>
                <w:ilvl w:val="0"/>
                <w:numId w:val="10"/>
              </w:numPr>
              <w:ind w:left="357" w:hanging="357"/>
              <w:rPr>
                <w:rFonts w:cs="Helvetica"/>
                <w:lang w:val="en-AU"/>
              </w:rPr>
            </w:pPr>
            <w:r w:rsidRPr="00B103BF">
              <w:rPr>
                <w:rFonts w:cs="Helvetica"/>
                <w:lang w:val="en-AU" w:eastAsia="en-AU"/>
              </w:rPr>
              <w:t>Place a tick in the box to show they completed each aspect of the task to the standard expected in the enterprise</w:t>
            </w:r>
          </w:p>
          <w:p w:rsidR="00F82243" w:rsidRPr="00B103BF" w:rsidRDefault="00F82243" w:rsidP="00812DE3">
            <w:pPr>
              <w:pStyle w:val="Tablelist"/>
              <w:numPr>
                <w:ilvl w:val="0"/>
                <w:numId w:val="10"/>
              </w:numPr>
              <w:ind w:left="357" w:hanging="357"/>
              <w:rPr>
                <w:rFonts w:cs="Helvetica"/>
                <w:lang w:val="en-AU"/>
              </w:rPr>
            </w:pPr>
            <w:r w:rsidRPr="00B103BF">
              <w:rPr>
                <w:rFonts w:cs="Helvetica"/>
                <w:lang w:val="en-AU" w:eastAsia="en-AU"/>
              </w:rPr>
              <w:t>Complete the feedback sections of the form, if required.</w:t>
            </w:r>
          </w:p>
        </w:tc>
      </w:tr>
    </w:tbl>
    <w:p w:rsidR="009B1520" w:rsidRPr="00B103BF" w:rsidRDefault="009B1520" w:rsidP="00F82243">
      <w:pPr>
        <w:pStyle w:val="BodyCopy"/>
        <w:rPr>
          <w:rFonts w:cs="Helvetica"/>
          <w:lang w:val="en-AU"/>
        </w:rPr>
      </w:pPr>
    </w:p>
    <w:p w:rsidR="009B1520" w:rsidRPr="00B103BF" w:rsidRDefault="009B1520">
      <w:pPr>
        <w:rPr>
          <w:rFonts w:ascii="Helvetica" w:eastAsia="Times New Roman" w:hAnsi="Helvetica" w:cs="Helvetica"/>
          <w:szCs w:val="24"/>
          <w:lang w:eastAsia="en-US"/>
        </w:rPr>
      </w:pPr>
      <w:r w:rsidRPr="00B103BF">
        <w:rPr>
          <w:rFonts w:ascii="Helvetica" w:hAnsi="Helvetica" w:cs="Helvetica"/>
        </w:rPr>
        <w:br w:type="page"/>
      </w:r>
    </w:p>
    <w:p w:rsidR="006D69DB" w:rsidRPr="00B103BF" w:rsidRDefault="006D69DB" w:rsidP="00F82243">
      <w:pPr>
        <w:pStyle w:val="BodyCopy"/>
        <w:rPr>
          <w:rFonts w:cs="Helvetica"/>
          <w:lang w:val="en-AU"/>
        </w:rPr>
      </w:pPr>
    </w:p>
    <w:tbl>
      <w:tblPr>
        <w:tblStyle w:val="TableGrid"/>
        <w:tblW w:w="9180" w:type="dxa"/>
        <w:tblLayout w:type="fixed"/>
        <w:tblLook w:val="04A0" w:firstRow="1" w:lastRow="0" w:firstColumn="1" w:lastColumn="0" w:noHBand="0" w:noVBand="1"/>
      </w:tblPr>
      <w:tblGrid>
        <w:gridCol w:w="7905"/>
        <w:gridCol w:w="637"/>
        <w:gridCol w:w="638"/>
      </w:tblGrid>
      <w:tr w:rsidR="00F82243" w:rsidRPr="00B103BF" w:rsidTr="00B3100E">
        <w:trPr>
          <w:trHeight w:val="227"/>
          <w:tblHeader/>
        </w:trPr>
        <w:tc>
          <w:tcPr>
            <w:tcW w:w="7905" w:type="dxa"/>
            <w:shd w:val="clear" w:color="auto" w:fill="D9D9D9" w:themeFill="background1" w:themeFillShade="D9"/>
          </w:tcPr>
          <w:p w:rsidR="00F82243" w:rsidRPr="00B103BF" w:rsidRDefault="00F82243" w:rsidP="00F82243">
            <w:pPr>
              <w:pStyle w:val="TableTextBold"/>
              <w:rPr>
                <w:rFonts w:cs="Helvetica"/>
              </w:rPr>
            </w:pPr>
            <w:r w:rsidRPr="00B103BF">
              <w:rPr>
                <w:rFonts w:cs="Helvetica"/>
              </w:rPr>
              <w:t>Did the candidate</w:t>
            </w:r>
          </w:p>
        </w:tc>
        <w:tc>
          <w:tcPr>
            <w:tcW w:w="637" w:type="dxa"/>
            <w:shd w:val="clear" w:color="auto" w:fill="D9D9D9" w:themeFill="background1" w:themeFillShade="D9"/>
          </w:tcPr>
          <w:p w:rsidR="00F82243" w:rsidRPr="00B103BF" w:rsidRDefault="00F82243" w:rsidP="00F82243">
            <w:pPr>
              <w:pStyle w:val="TableTextBold"/>
              <w:rPr>
                <w:rFonts w:cs="Helvetica"/>
              </w:rPr>
            </w:pPr>
            <w:r w:rsidRPr="00B103BF">
              <w:rPr>
                <w:rFonts w:cs="Helvetica"/>
              </w:rPr>
              <w:t>Yes</w:t>
            </w:r>
          </w:p>
        </w:tc>
        <w:tc>
          <w:tcPr>
            <w:tcW w:w="638" w:type="dxa"/>
            <w:shd w:val="clear" w:color="auto" w:fill="D9D9D9" w:themeFill="background1" w:themeFillShade="D9"/>
          </w:tcPr>
          <w:p w:rsidR="00F82243" w:rsidRPr="00B103BF" w:rsidRDefault="00F82243" w:rsidP="00F82243">
            <w:pPr>
              <w:pStyle w:val="TableTextBold"/>
              <w:rPr>
                <w:rFonts w:cs="Helvetica"/>
              </w:rPr>
            </w:pPr>
            <w:r w:rsidRPr="00B103BF">
              <w:rPr>
                <w:rFonts w:cs="Helvetica"/>
              </w:rPr>
              <w:t>No</w:t>
            </w:r>
          </w:p>
        </w:tc>
      </w:tr>
      <w:tr w:rsidR="00F82243" w:rsidRPr="00B103BF" w:rsidTr="00F82243">
        <w:trPr>
          <w:trHeight w:val="227"/>
        </w:trPr>
        <w:tc>
          <w:tcPr>
            <w:tcW w:w="9180" w:type="dxa"/>
            <w:gridSpan w:val="3"/>
            <w:shd w:val="clear" w:color="auto" w:fill="D9D9D9" w:themeFill="background1" w:themeFillShade="D9"/>
          </w:tcPr>
          <w:p w:rsidR="00F82243" w:rsidRPr="00B103BF" w:rsidRDefault="00F82243" w:rsidP="00B3100E">
            <w:pPr>
              <w:pStyle w:val="TableTextBold"/>
              <w:rPr>
                <w:rFonts w:cs="Helvetica"/>
                <w:szCs w:val="22"/>
              </w:rPr>
            </w:pPr>
            <w:r w:rsidRPr="00B103BF">
              <w:rPr>
                <w:rFonts w:cs="Helvetica"/>
              </w:rPr>
              <w:t xml:space="preserve">Element 1: </w:t>
            </w:r>
            <w:r w:rsidR="00B3100E" w:rsidRPr="00B103BF">
              <w:rPr>
                <w:rFonts w:cs="Helvetica"/>
              </w:rPr>
              <w:t>Prepare food and beverage environment for service</w:t>
            </w:r>
          </w:p>
        </w:tc>
      </w:tr>
      <w:tr w:rsidR="00AF62BC" w:rsidRPr="00B103BF" w:rsidTr="00AF62BC">
        <w:trPr>
          <w:trHeight w:val="227"/>
        </w:trPr>
        <w:tc>
          <w:tcPr>
            <w:tcW w:w="7905" w:type="dxa"/>
            <w:vAlign w:val="center"/>
          </w:tcPr>
          <w:p w:rsidR="00AF62BC" w:rsidRPr="00B103BF" w:rsidRDefault="00AF62BC" w:rsidP="00AF62BC">
            <w:pPr>
              <w:pStyle w:val="TableText"/>
              <w:spacing w:before="120"/>
              <w:rPr>
                <w:rFonts w:cs="Helvetica"/>
              </w:rPr>
            </w:pPr>
            <w:r w:rsidRPr="00B103BF">
              <w:rPr>
                <w:rFonts w:cs="Helvetica"/>
              </w:rPr>
              <w:t>Check requirements for the upcoming service session</w:t>
            </w:r>
          </w:p>
        </w:tc>
        <w:tc>
          <w:tcPr>
            <w:tcW w:w="637" w:type="dxa"/>
          </w:tcPr>
          <w:p w:rsidR="00AF62BC" w:rsidRPr="00B103BF" w:rsidRDefault="00AF62BC" w:rsidP="00F82243">
            <w:pPr>
              <w:pStyle w:val="Checkbox"/>
              <w:ind w:left="473" w:hanging="360"/>
              <w:rPr>
                <w:rFonts w:cs="Helvetica"/>
                <w:lang w:val="en-AU"/>
              </w:rPr>
            </w:pPr>
          </w:p>
        </w:tc>
        <w:tc>
          <w:tcPr>
            <w:tcW w:w="638" w:type="dxa"/>
          </w:tcPr>
          <w:p w:rsidR="00AF62BC" w:rsidRPr="00B103BF" w:rsidRDefault="00AF62BC" w:rsidP="00F82243">
            <w:pPr>
              <w:pStyle w:val="Checkbox"/>
              <w:ind w:left="473" w:hanging="360"/>
              <w:rPr>
                <w:rFonts w:cs="Helvetica"/>
                <w:lang w:val="en-AU"/>
              </w:rPr>
            </w:pPr>
          </w:p>
        </w:tc>
      </w:tr>
      <w:tr w:rsidR="00AF62BC" w:rsidRPr="00B103BF" w:rsidTr="00AF62BC">
        <w:trPr>
          <w:trHeight w:val="227"/>
        </w:trPr>
        <w:tc>
          <w:tcPr>
            <w:tcW w:w="7905" w:type="dxa"/>
            <w:vAlign w:val="center"/>
          </w:tcPr>
          <w:p w:rsidR="00AF62BC" w:rsidRPr="00B103BF" w:rsidRDefault="00AF62BC" w:rsidP="00AF62BC">
            <w:pPr>
              <w:pStyle w:val="TableText"/>
              <w:spacing w:before="120"/>
              <w:rPr>
                <w:rFonts w:cs="Helvetica"/>
              </w:rPr>
            </w:pPr>
            <w:r w:rsidRPr="00B103BF">
              <w:rPr>
                <w:rFonts w:cs="Helvetica"/>
              </w:rPr>
              <w:t>Check cleanliness of the facility and conduct spot and makeup cleaning as required</w:t>
            </w:r>
          </w:p>
        </w:tc>
        <w:tc>
          <w:tcPr>
            <w:tcW w:w="637" w:type="dxa"/>
          </w:tcPr>
          <w:p w:rsidR="00AF62BC" w:rsidRPr="00B103BF" w:rsidRDefault="00AF62BC" w:rsidP="00F82243">
            <w:pPr>
              <w:pStyle w:val="Checkbox"/>
              <w:ind w:left="473" w:hanging="360"/>
              <w:rPr>
                <w:rFonts w:cs="Helvetica"/>
                <w:lang w:val="en-AU"/>
              </w:rPr>
            </w:pPr>
          </w:p>
        </w:tc>
        <w:tc>
          <w:tcPr>
            <w:tcW w:w="638" w:type="dxa"/>
          </w:tcPr>
          <w:p w:rsidR="00AF62BC" w:rsidRPr="00B103BF" w:rsidRDefault="00AF62BC" w:rsidP="00F82243">
            <w:pPr>
              <w:pStyle w:val="Checkbox"/>
              <w:ind w:left="473" w:hanging="360"/>
              <w:rPr>
                <w:rFonts w:cs="Helvetica"/>
                <w:lang w:val="en-AU"/>
              </w:rPr>
            </w:pPr>
          </w:p>
        </w:tc>
      </w:tr>
      <w:tr w:rsidR="00AF62BC" w:rsidRPr="00B103BF" w:rsidTr="00AF62BC">
        <w:trPr>
          <w:trHeight w:val="227"/>
        </w:trPr>
        <w:tc>
          <w:tcPr>
            <w:tcW w:w="7905" w:type="dxa"/>
            <w:vAlign w:val="center"/>
          </w:tcPr>
          <w:p w:rsidR="00AF62BC" w:rsidRPr="00B103BF" w:rsidRDefault="00AF62BC" w:rsidP="00AF62BC">
            <w:pPr>
              <w:pStyle w:val="TableText"/>
              <w:spacing w:before="120"/>
              <w:rPr>
                <w:rFonts w:cs="Helvetica"/>
              </w:rPr>
            </w:pPr>
            <w:r w:rsidRPr="00B103BF">
              <w:rPr>
                <w:rFonts w:cs="Helvetica"/>
              </w:rPr>
              <w:t>Set up dining area for trading session</w:t>
            </w:r>
          </w:p>
        </w:tc>
        <w:tc>
          <w:tcPr>
            <w:tcW w:w="637" w:type="dxa"/>
          </w:tcPr>
          <w:p w:rsidR="00AF62BC" w:rsidRPr="00B103BF" w:rsidRDefault="00AF62BC" w:rsidP="00F82243">
            <w:pPr>
              <w:pStyle w:val="Checkbox"/>
              <w:ind w:left="473" w:hanging="360"/>
              <w:rPr>
                <w:rFonts w:cs="Helvetica"/>
                <w:lang w:val="en-AU"/>
              </w:rPr>
            </w:pPr>
          </w:p>
        </w:tc>
        <w:tc>
          <w:tcPr>
            <w:tcW w:w="638" w:type="dxa"/>
          </w:tcPr>
          <w:p w:rsidR="00AF62BC" w:rsidRPr="00B103BF" w:rsidRDefault="00AF62BC" w:rsidP="00F82243">
            <w:pPr>
              <w:pStyle w:val="Checkbox"/>
              <w:ind w:left="473" w:hanging="360"/>
              <w:rPr>
                <w:rFonts w:cs="Helvetica"/>
                <w:lang w:val="en-AU"/>
              </w:rPr>
            </w:pPr>
          </w:p>
        </w:tc>
      </w:tr>
      <w:tr w:rsidR="00AF62BC" w:rsidRPr="00B103BF" w:rsidTr="00AF62BC">
        <w:trPr>
          <w:trHeight w:val="227"/>
        </w:trPr>
        <w:tc>
          <w:tcPr>
            <w:tcW w:w="7905" w:type="dxa"/>
            <w:vAlign w:val="center"/>
          </w:tcPr>
          <w:p w:rsidR="00AF62BC" w:rsidRPr="00B103BF" w:rsidRDefault="00AF62BC" w:rsidP="00AF62BC">
            <w:pPr>
              <w:pStyle w:val="TableText"/>
              <w:spacing w:before="120"/>
              <w:rPr>
                <w:rFonts w:cs="Helvetica"/>
              </w:rPr>
            </w:pPr>
            <w:r w:rsidRPr="00B103BF">
              <w:rPr>
                <w:rFonts w:cs="Helvetica"/>
              </w:rPr>
              <w:t xml:space="preserve">Process incoming reservations to the establishment </w:t>
            </w:r>
          </w:p>
        </w:tc>
        <w:tc>
          <w:tcPr>
            <w:tcW w:w="637" w:type="dxa"/>
          </w:tcPr>
          <w:p w:rsidR="00AF62BC" w:rsidRPr="00B103BF" w:rsidRDefault="00AF62BC" w:rsidP="00F82243">
            <w:pPr>
              <w:pStyle w:val="Checkbox"/>
              <w:ind w:left="473" w:hanging="360"/>
              <w:rPr>
                <w:rFonts w:cs="Helvetica"/>
                <w:lang w:val="en-AU"/>
              </w:rPr>
            </w:pPr>
          </w:p>
        </w:tc>
        <w:tc>
          <w:tcPr>
            <w:tcW w:w="638" w:type="dxa"/>
          </w:tcPr>
          <w:p w:rsidR="00AF62BC" w:rsidRPr="00B103BF" w:rsidRDefault="00AF62BC" w:rsidP="00F82243">
            <w:pPr>
              <w:pStyle w:val="Checkbox"/>
              <w:ind w:left="473" w:hanging="360"/>
              <w:rPr>
                <w:rFonts w:cs="Helvetica"/>
                <w:lang w:val="en-AU"/>
              </w:rPr>
            </w:pPr>
          </w:p>
        </w:tc>
      </w:tr>
      <w:tr w:rsidR="00F82243" w:rsidRPr="00B103BF" w:rsidTr="00F82243">
        <w:trPr>
          <w:trHeight w:val="227"/>
        </w:trPr>
        <w:tc>
          <w:tcPr>
            <w:tcW w:w="9180" w:type="dxa"/>
            <w:gridSpan w:val="3"/>
            <w:shd w:val="clear" w:color="auto" w:fill="D9D9D9" w:themeFill="background1" w:themeFillShade="D9"/>
          </w:tcPr>
          <w:p w:rsidR="00F82243" w:rsidRPr="00B103BF" w:rsidRDefault="00F82243" w:rsidP="00B3100E">
            <w:pPr>
              <w:pStyle w:val="TableTextBold"/>
              <w:rPr>
                <w:rFonts w:cs="Helvetica"/>
                <w:szCs w:val="22"/>
              </w:rPr>
            </w:pPr>
            <w:r w:rsidRPr="00B103BF">
              <w:rPr>
                <w:rFonts w:cs="Helvetica"/>
              </w:rPr>
              <w:t xml:space="preserve">Element 2: </w:t>
            </w:r>
            <w:r w:rsidR="00B3100E" w:rsidRPr="00B103BF">
              <w:rPr>
                <w:rFonts w:cs="Helvetica"/>
              </w:rPr>
              <w:t>Set tables</w:t>
            </w:r>
          </w:p>
        </w:tc>
      </w:tr>
      <w:tr w:rsidR="00AF62BC" w:rsidRPr="00B103BF" w:rsidTr="00AF62BC">
        <w:trPr>
          <w:trHeight w:val="227"/>
        </w:trPr>
        <w:tc>
          <w:tcPr>
            <w:tcW w:w="7905" w:type="dxa"/>
            <w:vAlign w:val="center"/>
          </w:tcPr>
          <w:p w:rsidR="00AF62BC" w:rsidRPr="00B103BF" w:rsidRDefault="00AF62BC" w:rsidP="00AF62BC">
            <w:pPr>
              <w:pStyle w:val="TableText"/>
              <w:rPr>
                <w:rFonts w:cs="Helvetica"/>
              </w:rPr>
            </w:pPr>
            <w:r w:rsidRPr="00B103BF">
              <w:rPr>
                <w:rFonts w:cs="Helvetica"/>
                <w:szCs w:val="22"/>
              </w:rPr>
              <w:t>Match table setting to menu for the session</w:t>
            </w:r>
          </w:p>
        </w:tc>
        <w:tc>
          <w:tcPr>
            <w:tcW w:w="637" w:type="dxa"/>
          </w:tcPr>
          <w:p w:rsidR="00AF62BC" w:rsidRPr="00B103BF" w:rsidRDefault="00AF62BC" w:rsidP="00E53A21">
            <w:pPr>
              <w:pStyle w:val="Checkbox"/>
              <w:keepNext/>
              <w:ind w:left="473" w:hanging="360"/>
              <w:rPr>
                <w:rFonts w:cs="Helvetica"/>
                <w:lang w:val="en-AU"/>
              </w:rPr>
            </w:pPr>
          </w:p>
        </w:tc>
        <w:tc>
          <w:tcPr>
            <w:tcW w:w="638" w:type="dxa"/>
          </w:tcPr>
          <w:p w:rsidR="00AF62BC" w:rsidRPr="00B103BF" w:rsidRDefault="00AF62BC" w:rsidP="00E53A21">
            <w:pPr>
              <w:pStyle w:val="Checkbox"/>
              <w:keepNext/>
              <w:ind w:left="473" w:hanging="360"/>
              <w:rPr>
                <w:rFonts w:cs="Helvetica"/>
                <w:lang w:val="en-AU"/>
              </w:rPr>
            </w:pPr>
          </w:p>
        </w:tc>
      </w:tr>
      <w:tr w:rsidR="00AF62BC" w:rsidRPr="00B103BF" w:rsidTr="00AF62BC">
        <w:trPr>
          <w:trHeight w:val="227"/>
        </w:trPr>
        <w:tc>
          <w:tcPr>
            <w:tcW w:w="7905" w:type="dxa"/>
            <w:vAlign w:val="center"/>
          </w:tcPr>
          <w:p w:rsidR="00AF62BC" w:rsidRPr="00B103BF" w:rsidRDefault="00AF62BC" w:rsidP="00AF62BC">
            <w:pPr>
              <w:pStyle w:val="TableText"/>
              <w:rPr>
                <w:rFonts w:cs="Helvetica"/>
              </w:rPr>
            </w:pPr>
            <w:r w:rsidRPr="00B103BF">
              <w:rPr>
                <w:rFonts w:cs="Helvetica"/>
                <w:szCs w:val="22"/>
              </w:rPr>
              <w:t>Set tables and dress where appropriate</w:t>
            </w:r>
          </w:p>
        </w:tc>
        <w:tc>
          <w:tcPr>
            <w:tcW w:w="637" w:type="dxa"/>
          </w:tcPr>
          <w:p w:rsidR="00AF62BC" w:rsidRPr="00B103BF" w:rsidRDefault="00AF62BC" w:rsidP="00E53A21">
            <w:pPr>
              <w:pStyle w:val="Checkbox"/>
              <w:keepNext/>
              <w:ind w:left="473" w:hanging="360"/>
              <w:rPr>
                <w:rFonts w:cs="Helvetica"/>
                <w:lang w:val="en-AU"/>
              </w:rPr>
            </w:pPr>
          </w:p>
        </w:tc>
        <w:tc>
          <w:tcPr>
            <w:tcW w:w="638" w:type="dxa"/>
          </w:tcPr>
          <w:p w:rsidR="00AF62BC" w:rsidRPr="00B103BF" w:rsidRDefault="00AF62BC" w:rsidP="00E53A21">
            <w:pPr>
              <w:pStyle w:val="Checkbox"/>
              <w:keepNext/>
              <w:ind w:left="473" w:hanging="360"/>
              <w:rPr>
                <w:rFonts w:cs="Helvetica"/>
                <w:lang w:val="en-AU"/>
              </w:rPr>
            </w:pPr>
          </w:p>
        </w:tc>
      </w:tr>
      <w:tr w:rsidR="00AF62BC" w:rsidRPr="00B103BF" w:rsidTr="00AF62BC">
        <w:trPr>
          <w:trHeight w:val="227"/>
        </w:trPr>
        <w:tc>
          <w:tcPr>
            <w:tcW w:w="7905" w:type="dxa"/>
            <w:vAlign w:val="center"/>
          </w:tcPr>
          <w:p w:rsidR="00AF62BC" w:rsidRPr="00B103BF" w:rsidRDefault="00AF62BC" w:rsidP="00AF62BC">
            <w:pPr>
              <w:pStyle w:val="TableText"/>
              <w:rPr>
                <w:rFonts w:cs="Helvetica"/>
              </w:rPr>
            </w:pPr>
            <w:r w:rsidRPr="00B103BF">
              <w:rPr>
                <w:rFonts w:cs="Helvetica"/>
                <w:szCs w:val="22"/>
              </w:rPr>
              <w:t>Complete final inspection of room and table set ups</w:t>
            </w:r>
          </w:p>
        </w:tc>
        <w:tc>
          <w:tcPr>
            <w:tcW w:w="637" w:type="dxa"/>
          </w:tcPr>
          <w:p w:rsidR="00AF62BC" w:rsidRPr="00B103BF" w:rsidRDefault="00AF62BC" w:rsidP="00E53A21">
            <w:pPr>
              <w:pStyle w:val="Checkbox"/>
              <w:keepNext/>
              <w:ind w:left="473" w:hanging="360"/>
              <w:rPr>
                <w:rFonts w:cs="Helvetica"/>
                <w:lang w:val="en-AU"/>
              </w:rPr>
            </w:pPr>
          </w:p>
        </w:tc>
        <w:tc>
          <w:tcPr>
            <w:tcW w:w="638" w:type="dxa"/>
          </w:tcPr>
          <w:p w:rsidR="00AF62BC" w:rsidRPr="00B103BF" w:rsidRDefault="00AF62BC" w:rsidP="00E53A21">
            <w:pPr>
              <w:pStyle w:val="Checkbox"/>
              <w:keepNext/>
              <w:ind w:left="473" w:hanging="360"/>
              <w:rPr>
                <w:rFonts w:cs="Helvetica"/>
                <w:lang w:val="en-AU"/>
              </w:rPr>
            </w:pPr>
          </w:p>
        </w:tc>
      </w:tr>
      <w:tr w:rsidR="00AF62BC" w:rsidRPr="00B103BF" w:rsidTr="00AF62BC">
        <w:trPr>
          <w:trHeight w:val="227"/>
        </w:trPr>
        <w:tc>
          <w:tcPr>
            <w:tcW w:w="7905" w:type="dxa"/>
            <w:vAlign w:val="center"/>
          </w:tcPr>
          <w:p w:rsidR="00AF62BC" w:rsidRPr="00B103BF" w:rsidRDefault="00AF62BC" w:rsidP="00AF62BC">
            <w:pPr>
              <w:pStyle w:val="TableText"/>
              <w:rPr>
                <w:rFonts w:cs="Helvetica"/>
              </w:rPr>
            </w:pPr>
            <w:r w:rsidRPr="00B103BF">
              <w:rPr>
                <w:rFonts w:cs="Helvetica"/>
                <w:szCs w:val="22"/>
              </w:rPr>
              <w:t>Identify and report recurring problems with set up to the appropriate person to prevent recurrence</w:t>
            </w:r>
          </w:p>
        </w:tc>
        <w:tc>
          <w:tcPr>
            <w:tcW w:w="637" w:type="dxa"/>
          </w:tcPr>
          <w:p w:rsidR="00AF62BC" w:rsidRPr="00B103BF" w:rsidRDefault="00AF62BC" w:rsidP="00F82243">
            <w:pPr>
              <w:pStyle w:val="Checkbox"/>
              <w:ind w:left="473" w:hanging="360"/>
              <w:rPr>
                <w:rFonts w:cs="Helvetica"/>
                <w:lang w:val="en-AU"/>
              </w:rPr>
            </w:pPr>
          </w:p>
        </w:tc>
        <w:tc>
          <w:tcPr>
            <w:tcW w:w="638" w:type="dxa"/>
          </w:tcPr>
          <w:p w:rsidR="00AF62BC" w:rsidRPr="00B103BF" w:rsidRDefault="00AF62BC" w:rsidP="00F82243">
            <w:pPr>
              <w:pStyle w:val="Checkbox"/>
              <w:ind w:left="473" w:hanging="360"/>
              <w:rPr>
                <w:rFonts w:cs="Helvetica"/>
                <w:lang w:val="en-AU"/>
              </w:rPr>
            </w:pPr>
          </w:p>
        </w:tc>
      </w:tr>
      <w:tr w:rsidR="00F82243" w:rsidRPr="00B103BF" w:rsidTr="00F82243">
        <w:tc>
          <w:tcPr>
            <w:tcW w:w="9180" w:type="dxa"/>
            <w:gridSpan w:val="3"/>
            <w:shd w:val="clear" w:color="auto" w:fill="D9D9D9" w:themeFill="background1" w:themeFillShade="D9"/>
          </w:tcPr>
          <w:p w:rsidR="00F82243" w:rsidRPr="00B103BF" w:rsidRDefault="00F82243" w:rsidP="005D09B0">
            <w:pPr>
              <w:pStyle w:val="TableTextBold"/>
              <w:rPr>
                <w:rFonts w:cs="Helvetica"/>
              </w:rPr>
            </w:pPr>
            <w:r w:rsidRPr="00B103BF">
              <w:rPr>
                <w:rFonts w:cs="Helvetica"/>
              </w:rPr>
              <w:t xml:space="preserve">Element 3: </w:t>
            </w:r>
            <w:r w:rsidR="00B3100E" w:rsidRPr="00B103BF">
              <w:rPr>
                <w:rFonts w:cs="Helvetica"/>
              </w:rPr>
              <w:t>Meet and greet guests</w:t>
            </w:r>
          </w:p>
        </w:tc>
      </w:tr>
      <w:tr w:rsidR="00AF62BC" w:rsidRPr="00B103BF" w:rsidTr="00AF62BC">
        <w:tc>
          <w:tcPr>
            <w:tcW w:w="7905" w:type="dxa"/>
            <w:vAlign w:val="center"/>
          </w:tcPr>
          <w:p w:rsidR="00AF62BC" w:rsidRPr="00B103BF" w:rsidRDefault="00AF62BC" w:rsidP="00AF62BC">
            <w:pPr>
              <w:pStyle w:val="TableText"/>
              <w:rPr>
                <w:rFonts w:cs="Helvetica"/>
              </w:rPr>
            </w:pPr>
            <w:r w:rsidRPr="00B103BF">
              <w:rPr>
                <w:rFonts w:cs="Helvetica"/>
                <w:szCs w:val="22"/>
              </w:rPr>
              <w:t xml:space="preserve">Welcome guests on arrival </w:t>
            </w:r>
          </w:p>
        </w:tc>
        <w:tc>
          <w:tcPr>
            <w:tcW w:w="637" w:type="dxa"/>
          </w:tcPr>
          <w:p w:rsidR="00AF62BC" w:rsidRPr="00B103BF" w:rsidRDefault="00AF62BC" w:rsidP="00F82243">
            <w:pPr>
              <w:pStyle w:val="Checkbox"/>
              <w:ind w:left="473" w:hanging="360"/>
              <w:rPr>
                <w:rFonts w:cs="Helvetica"/>
                <w:lang w:val="en-AU"/>
              </w:rPr>
            </w:pPr>
          </w:p>
        </w:tc>
        <w:tc>
          <w:tcPr>
            <w:tcW w:w="638" w:type="dxa"/>
          </w:tcPr>
          <w:p w:rsidR="00AF62BC" w:rsidRPr="00B103BF" w:rsidRDefault="00AF62BC" w:rsidP="00F82243">
            <w:pPr>
              <w:pStyle w:val="Checkbox"/>
              <w:ind w:left="473" w:hanging="360"/>
              <w:rPr>
                <w:rFonts w:cs="Helvetica"/>
                <w:lang w:val="en-AU"/>
              </w:rPr>
            </w:pPr>
          </w:p>
        </w:tc>
      </w:tr>
      <w:tr w:rsidR="00AF62BC" w:rsidRPr="00B103BF" w:rsidTr="00AF62BC">
        <w:tc>
          <w:tcPr>
            <w:tcW w:w="7905" w:type="dxa"/>
            <w:vAlign w:val="center"/>
          </w:tcPr>
          <w:p w:rsidR="00AF62BC" w:rsidRPr="00B103BF" w:rsidRDefault="00AF62BC" w:rsidP="00AF62BC">
            <w:pPr>
              <w:pStyle w:val="TableText"/>
              <w:rPr>
                <w:rFonts w:cs="Helvetica"/>
              </w:rPr>
            </w:pPr>
            <w:r w:rsidRPr="00B103BF">
              <w:rPr>
                <w:rFonts w:cs="Helvetica"/>
                <w:szCs w:val="22"/>
              </w:rPr>
              <w:t>Seat guests at nominated or designated tables</w:t>
            </w:r>
          </w:p>
        </w:tc>
        <w:tc>
          <w:tcPr>
            <w:tcW w:w="637" w:type="dxa"/>
          </w:tcPr>
          <w:p w:rsidR="00AF62BC" w:rsidRPr="00B103BF" w:rsidRDefault="00AF62BC" w:rsidP="00F82243">
            <w:pPr>
              <w:pStyle w:val="Checkbox"/>
              <w:ind w:left="473" w:hanging="360"/>
              <w:rPr>
                <w:rFonts w:cs="Helvetica"/>
                <w:lang w:val="en-AU"/>
              </w:rPr>
            </w:pPr>
          </w:p>
        </w:tc>
        <w:tc>
          <w:tcPr>
            <w:tcW w:w="638" w:type="dxa"/>
          </w:tcPr>
          <w:p w:rsidR="00AF62BC" w:rsidRPr="00B103BF" w:rsidRDefault="00AF62BC" w:rsidP="00F82243">
            <w:pPr>
              <w:pStyle w:val="Checkbox"/>
              <w:ind w:left="473" w:hanging="360"/>
              <w:rPr>
                <w:rFonts w:cs="Helvetica"/>
                <w:lang w:val="en-AU"/>
              </w:rPr>
            </w:pPr>
          </w:p>
        </w:tc>
      </w:tr>
      <w:tr w:rsidR="00AF62BC" w:rsidRPr="00B103BF" w:rsidTr="00AF62BC">
        <w:tc>
          <w:tcPr>
            <w:tcW w:w="7905" w:type="dxa"/>
            <w:vAlign w:val="center"/>
          </w:tcPr>
          <w:p w:rsidR="00AF62BC" w:rsidRPr="00B103BF" w:rsidRDefault="00AF62BC" w:rsidP="00AF62BC">
            <w:pPr>
              <w:pStyle w:val="TableText"/>
              <w:rPr>
                <w:rFonts w:cs="Helvetica"/>
              </w:rPr>
            </w:pPr>
            <w:r w:rsidRPr="00B103BF">
              <w:rPr>
                <w:rFonts w:cs="Helvetica"/>
                <w:szCs w:val="22"/>
              </w:rPr>
              <w:t>Offer pre-meal services</w:t>
            </w:r>
          </w:p>
        </w:tc>
        <w:tc>
          <w:tcPr>
            <w:tcW w:w="637" w:type="dxa"/>
          </w:tcPr>
          <w:p w:rsidR="00AF62BC" w:rsidRPr="00B103BF" w:rsidRDefault="00AF62BC" w:rsidP="00F82243">
            <w:pPr>
              <w:pStyle w:val="Checkbox"/>
              <w:ind w:left="473" w:hanging="360"/>
              <w:rPr>
                <w:rFonts w:cs="Helvetica"/>
                <w:lang w:val="en-AU"/>
              </w:rPr>
            </w:pPr>
          </w:p>
        </w:tc>
        <w:tc>
          <w:tcPr>
            <w:tcW w:w="638" w:type="dxa"/>
          </w:tcPr>
          <w:p w:rsidR="00AF62BC" w:rsidRPr="00B103BF" w:rsidRDefault="00AF62BC" w:rsidP="00F82243">
            <w:pPr>
              <w:pStyle w:val="Checkbox"/>
              <w:ind w:left="473" w:hanging="360"/>
              <w:rPr>
                <w:rFonts w:cs="Helvetica"/>
                <w:lang w:val="en-AU"/>
              </w:rPr>
            </w:pPr>
          </w:p>
        </w:tc>
      </w:tr>
      <w:tr w:rsidR="00AF62BC" w:rsidRPr="00B103BF" w:rsidTr="00AF62BC">
        <w:tc>
          <w:tcPr>
            <w:tcW w:w="7905" w:type="dxa"/>
            <w:vAlign w:val="center"/>
          </w:tcPr>
          <w:p w:rsidR="00AF62BC" w:rsidRPr="00B103BF" w:rsidRDefault="00AF62BC" w:rsidP="00AF62BC">
            <w:pPr>
              <w:pStyle w:val="TableText"/>
              <w:rPr>
                <w:rFonts w:cs="Helvetica"/>
              </w:rPr>
            </w:pPr>
            <w:r w:rsidRPr="00B103BF">
              <w:rPr>
                <w:rFonts w:cs="Helvetica"/>
                <w:szCs w:val="22"/>
              </w:rPr>
              <w:t>Present menus and wine/drink lists</w:t>
            </w:r>
          </w:p>
        </w:tc>
        <w:tc>
          <w:tcPr>
            <w:tcW w:w="637" w:type="dxa"/>
          </w:tcPr>
          <w:p w:rsidR="00AF62BC" w:rsidRPr="00B103BF" w:rsidRDefault="00AF62BC" w:rsidP="00F82243">
            <w:pPr>
              <w:pStyle w:val="Checkbox"/>
              <w:ind w:left="473" w:hanging="360"/>
              <w:rPr>
                <w:rFonts w:cs="Helvetica"/>
                <w:lang w:val="en-AU"/>
              </w:rPr>
            </w:pPr>
          </w:p>
        </w:tc>
        <w:tc>
          <w:tcPr>
            <w:tcW w:w="638" w:type="dxa"/>
          </w:tcPr>
          <w:p w:rsidR="00AF62BC" w:rsidRPr="00B103BF" w:rsidRDefault="00AF62BC" w:rsidP="00F82243">
            <w:pPr>
              <w:pStyle w:val="Checkbox"/>
              <w:ind w:left="473" w:hanging="360"/>
              <w:rPr>
                <w:rFonts w:cs="Helvetica"/>
                <w:lang w:val="en-AU"/>
              </w:rPr>
            </w:pPr>
          </w:p>
        </w:tc>
      </w:tr>
      <w:tr w:rsidR="00AF62BC" w:rsidRPr="00B103BF" w:rsidTr="00AF62BC">
        <w:tc>
          <w:tcPr>
            <w:tcW w:w="7905" w:type="dxa"/>
            <w:vAlign w:val="center"/>
          </w:tcPr>
          <w:p w:rsidR="00AF62BC" w:rsidRPr="00B103BF" w:rsidRDefault="00AF62BC" w:rsidP="00AF62BC">
            <w:pPr>
              <w:pStyle w:val="TableText"/>
              <w:rPr>
                <w:rFonts w:cs="Helvetica"/>
              </w:rPr>
            </w:pPr>
            <w:r w:rsidRPr="00B103BF">
              <w:rPr>
                <w:rFonts w:cs="Helvetica"/>
                <w:szCs w:val="22"/>
              </w:rPr>
              <w:t>Provide service advice and information to guests</w:t>
            </w:r>
          </w:p>
        </w:tc>
        <w:tc>
          <w:tcPr>
            <w:tcW w:w="637" w:type="dxa"/>
          </w:tcPr>
          <w:p w:rsidR="00AF62BC" w:rsidRPr="00B103BF" w:rsidRDefault="00AF62BC" w:rsidP="00F82243">
            <w:pPr>
              <w:pStyle w:val="Checkbox"/>
              <w:ind w:left="473" w:hanging="360"/>
              <w:rPr>
                <w:rFonts w:cs="Helvetica"/>
                <w:lang w:val="en-AU"/>
              </w:rPr>
            </w:pPr>
          </w:p>
        </w:tc>
        <w:tc>
          <w:tcPr>
            <w:tcW w:w="638" w:type="dxa"/>
          </w:tcPr>
          <w:p w:rsidR="00AF62BC" w:rsidRPr="00B103BF" w:rsidRDefault="00AF62BC" w:rsidP="00F82243">
            <w:pPr>
              <w:pStyle w:val="Checkbox"/>
              <w:ind w:left="473" w:hanging="360"/>
              <w:rPr>
                <w:rFonts w:cs="Helvetica"/>
                <w:lang w:val="en-AU"/>
              </w:rPr>
            </w:pPr>
          </w:p>
        </w:tc>
      </w:tr>
      <w:tr w:rsidR="00F82243" w:rsidRPr="00B103BF" w:rsidTr="00F82243">
        <w:tc>
          <w:tcPr>
            <w:tcW w:w="9180" w:type="dxa"/>
            <w:gridSpan w:val="3"/>
            <w:shd w:val="clear" w:color="auto" w:fill="D9D9D9" w:themeFill="background1" w:themeFillShade="D9"/>
          </w:tcPr>
          <w:p w:rsidR="00F82243" w:rsidRPr="00B103BF" w:rsidRDefault="00F82243" w:rsidP="00AF62BC">
            <w:pPr>
              <w:pStyle w:val="TableTextBold"/>
              <w:keepNext/>
              <w:rPr>
                <w:rFonts w:cs="Helvetica"/>
              </w:rPr>
            </w:pPr>
            <w:r w:rsidRPr="00B103BF">
              <w:rPr>
                <w:rFonts w:cs="Helvetica"/>
              </w:rPr>
              <w:t xml:space="preserve">Element 4: </w:t>
            </w:r>
            <w:r w:rsidR="00B3100E" w:rsidRPr="00B103BF">
              <w:rPr>
                <w:rFonts w:cs="Helvetica"/>
              </w:rPr>
              <w:t>Take food and beverage orders</w:t>
            </w:r>
          </w:p>
        </w:tc>
      </w:tr>
      <w:tr w:rsidR="00AF62BC" w:rsidRPr="00B103BF" w:rsidTr="00AF62BC">
        <w:tc>
          <w:tcPr>
            <w:tcW w:w="7905" w:type="dxa"/>
            <w:vAlign w:val="center"/>
          </w:tcPr>
          <w:p w:rsidR="00AF62BC" w:rsidRPr="00B103BF" w:rsidRDefault="00AF62BC" w:rsidP="00AF62BC">
            <w:pPr>
              <w:pStyle w:val="TableText"/>
              <w:keepNext/>
              <w:rPr>
                <w:rFonts w:cs="Helvetica"/>
              </w:rPr>
            </w:pPr>
            <w:r w:rsidRPr="00B103BF">
              <w:rPr>
                <w:rFonts w:cs="Helvetica"/>
                <w:szCs w:val="22"/>
              </w:rPr>
              <w:t>Take beverage orders and food orders</w:t>
            </w:r>
          </w:p>
        </w:tc>
        <w:tc>
          <w:tcPr>
            <w:tcW w:w="637" w:type="dxa"/>
          </w:tcPr>
          <w:p w:rsidR="00AF62BC" w:rsidRPr="00B103BF" w:rsidRDefault="00AF62BC" w:rsidP="00AF62BC">
            <w:pPr>
              <w:pStyle w:val="Checkbox"/>
              <w:keepNext/>
              <w:ind w:left="473" w:hanging="360"/>
              <w:rPr>
                <w:rFonts w:cs="Helvetica"/>
                <w:lang w:val="en-AU"/>
              </w:rPr>
            </w:pPr>
          </w:p>
        </w:tc>
        <w:tc>
          <w:tcPr>
            <w:tcW w:w="638" w:type="dxa"/>
          </w:tcPr>
          <w:p w:rsidR="00AF62BC" w:rsidRPr="00B103BF" w:rsidRDefault="00AF62BC" w:rsidP="00AF62BC">
            <w:pPr>
              <w:pStyle w:val="Checkbox"/>
              <w:keepNext/>
              <w:ind w:left="473" w:hanging="360"/>
              <w:rPr>
                <w:rFonts w:cs="Helvetica"/>
                <w:lang w:val="en-AU"/>
              </w:rPr>
            </w:pPr>
          </w:p>
        </w:tc>
      </w:tr>
      <w:tr w:rsidR="00AF62BC" w:rsidRPr="00B103BF" w:rsidTr="00AF62BC">
        <w:tc>
          <w:tcPr>
            <w:tcW w:w="7905" w:type="dxa"/>
            <w:vAlign w:val="center"/>
          </w:tcPr>
          <w:p w:rsidR="00AF62BC" w:rsidRPr="00B103BF" w:rsidRDefault="00AF62BC" w:rsidP="00AF62BC">
            <w:pPr>
              <w:pStyle w:val="TableText"/>
              <w:keepNext/>
              <w:rPr>
                <w:rFonts w:cs="Helvetica"/>
              </w:rPr>
            </w:pPr>
            <w:r w:rsidRPr="00B103BF">
              <w:rPr>
                <w:rFonts w:cs="Helvetica"/>
                <w:szCs w:val="22"/>
              </w:rPr>
              <w:t>Sell menu items and drinks</w:t>
            </w:r>
            <w:r w:rsidRPr="00B103BF">
              <w:rPr>
                <w:rFonts w:cs="Helvetica"/>
              </w:rPr>
              <w:t xml:space="preserve"> </w:t>
            </w:r>
            <w:r w:rsidRPr="00B103BF">
              <w:rPr>
                <w:rFonts w:cs="Helvetica"/>
                <w:szCs w:val="22"/>
              </w:rPr>
              <w:t>proactively</w:t>
            </w:r>
          </w:p>
        </w:tc>
        <w:tc>
          <w:tcPr>
            <w:tcW w:w="637" w:type="dxa"/>
          </w:tcPr>
          <w:p w:rsidR="00AF62BC" w:rsidRPr="00B103BF" w:rsidRDefault="00AF62BC" w:rsidP="00AF62BC">
            <w:pPr>
              <w:pStyle w:val="Checkbox"/>
              <w:keepNext/>
              <w:ind w:left="473" w:hanging="360"/>
              <w:rPr>
                <w:rFonts w:cs="Helvetica"/>
                <w:lang w:val="en-AU"/>
              </w:rPr>
            </w:pPr>
          </w:p>
        </w:tc>
        <w:tc>
          <w:tcPr>
            <w:tcW w:w="638" w:type="dxa"/>
          </w:tcPr>
          <w:p w:rsidR="00AF62BC" w:rsidRPr="00B103BF" w:rsidRDefault="00AF62BC" w:rsidP="00AF62BC">
            <w:pPr>
              <w:pStyle w:val="Checkbox"/>
              <w:keepNext/>
              <w:ind w:left="473" w:hanging="360"/>
              <w:rPr>
                <w:rFonts w:cs="Helvetica"/>
                <w:lang w:val="en-AU"/>
              </w:rPr>
            </w:pPr>
          </w:p>
        </w:tc>
      </w:tr>
      <w:tr w:rsidR="00AF62BC" w:rsidRPr="00B103BF" w:rsidTr="00AF62BC">
        <w:tc>
          <w:tcPr>
            <w:tcW w:w="7905" w:type="dxa"/>
            <w:vAlign w:val="center"/>
          </w:tcPr>
          <w:p w:rsidR="00AF62BC" w:rsidRPr="00B103BF" w:rsidRDefault="00AF62BC" w:rsidP="00AF62BC">
            <w:pPr>
              <w:pStyle w:val="TableText"/>
              <w:keepNext/>
              <w:rPr>
                <w:rFonts w:cs="Helvetica"/>
              </w:rPr>
            </w:pPr>
            <w:r w:rsidRPr="00B103BF">
              <w:rPr>
                <w:rFonts w:cs="Helvetica"/>
                <w:szCs w:val="22"/>
              </w:rPr>
              <w:t>Recommend wines and drinks to accompany selected foods</w:t>
            </w:r>
          </w:p>
        </w:tc>
        <w:tc>
          <w:tcPr>
            <w:tcW w:w="637" w:type="dxa"/>
          </w:tcPr>
          <w:p w:rsidR="00AF62BC" w:rsidRPr="00B103BF" w:rsidRDefault="00AF62BC" w:rsidP="00AF62BC">
            <w:pPr>
              <w:pStyle w:val="Checkbox"/>
              <w:keepNext/>
              <w:ind w:left="473" w:hanging="360"/>
              <w:rPr>
                <w:rFonts w:cs="Helvetica"/>
                <w:lang w:val="en-AU"/>
              </w:rPr>
            </w:pPr>
          </w:p>
        </w:tc>
        <w:tc>
          <w:tcPr>
            <w:tcW w:w="638" w:type="dxa"/>
          </w:tcPr>
          <w:p w:rsidR="00AF62BC" w:rsidRPr="00B103BF" w:rsidRDefault="00AF62BC" w:rsidP="00AF62BC">
            <w:pPr>
              <w:pStyle w:val="Checkbox"/>
              <w:keepNext/>
              <w:ind w:left="473" w:hanging="360"/>
              <w:rPr>
                <w:rFonts w:cs="Helvetica"/>
                <w:lang w:val="en-AU"/>
              </w:rPr>
            </w:pPr>
          </w:p>
        </w:tc>
      </w:tr>
      <w:tr w:rsidR="00AF62BC" w:rsidRPr="00B103BF" w:rsidTr="00AF62BC">
        <w:tc>
          <w:tcPr>
            <w:tcW w:w="7905" w:type="dxa"/>
            <w:vAlign w:val="center"/>
          </w:tcPr>
          <w:p w:rsidR="00AF62BC" w:rsidRPr="00B103BF" w:rsidRDefault="00AF62BC" w:rsidP="00AF62BC">
            <w:pPr>
              <w:pStyle w:val="TableText"/>
              <w:keepNext/>
              <w:rPr>
                <w:rFonts w:cs="Helvetica"/>
              </w:rPr>
            </w:pPr>
            <w:r w:rsidRPr="00B103BF">
              <w:rPr>
                <w:rFonts w:cs="Helvetica"/>
                <w:szCs w:val="22"/>
              </w:rPr>
              <w:t>Respond to guest queries regarding menu items and drink choices</w:t>
            </w:r>
          </w:p>
        </w:tc>
        <w:tc>
          <w:tcPr>
            <w:tcW w:w="637" w:type="dxa"/>
          </w:tcPr>
          <w:p w:rsidR="00AF62BC" w:rsidRPr="00B103BF" w:rsidRDefault="00AF62BC" w:rsidP="00AF62BC">
            <w:pPr>
              <w:pStyle w:val="Checkbox"/>
              <w:keepNext/>
              <w:ind w:left="473" w:hanging="360"/>
              <w:rPr>
                <w:rFonts w:cs="Helvetica"/>
                <w:lang w:val="en-AU"/>
              </w:rPr>
            </w:pPr>
          </w:p>
        </w:tc>
        <w:tc>
          <w:tcPr>
            <w:tcW w:w="638" w:type="dxa"/>
          </w:tcPr>
          <w:p w:rsidR="00AF62BC" w:rsidRPr="00B103BF" w:rsidRDefault="00AF62BC" w:rsidP="00AF62BC">
            <w:pPr>
              <w:pStyle w:val="Checkbox"/>
              <w:keepNext/>
              <w:ind w:left="473" w:hanging="360"/>
              <w:rPr>
                <w:rFonts w:cs="Helvetica"/>
                <w:lang w:val="en-AU"/>
              </w:rPr>
            </w:pPr>
          </w:p>
        </w:tc>
      </w:tr>
      <w:tr w:rsidR="00AF62BC" w:rsidRPr="00B103BF" w:rsidTr="00AF62BC">
        <w:tc>
          <w:tcPr>
            <w:tcW w:w="7905" w:type="dxa"/>
            <w:vAlign w:val="center"/>
          </w:tcPr>
          <w:p w:rsidR="00AF62BC" w:rsidRPr="00B103BF" w:rsidRDefault="00AF62BC" w:rsidP="00AF62BC">
            <w:pPr>
              <w:pStyle w:val="TableText"/>
              <w:rPr>
                <w:rFonts w:cs="Helvetica"/>
              </w:rPr>
            </w:pPr>
            <w:r w:rsidRPr="00B103BF">
              <w:rPr>
                <w:rFonts w:cs="Helvetica"/>
                <w:szCs w:val="22"/>
              </w:rPr>
              <w:t>Transfer orders to service and preparation points</w:t>
            </w:r>
          </w:p>
        </w:tc>
        <w:tc>
          <w:tcPr>
            <w:tcW w:w="637" w:type="dxa"/>
          </w:tcPr>
          <w:p w:rsidR="00AF62BC" w:rsidRPr="00B103BF" w:rsidRDefault="00AF62BC" w:rsidP="00F82243">
            <w:pPr>
              <w:pStyle w:val="Checkbox"/>
              <w:ind w:left="473" w:hanging="360"/>
              <w:rPr>
                <w:rFonts w:cs="Helvetica"/>
                <w:lang w:val="en-AU"/>
              </w:rPr>
            </w:pPr>
          </w:p>
        </w:tc>
        <w:tc>
          <w:tcPr>
            <w:tcW w:w="638" w:type="dxa"/>
          </w:tcPr>
          <w:p w:rsidR="00AF62BC" w:rsidRPr="00B103BF" w:rsidRDefault="00AF62BC" w:rsidP="00F82243">
            <w:pPr>
              <w:pStyle w:val="Checkbox"/>
              <w:ind w:left="473" w:hanging="360"/>
              <w:rPr>
                <w:rFonts w:cs="Helvetica"/>
                <w:lang w:val="en-AU"/>
              </w:rPr>
            </w:pPr>
          </w:p>
        </w:tc>
      </w:tr>
      <w:tr w:rsidR="00AF62BC" w:rsidRPr="00B103BF" w:rsidTr="00AF62BC">
        <w:tc>
          <w:tcPr>
            <w:tcW w:w="7905" w:type="dxa"/>
            <w:vAlign w:val="center"/>
          </w:tcPr>
          <w:p w:rsidR="00AF62BC" w:rsidRPr="00B103BF" w:rsidRDefault="00AF62BC" w:rsidP="00AF62BC">
            <w:pPr>
              <w:pStyle w:val="TableText"/>
              <w:rPr>
                <w:rFonts w:cs="Helvetica"/>
              </w:rPr>
            </w:pPr>
            <w:r w:rsidRPr="00B103BF">
              <w:rPr>
                <w:rFonts w:cs="Helvetica"/>
                <w:szCs w:val="22"/>
              </w:rPr>
              <w:t>Adjust settings/covers to reflect menu items selected</w:t>
            </w:r>
          </w:p>
        </w:tc>
        <w:tc>
          <w:tcPr>
            <w:tcW w:w="637" w:type="dxa"/>
          </w:tcPr>
          <w:p w:rsidR="00AF62BC" w:rsidRPr="00B103BF" w:rsidRDefault="00AF62BC" w:rsidP="00F82243">
            <w:pPr>
              <w:pStyle w:val="Checkbox"/>
              <w:ind w:left="473" w:hanging="360"/>
              <w:rPr>
                <w:rFonts w:cs="Helvetica"/>
                <w:lang w:val="en-AU"/>
              </w:rPr>
            </w:pPr>
          </w:p>
        </w:tc>
        <w:tc>
          <w:tcPr>
            <w:tcW w:w="638" w:type="dxa"/>
          </w:tcPr>
          <w:p w:rsidR="00AF62BC" w:rsidRPr="00B103BF" w:rsidRDefault="00AF62BC" w:rsidP="00F82243">
            <w:pPr>
              <w:pStyle w:val="Checkbox"/>
              <w:ind w:left="473" w:hanging="360"/>
              <w:rPr>
                <w:rFonts w:cs="Helvetica"/>
                <w:lang w:val="en-AU"/>
              </w:rPr>
            </w:pPr>
          </w:p>
        </w:tc>
      </w:tr>
      <w:tr w:rsidR="00AF62BC" w:rsidRPr="00B103BF" w:rsidTr="00AF62BC">
        <w:tc>
          <w:tcPr>
            <w:tcW w:w="7905" w:type="dxa"/>
            <w:vAlign w:val="center"/>
          </w:tcPr>
          <w:p w:rsidR="00AF62BC" w:rsidRPr="00B103BF" w:rsidRDefault="00AF62BC" w:rsidP="00AF62BC">
            <w:pPr>
              <w:pStyle w:val="TableText"/>
              <w:rPr>
                <w:rFonts w:cs="Helvetica"/>
              </w:rPr>
            </w:pPr>
            <w:r w:rsidRPr="00B103BF">
              <w:rPr>
                <w:rFonts w:cs="Helvetica"/>
                <w:szCs w:val="22"/>
              </w:rPr>
              <w:t>Liaise with other staff regarding intended service delivery</w:t>
            </w:r>
          </w:p>
        </w:tc>
        <w:tc>
          <w:tcPr>
            <w:tcW w:w="637" w:type="dxa"/>
          </w:tcPr>
          <w:p w:rsidR="00AF62BC" w:rsidRPr="00B103BF" w:rsidRDefault="00AF62BC" w:rsidP="00F82243">
            <w:pPr>
              <w:pStyle w:val="Checkbox"/>
              <w:ind w:left="473" w:hanging="360"/>
              <w:rPr>
                <w:rFonts w:cs="Helvetica"/>
                <w:lang w:val="en-AU"/>
              </w:rPr>
            </w:pPr>
          </w:p>
        </w:tc>
        <w:tc>
          <w:tcPr>
            <w:tcW w:w="638" w:type="dxa"/>
          </w:tcPr>
          <w:p w:rsidR="00AF62BC" w:rsidRPr="00B103BF" w:rsidRDefault="00AF62BC" w:rsidP="00F82243">
            <w:pPr>
              <w:pStyle w:val="Checkbox"/>
              <w:ind w:left="473" w:hanging="360"/>
              <w:rPr>
                <w:rFonts w:cs="Helvetica"/>
                <w:lang w:val="en-AU"/>
              </w:rPr>
            </w:pPr>
          </w:p>
        </w:tc>
      </w:tr>
      <w:tr w:rsidR="00B3100E" w:rsidRPr="00B103BF" w:rsidTr="00254D4E">
        <w:trPr>
          <w:trHeight w:val="227"/>
        </w:trPr>
        <w:tc>
          <w:tcPr>
            <w:tcW w:w="9180" w:type="dxa"/>
            <w:gridSpan w:val="3"/>
            <w:shd w:val="clear" w:color="auto" w:fill="D9D9D9" w:themeFill="background1" w:themeFillShade="D9"/>
          </w:tcPr>
          <w:p w:rsidR="00B3100E" w:rsidRPr="00B103BF" w:rsidRDefault="00B3100E" w:rsidP="00B3100E">
            <w:pPr>
              <w:pStyle w:val="TableTextBold"/>
              <w:rPr>
                <w:rFonts w:cs="Helvetica"/>
                <w:szCs w:val="22"/>
              </w:rPr>
            </w:pPr>
            <w:r w:rsidRPr="00B103BF">
              <w:rPr>
                <w:rFonts w:cs="Helvetica"/>
              </w:rPr>
              <w:t>Element 5: Prepare food and beverage environment for service</w:t>
            </w:r>
          </w:p>
        </w:tc>
      </w:tr>
      <w:tr w:rsidR="00AF62BC" w:rsidRPr="00B103BF" w:rsidTr="00254D4E">
        <w:trPr>
          <w:trHeight w:val="227"/>
        </w:trPr>
        <w:tc>
          <w:tcPr>
            <w:tcW w:w="7905" w:type="dxa"/>
            <w:vAlign w:val="center"/>
          </w:tcPr>
          <w:p w:rsidR="00AF62BC" w:rsidRPr="00B103BF" w:rsidRDefault="00AF62BC" w:rsidP="00254D4E">
            <w:pPr>
              <w:pStyle w:val="TableText"/>
              <w:rPr>
                <w:rFonts w:cs="Helvetica"/>
              </w:rPr>
            </w:pPr>
            <w:r w:rsidRPr="00B103BF">
              <w:rPr>
                <w:rFonts w:cs="Helvetica"/>
              </w:rPr>
              <w:t>Serve bread rolls</w:t>
            </w:r>
            <w:r w:rsidRPr="00B103BF">
              <w:rPr>
                <w:rFonts w:cs="Helvetica"/>
                <w:b/>
              </w:rPr>
              <w:t xml:space="preserve"> </w:t>
            </w:r>
            <w:r w:rsidRPr="00B103BF">
              <w:rPr>
                <w:rFonts w:cs="Helvetica"/>
              </w:rPr>
              <w:t>at table</w:t>
            </w:r>
          </w:p>
        </w:tc>
        <w:tc>
          <w:tcPr>
            <w:tcW w:w="637" w:type="dxa"/>
          </w:tcPr>
          <w:p w:rsidR="00AF62BC" w:rsidRPr="00B103BF" w:rsidRDefault="00AF62BC" w:rsidP="00254D4E">
            <w:pPr>
              <w:pStyle w:val="Checkbox"/>
              <w:ind w:left="473" w:hanging="360"/>
              <w:rPr>
                <w:rFonts w:cs="Helvetica"/>
                <w:lang w:val="en-AU"/>
              </w:rPr>
            </w:pPr>
          </w:p>
        </w:tc>
        <w:tc>
          <w:tcPr>
            <w:tcW w:w="638" w:type="dxa"/>
          </w:tcPr>
          <w:p w:rsidR="00AF62BC" w:rsidRPr="00B103BF" w:rsidRDefault="00AF62BC" w:rsidP="00254D4E">
            <w:pPr>
              <w:pStyle w:val="Checkbox"/>
              <w:ind w:left="473" w:hanging="360"/>
              <w:rPr>
                <w:rFonts w:cs="Helvetica"/>
                <w:lang w:val="en-AU"/>
              </w:rPr>
            </w:pPr>
          </w:p>
        </w:tc>
      </w:tr>
      <w:tr w:rsidR="00AF62BC" w:rsidRPr="00B103BF" w:rsidTr="00254D4E">
        <w:trPr>
          <w:trHeight w:val="227"/>
        </w:trPr>
        <w:tc>
          <w:tcPr>
            <w:tcW w:w="7905" w:type="dxa"/>
            <w:vAlign w:val="center"/>
          </w:tcPr>
          <w:p w:rsidR="00AF62BC" w:rsidRPr="00B103BF" w:rsidRDefault="00AF62BC" w:rsidP="00254D4E">
            <w:pPr>
              <w:pStyle w:val="TableText"/>
              <w:rPr>
                <w:rFonts w:cs="Helvetica"/>
              </w:rPr>
            </w:pPr>
            <w:r w:rsidRPr="00B103BF">
              <w:rPr>
                <w:rFonts w:cs="Helvetica"/>
              </w:rPr>
              <w:t>Serve dishes</w:t>
            </w:r>
            <w:r w:rsidRPr="00B103BF">
              <w:rPr>
                <w:rFonts w:cs="Helvetica"/>
                <w:b/>
              </w:rPr>
              <w:t xml:space="preserve"> </w:t>
            </w:r>
            <w:r w:rsidRPr="00B103BF">
              <w:rPr>
                <w:rFonts w:cs="Helvetica"/>
              </w:rPr>
              <w:t>as ordered by guests</w:t>
            </w:r>
          </w:p>
        </w:tc>
        <w:tc>
          <w:tcPr>
            <w:tcW w:w="637" w:type="dxa"/>
          </w:tcPr>
          <w:p w:rsidR="00AF62BC" w:rsidRPr="00B103BF" w:rsidRDefault="00AF62BC" w:rsidP="00254D4E">
            <w:pPr>
              <w:pStyle w:val="Checkbox"/>
              <w:ind w:left="473" w:hanging="360"/>
              <w:rPr>
                <w:rFonts w:cs="Helvetica"/>
                <w:lang w:val="en-AU"/>
              </w:rPr>
            </w:pPr>
          </w:p>
        </w:tc>
        <w:tc>
          <w:tcPr>
            <w:tcW w:w="638" w:type="dxa"/>
          </w:tcPr>
          <w:p w:rsidR="00AF62BC" w:rsidRPr="00B103BF" w:rsidRDefault="00AF62BC" w:rsidP="00254D4E">
            <w:pPr>
              <w:pStyle w:val="Checkbox"/>
              <w:ind w:left="473" w:hanging="360"/>
              <w:rPr>
                <w:rFonts w:cs="Helvetica"/>
                <w:lang w:val="en-AU"/>
              </w:rPr>
            </w:pPr>
          </w:p>
        </w:tc>
      </w:tr>
      <w:tr w:rsidR="00AF62BC" w:rsidRPr="00B103BF" w:rsidTr="00254D4E">
        <w:trPr>
          <w:trHeight w:val="227"/>
        </w:trPr>
        <w:tc>
          <w:tcPr>
            <w:tcW w:w="7905" w:type="dxa"/>
            <w:vAlign w:val="center"/>
          </w:tcPr>
          <w:p w:rsidR="00AF62BC" w:rsidRPr="00B103BF" w:rsidRDefault="00AF62BC" w:rsidP="00254D4E">
            <w:pPr>
              <w:pStyle w:val="TableText"/>
              <w:rPr>
                <w:rFonts w:cs="Helvetica"/>
              </w:rPr>
            </w:pPr>
            <w:r w:rsidRPr="00B103BF">
              <w:rPr>
                <w:rFonts w:cs="Helvetica"/>
              </w:rPr>
              <w:t>Check guest satisfaction as part of service delivery</w:t>
            </w:r>
          </w:p>
        </w:tc>
        <w:tc>
          <w:tcPr>
            <w:tcW w:w="637" w:type="dxa"/>
          </w:tcPr>
          <w:p w:rsidR="00AF62BC" w:rsidRPr="00B103BF" w:rsidRDefault="00AF62BC" w:rsidP="00254D4E">
            <w:pPr>
              <w:pStyle w:val="Checkbox"/>
              <w:ind w:left="473" w:hanging="360"/>
              <w:rPr>
                <w:rFonts w:cs="Helvetica"/>
                <w:lang w:val="en-AU"/>
              </w:rPr>
            </w:pPr>
          </w:p>
        </w:tc>
        <w:tc>
          <w:tcPr>
            <w:tcW w:w="638" w:type="dxa"/>
          </w:tcPr>
          <w:p w:rsidR="00AF62BC" w:rsidRPr="00B103BF" w:rsidRDefault="00AF62BC" w:rsidP="00254D4E">
            <w:pPr>
              <w:pStyle w:val="Checkbox"/>
              <w:ind w:left="473" w:hanging="360"/>
              <w:rPr>
                <w:rFonts w:cs="Helvetica"/>
                <w:lang w:val="en-AU"/>
              </w:rPr>
            </w:pPr>
          </w:p>
        </w:tc>
      </w:tr>
      <w:tr w:rsidR="00AF62BC" w:rsidRPr="00B103BF" w:rsidTr="00254D4E">
        <w:trPr>
          <w:trHeight w:val="227"/>
        </w:trPr>
        <w:tc>
          <w:tcPr>
            <w:tcW w:w="7905" w:type="dxa"/>
            <w:vAlign w:val="center"/>
          </w:tcPr>
          <w:p w:rsidR="00AF62BC" w:rsidRPr="00B103BF" w:rsidRDefault="00AF62BC" w:rsidP="00254D4E">
            <w:pPr>
              <w:pStyle w:val="TableText"/>
              <w:rPr>
                <w:rFonts w:cs="Helvetica"/>
              </w:rPr>
            </w:pPr>
            <w:r w:rsidRPr="00B103BF">
              <w:rPr>
                <w:rFonts w:cs="Helvetica"/>
              </w:rPr>
              <w:t>Take remedial action in the event of guest dissatisfaction</w:t>
            </w:r>
          </w:p>
        </w:tc>
        <w:tc>
          <w:tcPr>
            <w:tcW w:w="637" w:type="dxa"/>
          </w:tcPr>
          <w:p w:rsidR="00AF62BC" w:rsidRPr="00B103BF" w:rsidRDefault="00AF62BC" w:rsidP="00254D4E">
            <w:pPr>
              <w:pStyle w:val="Checkbox"/>
              <w:ind w:left="473" w:hanging="360"/>
              <w:rPr>
                <w:rFonts w:cs="Helvetica"/>
                <w:lang w:val="en-AU"/>
              </w:rPr>
            </w:pPr>
          </w:p>
        </w:tc>
        <w:tc>
          <w:tcPr>
            <w:tcW w:w="638" w:type="dxa"/>
          </w:tcPr>
          <w:p w:rsidR="00AF62BC" w:rsidRPr="00B103BF" w:rsidRDefault="00AF62BC" w:rsidP="00254D4E">
            <w:pPr>
              <w:pStyle w:val="Checkbox"/>
              <w:ind w:left="473" w:hanging="360"/>
              <w:rPr>
                <w:rFonts w:cs="Helvetica"/>
                <w:lang w:val="en-AU"/>
              </w:rPr>
            </w:pPr>
          </w:p>
        </w:tc>
      </w:tr>
      <w:tr w:rsidR="00AF62BC" w:rsidRPr="00B103BF" w:rsidTr="00254D4E">
        <w:trPr>
          <w:trHeight w:val="227"/>
        </w:trPr>
        <w:tc>
          <w:tcPr>
            <w:tcW w:w="7905" w:type="dxa"/>
            <w:vAlign w:val="center"/>
          </w:tcPr>
          <w:p w:rsidR="00AF62BC" w:rsidRPr="00B103BF" w:rsidRDefault="00AF62BC" w:rsidP="00254D4E">
            <w:pPr>
              <w:pStyle w:val="TableText"/>
              <w:rPr>
                <w:rFonts w:cs="Helvetica"/>
              </w:rPr>
            </w:pPr>
            <w:r w:rsidRPr="00B103BF">
              <w:rPr>
                <w:rFonts w:cs="Helvetica"/>
              </w:rPr>
              <w:t>Clear table</w:t>
            </w:r>
            <w:r w:rsidRPr="00B103BF">
              <w:rPr>
                <w:rFonts w:cs="Helvetica"/>
                <w:b/>
              </w:rPr>
              <w:t xml:space="preserve"> </w:t>
            </w:r>
            <w:r w:rsidRPr="00B103BF">
              <w:rPr>
                <w:rFonts w:cs="Helvetica"/>
              </w:rPr>
              <w:t xml:space="preserve">at appropriate times throughout meal and on completion of meal </w:t>
            </w:r>
          </w:p>
        </w:tc>
        <w:tc>
          <w:tcPr>
            <w:tcW w:w="637" w:type="dxa"/>
          </w:tcPr>
          <w:p w:rsidR="00AF62BC" w:rsidRPr="00B103BF" w:rsidRDefault="00AF62BC" w:rsidP="00254D4E">
            <w:pPr>
              <w:pStyle w:val="Checkbox"/>
              <w:ind w:left="473" w:hanging="360"/>
              <w:rPr>
                <w:rFonts w:cs="Helvetica"/>
                <w:lang w:val="en-AU"/>
              </w:rPr>
            </w:pPr>
          </w:p>
        </w:tc>
        <w:tc>
          <w:tcPr>
            <w:tcW w:w="638" w:type="dxa"/>
          </w:tcPr>
          <w:p w:rsidR="00AF62BC" w:rsidRPr="00B103BF" w:rsidRDefault="00AF62BC" w:rsidP="00254D4E">
            <w:pPr>
              <w:pStyle w:val="Checkbox"/>
              <w:ind w:left="473" w:hanging="360"/>
              <w:rPr>
                <w:rFonts w:cs="Helvetica"/>
                <w:lang w:val="en-AU"/>
              </w:rPr>
            </w:pPr>
          </w:p>
        </w:tc>
      </w:tr>
      <w:tr w:rsidR="00B3100E" w:rsidRPr="00B103BF" w:rsidTr="00254D4E">
        <w:trPr>
          <w:trHeight w:val="227"/>
        </w:trPr>
        <w:tc>
          <w:tcPr>
            <w:tcW w:w="9180" w:type="dxa"/>
            <w:gridSpan w:val="3"/>
            <w:shd w:val="clear" w:color="auto" w:fill="D9D9D9" w:themeFill="background1" w:themeFillShade="D9"/>
          </w:tcPr>
          <w:p w:rsidR="00B3100E" w:rsidRPr="00B103BF" w:rsidRDefault="00B3100E" w:rsidP="00B3100E">
            <w:pPr>
              <w:pStyle w:val="TableTextBold"/>
              <w:rPr>
                <w:rFonts w:cs="Helvetica"/>
                <w:szCs w:val="22"/>
              </w:rPr>
            </w:pPr>
            <w:r w:rsidRPr="00B103BF">
              <w:rPr>
                <w:rFonts w:cs="Helvetica"/>
              </w:rPr>
              <w:t>Element 6: Set tables</w:t>
            </w:r>
          </w:p>
        </w:tc>
      </w:tr>
      <w:tr w:rsidR="00254D4E" w:rsidRPr="00B103BF" w:rsidTr="00254D4E">
        <w:trPr>
          <w:trHeight w:val="227"/>
        </w:trPr>
        <w:tc>
          <w:tcPr>
            <w:tcW w:w="7905" w:type="dxa"/>
          </w:tcPr>
          <w:p w:rsidR="00254D4E" w:rsidRPr="00B103BF" w:rsidRDefault="00254D4E" w:rsidP="00254D4E">
            <w:pPr>
              <w:pStyle w:val="TableText"/>
              <w:rPr>
                <w:rFonts w:cs="Helvetica"/>
              </w:rPr>
            </w:pPr>
            <w:r w:rsidRPr="00B103BF">
              <w:rPr>
                <w:rFonts w:cs="Helvetica"/>
                <w:szCs w:val="22"/>
              </w:rPr>
              <w:t>Serve pre-dinner drinks to table</w:t>
            </w:r>
          </w:p>
        </w:tc>
        <w:tc>
          <w:tcPr>
            <w:tcW w:w="637" w:type="dxa"/>
          </w:tcPr>
          <w:p w:rsidR="00254D4E" w:rsidRPr="00B103BF" w:rsidRDefault="00254D4E" w:rsidP="00254D4E">
            <w:pPr>
              <w:pStyle w:val="Checkbox"/>
              <w:keepNext/>
              <w:ind w:left="473" w:hanging="360"/>
              <w:rPr>
                <w:rFonts w:cs="Helvetica"/>
                <w:lang w:val="en-AU"/>
              </w:rPr>
            </w:pPr>
          </w:p>
        </w:tc>
        <w:tc>
          <w:tcPr>
            <w:tcW w:w="638" w:type="dxa"/>
          </w:tcPr>
          <w:p w:rsidR="00254D4E" w:rsidRPr="00B103BF" w:rsidRDefault="00254D4E" w:rsidP="00254D4E">
            <w:pPr>
              <w:pStyle w:val="Checkbox"/>
              <w:keepNext/>
              <w:ind w:left="473" w:hanging="360"/>
              <w:rPr>
                <w:rFonts w:cs="Helvetica"/>
                <w:lang w:val="en-AU"/>
              </w:rPr>
            </w:pPr>
          </w:p>
        </w:tc>
      </w:tr>
      <w:tr w:rsidR="00254D4E" w:rsidRPr="00B103BF" w:rsidTr="00254D4E">
        <w:trPr>
          <w:trHeight w:val="227"/>
        </w:trPr>
        <w:tc>
          <w:tcPr>
            <w:tcW w:w="7905" w:type="dxa"/>
          </w:tcPr>
          <w:p w:rsidR="00254D4E" w:rsidRPr="00B103BF" w:rsidRDefault="00254D4E" w:rsidP="00254D4E">
            <w:pPr>
              <w:pStyle w:val="TableText"/>
              <w:rPr>
                <w:rFonts w:cs="Helvetica"/>
              </w:rPr>
            </w:pPr>
            <w:r w:rsidRPr="00B103BF">
              <w:rPr>
                <w:rFonts w:cs="Helvetica"/>
                <w:szCs w:val="22"/>
              </w:rPr>
              <w:t>Serve wines to table</w:t>
            </w:r>
          </w:p>
        </w:tc>
        <w:tc>
          <w:tcPr>
            <w:tcW w:w="637" w:type="dxa"/>
          </w:tcPr>
          <w:p w:rsidR="00254D4E" w:rsidRPr="00B103BF" w:rsidRDefault="00254D4E" w:rsidP="00254D4E">
            <w:pPr>
              <w:pStyle w:val="Checkbox"/>
              <w:keepNext/>
              <w:ind w:left="473" w:hanging="360"/>
              <w:rPr>
                <w:rFonts w:cs="Helvetica"/>
                <w:lang w:val="en-AU"/>
              </w:rPr>
            </w:pPr>
          </w:p>
        </w:tc>
        <w:tc>
          <w:tcPr>
            <w:tcW w:w="638" w:type="dxa"/>
          </w:tcPr>
          <w:p w:rsidR="00254D4E" w:rsidRPr="00B103BF" w:rsidRDefault="00254D4E" w:rsidP="00254D4E">
            <w:pPr>
              <w:pStyle w:val="Checkbox"/>
              <w:keepNext/>
              <w:ind w:left="473" w:hanging="360"/>
              <w:rPr>
                <w:rFonts w:cs="Helvetica"/>
                <w:lang w:val="en-AU"/>
              </w:rPr>
            </w:pPr>
          </w:p>
        </w:tc>
      </w:tr>
      <w:tr w:rsidR="00254D4E" w:rsidRPr="00B103BF" w:rsidTr="00254D4E">
        <w:trPr>
          <w:trHeight w:val="227"/>
        </w:trPr>
        <w:tc>
          <w:tcPr>
            <w:tcW w:w="7905" w:type="dxa"/>
          </w:tcPr>
          <w:p w:rsidR="00254D4E" w:rsidRPr="00B103BF" w:rsidRDefault="00254D4E" w:rsidP="00254D4E">
            <w:pPr>
              <w:pStyle w:val="TableText"/>
              <w:rPr>
                <w:rFonts w:cs="Helvetica"/>
              </w:rPr>
            </w:pPr>
            <w:r w:rsidRPr="00B103BF">
              <w:rPr>
                <w:rFonts w:cs="Helvetica"/>
                <w:szCs w:val="22"/>
              </w:rPr>
              <w:t>Serve after-meal drinks to table</w:t>
            </w:r>
          </w:p>
        </w:tc>
        <w:tc>
          <w:tcPr>
            <w:tcW w:w="637" w:type="dxa"/>
          </w:tcPr>
          <w:p w:rsidR="00254D4E" w:rsidRPr="00B103BF" w:rsidRDefault="00254D4E" w:rsidP="00254D4E">
            <w:pPr>
              <w:pStyle w:val="Checkbox"/>
              <w:keepNext/>
              <w:ind w:left="473" w:hanging="360"/>
              <w:rPr>
                <w:rFonts w:cs="Helvetica"/>
                <w:lang w:val="en-AU"/>
              </w:rPr>
            </w:pPr>
          </w:p>
        </w:tc>
        <w:tc>
          <w:tcPr>
            <w:tcW w:w="638" w:type="dxa"/>
          </w:tcPr>
          <w:p w:rsidR="00254D4E" w:rsidRPr="00B103BF" w:rsidRDefault="00254D4E" w:rsidP="00254D4E">
            <w:pPr>
              <w:pStyle w:val="Checkbox"/>
              <w:keepNext/>
              <w:ind w:left="473" w:hanging="360"/>
              <w:rPr>
                <w:rFonts w:cs="Helvetica"/>
                <w:lang w:val="en-AU"/>
              </w:rPr>
            </w:pPr>
          </w:p>
        </w:tc>
      </w:tr>
      <w:tr w:rsidR="00254D4E" w:rsidRPr="00B103BF" w:rsidTr="00254D4E">
        <w:trPr>
          <w:trHeight w:val="227"/>
        </w:trPr>
        <w:tc>
          <w:tcPr>
            <w:tcW w:w="7905" w:type="dxa"/>
          </w:tcPr>
          <w:p w:rsidR="00254D4E" w:rsidRPr="00B103BF" w:rsidRDefault="00254D4E" w:rsidP="00254D4E">
            <w:pPr>
              <w:pStyle w:val="TableText"/>
              <w:rPr>
                <w:rFonts w:cs="Helvetica"/>
              </w:rPr>
            </w:pPr>
            <w:r w:rsidRPr="00B103BF">
              <w:rPr>
                <w:rFonts w:cs="Helvetica"/>
                <w:szCs w:val="22"/>
              </w:rPr>
              <w:t>Coordinate timing of beverage service to match courses/menu items being served</w:t>
            </w:r>
          </w:p>
        </w:tc>
        <w:tc>
          <w:tcPr>
            <w:tcW w:w="637" w:type="dxa"/>
          </w:tcPr>
          <w:p w:rsidR="00254D4E" w:rsidRPr="00B103BF" w:rsidRDefault="00254D4E" w:rsidP="00254D4E">
            <w:pPr>
              <w:pStyle w:val="Checkbox"/>
              <w:ind w:left="473" w:hanging="360"/>
              <w:rPr>
                <w:rFonts w:cs="Helvetica"/>
                <w:lang w:val="en-AU"/>
              </w:rPr>
            </w:pPr>
          </w:p>
        </w:tc>
        <w:tc>
          <w:tcPr>
            <w:tcW w:w="638" w:type="dxa"/>
          </w:tcPr>
          <w:p w:rsidR="00254D4E" w:rsidRPr="00B103BF" w:rsidRDefault="00254D4E" w:rsidP="00254D4E">
            <w:pPr>
              <w:pStyle w:val="Checkbox"/>
              <w:ind w:left="473" w:hanging="360"/>
              <w:rPr>
                <w:rFonts w:cs="Helvetica"/>
                <w:lang w:val="en-AU"/>
              </w:rPr>
            </w:pPr>
          </w:p>
        </w:tc>
      </w:tr>
      <w:tr w:rsidR="00254D4E" w:rsidRPr="00B103BF" w:rsidTr="00254D4E">
        <w:tc>
          <w:tcPr>
            <w:tcW w:w="7905" w:type="dxa"/>
          </w:tcPr>
          <w:p w:rsidR="00254D4E" w:rsidRPr="00B103BF" w:rsidRDefault="00254D4E" w:rsidP="00254D4E">
            <w:pPr>
              <w:pStyle w:val="TableText"/>
              <w:rPr>
                <w:rFonts w:cs="Helvetica"/>
              </w:rPr>
            </w:pPr>
            <w:r w:rsidRPr="00B103BF">
              <w:rPr>
                <w:rFonts w:cs="Helvetica"/>
                <w:szCs w:val="22"/>
              </w:rPr>
              <w:t>Clear glasses and beverage items</w:t>
            </w:r>
          </w:p>
        </w:tc>
        <w:tc>
          <w:tcPr>
            <w:tcW w:w="637" w:type="dxa"/>
          </w:tcPr>
          <w:p w:rsidR="00254D4E" w:rsidRPr="00B103BF" w:rsidRDefault="00254D4E" w:rsidP="00254D4E">
            <w:pPr>
              <w:pStyle w:val="Checkbox"/>
              <w:ind w:left="473" w:hanging="360"/>
              <w:rPr>
                <w:rFonts w:cs="Helvetica"/>
                <w:lang w:val="en-AU"/>
              </w:rPr>
            </w:pPr>
          </w:p>
        </w:tc>
        <w:tc>
          <w:tcPr>
            <w:tcW w:w="638" w:type="dxa"/>
          </w:tcPr>
          <w:p w:rsidR="00254D4E" w:rsidRPr="00B103BF" w:rsidRDefault="00254D4E" w:rsidP="00254D4E">
            <w:pPr>
              <w:pStyle w:val="Checkbox"/>
              <w:ind w:left="473" w:hanging="360"/>
              <w:rPr>
                <w:rFonts w:cs="Helvetica"/>
                <w:lang w:val="en-AU"/>
              </w:rPr>
            </w:pPr>
          </w:p>
        </w:tc>
      </w:tr>
      <w:tr w:rsidR="00B3100E" w:rsidRPr="00B103BF" w:rsidTr="00254D4E">
        <w:tc>
          <w:tcPr>
            <w:tcW w:w="9180" w:type="dxa"/>
            <w:gridSpan w:val="3"/>
            <w:shd w:val="clear" w:color="auto" w:fill="D9D9D9" w:themeFill="background1" w:themeFillShade="D9"/>
          </w:tcPr>
          <w:p w:rsidR="00B3100E" w:rsidRPr="00B103BF" w:rsidRDefault="00B3100E" w:rsidP="00254D4E">
            <w:pPr>
              <w:pStyle w:val="TableTextBold"/>
              <w:keepNext/>
              <w:rPr>
                <w:rFonts w:cs="Helvetica"/>
              </w:rPr>
            </w:pPr>
            <w:r w:rsidRPr="00B103BF">
              <w:rPr>
                <w:rFonts w:cs="Helvetica"/>
              </w:rPr>
              <w:t>Element 7: Present account to guest</w:t>
            </w:r>
          </w:p>
        </w:tc>
      </w:tr>
      <w:tr w:rsidR="00254D4E" w:rsidRPr="00B103BF" w:rsidTr="00254D4E">
        <w:tc>
          <w:tcPr>
            <w:tcW w:w="7905" w:type="dxa"/>
            <w:vAlign w:val="center"/>
          </w:tcPr>
          <w:p w:rsidR="00254D4E" w:rsidRPr="00B103BF" w:rsidRDefault="00254D4E" w:rsidP="00254D4E">
            <w:pPr>
              <w:pStyle w:val="TableText"/>
              <w:keepNext/>
              <w:rPr>
                <w:rFonts w:cs="Helvetica"/>
              </w:rPr>
            </w:pPr>
            <w:r w:rsidRPr="00B103BF">
              <w:rPr>
                <w:rFonts w:cs="Helvetica"/>
                <w:szCs w:val="22"/>
              </w:rPr>
              <w:t>Compile guest account ready for presentation</w:t>
            </w:r>
          </w:p>
        </w:tc>
        <w:tc>
          <w:tcPr>
            <w:tcW w:w="637" w:type="dxa"/>
          </w:tcPr>
          <w:p w:rsidR="00254D4E" w:rsidRPr="00B103BF" w:rsidRDefault="00254D4E" w:rsidP="00254D4E">
            <w:pPr>
              <w:pStyle w:val="Checkbox"/>
              <w:keepNext/>
              <w:ind w:left="473" w:hanging="360"/>
              <w:rPr>
                <w:rFonts w:cs="Helvetica"/>
                <w:lang w:val="en-AU"/>
              </w:rPr>
            </w:pPr>
          </w:p>
        </w:tc>
        <w:tc>
          <w:tcPr>
            <w:tcW w:w="638" w:type="dxa"/>
          </w:tcPr>
          <w:p w:rsidR="00254D4E" w:rsidRPr="00B103BF" w:rsidRDefault="00254D4E" w:rsidP="00254D4E">
            <w:pPr>
              <w:pStyle w:val="Checkbox"/>
              <w:keepNext/>
              <w:ind w:left="473" w:hanging="360"/>
              <w:rPr>
                <w:rFonts w:cs="Helvetica"/>
                <w:lang w:val="en-AU"/>
              </w:rPr>
            </w:pPr>
          </w:p>
        </w:tc>
      </w:tr>
      <w:tr w:rsidR="00254D4E" w:rsidRPr="00B103BF" w:rsidTr="00254D4E">
        <w:tc>
          <w:tcPr>
            <w:tcW w:w="7905" w:type="dxa"/>
            <w:vAlign w:val="center"/>
          </w:tcPr>
          <w:p w:rsidR="00254D4E" w:rsidRPr="00B103BF" w:rsidRDefault="00254D4E" w:rsidP="00254D4E">
            <w:pPr>
              <w:pStyle w:val="TableText"/>
              <w:rPr>
                <w:rFonts w:cs="Helvetica"/>
              </w:rPr>
            </w:pPr>
            <w:r w:rsidRPr="00B103BF">
              <w:rPr>
                <w:rFonts w:cs="Helvetica"/>
                <w:szCs w:val="22"/>
              </w:rPr>
              <w:t>Present account to guest</w:t>
            </w:r>
          </w:p>
        </w:tc>
        <w:tc>
          <w:tcPr>
            <w:tcW w:w="637" w:type="dxa"/>
          </w:tcPr>
          <w:p w:rsidR="00254D4E" w:rsidRPr="00B103BF" w:rsidRDefault="00254D4E" w:rsidP="00254D4E">
            <w:pPr>
              <w:pStyle w:val="Checkbox"/>
              <w:ind w:left="473" w:hanging="360"/>
              <w:rPr>
                <w:rFonts w:cs="Helvetica"/>
                <w:lang w:val="en-AU"/>
              </w:rPr>
            </w:pPr>
          </w:p>
        </w:tc>
        <w:tc>
          <w:tcPr>
            <w:tcW w:w="638" w:type="dxa"/>
          </w:tcPr>
          <w:p w:rsidR="00254D4E" w:rsidRPr="00B103BF" w:rsidRDefault="00254D4E" w:rsidP="00254D4E">
            <w:pPr>
              <w:pStyle w:val="Checkbox"/>
              <w:ind w:left="473" w:hanging="360"/>
              <w:rPr>
                <w:rFonts w:cs="Helvetica"/>
                <w:lang w:val="en-AU"/>
              </w:rPr>
            </w:pPr>
          </w:p>
        </w:tc>
      </w:tr>
      <w:tr w:rsidR="00254D4E" w:rsidRPr="00B103BF" w:rsidTr="00254D4E">
        <w:tc>
          <w:tcPr>
            <w:tcW w:w="7905" w:type="dxa"/>
            <w:vAlign w:val="center"/>
          </w:tcPr>
          <w:p w:rsidR="00254D4E" w:rsidRPr="00B103BF" w:rsidRDefault="00254D4E" w:rsidP="00254D4E">
            <w:pPr>
              <w:pStyle w:val="TableText"/>
              <w:rPr>
                <w:rFonts w:cs="Helvetica"/>
              </w:rPr>
            </w:pPr>
            <w:r w:rsidRPr="00B103BF">
              <w:rPr>
                <w:rFonts w:cs="Helvetica"/>
                <w:szCs w:val="22"/>
              </w:rPr>
              <w:t>Accept payment for account</w:t>
            </w:r>
          </w:p>
        </w:tc>
        <w:tc>
          <w:tcPr>
            <w:tcW w:w="637" w:type="dxa"/>
          </w:tcPr>
          <w:p w:rsidR="00254D4E" w:rsidRPr="00B103BF" w:rsidRDefault="00254D4E" w:rsidP="00254D4E">
            <w:pPr>
              <w:pStyle w:val="Checkbox"/>
              <w:ind w:left="473" w:hanging="360"/>
              <w:rPr>
                <w:rFonts w:cs="Helvetica"/>
                <w:lang w:val="en-AU"/>
              </w:rPr>
            </w:pPr>
          </w:p>
        </w:tc>
        <w:tc>
          <w:tcPr>
            <w:tcW w:w="638" w:type="dxa"/>
          </w:tcPr>
          <w:p w:rsidR="00254D4E" w:rsidRPr="00B103BF" w:rsidRDefault="00254D4E" w:rsidP="00254D4E">
            <w:pPr>
              <w:pStyle w:val="Checkbox"/>
              <w:ind w:left="473" w:hanging="360"/>
              <w:rPr>
                <w:rFonts w:cs="Helvetica"/>
                <w:lang w:val="en-AU"/>
              </w:rPr>
            </w:pPr>
          </w:p>
        </w:tc>
      </w:tr>
      <w:tr w:rsidR="00254D4E" w:rsidRPr="00B103BF" w:rsidTr="00254D4E">
        <w:tc>
          <w:tcPr>
            <w:tcW w:w="7905" w:type="dxa"/>
            <w:vAlign w:val="center"/>
          </w:tcPr>
          <w:p w:rsidR="00254D4E" w:rsidRPr="00B103BF" w:rsidRDefault="00254D4E" w:rsidP="00254D4E">
            <w:pPr>
              <w:pStyle w:val="TableText"/>
              <w:rPr>
                <w:rFonts w:cs="Helvetica"/>
              </w:rPr>
            </w:pPr>
            <w:r w:rsidRPr="00B103BF">
              <w:rPr>
                <w:rFonts w:cs="Helvetica"/>
                <w:szCs w:val="22"/>
              </w:rPr>
              <w:t>Process payment of account</w:t>
            </w:r>
          </w:p>
        </w:tc>
        <w:tc>
          <w:tcPr>
            <w:tcW w:w="637" w:type="dxa"/>
          </w:tcPr>
          <w:p w:rsidR="00254D4E" w:rsidRPr="00B103BF" w:rsidRDefault="00254D4E" w:rsidP="00254D4E">
            <w:pPr>
              <w:pStyle w:val="Checkbox"/>
              <w:ind w:left="473" w:hanging="360"/>
              <w:rPr>
                <w:rFonts w:cs="Helvetica"/>
                <w:lang w:val="en-AU"/>
              </w:rPr>
            </w:pPr>
          </w:p>
        </w:tc>
        <w:tc>
          <w:tcPr>
            <w:tcW w:w="638" w:type="dxa"/>
          </w:tcPr>
          <w:p w:rsidR="00254D4E" w:rsidRPr="00B103BF" w:rsidRDefault="00254D4E" w:rsidP="00254D4E">
            <w:pPr>
              <w:pStyle w:val="Checkbox"/>
              <w:ind w:left="473" w:hanging="360"/>
              <w:rPr>
                <w:rFonts w:cs="Helvetica"/>
                <w:lang w:val="en-AU"/>
              </w:rPr>
            </w:pPr>
          </w:p>
        </w:tc>
      </w:tr>
      <w:tr w:rsidR="00B3100E" w:rsidRPr="00B103BF" w:rsidTr="00254D4E">
        <w:tc>
          <w:tcPr>
            <w:tcW w:w="9180" w:type="dxa"/>
            <w:gridSpan w:val="3"/>
            <w:shd w:val="clear" w:color="auto" w:fill="D9D9D9" w:themeFill="background1" w:themeFillShade="D9"/>
          </w:tcPr>
          <w:p w:rsidR="00B3100E" w:rsidRPr="00B103BF" w:rsidRDefault="00B3100E" w:rsidP="00B3100E">
            <w:pPr>
              <w:pStyle w:val="TableTextBold"/>
              <w:rPr>
                <w:rFonts w:cs="Helvetica"/>
              </w:rPr>
            </w:pPr>
            <w:r w:rsidRPr="00B103BF">
              <w:rPr>
                <w:rFonts w:cs="Helvetica"/>
              </w:rPr>
              <w:t>Element 8: Provide departure services</w:t>
            </w:r>
          </w:p>
        </w:tc>
      </w:tr>
      <w:tr w:rsidR="00254D4E" w:rsidRPr="00B103BF" w:rsidTr="00254D4E">
        <w:tc>
          <w:tcPr>
            <w:tcW w:w="7905" w:type="dxa"/>
            <w:vAlign w:val="center"/>
          </w:tcPr>
          <w:p w:rsidR="00254D4E" w:rsidRPr="00B103BF" w:rsidRDefault="00254D4E" w:rsidP="00254D4E">
            <w:pPr>
              <w:pStyle w:val="TableText"/>
              <w:rPr>
                <w:rFonts w:cs="Helvetica"/>
              </w:rPr>
            </w:pPr>
            <w:r w:rsidRPr="00B103BF">
              <w:rPr>
                <w:rFonts w:cs="Helvetica"/>
                <w:szCs w:val="22"/>
              </w:rPr>
              <w:t>Assist guest in leaving table</w:t>
            </w:r>
          </w:p>
        </w:tc>
        <w:tc>
          <w:tcPr>
            <w:tcW w:w="637" w:type="dxa"/>
          </w:tcPr>
          <w:p w:rsidR="00254D4E" w:rsidRPr="00B103BF" w:rsidRDefault="00254D4E" w:rsidP="00254D4E">
            <w:pPr>
              <w:pStyle w:val="Checkbox"/>
              <w:ind w:left="473" w:hanging="360"/>
              <w:rPr>
                <w:rFonts w:cs="Helvetica"/>
                <w:lang w:val="en-AU"/>
              </w:rPr>
            </w:pPr>
          </w:p>
        </w:tc>
        <w:tc>
          <w:tcPr>
            <w:tcW w:w="638" w:type="dxa"/>
          </w:tcPr>
          <w:p w:rsidR="00254D4E" w:rsidRPr="00B103BF" w:rsidRDefault="00254D4E" w:rsidP="00254D4E">
            <w:pPr>
              <w:pStyle w:val="Checkbox"/>
              <w:ind w:left="473" w:hanging="360"/>
              <w:rPr>
                <w:rFonts w:cs="Helvetica"/>
                <w:lang w:val="en-AU"/>
              </w:rPr>
            </w:pPr>
          </w:p>
        </w:tc>
      </w:tr>
      <w:tr w:rsidR="00254D4E" w:rsidRPr="00B103BF" w:rsidTr="00254D4E">
        <w:tc>
          <w:tcPr>
            <w:tcW w:w="7905" w:type="dxa"/>
            <w:vAlign w:val="center"/>
          </w:tcPr>
          <w:p w:rsidR="00254D4E" w:rsidRPr="00B103BF" w:rsidRDefault="00254D4E" w:rsidP="00254D4E">
            <w:pPr>
              <w:pStyle w:val="TableText"/>
              <w:rPr>
                <w:rFonts w:cs="Helvetica"/>
              </w:rPr>
            </w:pPr>
            <w:r w:rsidRPr="00B103BF">
              <w:rPr>
                <w:rFonts w:cs="Helvetica"/>
                <w:szCs w:val="22"/>
              </w:rPr>
              <w:t>Provide end-of-service assistance, as required</w:t>
            </w:r>
          </w:p>
        </w:tc>
        <w:tc>
          <w:tcPr>
            <w:tcW w:w="637" w:type="dxa"/>
          </w:tcPr>
          <w:p w:rsidR="00254D4E" w:rsidRPr="00B103BF" w:rsidRDefault="00254D4E" w:rsidP="00254D4E">
            <w:pPr>
              <w:pStyle w:val="Checkbox"/>
              <w:ind w:left="473" w:hanging="360"/>
              <w:rPr>
                <w:rFonts w:cs="Helvetica"/>
                <w:lang w:val="en-AU"/>
              </w:rPr>
            </w:pPr>
          </w:p>
        </w:tc>
        <w:tc>
          <w:tcPr>
            <w:tcW w:w="638" w:type="dxa"/>
          </w:tcPr>
          <w:p w:rsidR="00254D4E" w:rsidRPr="00B103BF" w:rsidRDefault="00254D4E" w:rsidP="00254D4E">
            <w:pPr>
              <w:pStyle w:val="Checkbox"/>
              <w:ind w:left="473" w:hanging="360"/>
              <w:rPr>
                <w:rFonts w:cs="Helvetica"/>
                <w:lang w:val="en-AU"/>
              </w:rPr>
            </w:pPr>
          </w:p>
        </w:tc>
      </w:tr>
      <w:tr w:rsidR="00254D4E" w:rsidRPr="00B103BF" w:rsidTr="00254D4E">
        <w:tc>
          <w:tcPr>
            <w:tcW w:w="7905" w:type="dxa"/>
            <w:vAlign w:val="center"/>
          </w:tcPr>
          <w:p w:rsidR="00254D4E" w:rsidRPr="00B103BF" w:rsidRDefault="00254D4E" w:rsidP="00254D4E">
            <w:pPr>
              <w:pStyle w:val="TableText"/>
              <w:rPr>
                <w:rFonts w:cs="Helvetica"/>
              </w:rPr>
            </w:pPr>
            <w:r w:rsidRPr="00B103BF">
              <w:rPr>
                <w:rFonts w:cs="Helvetica"/>
                <w:szCs w:val="22"/>
              </w:rPr>
              <w:t>Farewell guests</w:t>
            </w:r>
          </w:p>
        </w:tc>
        <w:tc>
          <w:tcPr>
            <w:tcW w:w="637" w:type="dxa"/>
          </w:tcPr>
          <w:p w:rsidR="00254D4E" w:rsidRPr="00B103BF" w:rsidRDefault="00254D4E" w:rsidP="00254D4E">
            <w:pPr>
              <w:pStyle w:val="Checkbox"/>
              <w:ind w:left="473" w:hanging="360"/>
              <w:rPr>
                <w:rFonts w:cs="Helvetica"/>
                <w:lang w:val="en-AU"/>
              </w:rPr>
            </w:pPr>
          </w:p>
        </w:tc>
        <w:tc>
          <w:tcPr>
            <w:tcW w:w="638" w:type="dxa"/>
          </w:tcPr>
          <w:p w:rsidR="00254D4E" w:rsidRPr="00B103BF" w:rsidRDefault="00254D4E" w:rsidP="00254D4E">
            <w:pPr>
              <w:pStyle w:val="Checkbox"/>
              <w:ind w:left="473" w:hanging="360"/>
              <w:rPr>
                <w:rFonts w:cs="Helvetica"/>
                <w:lang w:val="en-AU"/>
              </w:rPr>
            </w:pPr>
          </w:p>
        </w:tc>
      </w:tr>
      <w:tr w:rsidR="00B3100E" w:rsidRPr="00B103BF" w:rsidTr="00B3100E">
        <w:tc>
          <w:tcPr>
            <w:tcW w:w="9180" w:type="dxa"/>
            <w:gridSpan w:val="3"/>
            <w:shd w:val="clear" w:color="auto" w:fill="D9D9D9" w:themeFill="background1" w:themeFillShade="D9"/>
          </w:tcPr>
          <w:p w:rsidR="00B3100E" w:rsidRPr="00B103BF" w:rsidRDefault="00B3100E" w:rsidP="00B3100E">
            <w:pPr>
              <w:pStyle w:val="TableTextBold"/>
              <w:rPr>
                <w:rFonts w:cs="Helvetica"/>
              </w:rPr>
            </w:pPr>
            <w:r w:rsidRPr="00B103BF">
              <w:rPr>
                <w:rFonts w:cs="Helvetica"/>
              </w:rPr>
              <w:t>Element 9:</w:t>
            </w:r>
            <w:r w:rsidRPr="00B103BF">
              <w:rPr>
                <w:rFonts w:eastAsia="SimSun" w:cs="Helvetica"/>
                <w:szCs w:val="22"/>
              </w:rPr>
              <w:t xml:space="preserve"> </w:t>
            </w:r>
            <w:r w:rsidRPr="00B103BF">
              <w:rPr>
                <w:rFonts w:cs="Helvetica"/>
              </w:rPr>
              <w:t>Conduct shut down activities</w:t>
            </w:r>
          </w:p>
        </w:tc>
      </w:tr>
      <w:tr w:rsidR="00254D4E" w:rsidRPr="00B103BF" w:rsidTr="00254D4E">
        <w:tc>
          <w:tcPr>
            <w:tcW w:w="7905" w:type="dxa"/>
            <w:vAlign w:val="center"/>
          </w:tcPr>
          <w:p w:rsidR="00254D4E" w:rsidRPr="00B103BF" w:rsidRDefault="00254D4E" w:rsidP="00254D4E">
            <w:pPr>
              <w:pStyle w:val="TableText"/>
              <w:rPr>
                <w:rFonts w:cs="Helvetica"/>
              </w:rPr>
            </w:pPr>
            <w:r w:rsidRPr="00B103BF">
              <w:rPr>
                <w:rFonts w:cs="Helvetica"/>
              </w:rPr>
              <w:t>Turn off electrical and service-related equipment, where appropriate</w:t>
            </w:r>
          </w:p>
        </w:tc>
        <w:tc>
          <w:tcPr>
            <w:tcW w:w="637" w:type="dxa"/>
          </w:tcPr>
          <w:p w:rsidR="00254D4E" w:rsidRPr="00B103BF" w:rsidRDefault="00254D4E" w:rsidP="00254D4E">
            <w:pPr>
              <w:pStyle w:val="Checkbox"/>
              <w:ind w:left="473" w:hanging="360"/>
              <w:rPr>
                <w:rFonts w:cs="Helvetica"/>
                <w:lang w:val="en-AU"/>
              </w:rPr>
            </w:pPr>
          </w:p>
        </w:tc>
        <w:tc>
          <w:tcPr>
            <w:tcW w:w="638" w:type="dxa"/>
          </w:tcPr>
          <w:p w:rsidR="00254D4E" w:rsidRPr="00B103BF" w:rsidRDefault="00254D4E" w:rsidP="00254D4E">
            <w:pPr>
              <w:pStyle w:val="Checkbox"/>
              <w:ind w:left="473" w:hanging="360"/>
              <w:rPr>
                <w:rFonts w:cs="Helvetica"/>
                <w:lang w:val="en-AU"/>
              </w:rPr>
            </w:pPr>
          </w:p>
        </w:tc>
      </w:tr>
      <w:tr w:rsidR="00254D4E" w:rsidRPr="00B103BF" w:rsidTr="00254D4E">
        <w:tc>
          <w:tcPr>
            <w:tcW w:w="7905" w:type="dxa"/>
            <w:vAlign w:val="center"/>
          </w:tcPr>
          <w:p w:rsidR="00254D4E" w:rsidRPr="00B103BF" w:rsidRDefault="00254D4E" w:rsidP="00254D4E">
            <w:pPr>
              <w:pStyle w:val="TableText"/>
              <w:rPr>
                <w:rFonts w:cs="Helvetica"/>
              </w:rPr>
            </w:pPr>
            <w:r w:rsidRPr="00B103BF">
              <w:rPr>
                <w:rFonts w:cs="Helvetica"/>
              </w:rPr>
              <w:t>Remove used linen items for laundering</w:t>
            </w:r>
          </w:p>
        </w:tc>
        <w:tc>
          <w:tcPr>
            <w:tcW w:w="637" w:type="dxa"/>
          </w:tcPr>
          <w:p w:rsidR="00254D4E" w:rsidRPr="00B103BF" w:rsidRDefault="00254D4E" w:rsidP="00254D4E">
            <w:pPr>
              <w:pStyle w:val="Checkbox"/>
              <w:ind w:left="473" w:hanging="360"/>
              <w:rPr>
                <w:rFonts w:cs="Helvetica"/>
                <w:lang w:val="en-AU"/>
              </w:rPr>
            </w:pPr>
          </w:p>
        </w:tc>
        <w:tc>
          <w:tcPr>
            <w:tcW w:w="638" w:type="dxa"/>
          </w:tcPr>
          <w:p w:rsidR="00254D4E" w:rsidRPr="00B103BF" w:rsidRDefault="00254D4E" w:rsidP="00254D4E">
            <w:pPr>
              <w:pStyle w:val="Checkbox"/>
              <w:ind w:left="473" w:hanging="360"/>
              <w:rPr>
                <w:rFonts w:cs="Helvetica"/>
                <w:lang w:val="en-AU"/>
              </w:rPr>
            </w:pPr>
          </w:p>
        </w:tc>
      </w:tr>
      <w:tr w:rsidR="00254D4E" w:rsidRPr="00B103BF" w:rsidTr="00254D4E">
        <w:tc>
          <w:tcPr>
            <w:tcW w:w="7905" w:type="dxa"/>
            <w:vAlign w:val="center"/>
          </w:tcPr>
          <w:p w:rsidR="00254D4E" w:rsidRPr="00B103BF" w:rsidRDefault="00254D4E" w:rsidP="00254D4E">
            <w:pPr>
              <w:pStyle w:val="TableText"/>
              <w:rPr>
                <w:rFonts w:cs="Helvetica"/>
              </w:rPr>
            </w:pPr>
            <w:r w:rsidRPr="00B103BF">
              <w:rPr>
                <w:rFonts w:cs="Helvetica"/>
              </w:rPr>
              <w:t>Store, stock and replenish, where necessary, for next service session</w:t>
            </w:r>
          </w:p>
        </w:tc>
        <w:tc>
          <w:tcPr>
            <w:tcW w:w="637" w:type="dxa"/>
          </w:tcPr>
          <w:p w:rsidR="00254D4E" w:rsidRPr="00B103BF" w:rsidRDefault="00254D4E" w:rsidP="00254D4E">
            <w:pPr>
              <w:pStyle w:val="Checkbox"/>
              <w:ind w:left="473" w:hanging="360"/>
              <w:rPr>
                <w:rFonts w:cs="Helvetica"/>
                <w:lang w:val="en-AU"/>
              </w:rPr>
            </w:pPr>
          </w:p>
        </w:tc>
        <w:tc>
          <w:tcPr>
            <w:tcW w:w="638" w:type="dxa"/>
          </w:tcPr>
          <w:p w:rsidR="00254D4E" w:rsidRPr="00B103BF" w:rsidRDefault="00254D4E" w:rsidP="00254D4E">
            <w:pPr>
              <w:pStyle w:val="Checkbox"/>
              <w:ind w:left="473" w:hanging="360"/>
              <w:rPr>
                <w:rFonts w:cs="Helvetica"/>
                <w:lang w:val="en-AU"/>
              </w:rPr>
            </w:pPr>
          </w:p>
        </w:tc>
      </w:tr>
      <w:tr w:rsidR="00254D4E" w:rsidRPr="00B103BF" w:rsidTr="00254D4E">
        <w:tc>
          <w:tcPr>
            <w:tcW w:w="7905" w:type="dxa"/>
            <w:vAlign w:val="center"/>
          </w:tcPr>
          <w:p w:rsidR="00254D4E" w:rsidRPr="00B103BF" w:rsidRDefault="00254D4E" w:rsidP="00254D4E">
            <w:pPr>
              <w:pStyle w:val="TableText"/>
              <w:rPr>
                <w:rFonts w:cs="Helvetica"/>
              </w:rPr>
            </w:pPr>
            <w:r w:rsidRPr="00B103BF">
              <w:rPr>
                <w:rFonts w:cs="Helvetica"/>
              </w:rPr>
              <w:t>Dispose of waste</w:t>
            </w:r>
          </w:p>
        </w:tc>
        <w:tc>
          <w:tcPr>
            <w:tcW w:w="637" w:type="dxa"/>
          </w:tcPr>
          <w:p w:rsidR="00254D4E" w:rsidRPr="00B103BF" w:rsidRDefault="00254D4E" w:rsidP="00254D4E">
            <w:pPr>
              <w:pStyle w:val="Checkbox"/>
              <w:ind w:left="473" w:hanging="360"/>
              <w:rPr>
                <w:rFonts w:cs="Helvetica"/>
                <w:lang w:val="en-AU"/>
              </w:rPr>
            </w:pPr>
          </w:p>
        </w:tc>
        <w:tc>
          <w:tcPr>
            <w:tcW w:w="638" w:type="dxa"/>
          </w:tcPr>
          <w:p w:rsidR="00254D4E" w:rsidRPr="00B103BF" w:rsidRDefault="00254D4E" w:rsidP="00254D4E">
            <w:pPr>
              <w:pStyle w:val="Checkbox"/>
              <w:ind w:left="473" w:hanging="360"/>
              <w:rPr>
                <w:rFonts w:cs="Helvetica"/>
                <w:lang w:val="en-AU"/>
              </w:rPr>
            </w:pPr>
          </w:p>
        </w:tc>
      </w:tr>
      <w:tr w:rsidR="00254D4E" w:rsidRPr="00B103BF" w:rsidTr="00254D4E">
        <w:tc>
          <w:tcPr>
            <w:tcW w:w="7905" w:type="dxa"/>
            <w:vAlign w:val="center"/>
          </w:tcPr>
          <w:p w:rsidR="00254D4E" w:rsidRPr="00B103BF" w:rsidRDefault="00254D4E" w:rsidP="00254D4E">
            <w:pPr>
              <w:pStyle w:val="TableText"/>
              <w:rPr>
                <w:rFonts w:cs="Helvetica"/>
              </w:rPr>
            </w:pPr>
            <w:r w:rsidRPr="00B103BF">
              <w:rPr>
                <w:rFonts w:cs="Helvetica"/>
              </w:rPr>
              <w:t>Clear and clean service area and service items</w:t>
            </w:r>
          </w:p>
        </w:tc>
        <w:tc>
          <w:tcPr>
            <w:tcW w:w="637" w:type="dxa"/>
          </w:tcPr>
          <w:p w:rsidR="00254D4E" w:rsidRPr="00B103BF" w:rsidRDefault="00254D4E" w:rsidP="00254D4E">
            <w:pPr>
              <w:pStyle w:val="Checkbox"/>
              <w:ind w:left="473" w:hanging="360"/>
              <w:rPr>
                <w:rFonts w:cs="Helvetica"/>
                <w:lang w:val="en-AU"/>
              </w:rPr>
            </w:pPr>
          </w:p>
        </w:tc>
        <w:tc>
          <w:tcPr>
            <w:tcW w:w="638" w:type="dxa"/>
          </w:tcPr>
          <w:p w:rsidR="00254D4E" w:rsidRPr="00B103BF" w:rsidRDefault="00254D4E" w:rsidP="00254D4E">
            <w:pPr>
              <w:pStyle w:val="Checkbox"/>
              <w:ind w:left="473" w:hanging="360"/>
              <w:rPr>
                <w:rFonts w:cs="Helvetica"/>
                <w:lang w:val="en-AU"/>
              </w:rPr>
            </w:pPr>
          </w:p>
        </w:tc>
      </w:tr>
      <w:tr w:rsidR="00254D4E" w:rsidRPr="00B103BF" w:rsidTr="00254D4E">
        <w:tc>
          <w:tcPr>
            <w:tcW w:w="7905" w:type="dxa"/>
            <w:vAlign w:val="center"/>
          </w:tcPr>
          <w:p w:rsidR="00254D4E" w:rsidRPr="00B103BF" w:rsidRDefault="00254D4E" w:rsidP="00254D4E">
            <w:pPr>
              <w:pStyle w:val="TableText"/>
              <w:rPr>
                <w:rFonts w:cs="Helvetica"/>
              </w:rPr>
            </w:pPr>
            <w:r w:rsidRPr="00B103BF">
              <w:rPr>
                <w:rFonts w:cs="Helvetica"/>
              </w:rPr>
              <w:t xml:space="preserve">Conduct session de-briefing </w:t>
            </w:r>
          </w:p>
        </w:tc>
        <w:tc>
          <w:tcPr>
            <w:tcW w:w="637" w:type="dxa"/>
          </w:tcPr>
          <w:p w:rsidR="00254D4E" w:rsidRPr="00B103BF" w:rsidRDefault="00254D4E" w:rsidP="00254D4E">
            <w:pPr>
              <w:pStyle w:val="Checkbox"/>
              <w:ind w:left="473" w:hanging="360"/>
              <w:rPr>
                <w:rFonts w:cs="Helvetica"/>
                <w:lang w:val="en-AU"/>
              </w:rPr>
            </w:pPr>
          </w:p>
        </w:tc>
        <w:tc>
          <w:tcPr>
            <w:tcW w:w="638" w:type="dxa"/>
          </w:tcPr>
          <w:p w:rsidR="00254D4E" w:rsidRPr="00B103BF" w:rsidRDefault="00254D4E" w:rsidP="00254D4E">
            <w:pPr>
              <w:pStyle w:val="Checkbox"/>
              <w:ind w:left="473" w:hanging="360"/>
              <w:rPr>
                <w:rFonts w:cs="Helvetica"/>
                <w:lang w:val="en-AU"/>
              </w:rPr>
            </w:pPr>
          </w:p>
        </w:tc>
      </w:tr>
      <w:tr w:rsidR="00254D4E" w:rsidRPr="00B103BF" w:rsidTr="00254D4E">
        <w:tc>
          <w:tcPr>
            <w:tcW w:w="7905" w:type="dxa"/>
            <w:vAlign w:val="center"/>
          </w:tcPr>
          <w:p w:rsidR="00254D4E" w:rsidRPr="00B103BF" w:rsidRDefault="00254D4E" w:rsidP="00254D4E">
            <w:pPr>
              <w:pStyle w:val="TableText"/>
              <w:rPr>
                <w:rFonts w:cs="Helvetica"/>
              </w:rPr>
            </w:pPr>
            <w:r w:rsidRPr="00B103BF">
              <w:rPr>
                <w:rFonts w:cs="Helvetica"/>
              </w:rPr>
              <w:t>Conduct handover to incoming shift, where appropriate</w:t>
            </w:r>
          </w:p>
        </w:tc>
        <w:tc>
          <w:tcPr>
            <w:tcW w:w="637" w:type="dxa"/>
          </w:tcPr>
          <w:p w:rsidR="00254D4E" w:rsidRPr="00B103BF" w:rsidRDefault="00254D4E" w:rsidP="00254D4E">
            <w:pPr>
              <w:pStyle w:val="Checkbox"/>
              <w:ind w:left="473" w:hanging="360"/>
              <w:rPr>
                <w:rFonts w:cs="Helvetica"/>
                <w:lang w:val="en-AU"/>
              </w:rPr>
            </w:pPr>
          </w:p>
        </w:tc>
        <w:tc>
          <w:tcPr>
            <w:tcW w:w="638" w:type="dxa"/>
          </w:tcPr>
          <w:p w:rsidR="00254D4E" w:rsidRPr="00B103BF" w:rsidRDefault="00254D4E" w:rsidP="00254D4E">
            <w:pPr>
              <w:pStyle w:val="Checkbox"/>
              <w:ind w:left="473" w:hanging="360"/>
              <w:rPr>
                <w:rFonts w:cs="Helvetica"/>
                <w:lang w:val="en-AU"/>
              </w:rPr>
            </w:pPr>
          </w:p>
        </w:tc>
      </w:tr>
      <w:tr w:rsidR="00B3100E" w:rsidRPr="00B103BF" w:rsidTr="00254D4E">
        <w:tc>
          <w:tcPr>
            <w:tcW w:w="7905" w:type="dxa"/>
            <w:shd w:val="clear" w:color="auto" w:fill="D9D9D9" w:themeFill="background1" w:themeFillShade="D9"/>
            <w:vAlign w:val="center"/>
          </w:tcPr>
          <w:p w:rsidR="00B3100E" w:rsidRPr="00B103BF" w:rsidRDefault="00B3100E" w:rsidP="00254D4E">
            <w:pPr>
              <w:pStyle w:val="TableTextBold"/>
              <w:rPr>
                <w:rFonts w:cs="Helvetica"/>
              </w:rPr>
            </w:pPr>
            <w:r w:rsidRPr="00B103BF">
              <w:rPr>
                <w:rFonts w:cs="Helvetica"/>
              </w:rPr>
              <w:t>Did the student’s overall performance meet the standard?</w:t>
            </w:r>
          </w:p>
        </w:tc>
        <w:tc>
          <w:tcPr>
            <w:tcW w:w="637" w:type="dxa"/>
            <w:shd w:val="clear" w:color="auto" w:fill="D9D9D9" w:themeFill="background1" w:themeFillShade="D9"/>
          </w:tcPr>
          <w:p w:rsidR="00B3100E" w:rsidRPr="00B103BF" w:rsidRDefault="00B3100E" w:rsidP="00254D4E">
            <w:pPr>
              <w:pStyle w:val="Checkbox"/>
              <w:ind w:left="473" w:hanging="360"/>
              <w:rPr>
                <w:rFonts w:cs="Helvetica"/>
                <w:lang w:val="en-AU"/>
              </w:rPr>
            </w:pPr>
          </w:p>
        </w:tc>
        <w:tc>
          <w:tcPr>
            <w:tcW w:w="638" w:type="dxa"/>
            <w:shd w:val="clear" w:color="auto" w:fill="D9D9D9" w:themeFill="background1" w:themeFillShade="D9"/>
          </w:tcPr>
          <w:p w:rsidR="00B3100E" w:rsidRPr="00B103BF" w:rsidRDefault="00B3100E" w:rsidP="00254D4E">
            <w:pPr>
              <w:pStyle w:val="Checkbox"/>
              <w:ind w:left="473" w:hanging="360"/>
              <w:rPr>
                <w:rFonts w:cs="Helvetica"/>
                <w:lang w:val="en-AU"/>
              </w:rPr>
            </w:pPr>
          </w:p>
        </w:tc>
      </w:tr>
    </w:tbl>
    <w:p w:rsidR="00F82243" w:rsidRPr="00B103BF" w:rsidRDefault="00F82243">
      <w:pPr>
        <w:rPr>
          <w:rFonts w:ascii="Helvetica" w:eastAsia="Times New Roman" w:hAnsi="Helvetica" w:cs="Helvetica"/>
          <w:szCs w:val="24"/>
          <w:lang w:eastAsia="en-US"/>
        </w:rPr>
      </w:pPr>
      <w:r w:rsidRPr="00B103BF">
        <w:rPr>
          <w:rFonts w:ascii="Helvetica" w:hAnsi="Helvetica" w:cs="Helvetica"/>
        </w:rPr>
        <w:br w:type="page"/>
      </w:r>
    </w:p>
    <w:tbl>
      <w:tblPr>
        <w:tblW w:w="9214" w:type="dxa"/>
        <w:tblInd w:w="107"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2692"/>
        <w:gridCol w:w="3543"/>
        <w:gridCol w:w="1134"/>
        <w:gridCol w:w="1845"/>
      </w:tblGrid>
      <w:tr w:rsidR="00F82243" w:rsidRPr="00B103BF" w:rsidTr="00F82243">
        <w:trPr>
          <w:cantSplit/>
          <w:trHeight w:val="60"/>
        </w:trPr>
        <w:tc>
          <w:tcPr>
            <w:tcW w:w="9214" w:type="dxa"/>
            <w:gridSpan w:val="4"/>
            <w:tcBorders>
              <w:top w:val="single" w:sz="4" w:space="0" w:color="auto"/>
              <w:bottom w:val="single" w:sz="4" w:space="0" w:color="auto"/>
            </w:tcBorders>
            <w:shd w:val="clear" w:color="auto" w:fill="D9D9D9" w:themeFill="background1" w:themeFillShade="D9"/>
          </w:tcPr>
          <w:p w:rsidR="00F82243" w:rsidRPr="00B103BF" w:rsidRDefault="00F82243" w:rsidP="00F82243">
            <w:pPr>
              <w:pStyle w:val="TableTextBold"/>
              <w:rPr>
                <w:rFonts w:cs="Helvetica"/>
              </w:rPr>
            </w:pPr>
            <w:r w:rsidRPr="00B103BF">
              <w:rPr>
                <w:rFonts w:cs="Helvetica"/>
              </w:rPr>
              <w:t>Feedback to student and trainer/assessor</w:t>
            </w:r>
          </w:p>
        </w:tc>
      </w:tr>
      <w:tr w:rsidR="00F82243" w:rsidRPr="00B103BF" w:rsidTr="00743DD4">
        <w:trPr>
          <w:cantSplit/>
          <w:trHeight w:val="3686"/>
        </w:trPr>
        <w:tc>
          <w:tcPr>
            <w:tcW w:w="9214" w:type="dxa"/>
            <w:gridSpan w:val="4"/>
            <w:tcBorders>
              <w:top w:val="single" w:sz="4" w:space="0" w:color="auto"/>
              <w:bottom w:val="single" w:sz="4" w:space="0" w:color="auto"/>
            </w:tcBorders>
          </w:tcPr>
          <w:p w:rsidR="00F82243" w:rsidRPr="00B103BF" w:rsidRDefault="00F82243" w:rsidP="00F82243">
            <w:pPr>
              <w:pStyle w:val="TableTextBold"/>
              <w:rPr>
                <w:rFonts w:cs="Helvetica"/>
              </w:rPr>
            </w:pPr>
            <w:r w:rsidRPr="00B103BF">
              <w:rPr>
                <w:rFonts w:cs="Helvetica"/>
              </w:rPr>
              <w:t>Strengths:</w:t>
            </w:r>
          </w:p>
        </w:tc>
      </w:tr>
      <w:tr w:rsidR="00F82243" w:rsidRPr="00B103BF" w:rsidTr="00743DD4">
        <w:trPr>
          <w:cantSplit/>
          <w:trHeight w:val="3686"/>
        </w:trPr>
        <w:tc>
          <w:tcPr>
            <w:tcW w:w="9214" w:type="dxa"/>
            <w:gridSpan w:val="4"/>
            <w:tcBorders>
              <w:top w:val="single" w:sz="4" w:space="0" w:color="auto"/>
              <w:bottom w:val="single" w:sz="4" w:space="0" w:color="auto"/>
            </w:tcBorders>
          </w:tcPr>
          <w:p w:rsidR="00F82243" w:rsidRPr="00B103BF" w:rsidRDefault="00F82243" w:rsidP="00F82243">
            <w:pPr>
              <w:pStyle w:val="TableTextBold"/>
              <w:rPr>
                <w:rFonts w:cs="Helvetica"/>
              </w:rPr>
            </w:pPr>
            <w:r w:rsidRPr="00B103BF">
              <w:rPr>
                <w:rFonts w:cs="Helvetica"/>
              </w:rPr>
              <w:t>Improvements needed:</w:t>
            </w:r>
          </w:p>
        </w:tc>
      </w:tr>
      <w:tr w:rsidR="00F82243" w:rsidRPr="00B103BF" w:rsidTr="00743DD4">
        <w:trPr>
          <w:cantSplit/>
          <w:trHeight w:val="3686"/>
        </w:trPr>
        <w:tc>
          <w:tcPr>
            <w:tcW w:w="9214" w:type="dxa"/>
            <w:gridSpan w:val="4"/>
            <w:tcBorders>
              <w:top w:val="single" w:sz="4" w:space="0" w:color="auto"/>
              <w:left w:val="single" w:sz="4" w:space="0" w:color="auto"/>
              <w:bottom w:val="single" w:sz="4" w:space="0" w:color="auto"/>
              <w:right w:val="single" w:sz="4" w:space="0" w:color="auto"/>
            </w:tcBorders>
          </w:tcPr>
          <w:p w:rsidR="00F82243" w:rsidRPr="00B103BF" w:rsidRDefault="00F82243" w:rsidP="00F82243">
            <w:pPr>
              <w:pStyle w:val="TableTextBold"/>
              <w:rPr>
                <w:rFonts w:cs="Helvetica"/>
              </w:rPr>
            </w:pPr>
            <w:r w:rsidRPr="00B103BF">
              <w:rPr>
                <w:rFonts w:cs="Helvetica"/>
              </w:rPr>
              <w:t>General comments:</w:t>
            </w:r>
          </w:p>
        </w:tc>
      </w:tr>
      <w:tr w:rsidR="00F82243" w:rsidRPr="00B103BF" w:rsidTr="00F82243">
        <w:tblPrEx>
          <w:tblCellMar>
            <w:left w:w="108" w:type="dxa"/>
            <w:right w:w="108" w:type="dxa"/>
          </w:tblCellMar>
        </w:tblPrEx>
        <w:trPr>
          <w:cantSplit/>
          <w:trHeight w:val="351"/>
        </w:trPr>
        <w:tc>
          <w:tcPr>
            <w:tcW w:w="2692" w:type="dxa"/>
            <w:tcBorders>
              <w:top w:val="single" w:sz="4" w:space="0" w:color="auto"/>
              <w:bottom w:val="single" w:sz="4" w:space="0" w:color="auto"/>
            </w:tcBorders>
            <w:shd w:val="clear" w:color="auto" w:fill="D9D9D9" w:themeFill="background1" w:themeFillShade="D9"/>
            <w:vAlign w:val="center"/>
          </w:tcPr>
          <w:p w:rsidR="00F82243" w:rsidRPr="00B103BF" w:rsidRDefault="00F82243" w:rsidP="00254D4E">
            <w:pPr>
              <w:pStyle w:val="TableTextBold"/>
              <w:spacing w:before="120"/>
              <w:rPr>
                <w:rFonts w:cs="Helvetica"/>
              </w:rPr>
            </w:pPr>
            <w:r w:rsidRPr="00B103BF">
              <w:rPr>
                <w:rFonts w:cs="Helvetica"/>
              </w:rPr>
              <w:t>Candidate signature</w:t>
            </w:r>
          </w:p>
        </w:tc>
        <w:tc>
          <w:tcPr>
            <w:tcW w:w="3543" w:type="dxa"/>
            <w:tcBorders>
              <w:top w:val="single" w:sz="4" w:space="0" w:color="auto"/>
              <w:bottom w:val="single" w:sz="4" w:space="0" w:color="auto"/>
            </w:tcBorders>
            <w:vAlign w:val="center"/>
          </w:tcPr>
          <w:p w:rsidR="00F82243" w:rsidRPr="00B103BF" w:rsidRDefault="00F82243" w:rsidP="00254D4E">
            <w:pPr>
              <w:pStyle w:val="TableTextBold"/>
              <w:spacing w:before="120"/>
              <w:rPr>
                <w:rFonts w:cs="Helvetica"/>
              </w:rPr>
            </w:pPr>
          </w:p>
        </w:tc>
        <w:tc>
          <w:tcPr>
            <w:tcW w:w="1134" w:type="dxa"/>
            <w:tcBorders>
              <w:top w:val="single" w:sz="4" w:space="0" w:color="auto"/>
              <w:bottom w:val="single" w:sz="4" w:space="0" w:color="auto"/>
            </w:tcBorders>
            <w:shd w:val="clear" w:color="auto" w:fill="D9D9D9" w:themeFill="background1" w:themeFillShade="D9"/>
            <w:vAlign w:val="center"/>
          </w:tcPr>
          <w:p w:rsidR="00F82243" w:rsidRPr="00B103BF" w:rsidRDefault="00F82243" w:rsidP="00254D4E">
            <w:pPr>
              <w:pStyle w:val="TableTextBold"/>
              <w:spacing w:before="120"/>
              <w:rPr>
                <w:rFonts w:cs="Helvetica"/>
              </w:rPr>
            </w:pPr>
            <w:r w:rsidRPr="00B103BF">
              <w:rPr>
                <w:rFonts w:cs="Helvetica"/>
              </w:rPr>
              <w:t>Date</w:t>
            </w:r>
          </w:p>
        </w:tc>
        <w:tc>
          <w:tcPr>
            <w:tcW w:w="1845" w:type="dxa"/>
            <w:tcBorders>
              <w:top w:val="single" w:sz="4" w:space="0" w:color="auto"/>
              <w:bottom w:val="single" w:sz="4" w:space="0" w:color="auto"/>
            </w:tcBorders>
            <w:vAlign w:val="center"/>
          </w:tcPr>
          <w:p w:rsidR="00F82243" w:rsidRPr="00B103BF" w:rsidRDefault="00F82243" w:rsidP="00254D4E">
            <w:pPr>
              <w:pStyle w:val="TableTextBold"/>
              <w:spacing w:before="120"/>
              <w:rPr>
                <w:rFonts w:cs="Helvetica"/>
              </w:rPr>
            </w:pPr>
          </w:p>
        </w:tc>
      </w:tr>
      <w:tr w:rsidR="00F82243" w:rsidRPr="00B103BF" w:rsidTr="00F82243">
        <w:tblPrEx>
          <w:tblCellMar>
            <w:left w:w="108" w:type="dxa"/>
            <w:right w:w="108" w:type="dxa"/>
          </w:tblCellMar>
        </w:tblPrEx>
        <w:trPr>
          <w:cantSplit/>
          <w:trHeight w:val="415"/>
        </w:trPr>
        <w:tc>
          <w:tcPr>
            <w:tcW w:w="2692" w:type="dxa"/>
            <w:tcBorders>
              <w:top w:val="single" w:sz="4" w:space="0" w:color="auto"/>
            </w:tcBorders>
            <w:shd w:val="clear" w:color="auto" w:fill="D9D9D9" w:themeFill="background1" w:themeFillShade="D9"/>
            <w:vAlign w:val="center"/>
          </w:tcPr>
          <w:p w:rsidR="00F82243" w:rsidRPr="00B103BF" w:rsidRDefault="00F82243" w:rsidP="00254D4E">
            <w:pPr>
              <w:pStyle w:val="TableTextBold"/>
              <w:spacing w:before="120"/>
              <w:rPr>
                <w:rFonts w:cs="Helvetica"/>
              </w:rPr>
            </w:pPr>
            <w:r w:rsidRPr="00B103BF">
              <w:rPr>
                <w:rFonts w:cs="Helvetica"/>
              </w:rPr>
              <w:t>Assessor signature</w:t>
            </w:r>
          </w:p>
        </w:tc>
        <w:tc>
          <w:tcPr>
            <w:tcW w:w="3543" w:type="dxa"/>
            <w:tcBorders>
              <w:top w:val="single" w:sz="4" w:space="0" w:color="auto"/>
            </w:tcBorders>
            <w:vAlign w:val="center"/>
          </w:tcPr>
          <w:p w:rsidR="00F82243" w:rsidRPr="00B103BF" w:rsidRDefault="00F82243" w:rsidP="00254D4E">
            <w:pPr>
              <w:pStyle w:val="TableTextBold"/>
              <w:spacing w:before="120"/>
              <w:rPr>
                <w:rFonts w:cs="Helvetica"/>
              </w:rPr>
            </w:pPr>
          </w:p>
        </w:tc>
        <w:tc>
          <w:tcPr>
            <w:tcW w:w="1134" w:type="dxa"/>
            <w:tcBorders>
              <w:top w:val="single" w:sz="4" w:space="0" w:color="auto"/>
            </w:tcBorders>
            <w:shd w:val="clear" w:color="auto" w:fill="D9D9D9" w:themeFill="background1" w:themeFillShade="D9"/>
            <w:vAlign w:val="center"/>
          </w:tcPr>
          <w:p w:rsidR="00F82243" w:rsidRPr="00B103BF" w:rsidRDefault="00F82243" w:rsidP="00254D4E">
            <w:pPr>
              <w:pStyle w:val="TableTextBold"/>
              <w:spacing w:before="120"/>
              <w:rPr>
                <w:rFonts w:cs="Helvetica"/>
              </w:rPr>
            </w:pPr>
            <w:r w:rsidRPr="00B103BF">
              <w:rPr>
                <w:rFonts w:cs="Helvetica"/>
              </w:rPr>
              <w:t>Date</w:t>
            </w:r>
          </w:p>
        </w:tc>
        <w:tc>
          <w:tcPr>
            <w:tcW w:w="1845" w:type="dxa"/>
            <w:tcBorders>
              <w:top w:val="single" w:sz="4" w:space="0" w:color="auto"/>
            </w:tcBorders>
            <w:vAlign w:val="center"/>
          </w:tcPr>
          <w:p w:rsidR="00F82243" w:rsidRPr="00B103BF" w:rsidRDefault="00F82243" w:rsidP="00254D4E">
            <w:pPr>
              <w:pStyle w:val="TableTextBold"/>
              <w:spacing w:before="120"/>
              <w:rPr>
                <w:rFonts w:cs="Helvetica"/>
              </w:rPr>
            </w:pPr>
          </w:p>
        </w:tc>
      </w:tr>
    </w:tbl>
    <w:p w:rsidR="0089117D" w:rsidRPr="00B103BF" w:rsidRDefault="0089117D" w:rsidP="00F82243">
      <w:pPr>
        <w:pStyle w:val="BodyCopy"/>
        <w:rPr>
          <w:rFonts w:cs="Helvetica"/>
          <w:lang w:val="en-AU"/>
        </w:rPr>
      </w:pPr>
    </w:p>
    <w:p w:rsidR="0089117D" w:rsidRPr="00B103BF" w:rsidRDefault="0089117D">
      <w:pPr>
        <w:rPr>
          <w:rFonts w:ascii="Helvetica" w:eastAsia="Times New Roman" w:hAnsi="Helvetica" w:cs="Helvetica"/>
          <w:szCs w:val="24"/>
          <w:lang w:eastAsia="en-US"/>
        </w:rPr>
      </w:pPr>
      <w:r w:rsidRPr="00B103BF">
        <w:rPr>
          <w:rFonts w:ascii="Helvetica" w:hAnsi="Helvetica" w:cs="Helvetica"/>
        </w:rPr>
        <w:br w:type="page"/>
      </w:r>
    </w:p>
    <w:p w:rsidR="00AA70A3" w:rsidRPr="00B103BF" w:rsidRDefault="00AA70A3" w:rsidP="00AA70A3">
      <w:pPr>
        <w:rPr>
          <w:rFonts w:ascii="Helvetica" w:hAnsi="Helvetica" w:cs="Helvetica"/>
          <w:szCs w:val="18"/>
        </w:rPr>
      </w:pPr>
    </w:p>
    <w:p w:rsidR="00AA70A3" w:rsidRPr="00B103BF" w:rsidRDefault="00AA70A3" w:rsidP="00F82243">
      <w:pPr>
        <w:pStyle w:val="BodyCopy"/>
        <w:rPr>
          <w:rFonts w:cs="Helvetica"/>
          <w:lang w:val="en-AU"/>
        </w:rPr>
        <w:sectPr w:rsidR="00AA70A3" w:rsidRPr="00B103BF" w:rsidSect="00C07A74">
          <w:headerReference w:type="even" r:id="rId36"/>
          <w:headerReference w:type="default" r:id="rId37"/>
          <w:pgSz w:w="11906" w:h="16838"/>
          <w:pgMar w:top="1440" w:right="1440" w:bottom="1440" w:left="1440" w:header="708" w:footer="257" w:gutter="0"/>
          <w:cols w:space="708"/>
          <w:docGrid w:linePitch="360"/>
        </w:sectPr>
      </w:pPr>
    </w:p>
    <w:p w:rsidR="00E070AE" w:rsidRPr="00B103BF" w:rsidRDefault="00E070AE" w:rsidP="00E070AE">
      <w:pPr>
        <w:pStyle w:val="Heading1"/>
        <w:rPr>
          <w:rFonts w:cs="Helvetica"/>
          <w:lang w:val="en-AU"/>
        </w:rPr>
      </w:pPr>
      <w:bookmarkStart w:id="84" w:name="_Toc353540687"/>
      <w:r w:rsidRPr="00B103BF">
        <w:rPr>
          <w:rFonts w:cs="Helvetica"/>
          <w:lang w:val="en-AU"/>
        </w:rPr>
        <w:t>Third Party Statement</w:t>
      </w:r>
      <w:bookmarkEnd w:id="84"/>
    </w:p>
    <w:tbl>
      <w:tblPr>
        <w:tblW w:w="9214"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406"/>
        <w:gridCol w:w="1474"/>
        <w:gridCol w:w="1754"/>
        <w:gridCol w:w="123"/>
        <w:gridCol w:w="1324"/>
        <w:gridCol w:w="61"/>
        <w:gridCol w:w="249"/>
        <w:gridCol w:w="401"/>
        <w:gridCol w:w="711"/>
        <w:gridCol w:w="711"/>
      </w:tblGrid>
      <w:tr w:rsidR="00E070AE" w:rsidRPr="00B103BF" w:rsidTr="00FC1D27">
        <w:tc>
          <w:tcPr>
            <w:tcW w:w="240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B103BF" w:rsidRDefault="00E070AE" w:rsidP="00E070AE">
            <w:pPr>
              <w:pStyle w:val="TableTextBold"/>
              <w:rPr>
                <w:rFonts w:cs="Helvetica"/>
              </w:rPr>
            </w:pPr>
            <w:r w:rsidRPr="00B103BF">
              <w:rPr>
                <w:rFonts w:cs="Helvetica"/>
              </w:rPr>
              <w:t>Student name:</w:t>
            </w:r>
          </w:p>
        </w:tc>
        <w:tc>
          <w:tcPr>
            <w:tcW w:w="6808" w:type="dxa"/>
            <w:gridSpan w:val="9"/>
            <w:tcBorders>
              <w:top w:val="single" w:sz="4" w:space="0" w:color="auto"/>
              <w:left w:val="single" w:sz="4" w:space="0" w:color="auto"/>
              <w:bottom w:val="single" w:sz="4" w:space="0" w:color="auto"/>
              <w:right w:val="single" w:sz="4" w:space="0" w:color="auto"/>
            </w:tcBorders>
          </w:tcPr>
          <w:p w:rsidR="00E070AE" w:rsidRPr="00B103BF" w:rsidRDefault="00E070AE" w:rsidP="00E070AE">
            <w:pPr>
              <w:pStyle w:val="TableText"/>
              <w:rPr>
                <w:rFonts w:cs="Helvetica"/>
              </w:rPr>
            </w:pPr>
          </w:p>
        </w:tc>
      </w:tr>
      <w:tr w:rsidR="00E070AE" w:rsidRPr="00B103BF" w:rsidTr="00FC1D27">
        <w:tc>
          <w:tcPr>
            <w:tcW w:w="240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B103BF" w:rsidRDefault="00E070AE" w:rsidP="00E070AE">
            <w:pPr>
              <w:pStyle w:val="TableTextBold"/>
              <w:rPr>
                <w:rFonts w:cs="Helvetica"/>
              </w:rPr>
            </w:pPr>
            <w:r w:rsidRPr="00B103BF">
              <w:rPr>
                <w:rFonts w:cs="Helvetica"/>
              </w:rPr>
              <w:t>Name of third party:</w:t>
            </w:r>
          </w:p>
        </w:tc>
        <w:tc>
          <w:tcPr>
            <w:tcW w:w="3351" w:type="dxa"/>
            <w:gridSpan w:val="3"/>
            <w:tcBorders>
              <w:top w:val="single" w:sz="4" w:space="0" w:color="auto"/>
              <w:left w:val="single" w:sz="4" w:space="0" w:color="auto"/>
              <w:bottom w:val="single" w:sz="4" w:space="0" w:color="auto"/>
              <w:right w:val="single" w:sz="4" w:space="0" w:color="auto"/>
            </w:tcBorders>
          </w:tcPr>
          <w:p w:rsidR="00E070AE" w:rsidRPr="00B103BF" w:rsidRDefault="00E070AE" w:rsidP="00E070AE">
            <w:pPr>
              <w:pStyle w:val="TableText"/>
              <w:rPr>
                <w:rFonts w:cs="Helvetica"/>
              </w:rPr>
            </w:pPr>
          </w:p>
        </w:tc>
        <w:tc>
          <w:tcPr>
            <w:tcW w:w="1385" w:type="dxa"/>
            <w:gridSpan w:val="2"/>
            <w:tcBorders>
              <w:top w:val="single" w:sz="4" w:space="0" w:color="auto"/>
              <w:left w:val="single" w:sz="4" w:space="0" w:color="auto"/>
              <w:bottom w:val="single" w:sz="4" w:space="0" w:color="auto"/>
              <w:right w:val="single" w:sz="4" w:space="0" w:color="auto"/>
            </w:tcBorders>
            <w:shd w:val="pct15" w:color="000000" w:fill="FFFFFF"/>
          </w:tcPr>
          <w:p w:rsidR="00E070AE" w:rsidRPr="00B103BF" w:rsidRDefault="00E070AE" w:rsidP="00E070AE">
            <w:pPr>
              <w:pStyle w:val="TableTextBold"/>
              <w:rPr>
                <w:rFonts w:cs="Helvetica"/>
              </w:rPr>
            </w:pPr>
            <w:r w:rsidRPr="00B103BF">
              <w:rPr>
                <w:rFonts w:cs="Helvetica"/>
              </w:rPr>
              <w:t>Contact no</w:t>
            </w:r>
          </w:p>
        </w:tc>
        <w:tc>
          <w:tcPr>
            <w:tcW w:w="2072" w:type="dxa"/>
            <w:gridSpan w:val="4"/>
            <w:tcBorders>
              <w:top w:val="single" w:sz="4" w:space="0" w:color="auto"/>
              <w:left w:val="single" w:sz="4" w:space="0" w:color="auto"/>
              <w:bottom w:val="single" w:sz="4" w:space="0" w:color="auto"/>
              <w:right w:val="single" w:sz="4" w:space="0" w:color="auto"/>
            </w:tcBorders>
          </w:tcPr>
          <w:p w:rsidR="00E070AE" w:rsidRPr="00B103BF" w:rsidRDefault="00E070AE" w:rsidP="00E070AE">
            <w:pPr>
              <w:pStyle w:val="TableText"/>
              <w:rPr>
                <w:rFonts w:cs="Helvetica"/>
              </w:rPr>
            </w:pPr>
          </w:p>
        </w:tc>
      </w:tr>
      <w:tr w:rsidR="00E070AE" w:rsidRPr="00B103BF" w:rsidTr="00FC1D27">
        <w:tc>
          <w:tcPr>
            <w:tcW w:w="2406" w:type="dxa"/>
            <w:vMerge w:val="restart"/>
            <w:tcBorders>
              <w:top w:val="single" w:sz="4" w:space="0" w:color="auto"/>
              <w:left w:val="single" w:sz="4" w:space="0" w:color="auto"/>
              <w:bottom w:val="nil"/>
              <w:right w:val="single" w:sz="4" w:space="0" w:color="auto"/>
            </w:tcBorders>
            <w:shd w:val="clear" w:color="auto" w:fill="D9D9D9" w:themeFill="background1" w:themeFillShade="D9"/>
          </w:tcPr>
          <w:p w:rsidR="00E070AE" w:rsidRPr="00B103BF" w:rsidRDefault="00E070AE" w:rsidP="00E070AE">
            <w:pPr>
              <w:pStyle w:val="TableTextBold"/>
              <w:rPr>
                <w:rFonts w:cs="Helvetica"/>
                <w:i/>
                <w:sz w:val="16"/>
              </w:rPr>
            </w:pPr>
            <w:r w:rsidRPr="00B103BF">
              <w:rPr>
                <w:rFonts w:cs="Helvetica"/>
              </w:rPr>
              <w:t>Relationship to student:</w:t>
            </w:r>
          </w:p>
        </w:tc>
        <w:tc>
          <w:tcPr>
            <w:tcW w:w="1474" w:type="dxa"/>
            <w:tcBorders>
              <w:top w:val="single" w:sz="4" w:space="0" w:color="auto"/>
              <w:left w:val="single" w:sz="4" w:space="0" w:color="auto"/>
              <w:bottom w:val="nil"/>
              <w:right w:val="nil"/>
            </w:tcBorders>
          </w:tcPr>
          <w:p w:rsidR="00E070AE" w:rsidRPr="00B103BF" w:rsidRDefault="00E070AE" w:rsidP="00E070AE">
            <w:pPr>
              <w:pStyle w:val="boxbullet"/>
              <w:rPr>
                <w:rFonts w:cs="Helvetica"/>
                <w:sz w:val="20"/>
                <w:lang w:val="en-AU"/>
              </w:rPr>
            </w:pPr>
            <w:r w:rsidRPr="00B103BF">
              <w:rPr>
                <w:rFonts w:cs="Helvetica"/>
                <w:sz w:val="20"/>
                <w:lang w:val="en-AU"/>
              </w:rPr>
              <w:t>Employer</w:t>
            </w:r>
          </w:p>
        </w:tc>
        <w:tc>
          <w:tcPr>
            <w:tcW w:w="1754" w:type="dxa"/>
            <w:tcBorders>
              <w:top w:val="single" w:sz="4" w:space="0" w:color="auto"/>
              <w:left w:val="nil"/>
              <w:bottom w:val="nil"/>
              <w:right w:val="nil"/>
            </w:tcBorders>
          </w:tcPr>
          <w:p w:rsidR="00E070AE" w:rsidRPr="00B103BF" w:rsidRDefault="00E070AE" w:rsidP="00E070AE">
            <w:pPr>
              <w:pStyle w:val="boxbullet"/>
              <w:rPr>
                <w:rFonts w:cs="Helvetica"/>
                <w:sz w:val="20"/>
                <w:lang w:val="en-AU"/>
              </w:rPr>
            </w:pPr>
            <w:r w:rsidRPr="00B103BF">
              <w:rPr>
                <w:rFonts w:cs="Helvetica"/>
                <w:sz w:val="20"/>
                <w:lang w:val="en-AU"/>
              </w:rPr>
              <w:t>Supervisor</w:t>
            </w:r>
          </w:p>
        </w:tc>
        <w:tc>
          <w:tcPr>
            <w:tcW w:w="1757" w:type="dxa"/>
            <w:gridSpan w:val="4"/>
            <w:tcBorders>
              <w:top w:val="single" w:sz="4" w:space="0" w:color="auto"/>
              <w:left w:val="nil"/>
              <w:bottom w:val="nil"/>
              <w:right w:val="nil"/>
            </w:tcBorders>
          </w:tcPr>
          <w:p w:rsidR="00E070AE" w:rsidRPr="00B103BF" w:rsidRDefault="00E070AE" w:rsidP="00E070AE">
            <w:pPr>
              <w:pStyle w:val="boxbullet"/>
              <w:rPr>
                <w:rFonts w:cs="Helvetica"/>
                <w:sz w:val="20"/>
                <w:lang w:val="en-AU"/>
              </w:rPr>
            </w:pPr>
            <w:r w:rsidRPr="00B103BF">
              <w:rPr>
                <w:rFonts w:cs="Helvetica"/>
                <w:sz w:val="20"/>
                <w:lang w:val="en-AU"/>
              </w:rPr>
              <w:t>Colleague</w:t>
            </w:r>
          </w:p>
        </w:tc>
        <w:tc>
          <w:tcPr>
            <w:tcW w:w="1823" w:type="dxa"/>
            <w:gridSpan w:val="3"/>
            <w:tcBorders>
              <w:top w:val="single" w:sz="4" w:space="0" w:color="auto"/>
              <w:left w:val="nil"/>
              <w:bottom w:val="nil"/>
              <w:right w:val="single" w:sz="4" w:space="0" w:color="auto"/>
            </w:tcBorders>
          </w:tcPr>
          <w:p w:rsidR="00E070AE" w:rsidRPr="00B103BF" w:rsidRDefault="00E070AE" w:rsidP="00E070AE">
            <w:pPr>
              <w:pStyle w:val="boxbullet"/>
              <w:rPr>
                <w:rFonts w:cs="Helvetica"/>
                <w:sz w:val="20"/>
                <w:lang w:val="en-AU"/>
              </w:rPr>
            </w:pPr>
            <w:r w:rsidRPr="00B103BF">
              <w:rPr>
                <w:rFonts w:cs="Helvetica"/>
                <w:sz w:val="20"/>
                <w:lang w:val="en-AU"/>
              </w:rPr>
              <w:t>Other</w:t>
            </w:r>
          </w:p>
        </w:tc>
      </w:tr>
      <w:tr w:rsidR="00E070AE" w:rsidRPr="00B103BF" w:rsidTr="00FC1D27">
        <w:trPr>
          <w:trHeight w:val="600"/>
        </w:trPr>
        <w:tc>
          <w:tcPr>
            <w:tcW w:w="2406" w:type="dxa"/>
            <w:vMerge/>
            <w:tcBorders>
              <w:top w:val="nil"/>
              <w:left w:val="single" w:sz="4" w:space="0" w:color="auto"/>
              <w:bottom w:val="single" w:sz="4" w:space="0" w:color="auto"/>
              <w:right w:val="single" w:sz="4" w:space="0" w:color="auto"/>
            </w:tcBorders>
            <w:shd w:val="clear" w:color="auto" w:fill="D9D9D9" w:themeFill="background1" w:themeFillShade="D9"/>
          </w:tcPr>
          <w:p w:rsidR="00E070AE" w:rsidRPr="00B103BF" w:rsidRDefault="00E070AE" w:rsidP="00E070AE">
            <w:pPr>
              <w:pStyle w:val="TableTextBold"/>
              <w:rPr>
                <w:rFonts w:cs="Helvetica"/>
              </w:rPr>
            </w:pPr>
          </w:p>
        </w:tc>
        <w:tc>
          <w:tcPr>
            <w:tcW w:w="6808" w:type="dxa"/>
            <w:gridSpan w:val="9"/>
            <w:tcBorders>
              <w:top w:val="nil"/>
              <w:left w:val="single" w:sz="4" w:space="0" w:color="auto"/>
              <w:bottom w:val="single" w:sz="4" w:space="0" w:color="auto"/>
              <w:right w:val="single" w:sz="4" w:space="0" w:color="auto"/>
            </w:tcBorders>
          </w:tcPr>
          <w:p w:rsidR="00E070AE" w:rsidRPr="00B103BF" w:rsidRDefault="00E070AE" w:rsidP="00E070AE">
            <w:pPr>
              <w:pStyle w:val="TableText"/>
              <w:rPr>
                <w:rFonts w:cs="Helvetica"/>
                <w:i/>
                <w:sz w:val="16"/>
                <w:szCs w:val="16"/>
              </w:rPr>
            </w:pPr>
            <w:r w:rsidRPr="00B103BF">
              <w:rPr>
                <w:rFonts w:cs="Helvetica"/>
                <w:i/>
                <w:sz w:val="16"/>
                <w:szCs w:val="16"/>
              </w:rPr>
              <w:t>Please specify:_______________________________________________</w:t>
            </w:r>
          </w:p>
          <w:p w:rsidR="00E070AE" w:rsidRPr="00B103BF" w:rsidRDefault="00E070AE" w:rsidP="00E070AE">
            <w:pPr>
              <w:pStyle w:val="TableText"/>
              <w:rPr>
                <w:rFonts w:cs="Helvetica"/>
                <w:sz w:val="16"/>
                <w:szCs w:val="16"/>
              </w:rPr>
            </w:pPr>
            <w:r w:rsidRPr="00B103BF">
              <w:rPr>
                <w:rFonts w:cs="Helvetica"/>
                <w:i/>
                <w:sz w:val="16"/>
                <w:szCs w:val="16"/>
              </w:rPr>
              <w:t>Please do not complete the form if you are a relative, close friend or have a conflict of interest]</w:t>
            </w:r>
          </w:p>
        </w:tc>
      </w:tr>
      <w:tr w:rsidR="00E070AE" w:rsidRPr="00B103BF" w:rsidTr="00FC1D27">
        <w:tc>
          <w:tcPr>
            <w:tcW w:w="240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B103BF" w:rsidRDefault="00E070AE" w:rsidP="00E070AE">
            <w:pPr>
              <w:pStyle w:val="TableTextBold"/>
              <w:rPr>
                <w:rFonts w:cs="Helvetica"/>
              </w:rPr>
            </w:pPr>
            <w:r w:rsidRPr="00B103BF">
              <w:rPr>
                <w:rFonts w:cs="Helvetica"/>
              </w:rPr>
              <w:t>Unit of competency:</w:t>
            </w:r>
          </w:p>
        </w:tc>
        <w:tc>
          <w:tcPr>
            <w:tcW w:w="6808" w:type="dxa"/>
            <w:gridSpan w:val="9"/>
            <w:tcBorders>
              <w:top w:val="single" w:sz="4" w:space="0" w:color="auto"/>
              <w:left w:val="single" w:sz="4" w:space="0" w:color="auto"/>
              <w:bottom w:val="single" w:sz="4" w:space="0" w:color="auto"/>
              <w:right w:val="single" w:sz="4" w:space="0" w:color="auto"/>
            </w:tcBorders>
          </w:tcPr>
          <w:p w:rsidR="00E070AE" w:rsidRPr="00B103BF" w:rsidRDefault="00CC077A" w:rsidP="00E070AE">
            <w:pPr>
              <w:pStyle w:val="TableText"/>
              <w:rPr>
                <w:rFonts w:cs="Helvetica"/>
                <w:highlight w:val="green"/>
              </w:rPr>
            </w:pPr>
            <w:r>
              <w:fldChar w:fldCharType="begin"/>
            </w:r>
            <w:r>
              <w:instrText xml:space="preserve"> REF  UnitName  \* MERGEFORMAT </w:instrText>
            </w:r>
            <w:r>
              <w:fldChar w:fldCharType="separate"/>
            </w:r>
            <w:sdt>
              <w:sdtPr>
                <w:rPr>
                  <w:rFonts w:cs="Helvetica"/>
                </w:rPr>
                <w:alias w:val="Unit Name"/>
                <w:tag w:val="Unit Name"/>
                <w:id w:val="8008968"/>
                <w:placeholder>
                  <w:docPart w:val="E90CB786BE034EDD9761D56EAE818E33"/>
                </w:placeholder>
              </w:sdtPr>
              <w:sdtEndPr/>
              <w:sdtContent>
                <w:r w:rsidR="002B0157" w:rsidRPr="00B103BF">
                  <w:rPr>
                    <w:rFonts w:cs="Helvetica"/>
                    <w:kern w:val="28"/>
                    <w:lang w:eastAsia="en-US"/>
                  </w:rPr>
                  <w:t>Provide Food and Beverage Services</w:t>
                </w:r>
              </w:sdtContent>
            </w:sdt>
            <w:r>
              <w:rPr>
                <w:rFonts w:cs="Helvetica"/>
              </w:rPr>
              <w:fldChar w:fldCharType="end"/>
            </w:r>
          </w:p>
          <w:p w:rsidR="00E070AE" w:rsidRPr="00B103BF" w:rsidRDefault="00413122" w:rsidP="00E070AE">
            <w:pPr>
              <w:pStyle w:val="TableText"/>
              <w:rPr>
                <w:rFonts w:cs="Helvetica"/>
                <w:color w:val="FF0000"/>
                <w:highlight w:val="green"/>
              </w:rPr>
            </w:pPr>
            <w:r w:rsidRPr="00B103BF">
              <w:rPr>
                <w:rFonts w:cs="Helvetica"/>
              </w:rPr>
              <w:t>D1.HBS.CL5.12</w:t>
            </w:r>
          </w:p>
        </w:tc>
      </w:tr>
      <w:tr w:rsidR="00E070AE" w:rsidRPr="00B103BF" w:rsidTr="00E070AE">
        <w:tc>
          <w:tcPr>
            <w:tcW w:w="9214" w:type="dxa"/>
            <w:gridSpan w:val="10"/>
            <w:tcBorders>
              <w:top w:val="single" w:sz="4" w:space="0" w:color="auto"/>
              <w:left w:val="single" w:sz="4" w:space="0" w:color="auto"/>
              <w:bottom w:val="single" w:sz="4" w:space="0" w:color="auto"/>
              <w:right w:val="single" w:sz="4" w:space="0" w:color="auto"/>
            </w:tcBorders>
          </w:tcPr>
          <w:p w:rsidR="00E070AE" w:rsidRPr="00B103BF" w:rsidRDefault="00E070AE" w:rsidP="00E070AE">
            <w:pPr>
              <w:pStyle w:val="TableText"/>
              <w:rPr>
                <w:rFonts w:cs="Helvetica"/>
              </w:rPr>
            </w:pPr>
            <w:r w:rsidRPr="00B103BF">
              <w:rPr>
                <w:rFonts w:cs="Helvetica"/>
              </w:rPr>
              <w:t>The student is being assessed against industry competency standards and we are seeking your support in the judgement of their competence.</w:t>
            </w:r>
          </w:p>
          <w:p w:rsidR="00E070AE" w:rsidRPr="00B103BF" w:rsidRDefault="00E070AE" w:rsidP="00E070AE">
            <w:pPr>
              <w:pStyle w:val="TableText"/>
              <w:rPr>
                <w:rFonts w:cs="Helvetica"/>
              </w:rPr>
            </w:pPr>
            <w:r w:rsidRPr="00B103BF">
              <w:rPr>
                <w:rFonts w:cs="Helvetica"/>
              </w:rPr>
              <w:t>Please answer these questions as a record of their performance while working with you.  Thank you for your time.</w:t>
            </w:r>
          </w:p>
        </w:tc>
      </w:tr>
      <w:tr w:rsidR="00E070AE" w:rsidRPr="00B103BF" w:rsidTr="00E070AE">
        <w:trPr>
          <w:trHeight w:val="449"/>
        </w:trPr>
        <w:tc>
          <w:tcPr>
            <w:tcW w:w="7081"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B103BF" w:rsidRDefault="00E070AE" w:rsidP="00E070AE">
            <w:pPr>
              <w:pStyle w:val="TableTextBold"/>
              <w:rPr>
                <w:rFonts w:cs="Helvetica"/>
              </w:rPr>
            </w:pPr>
            <w:r w:rsidRPr="00B103BF">
              <w:rPr>
                <w:rFonts w:cs="Helvetica"/>
              </w:rPr>
              <w:t>Do you believe the trainee has demonstrated the following skills?</w:t>
            </w:r>
          </w:p>
          <w:p w:rsidR="00E070AE" w:rsidRPr="00B103BF" w:rsidRDefault="00E070AE" w:rsidP="00E070AE">
            <w:pPr>
              <w:pStyle w:val="TableText"/>
              <w:rPr>
                <w:rFonts w:cs="Helvetica"/>
                <w:i/>
                <w:sz w:val="16"/>
                <w:szCs w:val="16"/>
              </w:rPr>
            </w:pPr>
            <w:r w:rsidRPr="00B103BF">
              <w:rPr>
                <w:rFonts w:cs="Helvetica"/>
                <w:i/>
                <w:sz w:val="16"/>
                <w:szCs w:val="16"/>
              </w:rPr>
              <w:t>(tick the correct response]</w:t>
            </w:r>
          </w:p>
        </w:tc>
        <w:tc>
          <w:tcPr>
            <w:tcW w:w="711"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B103BF" w:rsidRDefault="00E070AE" w:rsidP="00E070AE">
            <w:pPr>
              <w:pStyle w:val="TableText"/>
              <w:jc w:val="center"/>
              <w:rPr>
                <w:rFonts w:cs="Helvetica"/>
                <w:b/>
              </w:rPr>
            </w:pPr>
            <w:r w:rsidRPr="00B103BF">
              <w:rPr>
                <w:rFonts w:cs="Helvetica"/>
                <w:b/>
              </w:rPr>
              <w:t>Yes</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B103BF" w:rsidRDefault="00E070AE" w:rsidP="00E070AE">
            <w:pPr>
              <w:pStyle w:val="TableText"/>
              <w:jc w:val="center"/>
              <w:rPr>
                <w:rFonts w:cs="Helvetica"/>
                <w:b/>
              </w:rPr>
            </w:pPr>
            <w:r w:rsidRPr="00B103BF">
              <w:rPr>
                <w:rFonts w:cs="Helvetica"/>
                <w:b/>
              </w:rPr>
              <w:t>No</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B103BF" w:rsidRDefault="00E070AE" w:rsidP="00E070AE">
            <w:pPr>
              <w:pStyle w:val="TableText"/>
              <w:jc w:val="center"/>
              <w:rPr>
                <w:rFonts w:cs="Helvetica"/>
                <w:b/>
              </w:rPr>
            </w:pPr>
            <w:r w:rsidRPr="00B103BF">
              <w:rPr>
                <w:rFonts w:cs="Helvetica"/>
                <w:b/>
              </w:rPr>
              <w:t>Not sure</w:t>
            </w:r>
          </w:p>
        </w:tc>
      </w:tr>
      <w:tr w:rsidR="00E457EB" w:rsidRPr="00B103BF" w:rsidTr="00686E8C">
        <w:tc>
          <w:tcPr>
            <w:tcW w:w="9214" w:type="dxa"/>
            <w:gridSpan w:val="10"/>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457EB" w:rsidRPr="00B103BF" w:rsidRDefault="00E457EB" w:rsidP="00686E8C">
            <w:pPr>
              <w:pStyle w:val="TableTextBold"/>
              <w:rPr>
                <w:rFonts w:cs="Helvetica"/>
                <w:szCs w:val="22"/>
              </w:rPr>
            </w:pPr>
            <w:r w:rsidRPr="00B103BF">
              <w:rPr>
                <w:rFonts w:cs="Helvetica"/>
              </w:rPr>
              <w:t>Element 1: Prepare food and beverage environment for service</w:t>
            </w:r>
          </w:p>
        </w:tc>
      </w:tr>
      <w:tr w:rsidR="00E457EB" w:rsidRPr="00B103BF" w:rsidTr="00E070AE">
        <w:tc>
          <w:tcPr>
            <w:tcW w:w="7081" w:type="dxa"/>
            <w:gridSpan w:val="5"/>
            <w:tcBorders>
              <w:top w:val="single" w:sz="4" w:space="0" w:color="auto"/>
              <w:left w:val="single" w:sz="4" w:space="0" w:color="auto"/>
              <w:bottom w:val="single" w:sz="4" w:space="0" w:color="auto"/>
              <w:right w:val="single" w:sz="4" w:space="0" w:color="auto"/>
            </w:tcBorders>
            <w:vAlign w:val="center"/>
          </w:tcPr>
          <w:p w:rsidR="00E457EB" w:rsidRPr="00B103BF" w:rsidRDefault="00E457EB" w:rsidP="00686E8C">
            <w:pPr>
              <w:pStyle w:val="TableText"/>
              <w:spacing w:before="120"/>
              <w:rPr>
                <w:rFonts w:cs="Helvetica"/>
              </w:rPr>
            </w:pPr>
            <w:r w:rsidRPr="00B103BF">
              <w:rPr>
                <w:rFonts w:cs="Helvetica"/>
              </w:rPr>
              <w:t>Check requirements for the upcoming service session</w:t>
            </w:r>
          </w:p>
        </w:tc>
        <w:tc>
          <w:tcPr>
            <w:tcW w:w="711" w:type="dxa"/>
            <w:gridSpan w:val="3"/>
            <w:tcBorders>
              <w:top w:val="single" w:sz="4" w:space="0" w:color="auto"/>
              <w:left w:val="single" w:sz="4" w:space="0" w:color="auto"/>
              <w:bottom w:val="single" w:sz="4" w:space="0" w:color="auto"/>
              <w:right w:val="single" w:sz="4" w:space="0" w:color="auto"/>
            </w:tcBorders>
          </w:tcPr>
          <w:p w:rsidR="00E457EB" w:rsidRPr="00B103BF" w:rsidRDefault="00E457EB"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E457EB" w:rsidRPr="00B103BF" w:rsidRDefault="00E457EB"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E457EB" w:rsidRPr="00B103BF" w:rsidRDefault="00E457EB" w:rsidP="00E070AE">
            <w:pPr>
              <w:pStyle w:val="Checkbox"/>
              <w:rPr>
                <w:rFonts w:cs="Helvetica"/>
                <w:lang w:val="en-AU"/>
              </w:rPr>
            </w:pPr>
          </w:p>
        </w:tc>
      </w:tr>
      <w:tr w:rsidR="00E457EB" w:rsidRPr="00B103BF" w:rsidTr="00E070AE">
        <w:tc>
          <w:tcPr>
            <w:tcW w:w="7081" w:type="dxa"/>
            <w:gridSpan w:val="5"/>
            <w:tcBorders>
              <w:top w:val="single" w:sz="4" w:space="0" w:color="auto"/>
              <w:left w:val="single" w:sz="4" w:space="0" w:color="auto"/>
              <w:bottom w:val="single" w:sz="4" w:space="0" w:color="auto"/>
              <w:right w:val="single" w:sz="4" w:space="0" w:color="auto"/>
            </w:tcBorders>
            <w:vAlign w:val="center"/>
          </w:tcPr>
          <w:p w:rsidR="00E457EB" w:rsidRPr="00B103BF" w:rsidRDefault="00E457EB" w:rsidP="00686E8C">
            <w:pPr>
              <w:pStyle w:val="TableText"/>
              <w:spacing w:before="120"/>
              <w:rPr>
                <w:rFonts w:cs="Helvetica"/>
              </w:rPr>
            </w:pPr>
            <w:r w:rsidRPr="00B103BF">
              <w:rPr>
                <w:rFonts w:cs="Helvetica"/>
              </w:rPr>
              <w:t>Check cleanliness of the facility and conduct spot and makeup cleaning as required</w:t>
            </w:r>
          </w:p>
        </w:tc>
        <w:tc>
          <w:tcPr>
            <w:tcW w:w="711" w:type="dxa"/>
            <w:gridSpan w:val="3"/>
            <w:tcBorders>
              <w:top w:val="single" w:sz="4" w:space="0" w:color="auto"/>
              <w:left w:val="single" w:sz="4" w:space="0" w:color="auto"/>
              <w:bottom w:val="single" w:sz="4" w:space="0" w:color="auto"/>
              <w:right w:val="single" w:sz="4" w:space="0" w:color="auto"/>
            </w:tcBorders>
          </w:tcPr>
          <w:p w:rsidR="00E457EB" w:rsidRPr="00B103BF" w:rsidRDefault="00E457EB"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E457EB" w:rsidRPr="00B103BF" w:rsidRDefault="00E457EB"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E457EB" w:rsidRPr="00B103BF" w:rsidRDefault="00E457EB" w:rsidP="00E070AE">
            <w:pPr>
              <w:pStyle w:val="Checkbox"/>
              <w:rPr>
                <w:rFonts w:cs="Helvetica"/>
                <w:lang w:val="en-AU"/>
              </w:rPr>
            </w:pPr>
          </w:p>
        </w:tc>
      </w:tr>
      <w:tr w:rsidR="00E457EB" w:rsidRPr="00B103BF" w:rsidTr="00E070AE">
        <w:tc>
          <w:tcPr>
            <w:tcW w:w="7081" w:type="dxa"/>
            <w:gridSpan w:val="5"/>
            <w:tcBorders>
              <w:top w:val="single" w:sz="4" w:space="0" w:color="auto"/>
              <w:left w:val="single" w:sz="4" w:space="0" w:color="auto"/>
              <w:bottom w:val="single" w:sz="4" w:space="0" w:color="auto"/>
              <w:right w:val="single" w:sz="4" w:space="0" w:color="auto"/>
            </w:tcBorders>
            <w:vAlign w:val="center"/>
          </w:tcPr>
          <w:p w:rsidR="00E457EB" w:rsidRPr="00B103BF" w:rsidRDefault="00E457EB" w:rsidP="00686E8C">
            <w:pPr>
              <w:pStyle w:val="TableText"/>
              <w:spacing w:before="120"/>
              <w:rPr>
                <w:rFonts w:cs="Helvetica"/>
              </w:rPr>
            </w:pPr>
            <w:r w:rsidRPr="00B103BF">
              <w:rPr>
                <w:rFonts w:cs="Helvetica"/>
              </w:rPr>
              <w:t>Set up dining area for trading session</w:t>
            </w:r>
          </w:p>
        </w:tc>
        <w:tc>
          <w:tcPr>
            <w:tcW w:w="711" w:type="dxa"/>
            <w:gridSpan w:val="3"/>
            <w:tcBorders>
              <w:top w:val="single" w:sz="4" w:space="0" w:color="auto"/>
              <w:left w:val="single" w:sz="4" w:space="0" w:color="auto"/>
              <w:bottom w:val="single" w:sz="4" w:space="0" w:color="auto"/>
              <w:right w:val="single" w:sz="4" w:space="0" w:color="auto"/>
            </w:tcBorders>
          </w:tcPr>
          <w:p w:rsidR="00E457EB" w:rsidRPr="00B103BF" w:rsidRDefault="00E457EB"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E457EB" w:rsidRPr="00B103BF" w:rsidRDefault="00E457EB"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E457EB" w:rsidRPr="00B103BF" w:rsidRDefault="00E457EB" w:rsidP="00E070AE">
            <w:pPr>
              <w:pStyle w:val="Checkbox"/>
              <w:rPr>
                <w:rFonts w:cs="Helvetica"/>
                <w:lang w:val="en-AU"/>
              </w:rPr>
            </w:pPr>
          </w:p>
        </w:tc>
      </w:tr>
      <w:tr w:rsidR="00E457EB" w:rsidRPr="00B103BF" w:rsidTr="00E070AE">
        <w:tc>
          <w:tcPr>
            <w:tcW w:w="7081" w:type="dxa"/>
            <w:gridSpan w:val="5"/>
            <w:tcBorders>
              <w:top w:val="single" w:sz="4" w:space="0" w:color="auto"/>
              <w:left w:val="single" w:sz="4" w:space="0" w:color="auto"/>
              <w:bottom w:val="single" w:sz="4" w:space="0" w:color="auto"/>
              <w:right w:val="single" w:sz="4" w:space="0" w:color="auto"/>
            </w:tcBorders>
            <w:vAlign w:val="center"/>
          </w:tcPr>
          <w:p w:rsidR="00E457EB" w:rsidRPr="00B103BF" w:rsidRDefault="00E457EB" w:rsidP="00686E8C">
            <w:pPr>
              <w:pStyle w:val="TableText"/>
              <w:spacing w:before="120"/>
              <w:rPr>
                <w:rFonts w:cs="Helvetica"/>
              </w:rPr>
            </w:pPr>
            <w:r w:rsidRPr="00B103BF">
              <w:rPr>
                <w:rFonts w:cs="Helvetica"/>
              </w:rPr>
              <w:t xml:space="preserve">Process incoming reservations to the establishment </w:t>
            </w:r>
          </w:p>
        </w:tc>
        <w:tc>
          <w:tcPr>
            <w:tcW w:w="711" w:type="dxa"/>
            <w:gridSpan w:val="3"/>
            <w:tcBorders>
              <w:top w:val="single" w:sz="4" w:space="0" w:color="auto"/>
              <w:left w:val="single" w:sz="4" w:space="0" w:color="auto"/>
              <w:bottom w:val="single" w:sz="4" w:space="0" w:color="auto"/>
              <w:right w:val="single" w:sz="4" w:space="0" w:color="auto"/>
            </w:tcBorders>
          </w:tcPr>
          <w:p w:rsidR="00E457EB" w:rsidRPr="00B103BF" w:rsidRDefault="00E457EB"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E457EB" w:rsidRPr="00B103BF" w:rsidRDefault="00E457EB"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E457EB" w:rsidRPr="00B103BF" w:rsidRDefault="00E457EB" w:rsidP="00E070AE">
            <w:pPr>
              <w:pStyle w:val="Checkbox"/>
              <w:rPr>
                <w:rFonts w:cs="Helvetica"/>
                <w:lang w:val="en-AU"/>
              </w:rPr>
            </w:pPr>
          </w:p>
        </w:tc>
      </w:tr>
      <w:tr w:rsidR="00E457EB" w:rsidRPr="00B103BF" w:rsidTr="00686E8C">
        <w:tc>
          <w:tcPr>
            <w:tcW w:w="9214" w:type="dxa"/>
            <w:gridSpan w:val="10"/>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457EB" w:rsidRPr="00B103BF" w:rsidRDefault="00E457EB" w:rsidP="00686E8C">
            <w:pPr>
              <w:pStyle w:val="TableTextBold"/>
              <w:rPr>
                <w:rFonts w:cs="Helvetica"/>
                <w:szCs w:val="22"/>
              </w:rPr>
            </w:pPr>
            <w:r w:rsidRPr="00B103BF">
              <w:rPr>
                <w:rFonts w:cs="Helvetica"/>
              </w:rPr>
              <w:t>Element 2: Set tables</w:t>
            </w:r>
          </w:p>
        </w:tc>
      </w:tr>
      <w:tr w:rsidR="00E457EB" w:rsidRPr="00B103BF" w:rsidTr="00E070AE">
        <w:tc>
          <w:tcPr>
            <w:tcW w:w="7081" w:type="dxa"/>
            <w:gridSpan w:val="5"/>
            <w:tcBorders>
              <w:top w:val="single" w:sz="4" w:space="0" w:color="auto"/>
              <w:left w:val="single" w:sz="4" w:space="0" w:color="auto"/>
              <w:bottom w:val="single" w:sz="4" w:space="0" w:color="auto"/>
              <w:right w:val="single" w:sz="4" w:space="0" w:color="auto"/>
            </w:tcBorders>
            <w:vAlign w:val="center"/>
          </w:tcPr>
          <w:p w:rsidR="00E457EB" w:rsidRPr="00B103BF" w:rsidRDefault="00E457EB" w:rsidP="00686E8C">
            <w:pPr>
              <w:pStyle w:val="TableText"/>
              <w:rPr>
                <w:rFonts w:cs="Helvetica"/>
              </w:rPr>
            </w:pPr>
            <w:r w:rsidRPr="00B103BF">
              <w:rPr>
                <w:rFonts w:cs="Helvetica"/>
                <w:szCs w:val="22"/>
              </w:rPr>
              <w:t>Match table setting to menu for the session</w:t>
            </w:r>
          </w:p>
        </w:tc>
        <w:tc>
          <w:tcPr>
            <w:tcW w:w="711" w:type="dxa"/>
            <w:gridSpan w:val="3"/>
            <w:tcBorders>
              <w:top w:val="single" w:sz="4" w:space="0" w:color="auto"/>
              <w:left w:val="single" w:sz="4" w:space="0" w:color="auto"/>
              <w:bottom w:val="single" w:sz="4" w:space="0" w:color="auto"/>
              <w:right w:val="single" w:sz="4" w:space="0" w:color="auto"/>
            </w:tcBorders>
          </w:tcPr>
          <w:p w:rsidR="00E457EB" w:rsidRPr="00B103BF" w:rsidRDefault="00E457EB"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E457EB" w:rsidRPr="00B103BF" w:rsidRDefault="00E457EB"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E457EB" w:rsidRPr="00B103BF" w:rsidRDefault="00E457EB" w:rsidP="00E070AE">
            <w:pPr>
              <w:pStyle w:val="Checkbox"/>
              <w:rPr>
                <w:rFonts w:cs="Helvetica"/>
                <w:lang w:val="en-AU"/>
              </w:rPr>
            </w:pPr>
          </w:p>
        </w:tc>
      </w:tr>
      <w:tr w:rsidR="00E457EB" w:rsidRPr="00B103BF" w:rsidTr="00E070AE">
        <w:tc>
          <w:tcPr>
            <w:tcW w:w="7081" w:type="dxa"/>
            <w:gridSpan w:val="5"/>
            <w:tcBorders>
              <w:top w:val="single" w:sz="4" w:space="0" w:color="auto"/>
              <w:left w:val="single" w:sz="4" w:space="0" w:color="auto"/>
              <w:bottom w:val="single" w:sz="4" w:space="0" w:color="auto"/>
              <w:right w:val="single" w:sz="4" w:space="0" w:color="auto"/>
            </w:tcBorders>
            <w:vAlign w:val="center"/>
          </w:tcPr>
          <w:p w:rsidR="00E457EB" w:rsidRPr="00B103BF" w:rsidRDefault="00E457EB" w:rsidP="00686E8C">
            <w:pPr>
              <w:pStyle w:val="TableText"/>
              <w:rPr>
                <w:rFonts w:cs="Helvetica"/>
              </w:rPr>
            </w:pPr>
            <w:r w:rsidRPr="00B103BF">
              <w:rPr>
                <w:rFonts w:cs="Helvetica"/>
                <w:szCs w:val="22"/>
              </w:rPr>
              <w:t>Set tables and dress where appropriate</w:t>
            </w:r>
          </w:p>
        </w:tc>
        <w:tc>
          <w:tcPr>
            <w:tcW w:w="711" w:type="dxa"/>
            <w:gridSpan w:val="3"/>
            <w:tcBorders>
              <w:top w:val="single" w:sz="4" w:space="0" w:color="auto"/>
              <w:left w:val="single" w:sz="4" w:space="0" w:color="auto"/>
              <w:bottom w:val="single" w:sz="4" w:space="0" w:color="auto"/>
              <w:right w:val="single" w:sz="4" w:space="0" w:color="auto"/>
            </w:tcBorders>
          </w:tcPr>
          <w:p w:rsidR="00E457EB" w:rsidRPr="00B103BF" w:rsidRDefault="00E457EB"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E457EB" w:rsidRPr="00B103BF" w:rsidRDefault="00E457EB"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E457EB" w:rsidRPr="00B103BF" w:rsidRDefault="00E457EB" w:rsidP="00E070AE">
            <w:pPr>
              <w:pStyle w:val="Checkbox"/>
              <w:rPr>
                <w:rFonts w:cs="Helvetica"/>
                <w:lang w:val="en-AU"/>
              </w:rPr>
            </w:pPr>
          </w:p>
        </w:tc>
      </w:tr>
      <w:tr w:rsidR="00E457EB" w:rsidRPr="00B103BF" w:rsidTr="00E070AE">
        <w:tc>
          <w:tcPr>
            <w:tcW w:w="7081" w:type="dxa"/>
            <w:gridSpan w:val="5"/>
            <w:tcBorders>
              <w:top w:val="single" w:sz="4" w:space="0" w:color="auto"/>
              <w:left w:val="single" w:sz="4" w:space="0" w:color="auto"/>
              <w:bottom w:val="single" w:sz="4" w:space="0" w:color="auto"/>
              <w:right w:val="single" w:sz="4" w:space="0" w:color="auto"/>
            </w:tcBorders>
            <w:vAlign w:val="center"/>
          </w:tcPr>
          <w:p w:rsidR="00E457EB" w:rsidRPr="00B103BF" w:rsidRDefault="00E457EB" w:rsidP="00686E8C">
            <w:pPr>
              <w:pStyle w:val="TableText"/>
              <w:rPr>
                <w:rFonts w:cs="Helvetica"/>
              </w:rPr>
            </w:pPr>
            <w:r w:rsidRPr="00B103BF">
              <w:rPr>
                <w:rFonts w:cs="Helvetica"/>
                <w:szCs w:val="22"/>
              </w:rPr>
              <w:t>Complete final inspection of room and table set ups</w:t>
            </w:r>
          </w:p>
        </w:tc>
        <w:tc>
          <w:tcPr>
            <w:tcW w:w="711" w:type="dxa"/>
            <w:gridSpan w:val="3"/>
            <w:tcBorders>
              <w:top w:val="single" w:sz="4" w:space="0" w:color="auto"/>
              <w:left w:val="single" w:sz="4" w:space="0" w:color="auto"/>
              <w:bottom w:val="single" w:sz="4" w:space="0" w:color="auto"/>
              <w:right w:val="single" w:sz="4" w:space="0" w:color="auto"/>
            </w:tcBorders>
          </w:tcPr>
          <w:p w:rsidR="00E457EB" w:rsidRPr="00B103BF" w:rsidRDefault="00E457EB"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E457EB" w:rsidRPr="00B103BF" w:rsidRDefault="00E457EB"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E457EB" w:rsidRPr="00B103BF" w:rsidRDefault="00E457EB" w:rsidP="00E070AE">
            <w:pPr>
              <w:pStyle w:val="Checkbox"/>
              <w:rPr>
                <w:rFonts w:cs="Helvetica"/>
                <w:lang w:val="en-AU"/>
              </w:rPr>
            </w:pPr>
          </w:p>
        </w:tc>
      </w:tr>
      <w:tr w:rsidR="00E457EB" w:rsidRPr="00B103BF" w:rsidTr="00E070AE">
        <w:tc>
          <w:tcPr>
            <w:tcW w:w="7081" w:type="dxa"/>
            <w:gridSpan w:val="5"/>
            <w:tcBorders>
              <w:top w:val="single" w:sz="4" w:space="0" w:color="auto"/>
              <w:left w:val="single" w:sz="4" w:space="0" w:color="auto"/>
              <w:bottom w:val="single" w:sz="4" w:space="0" w:color="auto"/>
              <w:right w:val="single" w:sz="4" w:space="0" w:color="auto"/>
            </w:tcBorders>
            <w:vAlign w:val="center"/>
          </w:tcPr>
          <w:p w:rsidR="00E457EB" w:rsidRPr="00B103BF" w:rsidRDefault="00E457EB" w:rsidP="00686E8C">
            <w:pPr>
              <w:pStyle w:val="TableText"/>
              <w:rPr>
                <w:rFonts w:cs="Helvetica"/>
              </w:rPr>
            </w:pPr>
            <w:r w:rsidRPr="00B103BF">
              <w:rPr>
                <w:rFonts w:cs="Helvetica"/>
                <w:szCs w:val="22"/>
              </w:rPr>
              <w:t>Identify and report recurring problems with set up to the appropriate person to prevent recurrence</w:t>
            </w:r>
          </w:p>
        </w:tc>
        <w:tc>
          <w:tcPr>
            <w:tcW w:w="711" w:type="dxa"/>
            <w:gridSpan w:val="3"/>
            <w:tcBorders>
              <w:top w:val="single" w:sz="4" w:space="0" w:color="auto"/>
              <w:left w:val="single" w:sz="4" w:space="0" w:color="auto"/>
              <w:bottom w:val="single" w:sz="4" w:space="0" w:color="auto"/>
              <w:right w:val="single" w:sz="4" w:space="0" w:color="auto"/>
            </w:tcBorders>
          </w:tcPr>
          <w:p w:rsidR="00E457EB" w:rsidRPr="00B103BF" w:rsidRDefault="00E457EB"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E457EB" w:rsidRPr="00B103BF" w:rsidRDefault="00E457EB"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E457EB" w:rsidRPr="00B103BF" w:rsidRDefault="00E457EB" w:rsidP="00E070AE">
            <w:pPr>
              <w:pStyle w:val="Checkbox"/>
              <w:rPr>
                <w:rFonts w:cs="Helvetica"/>
                <w:lang w:val="en-AU"/>
              </w:rPr>
            </w:pPr>
          </w:p>
        </w:tc>
      </w:tr>
    </w:tbl>
    <w:p w:rsidR="003431C4" w:rsidRPr="00B103BF" w:rsidRDefault="003431C4">
      <w:pPr>
        <w:rPr>
          <w:rFonts w:ascii="Helvetica" w:hAnsi="Helvetica" w:cs="Helvetica"/>
        </w:rPr>
      </w:pPr>
      <w:r w:rsidRPr="00B103BF">
        <w:rPr>
          <w:rFonts w:ascii="Helvetica" w:hAnsi="Helvetica" w:cs="Helvetica"/>
        </w:rPr>
        <w:br w:type="page"/>
      </w:r>
    </w:p>
    <w:tbl>
      <w:tblPr>
        <w:tblW w:w="9214"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7081"/>
        <w:gridCol w:w="711"/>
        <w:gridCol w:w="711"/>
        <w:gridCol w:w="711"/>
      </w:tblGrid>
      <w:tr w:rsidR="003431C4" w:rsidRPr="00B103BF" w:rsidTr="00686E8C">
        <w:trPr>
          <w:trHeight w:val="449"/>
        </w:trPr>
        <w:tc>
          <w:tcPr>
            <w:tcW w:w="708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3431C4" w:rsidRPr="00B103BF" w:rsidRDefault="003431C4" w:rsidP="00686E8C">
            <w:pPr>
              <w:pStyle w:val="TableTextBold"/>
              <w:rPr>
                <w:rFonts w:cs="Helvetica"/>
              </w:rPr>
            </w:pPr>
            <w:r w:rsidRPr="00B103BF">
              <w:rPr>
                <w:rFonts w:cs="Helvetica"/>
              </w:rPr>
              <w:t>Do you believe the trainee has demonstrated the following skills?</w:t>
            </w:r>
          </w:p>
          <w:p w:rsidR="003431C4" w:rsidRPr="00B103BF" w:rsidRDefault="003431C4" w:rsidP="00686E8C">
            <w:pPr>
              <w:pStyle w:val="TableText"/>
              <w:rPr>
                <w:rFonts w:cs="Helvetica"/>
                <w:i/>
                <w:sz w:val="16"/>
                <w:szCs w:val="16"/>
              </w:rPr>
            </w:pPr>
            <w:r w:rsidRPr="00B103BF">
              <w:rPr>
                <w:rFonts w:cs="Helvetica"/>
                <w:i/>
                <w:sz w:val="16"/>
                <w:szCs w:val="16"/>
              </w:rPr>
              <w:t>(tick the correct response]</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3431C4" w:rsidRPr="00B103BF" w:rsidRDefault="003431C4" w:rsidP="00686E8C">
            <w:pPr>
              <w:pStyle w:val="TableText"/>
              <w:jc w:val="center"/>
              <w:rPr>
                <w:rFonts w:cs="Helvetica"/>
                <w:b/>
              </w:rPr>
            </w:pPr>
            <w:r w:rsidRPr="00B103BF">
              <w:rPr>
                <w:rFonts w:cs="Helvetica"/>
                <w:b/>
              </w:rPr>
              <w:t>Yes</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3431C4" w:rsidRPr="00B103BF" w:rsidRDefault="003431C4" w:rsidP="00686E8C">
            <w:pPr>
              <w:pStyle w:val="TableText"/>
              <w:jc w:val="center"/>
              <w:rPr>
                <w:rFonts w:cs="Helvetica"/>
                <w:b/>
              </w:rPr>
            </w:pPr>
            <w:r w:rsidRPr="00B103BF">
              <w:rPr>
                <w:rFonts w:cs="Helvetica"/>
                <w:b/>
              </w:rPr>
              <w:t>No</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3431C4" w:rsidRPr="00B103BF" w:rsidRDefault="003431C4" w:rsidP="00686E8C">
            <w:pPr>
              <w:pStyle w:val="TableText"/>
              <w:jc w:val="center"/>
              <w:rPr>
                <w:rFonts w:cs="Helvetica"/>
                <w:b/>
              </w:rPr>
            </w:pPr>
            <w:r w:rsidRPr="00B103BF">
              <w:rPr>
                <w:rFonts w:cs="Helvetica"/>
                <w:b/>
              </w:rPr>
              <w:t>Not sure</w:t>
            </w:r>
          </w:p>
        </w:tc>
      </w:tr>
      <w:tr w:rsidR="003431C4" w:rsidRPr="00B103BF" w:rsidTr="00686E8C">
        <w:tc>
          <w:tcPr>
            <w:tcW w:w="9214"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3431C4" w:rsidRPr="00B103BF" w:rsidRDefault="00A83341" w:rsidP="00A83341">
            <w:pPr>
              <w:pStyle w:val="Checkbox"/>
              <w:numPr>
                <w:ilvl w:val="0"/>
                <w:numId w:val="0"/>
              </w:numPr>
              <w:ind w:left="340" w:hanging="227"/>
              <w:rPr>
                <w:rFonts w:cs="Helvetica"/>
                <w:b/>
                <w:sz w:val="22"/>
                <w:lang w:val="en-AU"/>
              </w:rPr>
            </w:pPr>
            <w:r w:rsidRPr="00B103BF">
              <w:rPr>
                <w:rFonts w:cs="Helvetica"/>
                <w:b/>
                <w:sz w:val="22"/>
                <w:lang w:val="en-AU"/>
              </w:rPr>
              <w:t>Element 3: Meet and greet guests</w:t>
            </w:r>
          </w:p>
        </w:tc>
      </w:tr>
      <w:tr w:rsidR="00A83341" w:rsidRPr="00B103BF" w:rsidTr="00E070AE">
        <w:tc>
          <w:tcPr>
            <w:tcW w:w="7081" w:type="dxa"/>
            <w:tcBorders>
              <w:top w:val="single" w:sz="4" w:space="0" w:color="auto"/>
              <w:left w:val="single" w:sz="4" w:space="0" w:color="auto"/>
              <w:bottom w:val="single" w:sz="4" w:space="0" w:color="auto"/>
              <w:right w:val="single" w:sz="4" w:space="0" w:color="auto"/>
            </w:tcBorders>
            <w:vAlign w:val="center"/>
          </w:tcPr>
          <w:p w:rsidR="00A83341" w:rsidRPr="00B103BF" w:rsidRDefault="00A83341" w:rsidP="00686E8C">
            <w:pPr>
              <w:pStyle w:val="TableText"/>
              <w:rPr>
                <w:rFonts w:cs="Helvetica"/>
              </w:rPr>
            </w:pPr>
            <w:r w:rsidRPr="00B103BF">
              <w:rPr>
                <w:rFonts w:cs="Helvetica"/>
                <w:szCs w:val="22"/>
              </w:rPr>
              <w:t xml:space="preserve">Welcome guests on arrival </w:t>
            </w:r>
          </w:p>
        </w:tc>
        <w:tc>
          <w:tcPr>
            <w:tcW w:w="711" w:type="dxa"/>
            <w:tcBorders>
              <w:top w:val="single" w:sz="4" w:space="0" w:color="auto"/>
              <w:left w:val="single" w:sz="4" w:space="0" w:color="auto"/>
              <w:bottom w:val="single" w:sz="4" w:space="0" w:color="auto"/>
              <w:right w:val="single" w:sz="4" w:space="0" w:color="auto"/>
            </w:tcBorders>
          </w:tcPr>
          <w:p w:rsidR="00A83341" w:rsidRPr="00B103BF" w:rsidRDefault="00A83341"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A83341" w:rsidRPr="00B103BF" w:rsidRDefault="00A83341"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A83341" w:rsidRPr="00B103BF" w:rsidRDefault="00A83341" w:rsidP="00E070AE">
            <w:pPr>
              <w:pStyle w:val="Checkbox"/>
              <w:rPr>
                <w:rFonts w:cs="Helvetica"/>
                <w:lang w:val="en-AU"/>
              </w:rPr>
            </w:pPr>
          </w:p>
        </w:tc>
      </w:tr>
      <w:tr w:rsidR="00A83341" w:rsidRPr="00B103BF" w:rsidTr="00E070AE">
        <w:tc>
          <w:tcPr>
            <w:tcW w:w="7081" w:type="dxa"/>
            <w:tcBorders>
              <w:top w:val="single" w:sz="4" w:space="0" w:color="auto"/>
              <w:left w:val="single" w:sz="4" w:space="0" w:color="auto"/>
              <w:bottom w:val="single" w:sz="4" w:space="0" w:color="auto"/>
              <w:right w:val="single" w:sz="4" w:space="0" w:color="auto"/>
            </w:tcBorders>
            <w:vAlign w:val="center"/>
          </w:tcPr>
          <w:p w:rsidR="00A83341" w:rsidRPr="00B103BF" w:rsidRDefault="00A83341" w:rsidP="00686E8C">
            <w:pPr>
              <w:pStyle w:val="TableText"/>
              <w:rPr>
                <w:rFonts w:cs="Helvetica"/>
              </w:rPr>
            </w:pPr>
            <w:r w:rsidRPr="00B103BF">
              <w:rPr>
                <w:rFonts w:cs="Helvetica"/>
                <w:szCs w:val="22"/>
              </w:rPr>
              <w:t>Seat guests at nominated or designated tables</w:t>
            </w:r>
          </w:p>
        </w:tc>
        <w:tc>
          <w:tcPr>
            <w:tcW w:w="711" w:type="dxa"/>
            <w:tcBorders>
              <w:top w:val="single" w:sz="4" w:space="0" w:color="auto"/>
              <w:left w:val="single" w:sz="4" w:space="0" w:color="auto"/>
              <w:bottom w:val="single" w:sz="4" w:space="0" w:color="auto"/>
              <w:right w:val="single" w:sz="4" w:space="0" w:color="auto"/>
            </w:tcBorders>
          </w:tcPr>
          <w:p w:rsidR="00A83341" w:rsidRPr="00B103BF" w:rsidRDefault="00A83341"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A83341" w:rsidRPr="00B103BF" w:rsidRDefault="00A83341"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A83341" w:rsidRPr="00B103BF" w:rsidRDefault="00A83341" w:rsidP="00E070AE">
            <w:pPr>
              <w:pStyle w:val="Checkbox"/>
              <w:rPr>
                <w:rFonts w:cs="Helvetica"/>
                <w:lang w:val="en-AU"/>
              </w:rPr>
            </w:pPr>
          </w:p>
        </w:tc>
      </w:tr>
      <w:tr w:rsidR="00A83341" w:rsidRPr="00B103BF" w:rsidTr="00E070AE">
        <w:tc>
          <w:tcPr>
            <w:tcW w:w="7081" w:type="dxa"/>
            <w:tcBorders>
              <w:top w:val="single" w:sz="4" w:space="0" w:color="auto"/>
              <w:left w:val="single" w:sz="4" w:space="0" w:color="auto"/>
              <w:bottom w:val="single" w:sz="4" w:space="0" w:color="auto"/>
              <w:right w:val="single" w:sz="4" w:space="0" w:color="auto"/>
            </w:tcBorders>
            <w:vAlign w:val="center"/>
          </w:tcPr>
          <w:p w:rsidR="00A83341" w:rsidRPr="00B103BF" w:rsidRDefault="00A83341" w:rsidP="00686E8C">
            <w:pPr>
              <w:pStyle w:val="TableText"/>
              <w:rPr>
                <w:rFonts w:cs="Helvetica"/>
              </w:rPr>
            </w:pPr>
            <w:r w:rsidRPr="00B103BF">
              <w:rPr>
                <w:rFonts w:cs="Helvetica"/>
                <w:szCs w:val="22"/>
              </w:rPr>
              <w:t>Offer pre-meal services</w:t>
            </w:r>
          </w:p>
        </w:tc>
        <w:tc>
          <w:tcPr>
            <w:tcW w:w="711" w:type="dxa"/>
            <w:tcBorders>
              <w:top w:val="single" w:sz="4" w:space="0" w:color="auto"/>
              <w:left w:val="single" w:sz="4" w:space="0" w:color="auto"/>
              <w:bottom w:val="single" w:sz="4" w:space="0" w:color="auto"/>
              <w:right w:val="single" w:sz="4" w:space="0" w:color="auto"/>
            </w:tcBorders>
          </w:tcPr>
          <w:p w:rsidR="00A83341" w:rsidRPr="00B103BF" w:rsidRDefault="00A83341"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A83341" w:rsidRPr="00B103BF" w:rsidRDefault="00A83341"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A83341" w:rsidRPr="00B103BF" w:rsidRDefault="00A83341" w:rsidP="00E070AE">
            <w:pPr>
              <w:pStyle w:val="Checkbox"/>
              <w:rPr>
                <w:rFonts w:cs="Helvetica"/>
                <w:lang w:val="en-AU"/>
              </w:rPr>
            </w:pPr>
          </w:p>
        </w:tc>
      </w:tr>
      <w:tr w:rsidR="00A83341" w:rsidRPr="00B103BF" w:rsidTr="00E070AE">
        <w:tc>
          <w:tcPr>
            <w:tcW w:w="7081" w:type="dxa"/>
            <w:tcBorders>
              <w:top w:val="single" w:sz="4" w:space="0" w:color="auto"/>
              <w:left w:val="single" w:sz="4" w:space="0" w:color="auto"/>
              <w:bottom w:val="single" w:sz="4" w:space="0" w:color="auto"/>
              <w:right w:val="single" w:sz="4" w:space="0" w:color="auto"/>
            </w:tcBorders>
            <w:vAlign w:val="center"/>
          </w:tcPr>
          <w:p w:rsidR="00A83341" w:rsidRPr="00B103BF" w:rsidRDefault="00A83341" w:rsidP="00686E8C">
            <w:pPr>
              <w:pStyle w:val="TableText"/>
              <w:rPr>
                <w:rFonts w:cs="Helvetica"/>
              </w:rPr>
            </w:pPr>
            <w:r w:rsidRPr="00B103BF">
              <w:rPr>
                <w:rFonts w:cs="Helvetica"/>
                <w:szCs w:val="22"/>
              </w:rPr>
              <w:t>Present menus and wine/drink lists</w:t>
            </w:r>
          </w:p>
        </w:tc>
        <w:tc>
          <w:tcPr>
            <w:tcW w:w="711" w:type="dxa"/>
            <w:tcBorders>
              <w:top w:val="single" w:sz="4" w:space="0" w:color="auto"/>
              <w:left w:val="single" w:sz="4" w:space="0" w:color="auto"/>
              <w:bottom w:val="single" w:sz="4" w:space="0" w:color="auto"/>
              <w:right w:val="single" w:sz="4" w:space="0" w:color="auto"/>
            </w:tcBorders>
          </w:tcPr>
          <w:p w:rsidR="00A83341" w:rsidRPr="00B103BF" w:rsidRDefault="00A83341"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A83341" w:rsidRPr="00B103BF" w:rsidRDefault="00A83341"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A83341" w:rsidRPr="00B103BF" w:rsidRDefault="00A83341" w:rsidP="00E070AE">
            <w:pPr>
              <w:pStyle w:val="Checkbox"/>
              <w:rPr>
                <w:rFonts w:cs="Helvetica"/>
                <w:lang w:val="en-AU"/>
              </w:rPr>
            </w:pPr>
          </w:p>
        </w:tc>
      </w:tr>
      <w:tr w:rsidR="00A83341" w:rsidRPr="00B103BF" w:rsidTr="00E070AE">
        <w:tc>
          <w:tcPr>
            <w:tcW w:w="7081" w:type="dxa"/>
            <w:tcBorders>
              <w:top w:val="single" w:sz="4" w:space="0" w:color="auto"/>
              <w:left w:val="single" w:sz="4" w:space="0" w:color="auto"/>
              <w:bottom w:val="single" w:sz="4" w:space="0" w:color="auto"/>
              <w:right w:val="single" w:sz="4" w:space="0" w:color="auto"/>
            </w:tcBorders>
            <w:vAlign w:val="center"/>
          </w:tcPr>
          <w:p w:rsidR="00A83341" w:rsidRPr="00B103BF" w:rsidRDefault="00A83341" w:rsidP="00686E8C">
            <w:pPr>
              <w:pStyle w:val="TableText"/>
              <w:rPr>
                <w:rFonts w:cs="Helvetica"/>
              </w:rPr>
            </w:pPr>
            <w:r w:rsidRPr="00B103BF">
              <w:rPr>
                <w:rFonts w:cs="Helvetica"/>
                <w:szCs w:val="22"/>
              </w:rPr>
              <w:t>Provide service advice and information to guests</w:t>
            </w:r>
          </w:p>
        </w:tc>
        <w:tc>
          <w:tcPr>
            <w:tcW w:w="711" w:type="dxa"/>
            <w:tcBorders>
              <w:top w:val="single" w:sz="4" w:space="0" w:color="auto"/>
              <w:left w:val="single" w:sz="4" w:space="0" w:color="auto"/>
              <w:bottom w:val="single" w:sz="4" w:space="0" w:color="auto"/>
              <w:right w:val="single" w:sz="4" w:space="0" w:color="auto"/>
            </w:tcBorders>
          </w:tcPr>
          <w:p w:rsidR="00A83341" w:rsidRPr="00B103BF" w:rsidRDefault="00A83341"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A83341" w:rsidRPr="00B103BF" w:rsidRDefault="00A83341"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A83341" w:rsidRPr="00B103BF" w:rsidRDefault="00A83341" w:rsidP="00E070AE">
            <w:pPr>
              <w:pStyle w:val="Checkbox"/>
              <w:rPr>
                <w:rFonts w:cs="Helvetica"/>
                <w:lang w:val="en-AU"/>
              </w:rPr>
            </w:pPr>
          </w:p>
        </w:tc>
      </w:tr>
      <w:tr w:rsidR="00E457EB" w:rsidRPr="00B103BF" w:rsidTr="00686E8C">
        <w:tc>
          <w:tcPr>
            <w:tcW w:w="9214"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457EB" w:rsidRPr="00B103BF" w:rsidRDefault="00A83341" w:rsidP="00A83341">
            <w:pPr>
              <w:pStyle w:val="Checkbox"/>
              <w:numPr>
                <w:ilvl w:val="0"/>
                <w:numId w:val="0"/>
              </w:numPr>
              <w:ind w:left="340" w:hanging="227"/>
              <w:rPr>
                <w:rFonts w:cs="Helvetica"/>
                <w:b/>
                <w:sz w:val="22"/>
                <w:lang w:val="en-AU"/>
              </w:rPr>
            </w:pPr>
            <w:r w:rsidRPr="00B103BF">
              <w:rPr>
                <w:rFonts w:cs="Helvetica"/>
                <w:b/>
                <w:sz w:val="22"/>
                <w:lang w:val="en-AU"/>
              </w:rPr>
              <w:t>Element 4: Take food and beverage orders</w:t>
            </w:r>
          </w:p>
        </w:tc>
      </w:tr>
      <w:tr w:rsidR="00A83341" w:rsidRPr="00B103BF" w:rsidTr="00E070AE">
        <w:tc>
          <w:tcPr>
            <w:tcW w:w="7081" w:type="dxa"/>
            <w:tcBorders>
              <w:top w:val="single" w:sz="4" w:space="0" w:color="auto"/>
              <w:left w:val="single" w:sz="4" w:space="0" w:color="auto"/>
              <w:bottom w:val="single" w:sz="4" w:space="0" w:color="auto"/>
              <w:right w:val="single" w:sz="4" w:space="0" w:color="auto"/>
            </w:tcBorders>
            <w:vAlign w:val="center"/>
          </w:tcPr>
          <w:p w:rsidR="00A83341" w:rsidRPr="00B103BF" w:rsidRDefault="00A83341" w:rsidP="00686E8C">
            <w:pPr>
              <w:pStyle w:val="TableText"/>
              <w:keepNext/>
              <w:rPr>
                <w:rFonts w:cs="Helvetica"/>
              </w:rPr>
            </w:pPr>
            <w:r w:rsidRPr="00B103BF">
              <w:rPr>
                <w:rFonts w:cs="Helvetica"/>
                <w:szCs w:val="22"/>
              </w:rPr>
              <w:t>Take beverage orders and food orders</w:t>
            </w:r>
          </w:p>
        </w:tc>
        <w:tc>
          <w:tcPr>
            <w:tcW w:w="711" w:type="dxa"/>
            <w:tcBorders>
              <w:top w:val="single" w:sz="4" w:space="0" w:color="auto"/>
              <w:left w:val="single" w:sz="4" w:space="0" w:color="auto"/>
              <w:bottom w:val="single" w:sz="4" w:space="0" w:color="auto"/>
              <w:right w:val="single" w:sz="4" w:space="0" w:color="auto"/>
            </w:tcBorders>
          </w:tcPr>
          <w:p w:rsidR="00A83341" w:rsidRPr="00B103BF" w:rsidRDefault="00A83341"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A83341" w:rsidRPr="00B103BF" w:rsidRDefault="00A83341"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A83341" w:rsidRPr="00B103BF" w:rsidRDefault="00A83341" w:rsidP="00E070AE">
            <w:pPr>
              <w:pStyle w:val="Checkbox"/>
              <w:rPr>
                <w:rFonts w:cs="Helvetica"/>
                <w:lang w:val="en-AU"/>
              </w:rPr>
            </w:pPr>
          </w:p>
        </w:tc>
      </w:tr>
      <w:tr w:rsidR="00A83341" w:rsidRPr="00B103BF" w:rsidTr="00E070AE">
        <w:tc>
          <w:tcPr>
            <w:tcW w:w="7081" w:type="dxa"/>
            <w:tcBorders>
              <w:top w:val="single" w:sz="4" w:space="0" w:color="auto"/>
              <w:left w:val="single" w:sz="4" w:space="0" w:color="auto"/>
              <w:bottom w:val="single" w:sz="4" w:space="0" w:color="auto"/>
              <w:right w:val="single" w:sz="4" w:space="0" w:color="auto"/>
            </w:tcBorders>
            <w:vAlign w:val="center"/>
          </w:tcPr>
          <w:p w:rsidR="00A83341" w:rsidRPr="00B103BF" w:rsidRDefault="00A83341" w:rsidP="00686E8C">
            <w:pPr>
              <w:pStyle w:val="TableText"/>
              <w:keepNext/>
              <w:rPr>
                <w:rFonts w:cs="Helvetica"/>
              </w:rPr>
            </w:pPr>
            <w:r w:rsidRPr="00B103BF">
              <w:rPr>
                <w:rFonts w:cs="Helvetica"/>
                <w:szCs w:val="22"/>
              </w:rPr>
              <w:t>Sell menu items and drinks</w:t>
            </w:r>
            <w:r w:rsidRPr="00B103BF">
              <w:rPr>
                <w:rFonts w:cs="Helvetica"/>
              </w:rPr>
              <w:t xml:space="preserve"> </w:t>
            </w:r>
            <w:r w:rsidRPr="00B103BF">
              <w:rPr>
                <w:rFonts w:cs="Helvetica"/>
                <w:szCs w:val="22"/>
              </w:rPr>
              <w:t>proactively</w:t>
            </w:r>
          </w:p>
        </w:tc>
        <w:tc>
          <w:tcPr>
            <w:tcW w:w="711" w:type="dxa"/>
            <w:tcBorders>
              <w:top w:val="single" w:sz="4" w:space="0" w:color="auto"/>
              <w:left w:val="single" w:sz="4" w:space="0" w:color="auto"/>
              <w:bottom w:val="single" w:sz="4" w:space="0" w:color="auto"/>
              <w:right w:val="single" w:sz="4" w:space="0" w:color="auto"/>
            </w:tcBorders>
          </w:tcPr>
          <w:p w:rsidR="00A83341" w:rsidRPr="00B103BF" w:rsidRDefault="00A83341"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A83341" w:rsidRPr="00B103BF" w:rsidRDefault="00A83341"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A83341" w:rsidRPr="00B103BF" w:rsidRDefault="00A83341" w:rsidP="00E070AE">
            <w:pPr>
              <w:pStyle w:val="Checkbox"/>
              <w:rPr>
                <w:rFonts w:cs="Helvetica"/>
                <w:lang w:val="en-AU"/>
              </w:rPr>
            </w:pPr>
          </w:p>
        </w:tc>
      </w:tr>
      <w:tr w:rsidR="00A83341" w:rsidRPr="00B103BF" w:rsidTr="00E070AE">
        <w:tc>
          <w:tcPr>
            <w:tcW w:w="7081" w:type="dxa"/>
            <w:tcBorders>
              <w:top w:val="single" w:sz="4" w:space="0" w:color="auto"/>
              <w:left w:val="single" w:sz="4" w:space="0" w:color="auto"/>
              <w:bottom w:val="single" w:sz="4" w:space="0" w:color="auto"/>
              <w:right w:val="single" w:sz="4" w:space="0" w:color="auto"/>
            </w:tcBorders>
            <w:vAlign w:val="center"/>
          </w:tcPr>
          <w:p w:rsidR="00A83341" w:rsidRPr="00B103BF" w:rsidRDefault="00A83341" w:rsidP="00686E8C">
            <w:pPr>
              <w:pStyle w:val="TableText"/>
              <w:keepNext/>
              <w:rPr>
                <w:rFonts w:cs="Helvetica"/>
              </w:rPr>
            </w:pPr>
            <w:r w:rsidRPr="00B103BF">
              <w:rPr>
                <w:rFonts w:cs="Helvetica"/>
                <w:szCs w:val="22"/>
              </w:rPr>
              <w:t>Recommend wines and drinks to accompany selected foods</w:t>
            </w:r>
          </w:p>
        </w:tc>
        <w:tc>
          <w:tcPr>
            <w:tcW w:w="711" w:type="dxa"/>
            <w:tcBorders>
              <w:top w:val="single" w:sz="4" w:space="0" w:color="auto"/>
              <w:left w:val="single" w:sz="4" w:space="0" w:color="auto"/>
              <w:bottom w:val="single" w:sz="4" w:space="0" w:color="auto"/>
              <w:right w:val="single" w:sz="4" w:space="0" w:color="auto"/>
            </w:tcBorders>
          </w:tcPr>
          <w:p w:rsidR="00A83341" w:rsidRPr="00B103BF" w:rsidRDefault="00A83341"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A83341" w:rsidRPr="00B103BF" w:rsidRDefault="00A83341"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A83341" w:rsidRPr="00B103BF" w:rsidRDefault="00A83341" w:rsidP="00E070AE">
            <w:pPr>
              <w:pStyle w:val="Checkbox"/>
              <w:rPr>
                <w:rFonts w:cs="Helvetica"/>
                <w:lang w:val="en-AU"/>
              </w:rPr>
            </w:pPr>
          </w:p>
        </w:tc>
      </w:tr>
      <w:tr w:rsidR="00A83341" w:rsidRPr="00B103BF" w:rsidTr="00E070AE">
        <w:tc>
          <w:tcPr>
            <w:tcW w:w="7081" w:type="dxa"/>
            <w:tcBorders>
              <w:top w:val="single" w:sz="4" w:space="0" w:color="auto"/>
              <w:left w:val="single" w:sz="4" w:space="0" w:color="auto"/>
              <w:bottom w:val="single" w:sz="4" w:space="0" w:color="auto"/>
              <w:right w:val="single" w:sz="4" w:space="0" w:color="auto"/>
            </w:tcBorders>
            <w:vAlign w:val="center"/>
          </w:tcPr>
          <w:p w:rsidR="00A83341" w:rsidRPr="00B103BF" w:rsidRDefault="00A83341" w:rsidP="00686E8C">
            <w:pPr>
              <w:pStyle w:val="TableText"/>
              <w:keepNext/>
              <w:rPr>
                <w:rFonts w:cs="Helvetica"/>
              </w:rPr>
            </w:pPr>
            <w:r w:rsidRPr="00B103BF">
              <w:rPr>
                <w:rFonts w:cs="Helvetica"/>
                <w:szCs w:val="22"/>
              </w:rPr>
              <w:t>Respond to guest queries regarding menu items and drink choices</w:t>
            </w:r>
          </w:p>
        </w:tc>
        <w:tc>
          <w:tcPr>
            <w:tcW w:w="711" w:type="dxa"/>
            <w:tcBorders>
              <w:top w:val="single" w:sz="4" w:space="0" w:color="auto"/>
              <w:left w:val="single" w:sz="4" w:space="0" w:color="auto"/>
              <w:bottom w:val="single" w:sz="4" w:space="0" w:color="auto"/>
              <w:right w:val="single" w:sz="4" w:space="0" w:color="auto"/>
            </w:tcBorders>
          </w:tcPr>
          <w:p w:rsidR="00A83341" w:rsidRPr="00B103BF" w:rsidRDefault="00A83341"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A83341" w:rsidRPr="00B103BF" w:rsidRDefault="00A83341"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A83341" w:rsidRPr="00B103BF" w:rsidRDefault="00A83341" w:rsidP="00E070AE">
            <w:pPr>
              <w:pStyle w:val="Checkbox"/>
              <w:rPr>
                <w:rFonts w:cs="Helvetica"/>
                <w:lang w:val="en-AU"/>
              </w:rPr>
            </w:pPr>
          </w:p>
        </w:tc>
      </w:tr>
      <w:tr w:rsidR="00A83341" w:rsidRPr="00B103BF" w:rsidTr="00E070AE">
        <w:tc>
          <w:tcPr>
            <w:tcW w:w="7081" w:type="dxa"/>
            <w:tcBorders>
              <w:top w:val="single" w:sz="4" w:space="0" w:color="auto"/>
              <w:left w:val="single" w:sz="4" w:space="0" w:color="auto"/>
              <w:bottom w:val="single" w:sz="4" w:space="0" w:color="auto"/>
              <w:right w:val="single" w:sz="4" w:space="0" w:color="auto"/>
            </w:tcBorders>
            <w:vAlign w:val="center"/>
          </w:tcPr>
          <w:p w:rsidR="00A83341" w:rsidRPr="00B103BF" w:rsidRDefault="00A83341" w:rsidP="00686E8C">
            <w:pPr>
              <w:pStyle w:val="TableText"/>
              <w:rPr>
                <w:rFonts w:cs="Helvetica"/>
              </w:rPr>
            </w:pPr>
            <w:r w:rsidRPr="00B103BF">
              <w:rPr>
                <w:rFonts w:cs="Helvetica"/>
                <w:szCs w:val="22"/>
              </w:rPr>
              <w:t>Transfer orders to service and preparation points</w:t>
            </w:r>
          </w:p>
        </w:tc>
        <w:tc>
          <w:tcPr>
            <w:tcW w:w="711" w:type="dxa"/>
            <w:tcBorders>
              <w:top w:val="single" w:sz="4" w:space="0" w:color="auto"/>
              <w:left w:val="single" w:sz="4" w:space="0" w:color="auto"/>
              <w:bottom w:val="single" w:sz="4" w:space="0" w:color="auto"/>
              <w:right w:val="single" w:sz="4" w:space="0" w:color="auto"/>
            </w:tcBorders>
          </w:tcPr>
          <w:p w:rsidR="00A83341" w:rsidRPr="00B103BF" w:rsidRDefault="00A83341"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A83341" w:rsidRPr="00B103BF" w:rsidRDefault="00A83341"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A83341" w:rsidRPr="00B103BF" w:rsidRDefault="00A83341" w:rsidP="00E070AE">
            <w:pPr>
              <w:pStyle w:val="Checkbox"/>
              <w:rPr>
                <w:rFonts w:cs="Helvetica"/>
                <w:lang w:val="en-AU"/>
              </w:rPr>
            </w:pPr>
          </w:p>
        </w:tc>
      </w:tr>
      <w:tr w:rsidR="00A83341" w:rsidRPr="00B103BF" w:rsidTr="00E070AE">
        <w:tc>
          <w:tcPr>
            <w:tcW w:w="7081" w:type="dxa"/>
            <w:tcBorders>
              <w:top w:val="single" w:sz="4" w:space="0" w:color="auto"/>
              <w:left w:val="single" w:sz="4" w:space="0" w:color="auto"/>
              <w:bottom w:val="single" w:sz="4" w:space="0" w:color="auto"/>
              <w:right w:val="single" w:sz="4" w:space="0" w:color="auto"/>
            </w:tcBorders>
            <w:vAlign w:val="center"/>
          </w:tcPr>
          <w:p w:rsidR="00A83341" w:rsidRPr="00B103BF" w:rsidRDefault="00A83341" w:rsidP="00686E8C">
            <w:pPr>
              <w:pStyle w:val="TableText"/>
              <w:rPr>
                <w:rFonts w:cs="Helvetica"/>
              </w:rPr>
            </w:pPr>
            <w:r w:rsidRPr="00B103BF">
              <w:rPr>
                <w:rFonts w:cs="Helvetica"/>
                <w:szCs w:val="22"/>
              </w:rPr>
              <w:t>Adjust settings/covers to reflect menu items selected</w:t>
            </w:r>
          </w:p>
        </w:tc>
        <w:tc>
          <w:tcPr>
            <w:tcW w:w="711" w:type="dxa"/>
            <w:tcBorders>
              <w:top w:val="single" w:sz="4" w:space="0" w:color="auto"/>
              <w:left w:val="single" w:sz="4" w:space="0" w:color="auto"/>
              <w:bottom w:val="single" w:sz="4" w:space="0" w:color="auto"/>
              <w:right w:val="single" w:sz="4" w:space="0" w:color="auto"/>
            </w:tcBorders>
          </w:tcPr>
          <w:p w:rsidR="00A83341" w:rsidRPr="00B103BF" w:rsidRDefault="00A83341"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A83341" w:rsidRPr="00B103BF" w:rsidRDefault="00A83341"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A83341" w:rsidRPr="00B103BF" w:rsidRDefault="00A83341" w:rsidP="00E070AE">
            <w:pPr>
              <w:pStyle w:val="Checkbox"/>
              <w:rPr>
                <w:rFonts w:cs="Helvetica"/>
                <w:lang w:val="en-AU"/>
              </w:rPr>
            </w:pPr>
          </w:p>
        </w:tc>
      </w:tr>
      <w:tr w:rsidR="00A83341" w:rsidRPr="00B103BF" w:rsidTr="00E070AE">
        <w:tc>
          <w:tcPr>
            <w:tcW w:w="7081" w:type="dxa"/>
            <w:tcBorders>
              <w:top w:val="single" w:sz="4" w:space="0" w:color="auto"/>
              <w:left w:val="single" w:sz="4" w:space="0" w:color="auto"/>
              <w:bottom w:val="single" w:sz="4" w:space="0" w:color="auto"/>
              <w:right w:val="single" w:sz="4" w:space="0" w:color="auto"/>
            </w:tcBorders>
            <w:vAlign w:val="center"/>
          </w:tcPr>
          <w:p w:rsidR="00A83341" w:rsidRPr="00B103BF" w:rsidRDefault="00A83341" w:rsidP="00686E8C">
            <w:pPr>
              <w:pStyle w:val="TableText"/>
              <w:rPr>
                <w:rFonts w:cs="Helvetica"/>
              </w:rPr>
            </w:pPr>
            <w:r w:rsidRPr="00B103BF">
              <w:rPr>
                <w:rFonts w:cs="Helvetica"/>
                <w:szCs w:val="22"/>
              </w:rPr>
              <w:t>Liaise with other staff regarding intended service delivery</w:t>
            </w:r>
          </w:p>
        </w:tc>
        <w:tc>
          <w:tcPr>
            <w:tcW w:w="711" w:type="dxa"/>
            <w:tcBorders>
              <w:top w:val="single" w:sz="4" w:space="0" w:color="auto"/>
              <w:left w:val="single" w:sz="4" w:space="0" w:color="auto"/>
              <w:bottom w:val="single" w:sz="4" w:space="0" w:color="auto"/>
              <w:right w:val="single" w:sz="4" w:space="0" w:color="auto"/>
            </w:tcBorders>
          </w:tcPr>
          <w:p w:rsidR="00A83341" w:rsidRPr="00B103BF" w:rsidRDefault="00A83341"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A83341" w:rsidRPr="00B103BF" w:rsidRDefault="00A83341"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A83341" w:rsidRPr="00B103BF" w:rsidRDefault="00A83341" w:rsidP="00E070AE">
            <w:pPr>
              <w:pStyle w:val="Checkbox"/>
              <w:rPr>
                <w:rFonts w:cs="Helvetica"/>
                <w:lang w:val="en-AU"/>
              </w:rPr>
            </w:pPr>
          </w:p>
        </w:tc>
      </w:tr>
      <w:tr w:rsidR="00E457EB" w:rsidRPr="00B103BF" w:rsidTr="00686E8C">
        <w:tc>
          <w:tcPr>
            <w:tcW w:w="9214"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457EB" w:rsidRPr="00B103BF" w:rsidRDefault="00A83341" w:rsidP="00A83341">
            <w:pPr>
              <w:pStyle w:val="Checkbox"/>
              <w:numPr>
                <w:ilvl w:val="0"/>
                <w:numId w:val="0"/>
              </w:numPr>
              <w:rPr>
                <w:rFonts w:cs="Helvetica"/>
                <w:b/>
                <w:sz w:val="22"/>
                <w:lang w:val="en-AU"/>
              </w:rPr>
            </w:pPr>
            <w:r w:rsidRPr="00B103BF">
              <w:rPr>
                <w:rFonts w:cs="Helvetica"/>
                <w:b/>
                <w:sz w:val="22"/>
                <w:lang w:val="en-AU"/>
              </w:rPr>
              <w:t>Element 5: Prepare food and beverage environment for service</w:t>
            </w:r>
          </w:p>
        </w:tc>
      </w:tr>
      <w:tr w:rsidR="00A83341" w:rsidRPr="00B103BF" w:rsidTr="00E070AE">
        <w:tc>
          <w:tcPr>
            <w:tcW w:w="7081" w:type="dxa"/>
            <w:tcBorders>
              <w:top w:val="single" w:sz="4" w:space="0" w:color="auto"/>
              <w:left w:val="single" w:sz="4" w:space="0" w:color="auto"/>
              <w:bottom w:val="single" w:sz="4" w:space="0" w:color="auto"/>
              <w:right w:val="single" w:sz="4" w:space="0" w:color="auto"/>
            </w:tcBorders>
            <w:vAlign w:val="center"/>
          </w:tcPr>
          <w:p w:rsidR="00A83341" w:rsidRPr="00B103BF" w:rsidRDefault="00A83341" w:rsidP="00686E8C">
            <w:pPr>
              <w:pStyle w:val="TableText"/>
              <w:rPr>
                <w:rFonts w:cs="Helvetica"/>
              </w:rPr>
            </w:pPr>
            <w:r w:rsidRPr="00B103BF">
              <w:rPr>
                <w:rFonts w:cs="Helvetica"/>
              </w:rPr>
              <w:t>Serve bread rolls</w:t>
            </w:r>
            <w:r w:rsidRPr="00B103BF">
              <w:rPr>
                <w:rFonts w:cs="Helvetica"/>
                <w:b/>
              </w:rPr>
              <w:t xml:space="preserve"> </w:t>
            </w:r>
            <w:r w:rsidRPr="00B103BF">
              <w:rPr>
                <w:rFonts w:cs="Helvetica"/>
              </w:rPr>
              <w:t>at table</w:t>
            </w:r>
          </w:p>
        </w:tc>
        <w:tc>
          <w:tcPr>
            <w:tcW w:w="711" w:type="dxa"/>
            <w:tcBorders>
              <w:top w:val="single" w:sz="4" w:space="0" w:color="auto"/>
              <w:left w:val="single" w:sz="4" w:space="0" w:color="auto"/>
              <w:bottom w:val="single" w:sz="4" w:space="0" w:color="auto"/>
              <w:right w:val="single" w:sz="4" w:space="0" w:color="auto"/>
            </w:tcBorders>
          </w:tcPr>
          <w:p w:rsidR="00A83341" w:rsidRPr="00B103BF" w:rsidRDefault="00A83341"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A83341" w:rsidRPr="00B103BF" w:rsidRDefault="00A83341"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A83341" w:rsidRPr="00B103BF" w:rsidRDefault="00A83341" w:rsidP="00E070AE">
            <w:pPr>
              <w:pStyle w:val="Checkbox"/>
              <w:rPr>
                <w:rFonts w:cs="Helvetica"/>
                <w:lang w:val="en-AU"/>
              </w:rPr>
            </w:pPr>
          </w:p>
        </w:tc>
      </w:tr>
      <w:tr w:rsidR="00A83341" w:rsidRPr="00B103BF" w:rsidTr="00E070AE">
        <w:tc>
          <w:tcPr>
            <w:tcW w:w="7081" w:type="dxa"/>
            <w:tcBorders>
              <w:top w:val="single" w:sz="4" w:space="0" w:color="auto"/>
              <w:left w:val="single" w:sz="4" w:space="0" w:color="auto"/>
              <w:bottom w:val="single" w:sz="4" w:space="0" w:color="auto"/>
              <w:right w:val="single" w:sz="4" w:space="0" w:color="auto"/>
            </w:tcBorders>
            <w:vAlign w:val="center"/>
          </w:tcPr>
          <w:p w:rsidR="00A83341" w:rsidRPr="00B103BF" w:rsidRDefault="00A83341" w:rsidP="00686E8C">
            <w:pPr>
              <w:pStyle w:val="TableText"/>
              <w:rPr>
                <w:rFonts w:cs="Helvetica"/>
              </w:rPr>
            </w:pPr>
            <w:r w:rsidRPr="00B103BF">
              <w:rPr>
                <w:rFonts w:cs="Helvetica"/>
              </w:rPr>
              <w:t>Serve dishes</w:t>
            </w:r>
            <w:r w:rsidRPr="00B103BF">
              <w:rPr>
                <w:rFonts w:cs="Helvetica"/>
                <w:b/>
              </w:rPr>
              <w:t xml:space="preserve"> </w:t>
            </w:r>
            <w:r w:rsidRPr="00B103BF">
              <w:rPr>
                <w:rFonts w:cs="Helvetica"/>
              </w:rPr>
              <w:t>as ordered by guests</w:t>
            </w:r>
          </w:p>
        </w:tc>
        <w:tc>
          <w:tcPr>
            <w:tcW w:w="711" w:type="dxa"/>
            <w:tcBorders>
              <w:top w:val="single" w:sz="4" w:space="0" w:color="auto"/>
              <w:left w:val="single" w:sz="4" w:space="0" w:color="auto"/>
              <w:bottom w:val="single" w:sz="4" w:space="0" w:color="auto"/>
              <w:right w:val="single" w:sz="4" w:space="0" w:color="auto"/>
            </w:tcBorders>
          </w:tcPr>
          <w:p w:rsidR="00A83341" w:rsidRPr="00B103BF" w:rsidRDefault="00A83341"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A83341" w:rsidRPr="00B103BF" w:rsidRDefault="00A83341"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A83341" w:rsidRPr="00B103BF" w:rsidRDefault="00A83341" w:rsidP="00E070AE">
            <w:pPr>
              <w:pStyle w:val="Checkbox"/>
              <w:rPr>
                <w:rFonts w:cs="Helvetica"/>
                <w:lang w:val="en-AU"/>
              </w:rPr>
            </w:pPr>
          </w:p>
        </w:tc>
      </w:tr>
      <w:tr w:rsidR="00A83341" w:rsidRPr="00B103BF" w:rsidTr="00E070AE">
        <w:tc>
          <w:tcPr>
            <w:tcW w:w="7081" w:type="dxa"/>
            <w:tcBorders>
              <w:top w:val="single" w:sz="4" w:space="0" w:color="auto"/>
              <w:left w:val="single" w:sz="4" w:space="0" w:color="auto"/>
              <w:bottom w:val="single" w:sz="4" w:space="0" w:color="auto"/>
              <w:right w:val="single" w:sz="4" w:space="0" w:color="auto"/>
            </w:tcBorders>
            <w:vAlign w:val="center"/>
          </w:tcPr>
          <w:p w:rsidR="00A83341" w:rsidRPr="00B103BF" w:rsidRDefault="00A83341" w:rsidP="00686E8C">
            <w:pPr>
              <w:pStyle w:val="TableText"/>
              <w:rPr>
                <w:rFonts w:cs="Helvetica"/>
              </w:rPr>
            </w:pPr>
            <w:r w:rsidRPr="00B103BF">
              <w:rPr>
                <w:rFonts w:cs="Helvetica"/>
              </w:rPr>
              <w:t>Check guest satisfaction as part of service delivery</w:t>
            </w:r>
          </w:p>
        </w:tc>
        <w:tc>
          <w:tcPr>
            <w:tcW w:w="711" w:type="dxa"/>
            <w:tcBorders>
              <w:top w:val="single" w:sz="4" w:space="0" w:color="auto"/>
              <w:left w:val="single" w:sz="4" w:space="0" w:color="auto"/>
              <w:bottom w:val="single" w:sz="4" w:space="0" w:color="auto"/>
              <w:right w:val="single" w:sz="4" w:space="0" w:color="auto"/>
            </w:tcBorders>
          </w:tcPr>
          <w:p w:rsidR="00A83341" w:rsidRPr="00B103BF" w:rsidRDefault="00A83341"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A83341" w:rsidRPr="00B103BF" w:rsidRDefault="00A83341"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A83341" w:rsidRPr="00B103BF" w:rsidRDefault="00A83341" w:rsidP="00E070AE">
            <w:pPr>
              <w:pStyle w:val="Checkbox"/>
              <w:rPr>
                <w:rFonts w:cs="Helvetica"/>
                <w:lang w:val="en-AU"/>
              </w:rPr>
            </w:pPr>
          </w:p>
        </w:tc>
      </w:tr>
      <w:tr w:rsidR="00A83341" w:rsidRPr="00B103BF" w:rsidTr="00E070AE">
        <w:tc>
          <w:tcPr>
            <w:tcW w:w="7081" w:type="dxa"/>
            <w:tcBorders>
              <w:top w:val="single" w:sz="4" w:space="0" w:color="auto"/>
              <w:left w:val="single" w:sz="4" w:space="0" w:color="auto"/>
              <w:bottom w:val="single" w:sz="4" w:space="0" w:color="auto"/>
              <w:right w:val="single" w:sz="4" w:space="0" w:color="auto"/>
            </w:tcBorders>
            <w:vAlign w:val="center"/>
          </w:tcPr>
          <w:p w:rsidR="00A83341" w:rsidRPr="00B103BF" w:rsidRDefault="00A83341" w:rsidP="00686E8C">
            <w:pPr>
              <w:pStyle w:val="TableText"/>
              <w:rPr>
                <w:rFonts w:cs="Helvetica"/>
              </w:rPr>
            </w:pPr>
            <w:r w:rsidRPr="00B103BF">
              <w:rPr>
                <w:rFonts w:cs="Helvetica"/>
              </w:rPr>
              <w:t>Take remedial action in the event of guest dissatisfaction</w:t>
            </w:r>
          </w:p>
        </w:tc>
        <w:tc>
          <w:tcPr>
            <w:tcW w:w="711" w:type="dxa"/>
            <w:tcBorders>
              <w:top w:val="single" w:sz="4" w:space="0" w:color="auto"/>
              <w:left w:val="single" w:sz="4" w:space="0" w:color="auto"/>
              <w:bottom w:val="single" w:sz="4" w:space="0" w:color="auto"/>
              <w:right w:val="single" w:sz="4" w:space="0" w:color="auto"/>
            </w:tcBorders>
          </w:tcPr>
          <w:p w:rsidR="00A83341" w:rsidRPr="00B103BF" w:rsidRDefault="00A83341"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A83341" w:rsidRPr="00B103BF" w:rsidRDefault="00A83341"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A83341" w:rsidRPr="00B103BF" w:rsidRDefault="00A83341" w:rsidP="00E070AE">
            <w:pPr>
              <w:pStyle w:val="Checkbox"/>
              <w:rPr>
                <w:rFonts w:cs="Helvetica"/>
                <w:lang w:val="en-AU"/>
              </w:rPr>
            </w:pPr>
          </w:p>
        </w:tc>
      </w:tr>
      <w:tr w:rsidR="00A83341" w:rsidRPr="00B103BF" w:rsidTr="00E070AE">
        <w:tc>
          <w:tcPr>
            <w:tcW w:w="7081" w:type="dxa"/>
            <w:tcBorders>
              <w:top w:val="single" w:sz="4" w:space="0" w:color="auto"/>
              <w:left w:val="single" w:sz="4" w:space="0" w:color="auto"/>
              <w:bottom w:val="single" w:sz="4" w:space="0" w:color="auto"/>
              <w:right w:val="single" w:sz="4" w:space="0" w:color="auto"/>
            </w:tcBorders>
            <w:vAlign w:val="center"/>
          </w:tcPr>
          <w:p w:rsidR="00A83341" w:rsidRPr="00B103BF" w:rsidRDefault="00A83341" w:rsidP="00686E8C">
            <w:pPr>
              <w:pStyle w:val="TableText"/>
              <w:rPr>
                <w:rFonts w:cs="Helvetica"/>
              </w:rPr>
            </w:pPr>
            <w:r w:rsidRPr="00B103BF">
              <w:rPr>
                <w:rFonts w:cs="Helvetica"/>
              </w:rPr>
              <w:t>Clear table</w:t>
            </w:r>
            <w:r w:rsidRPr="00B103BF">
              <w:rPr>
                <w:rFonts w:cs="Helvetica"/>
                <w:b/>
              </w:rPr>
              <w:t xml:space="preserve"> </w:t>
            </w:r>
            <w:r w:rsidRPr="00B103BF">
              <w:rPr>
                <w:rFonts w:cs="Helvetica"/>
              </w:rPr>
              <w:t xml:space="preserve">at appropriate times throughout meal and on completion of meal </w:t>
            </w:r>
          </w:p>
        </w:tc>
        <w:tc>
          <w:tcPr>
            <w:tcW w:w="711" w:type="dxa"/>
            <w:tcBorders>
              <w:top w:val="single" w:sz="4" w:space="0" w:color="auto"/>
              <w:left w:val="single" w:sz="4" w:space="0" w:color="auto"/>
              <w:bottom w:val="single" w:sz="4" w:space="0" w:color="auto"/>
              <w:right w:val="single" w:sz="4" w:space="0" w:color="auto"/>
            </w:tcBorders>
          </w:tcPr>
          <w:p w:rsidR="00A83341" w:rsidRPr="00B103BF" w:rsidRDefault="00A83341"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A83341" w:rsidRPr="00B103BF" w:rsidRDefault="00A83341"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A83341" w:rsidRPr="00B103BF" w:rsidRDefault="00A83341" w:rsidP="00E070AE">
            <w:pPr>
              <w:pStyle w:val="Checkbox"/>
              <w:rPr>
                <w:rFonts w:cs="Helvetica"/>
                <w:lang w:val="en-AU"/>
              </w:rPr>
            </w:pPr>
          </w:p>
        </w:tc>
      </w:tr>
      <w:tr w:rsidR="00A83341" w:rsidRPr="00B103BF" w:rsidTr="00686E8C">
        <w:trPr>
          <w:trHeight w:val="449"/>
        </w:trPr>
        <w:tc>
          <w:tcPr>
            <w:tcW w:w="708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A83341" w:rsidRPr="00B103BF" w:rsidRDefault="00A83341" w:rsidP="00686E8C">
            <w:pPr>
              <w:pStyle w:val="TableTextBold"/>
              <w:rPr>
                <w:rFonts w:cs="Helvetica"/>
              </w:rPr>
            </w:pPr>
            <w:r w:rsidRPr="00B103BF">
              <w:rPr>
                <w:rFonts w:cs="Helvetica"/>
              </w:rPr>
              <w:t>Do you believe the trainee has demonstrated the following skills?</w:t>
            </w:r>
          </w:p>
          <w:p w:rsidR="00A83341" w:rsidRPr="00B103BF" w:rsidRDefault="00A83341" w:rsidP="00686E8C">
            <w:pPr>
              <w:pStyle w:val="TableText"/>
              <w:rPr>
                <w:rFonts w:cs="Helvetica"/>
                <w:i/>
                <w:sz w:val="16"/>
                <w:szCs w:val="16"/>
              </w:rPr>
            </w:pPr>
            <w:r w:rsidRPr="00B103BF">
              <w:rPr>
                <w:rFonts w:cs="Helvetica"/>
                <w:i/>
                <w:sz w:val="16"/>
                <w:szCs w:val="16"/>
              </w:rPr>
              <w:t>(tick the correct response]</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A83341" w:rsidRPr="00B103BF" w:rsidRDefault="00A83341" w:rsidP="00686E8C">
            <w:pPr>
              <w:pStyle w:val="TableText"/>
              <w:jc w:val="center"/>
              <w:rPr>
                <w:rFonts w:cs="Helvetica"/>
                <w:b/>
              </w:rPr>
            </w:pPr>
            <w:r w:rsidRPr="00B103BF">
              <w:rPr>
                <w:rFonts w:cs="Helvetica"/>
                <w:b/>
              </w:rPr>
              <w:t>Yes</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A83341" w:rsidRPr="00B103BF" w:rsidRDefault="00A83341" w:rsidP="00686E8C">
            <w:pPr>
              <w:pStyle w:val="TableText"/>
              <w:jc w:val="center"/>
              <w:rPr>
                <w:rFonts w:cs="Helvetica"/>
                <w:b/>
              </w:rPr>
            </w:pPr>
            <w:r w:rsidRPr="00B103BF">
              <w:rPr>
                <w:rFonts w:cs="Helvetica"/>
                <w:b/>
              </w:rPr>
              <w:t>No</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A83341" w:rsidRPr="00B103BF" w:rsidRDefault="00A83341" w:rsidP="00686E8C">
            <w:pPr>
              <w:pStyle w:val="TableText"/>
              <w:jc w:val="center"/>
              <w:rPr>
                <w:rFonts w:cs="Helvetica"/>
                <w:b/>
              </w:rPr>
            </w:pPr>
            <w:r w:rsidRPr="00B103BF">
              <w:rPr>
                <w:rFonts w:cs="Helvetica"/>
                <w:b/>
              </w:rPr>
              <w:t>Not sure</w:t>
            </w:r>
          </w:p>
        </w:tc>
      </w:tr>
      <w:tr w:rsidR="00A83341" w:rsidRPr="00B103BF" w:rsidTr="00686E8C">
        <w:tc>
          <w:tcPr>
            <w:tcW w:w="9214"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A83341" w:rsidRPr="00B103BF" w:rsidRDefault="00A83341" w:rsidP="00A83341">
            <w:pPr>
              <w:pStyle w:val="Checkbox"/>
              <w:numPr>
                <w:ilvl w:val="0"/>
                <w:numId w:val="0"/>
              </w:numPr>
              <w:rPr>
                <w:rFonts w:cs="Helvetica"/>
                <w:b/>
                <w:sz w:val="22"/>
                <w:lang w:val="en-AU"/>
              </w:rPr>
            </w:pPr>
            <w:r w:rsidRPr="00B103BF">
              <w:rPr>
                <w:rFonts w:cs="Helvetica"/>
                <w:b/>
                <w:sz w:val="22"/>
                <w:lang w:val="en-AU"/>
              </w:rPr>
              <w:t>Element 6: Set tables</w:t>
            </w:r>
          </w:p>
        </w:tc>
      </w:tr>
      <w:tr w:rsidR="00A83341" w:rsidRPr="00B103BF" w:rsidTr="00A83341">
        <w:tc>
          <w:tcPr>
            <w:tcW w:w="7081" w:type="dxa"/>
            <w:tcBorders>
              <w:top w:val="single" w:sz="4" w:space="0" w:color="auto"/>
              <w:left w:val="single" w:sz="4" w:space="0" w:color="auto"/>
              <w:bottom w:val="single" w:sz="4" w:space="0" w:color="auto"/>
              <w:right w:val="single" w:sz="4" w:space="0" w:color="auto"/>
            </w:tcBorders>
            <w:vAlign w:val="center"/>
          </w:tcPr>
          <w:p w:rsidR="00A83341" w:rsidRPr="00B103BF" w:rsidRDefault="00A83341" w:rsidP="00A83341">
            <w:pPr>
              <w:pStyle w:val="TableText"/>
              <w:rPr>
                <w:rFonts w:cs="Helvetica"/>
              </w:rPr>
            </w:pPr>
            <w:r w:rsidRPr="00B103BF">
              <w:rPr>
                <w:rFonts w:cs="Helvetica"/>
                <w:szCs w:val="22"/>
              </w:rPr>
              <w:t>Serve pre-dinner drinks to table</w:t>
            </w:r>
          </w:p>
        </w:tc>
        <w:tc>
          <w:tcPr>
            <w:tcW w:w="711" w:type="dxa"/>
            <w:tcBorders>
              <w:top w:val="single" w:sz="4" w:space="0" w:color="auto"/>
              <w:left w:val="single" w:sz="4" w:space="0" w:color="auto"/>
              <w:bottom w:val="single" w:sz="4" w:space="0" w:color="auto"/>
              <w:right w:val="single" w:sz="4" w:space="0" w:color="auto"/>
            </w:tcBorders>
          </w:tcPr>
          <w:p w:rsidR="00A83341" w:rsidRPr="00B103BF" w:rsidRDefault="00A83341"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A83341" w:rsidRPr="00B103BF" w:rsidRDefault="00A83341"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A83341" w:rsidRPr="00B103BF" w:rsidRDefault="00A83341" w:rsidP="00E070AE">
            <w:pPr>
              <w:pStyle w:val="Checkbox"/>
              <w:rPr>
                <w:rFonts w:cs="Helvetica"/>
                <w:lang w:val="en-AU"/>
              </w:rPr>
            </w:pPr>
          </w:p>
        </w:tc>
      </w:tr>
      <w:tr w:rsidR="00A83341" w:rsidRPr="00B103BF" w:rsidTr="00A83341">
        <w:tc>
          <w:tcPr>
            <w:tcW w:w="7081" w:type="dxa"/>
            <w:tcBorders>
              <w:top w:val="single" w:sz="4" w:space="0" w:color="auto"/>
              <w:left w:val="single" w:sz="4" w:space="0" w:color="auto"/>
              <w:bottom w:val="single" w:sz="4" w:space="0" w:color="auto"/>
              <w:right w:val="single" w:sz="4" w:space="0" w:color="auto"/>
            </w:tcBorders>
            <w:vAlign w:val="center"/>
          </w:tcPr>
          <w:p w:rsidR="00A83341" w:rsidRPr="00B103BF" w:rsidRDefault="00A83341" w:rsidP="00A83341">
            <w:pPr>
              <w:pStyle w:val="TableText"/>
              <w:rPr>
                <w:rFonts w:cs="Helvetica"/>
              </w:rPr>
            </w:pPr>
            <w:r w:rsidRPr="00B103BF">
              <w:rPr>
                <w:rFonts w:cs="Helvetica"/>
                <w:szCs w:val="22"/>
              </w:rPr>
              <w:t>Serve wines to table</w:t>
            </w:r>
          </w:p>
        </w:tc>
        <w:tc>
          <w:tcPr>
            <w:tcW w:w="711" w:type="dxa"/>
            <w:tcBorders>
              <w:top w:val="single" w:sz="4" w:space="0" w:color="auto"/>
              <w:left w:val="single" w:sz="4" w:space="0" w:color="auto"/>
              <w:bottom w:val="single" w:sz="4" w:space="0" w:color="auto"/>
              <w:right w:val="single" w:sz="4" w:space="0" w:color="auto"/>
            </w:tcBorders>
          </w:tcPr>
          <w:p w:rsidR="00A83341" w:rsidRPr="00B103BF" w:rsidRDefault="00A83341"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A83341" w:rsidRPr="00B103BF" w:rsidRDefault="00A83341"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A83341" w:rsidRPr="00B103BF" w:rsidRDefault="00A83341" w:rsidP="00E070AE">
            <w:pPr>
              <w:pStyle w:val="Checkbox"/>
              <w:rPr>
                <w:rFonts w:cs="Helvetica"/>
                <w:lang w:val="en-AU"/>
              </w:rPr>
            </w:pPr>
          </w:p>
        </w:tc>
      </w:tr>
      <w:tr w:rsidR="00A83341" w:rsidRPr="00B103BF" w:rsidTr="00A83341">
        <w:tc>
          <w:tcPr>
            <w:tcW w:w="7081" w:type="dxa"/>
            <w:tcBorders>
              <w:top w:val="single" w:sz="4" w:space="0" w:color="auto"/>
              <w:left w:val="single" w:sz="4" w:space="0" w:color="auto"/>
              <w:bottom w:val="single" w:sz="4" w:space="0" w:color="auto"/>
              <w:right w:val="single" w:sz="4" w:space="0" w:color="auto"/>
            </w:tcBorders>
            <w:vAlign w:val="center"/>
          </w:tcPr>
          <w:p w:rsidR="00A83341" w:rsidRPr="00B103BF" w:rsidRDefault="00A83341" w:rsidP="00A83341">
            <w:pPr>
              <w:pStyle w:val="TableText"/>
              <w:rPr>
                <w:rFonts w:cs="Helvetica"/>
              </w:rPr>
            </w:pPr>
            <w:r w:rsidRPr="00B103BF">
              <w:rPr>
                <w:rFonts w:cs="Helvetica"/>
                <w:szCs w:val="22"/>
              </w:rPr>
              <w:t>Serve after-meal drinks to table</w:t>
            </w:r>
          </w:p>
        </w:tc>
        <w:tc>
          <w:tcPr>
            <w:tcW w:w="711" w:type="dxa"/>
            <w:tcBorders>
              <w:top w:val="single" w:sz="4" w:space="0" w:color="auto"/>
              <w:left w:val="single" w:sz="4" w:space="0" w:color="auto"/>
              <w:bottom w:val="single" w:sz="4" w:space="0" w:color="auto"/>
              <w:right w:val="single" w:sz="4" w:space="0" w:color="auto"/>
            </w:tcBorders>
          </w:tcPr>
          <w:p w:rsidR="00A83341" w:rsidRPr="00B103BF" w:rsidRDefault="00A83341"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A83341" w:rsidRPr="00B103BF" w:rsidRDefault="00A83341"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A83341" w:rsidRPr="00B103BF" w:rsidRDefault="00A83341" w:rsidP="00E070AE">
            <w:pPr>
              <w:pStyle w:val="Checkbox"/>
              <w:rPr>
                <w:rFonts w:cs="Helvetica"/>
                <w:lang w:val="en-AU"/>
              </w:rPr>
            </w:pPr>
          </w:p>
        </w:tc>
      </w:tr>
      <w:tr w:rsidR="00A83341" w:rsidRPr="00B103BF" w:rsidTr="00A83341">
        <w:tc>
          <w:tcPr>
            <w:tcW w:w="7081" w:type="dxa"/>
            <w:tcBorders>
              <w:top w:val="single" w:sz="4" w:space="0" w:color="auto"/>
              <w:left w:val="single" w:sz="4" w:space="0" w:color="auto"/>
              <w:bottom w:val="single" w:sz="4" w:space="0" w:color="auto"/>
              <w:right w:val="single" w:sz="4" w:space="0" w:color="auto"/>
            </w:tcBorders>
            <w:vAlign w:val="center"/>
          </w:tcPr>
          <w:p w:rsidR="00A83341" w:rsidRPr="00B103BF" w:rsidRDefault="00A83341" w:rsidP="00A83341">
            <w:pPr>
              <w:pStyle w:val="TableText"/>
              <w:rPr>
                <w:rFonts w:cs="Helvetica"/>
              </w:rPr>
            </w:pPr>
            <w:r w:rsidRPr="00B103BF">
              <w:rPr>
                <w:rFonts w:cs="Helvetica"/>
                <w:szCs w:val="22"/>
              </w:rPr>
              <w:t>Coordinate timing of beverage service to match courses/menu items being served</w:t>
            </w:r>
          </w:p>
        </w:tc>
        <w:tc>
          <w:tcPr>
            <w:tcW w:w="711" w:type="dxa"/>
            <w:tcBorders>
              <w:top w:val="single" w:sz="4" w:space="0" w:color="auto"/>
              <w:left w:val="single" w:sz="4" w:space="0" w:color="auto"/>
              <w:bottom w:val="single" w:sz="4" w:space="0" w:color="auto"/>
              <w:right w:val="single" w:sz="4" w:space="0" w:color="auto"/>
            </w:tcBorders>
          </w:tcPr>
          <w:p w:rsidR="00A83341" w:rsidRPr="00B103BF" w:rsidRDefault="00A83341"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A83341" w:rsidRPr="00B103BF" w:rsidRDefault="00A83341"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A83341" w:rsidRPr="00B103BF" w:rsidRDefault="00A83341" w:rsidP="00E070AE">
            <w:pPr>
              <w:pStyle w:val="Checkbox"/>
              <w:rPr>
                <w:rFonts w:cs="Helvetica"/>
                <w:lang w:val="en-AU"/>
              </w:rPr>
            </w:pPr>
          </w:p>
        </w:tc>
      </w:tr>
      <w:tr w:rsidR="00A83341" w:rsidRPr="00B103BF" w:rsidTr="00A83341">
        <w:tc>
          <w:tcPr>
            <w:tcW w:w="7081" w:type="dxa"/>
            <w:tcBorders>
              <w:top w:val="single" w:sz="4" w:space="0" w:color="auto"/>
              <w:left w:val="single" w:sz="4" w:space="0" w:color="auto"/>
              <w:bottom w:val="single" w:sz="4" w:space="0" w:color="auto"/>
              <w:right w:val="single" w:sz="4" w:space="0" w:color="auto"/>
            </w:tcBorders>
            <w:vAlign w:val="center"/>
          </w:tcPr>
          <w:p w:rsidR="00A83341" w:rsidRPr="00B103BF" w:rsidRDefault="00A83341" w:rsidP="00A83341">
            <w:pPr>
              <w:pStyle w:val="TableText"/>
              <w:rPr>
                <w:rFonts w:cs="Helvetica"/>
              </w:rPr>
            </w:pPr>
            <w:r w:rsidRPr="00B103BF">
              <w:rPr>
                <w:rFonts w:cs="Helvetica"/>
                <w:szCs w:val="22"/>
              </w:rPr>
              <w:t>Clear glasses and beverage items</w:t>
            </w:r>
          </w:p>
        </w:tc>
        <w:tc>
          <w:tcPr>
            <w:tcW w:w="711" w:type="dxa"/>
            <w:tcBorders>
              <w:top w:val="single" w:sz="4" w:space="0" w:color="auto"/>
              <w:left w:val="single" w:sz="4" w:space="0" w:color="auto"/>
              <w:bottom w:val="single" w:sz="4" w:space="0" w:color="auto"/>
              <w:right w:val="single" w:sz="4" w:space="0" w:color="auto"/>
            </w:tcBorders>
          </w:tcPr>
          <w:p w:rsidR="00A83341" w:rsidRPr="00B103BF" w:rsidRDefault="00A83341"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A83341" w:rsidRPr="00B103BF" w:rsidRDefault="00A83341"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A83341" w:rsidRPr="00B103BF" w:rsidRDefault="00A83341" w:rsidP="00E070AE">
            <w:pPr>
              <w:pStyle w:val="Checkbox"/>
              <w:rPr>
                <w:rFonts w:cs="Helvetica"/>
                <w:lang w:val="en-AU"/>
              </w:rPr>
            </w:pPr>
          </w:p>
        </w:tc>
      </w:tr>
      <w:tr w:rsidR="00A83341" w:rsidRPr="00B103BF" w:rsidTr="00686E8C">
        <w:tc>
          <w:tcPr>
            <w:tcW w:w="9214"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A83341" w:rsidRPr="00B103BF" w:rsidRDefault="00A83341" w:rsidP="00A83341">
            <w:pPr>
              <w:pStyle w:val="Checkbox"/>
              <w:numPr>
                <w:ilvl w:val="0"/>
                <w:numId w:val="0"/>
              </w:numPr>
              <w:rPr>
                <w:rFonts w:cs="Helvetica"/>
                <w:b/>
                <w:sz w:val="22"/>
                <w:lang w:val="en-AU"/>
              </w:rPr>
            </w:pPr>
            <w:r w:rsidRPr="00B103BF">
              <w:rPr>
                <w:rFonts w:cs="Helvetica"/>
                <w:b/>
                <w:sz w:val="22"/>
                <w:lang w:val="en-AU"/>
              </w:rPr>
              <w:t xml:space="preserve">  Element 7: Present account to guest</w:t>
            </w:r>
          </w:p>
        </w:tc>
      </w:tr>
      <w:tr w:rsidR="00A83341" w:rsidRPr="00B103BF" w:rsidTr="00E070AE">
        <w:tc>
          <w:tcPr>
            <w:tcW w:w="7081" w:type="dxa"/>
            <w:tcBorders>
              <w:top w:val="single" w:sz="4" w:space="0" w:color="auto"/>
              <w:left w:val="single" w:sz="4" w:space="0" w:color="auto"/>
              <w:bottom w:val="single" w:sz="4" w:space="0" w:color="auto"/>
              <w:right w:val="single" w:sz="4" w:space="0" w:color="auto"/>
            </w:tcBorders>
            <w:vAlign w:val="center"/>
          </w:tcPr>
          <w:p w:rsidR="00A83341" w:rsidRPr="00B103BF" w:rsidRDefault="00A83341" w:rsidP="00686E8C">
            <w:pPr>
              <w:pStyle w:val="TableText"/>
              <w:keepNext/>
              <w:rPr>
                <w:rFonts w:cs="Helvetica"/>
              </w:rPr>
            </w:pPr>
            <w:r w:rsidRPr="00B103BF">
              <w:rPr>
                <w:rFonts w:cs="Helvetica"/>
                <w:szCs w:val="22"/>
              </w:rPr>
              <w:t>Compile guest account ready for presentation</w:t>
            </w:r>
          </w:p>
        </w:tc>
        <w:tc>
          <w:tcPr>
            <w:tcW w:w="711" w:type="dxa"/>
            <w:tcBorders>
              <w:top w:val="single" w:sz="4" w:space="0" w:color="auto"/>
              <w:left w:val="single" w:sz="4" w:space="0" w:color="auto"/>
              <w:bottom w:val="single" w:sz="4" w:space="0" w:color="auto"/>
              <w:right w:val="single" w:sz="4" w:space="0" w:color="auto"/>
            </w:tcBorders>
          </w:tcPr>
          <w:p w:rsidR="00A83341" w:rsidRPr="00B103BF" w:rsidRDefault="00A83341"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A83341" w:rsidRPr="00B103BF" w:rsidRDefault="00A83341"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A83341" w:rsidRPr="00B103BF" w:rsidRDefault="00A83341" w:rsidP="00E070AE">
            <w:pPr>
              <w:pStyle w:val="Checkbox"/>
              <w:rPr>
                <w:rFonts w:cs="Helvetica"/>
                <w:lang w:val="en-AU"/>
              </w:rPr>
            </w:pPr>
          </w:p>
        </w:tc>
      </w:tr>
      <w:tr w:rsidR="00A83341" w:rsidRPr="00B103BF" w:rsidTr="00E070AE">
        <w:tc>
          <w:tcPr>
            <w:tcW w:w="7081" w:type="dxa"/>
            <w:tcBorders>
              <w:top w:val="single" w:sz="4" w:space="0" w:color="auto"/>
              <w:left w:val="single" w:sz="4" w:space="0" w:color="auto"/>
              <w:bottom w:val="single" w:sz="4" w:space="0" w:color="auto"/>
              <w:right w:val="single" w:sz="4" w:space="0" w:color="auto"/>
            </w:tcBorders>
            <w:vAlign w:val="center"/>
          </w:tcPr>
          <w:p w:rsidR="00A83341" w:rsidRPr="00B103BF" w:rsidRDefault="00A83341" w:rsidP="00686E8C">
            <w:pPr>
              <w:pStyle w:val="TableText"/>
              <w:rPr>
                <w:rFonts w:cs="Helvetica"/>
              </w:rPr>
            </w:pPr>
            <w:r w:rsidRPr="00B103BF">
              <w:rPr>
                <w:rFonts w:cs="Helvetica"/>
                <w:szCs w:val="22"/>
              </w:rPr>
              <w:t>Present account to guest</w:t>
            </w:r>
          </w:p>
        </w:tc>
        <w:tc>
          <w:tcPr>
            <w:tcW w:w="711" w:type="dxa"/>
            <w:tcBorders>
              <w:top w:val="single" w:sz="4" w:space="0" w:color="auto"/>
              <w:left w:val="single" w:sz="4" w:space="0" w:color="auto"/>
              <w:bottom w:val="single" w:sz="4" w:space="0" w:color="auto"/>
              <w:right w:val="single" w:sz="4" w:space="0" w:color="auto"/>
            </w:tcBorders>
          </w:tcPr>
          <w:p w:rsidR="00A83341" w:rsidRPr="00B103BF" w:rsidRDefault="00A83341"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A83341" w:rsidRPr="00B103BF" w:rsidRDefault="00A83341"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A83341" w:rsidRPr="00B103BF" w:rsidRDefault="00A83341" w:rsidP="00E070AE">
            <w:pPr>
              <w:pStyle w:val="Checkbox"/>
              <w:rPr>
                <w:rFonts w:cs="Helvetica"/>
                <w:lang w:val="en-AU"/>
              </w:rPr>
            </w:pPr>
          </w:p>
        </w:tc>
      </w:tr>
      <w:tr w:rsidR="00A83341" w:rsidRPr="00B103BF" w:rsidTr="00E070AE">
        <w:tc>
          <w:tcPr>
            <w:tcW w:w="7081" w:type="dxa"/>
            <w:tcBorders>
              <w:top w:val="single" w:sz="4" w:space="0" w:color="auto"/>
              <w:left w:val="single" w:sz="4" w:space="0" w:color="auto"/>
              <w:bottom w:val="single" w:sz="4" w:space="0" w:color="auto"/>
              <w:right w:val="single" w:sz="4" w:space="0" w:color="auto"/>
            </w:tcBorders>
            <w:vAlign w:val="center"/>
          </w:tcPr>
          <w:p w:rsidR="00A83341" w:rsidRPr="00B103BF" w:rsidRDefault="00A83341" w:rsidP="00686E8C">
            <w:pPr>
              <w:pStyle w:val="TableText"/>
              <w:rPr>
                <w:rFonts w:cs="Helvetica"/>
              </w:rPr>
            </w:pPr>
            <w:r w:rsidRPr="00B103BF">
              <w:rPr>
                <w:rFonts w:cs="Helvetica"/>
                <w:szCs w:val="22"/>
              </w:rPr>
              <w:t>Accept payment for account</w:t>
            </w:r>
          </w:p>
        </w:tc>
        <w:tc>
          <w:tcPr>
            <w:tcW w:w="711" w:type="dxa"/>
            <w:tcBorders>
              <w:top w:val="single" w:sz="4" w:space="0" w:color="auto"/>
              <w:left w:val="single" w:sz="4" w:space="0" w:color="auto"/>
              <w:bottom w:val="single" w:sz="4" w:space="0" w:color="auto"/>
              <w:right w:val="single" w:sz="4" w:space="0" w:color="auto"/>
            </w:tcBorders>
          </w:tcPr>
          <w:p w:rsidR="00A83341" w:rsidRPr="00B103BF" w:rsidRDefault="00A83341"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A83341" w:rsidRPr="00B103BF" w:rsidRDefault="00A83341"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A83341" w:rsidRPr="00B103BF" w:rsidRDefault="00A83341" w:rsidP="00E070AE">
            <w:pPr>
              <w:pStyle w:val="Checkbox"/>
              <w:rPr>
                <w:rFonts w:cs="Helvetica"/>
                <w:lang w:val="en-AU"/>
              </w:rPr>
            </w:pPr>
          </w:p>
        </w:tc>
      </w:tr>
      <w:tr w:rsidR="00A83341" w:rsidRPr="00B103BF" w:rsidTr="00E070AE">
        <w:tc>
          <w:tcPr>
            <w:tcW w:w="7081" w:type="dxa"/>
            <w:tcBorders>
              <w:top w:val="single" w:sz="4" w:space="0" w:color="auto"/>
              <w:left w:val="single" w:sz="4" w:space="0" w:color="auto"/>
              <w:bottom w:val="single" w:sz="4" w:space="0" w:color="auto"/>
              <w:right w:val="single" w:sz="4" w:space="0" w:color="auto"/>
            </w:tcBorders>
            <w:vAlign w:val="center"/>
          </w:tcPr>
          <w:p w:rsidR="00A83341" w:rsidRPr="00B103BF" w:rsidRDefault="00A83341" w:rsidP="00686E8C">
            <w:pPr>
              <w:pStyle w:val="TableText"/>
              <w:rPr>
                <w:rFonts w:cs="Helvetica"/>
              </w:rPr>
            </w:pPr>
            <w:r w:rsidRPr="00B103BF">
              <w:rPr>
                <w:rFonts w:cs="Helvetica"/>
                <w:szCs w:val="22"/>
              </w:rPr>
              <w:t>Process payment of account</w:t>
            </w:r>
          </w:p>
        </w:tc>
        <w:tc>
          <w:tcPr>
            <w:tcW w:w="711" w:type="dxa"/>
            <w:tcBorders>
              <w:top w:val="single" w:sz="4" w:space="0" w:color="auto"/>
              <w:left w:val="single" w:sz="4" w:space="0" w:color="auto"/>
              <w:bottom w:val="single" w:sz="4" w:space="0" w:color="auto"/>
              <w:right w:val="single" w:sz="4" w:space="0" w:color="auto"/>
            </w:tcBorders>
          </w:tcPr>
          <w:p w:rsidR="00A83341" w:rsidRPr="00B103BF" w:rsidRDefault="00A83341"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A83341" w:rsidRPr="00B103BF" w:rsidRDefault="00A83341"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A83341" w:rsidRPr="00B103BF" w:rsidRDefault="00A83341" w:rsidP="00E070AE">
            <w:pPr>
              <w:pStyle w:val="Checkbox"/>
              <w:rPr>
                <w:rFonts w:cs="Helvetica"/>
                <w:lang w:val="en-AU"/>
              </w:rPr>
            </w:pPr>
          </w:p>
        </w:tc>
      </w:tr>
      <w:tr w:rsidR="00A83341" w:rsidRPr="00B103BF" w:rsidTr="00686E8C">
        <w:tc>
          <w:tcPr>
            <w:tcW w:w="9214"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A83341" w:rsidRPr="00B103BF" w:rsidRDefault="00A83341" w:rsidP="00686E8C">
            <w:pPr>
              <w:pStyle w:val="Checkbox"/>
              <w:numPr>
                <w:ilvl w:val="0"/>
                <w:numId w:val="0"/>
              </w:numPr>
              <w:rPr>
                <w:rFonts w:cs="Helvetica"/>
                <w:b/>
                <w:sz w:val="22"/>
                <w:lang w:val="en-AU"/>
              </w:rPr>
            </w:pPr>
            <w:r w:rsidRPr="00B103BF">
              <w:rPr>
                <w:rFonts w:cs="Helvetica"/>
                <w:b/>
                <w:sz w:val="22"/>
                <w:lang w:val="en-AU"/>
              </w:rPr>
              <w:t>Element 8: Provide departure services</w:t>
            </w:r>
          </w:p>
        </w:tc>
      </w:tr>
      <w:tr w:rsidR="00A83341" w:rsidRPr="00B103BF" w:rsidTr="00E070AE">
        <w:tc>
          <w:tcPr>
            <w:tcW w:w="7081" w:type="dxa"/>
            <w:tcBorders>
              <w:top w:val="single" w:sz="4" w:space="0" w:color="auto"/>
              <w:left w:val="single" w:sz="4" w:space="0" w:color="auto"/>
              <w:bottom w:val="single" w:sz="4" w:space="0" w:color="auto"/>
              <w:right w:val="single" w:sz="4" w:space="0" w:color="auto"/>
            </w:tcBorders>
            <w:vAlign w:val="center"/>
          </w:tcPr>
          <w:p w:rsidR="00A83341" w:rsidRPr="00B103BF" w:rsidRDefault="00A83341" w:rsidP="00686E8C">
            <w:pPr>
              <w:pStyle w:val="TableText"/>
              <w:rPr>
                <w:rFonts w:cs="Helvetica"/>
              </w:rPr>
            </w:pPr>
            <w:r w:rsidRPr="00B103BF">
              <w:rPr>
                <w:rFonts w:cs="Helvetica"/>
                <w:szCs w:val="22"/>
              </w:rPr>
              <w:t>Assist guest in leaving table</w:t>
            </w:r>
          </w:p>
        </w:tc>
        <w:tc>
          <w:tcPr>
            <w:tcW w:w="711" w:type="dxa"/>
            <w:tcBorders>
              <w:top w:val="single" w:sz="4" w:space="0" w:color="auto"/>
              <w:left w:val="single" w:sz="4" w:space="0" w:color="auto"/>
              <w:bottom w:val="single" w:sz="4" w:space="0" w:color="auto"/>
              <w:right w:val="single" w:sz="4" w:space="0" w:color="auto"/>
            </w:tcBorders>
          </w:tcPr>
          <w:p w:rsidR="00A83341" w:rsidRPr="00B103BF" w:rsidRDefault="00A83341"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A83341" w:rsidRPr="00B103BF" w:rsidRDefault="00A83341"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A83341" w:rsidRPr="00B103BF" w:rsidRDefault="00A83341" w:rsidP="00E070AE">
            <w:pPr>
              <w:pStyle w:val="Checkbox"/>
              <w:rPr>
                <w:rFonts w:cs="Helvetica"/>
                <w:lang w:val="en-AU"/>
              </w:rPr>
            </w:pPr>
          </w:p>
        </w:tc>
      </w:tr>
      <w:tr w:rsidR="00A83341" w:rsidRPr="00B103BF" w:rsidTr="00E070AE">
        <w:tc>
          <w:tcPr>
            <w:tcW w:w="7081" w:type="dxa"/>
            <w:tcBorders>
              <w:top w:val="single" w:sz="4" w:space="0" w:color="auto"/>
              <w:left w:val="single" w:sz="4" w:space="0" w:color="auto"/>
              <w:bottom w:val="single" w:sz="4" w:space="0" w:color="auto"/>
              <w:right w:val="single" w:sz="4" w:space="0" w:color="auto"/>
            </w:tcBorders>
            <w:vAlign w:val="center"/>
          </w:tcPr>
          <w:p w:rsidR="00A83341" w:rsidRPr="00B103BF" w:rsidRDefault="00A83341" w:rsidP="00686E8C">
            <w:pPr>
              <w:pStyle w:val="TableText"/>
              <w:rPr>
                <w:rFonts w:cs="Helvetica"/>
              </w:rPr>
            </w:pPr>
            <w:r w:rsidRPr="00B103BF">
              <w:rPr>
                <w:rFonts w:cs="Helvetica"/>
                <w:szCs w:val="22"/>
              </w:rPr>
              <w:t>Provide end-of-service assistance, as required</w:t>
            </w:r>
          </w:p>
        </w:tc>
        <w:tc>
          <w:tcPr>
            <w:tcW w:w="711" w:type="dxa"/>
            <w:tcBorders>
              <w:top w:val="single" w:sz="4" w:space="0" w:color="auto"/>
              <w:left w:val="single" w:sz="4" w:space="0" w:color="auto"/>
              <w:bottom w:val="single" w:sz="4" w:space="0" w:color="auto"/>
              <w:right w:val="single" w:sz="4" w:space="0" w:color="auto"/>
            </w:tcBorders>
          </w:tcPr>
          <w:p w:rsidR="00A83341" w:rsidRPr="00B103BF" w:rsidRDefault="00A83341"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A83341" w:rsidRPr="00B103BF" w:rsidRDefault="00A83341"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A83341" w:rsidRPr="00B103BF" w:rsidRDefault="00A83341" w:rsidP="00E070AE">
            <w:pPr>
              <w:pStyle w:val="Checkbox"/>
              <w:rPr>
                <w:rFonts w:cs="Helvetica"/>
                <w:lang w:val="en-AU"/>
              </w:rPr>
            </w:pPr>
          </w:p>
        </w:tc>
      </w:tr>
      <w:tr w:rsidR="00A83341" w:rsidRPr="00B103BF" w:rsidTr="00E070AE">
        <w:tc>
          <w:tcPr>
            <w:tcW w:w="7081" w:type="dxa"/>
            <w:tcBorders>
              <w:top w:val="single" w:sz="4" w:space="0" w:color="auto"/>
              <w:left w:val="single" w:sz="4" w:space="0" w:color="auto"/>
              <w:bottom w:val="single" w:sz="4" w:space="0" w:color="auto"/>
              <w:right w:val="single" w:sz="4" w:space="0" w:color="auto"/>
            </w:tcBorders>
            <w:vAlign w:val="center"/>
          </w:tcPr>
          <w:p w:rsidR="00A83341" w:rsidRPr="00B103BF" w:rsidRDefault="00A83341" w:rsidP="00686E8C">
            <w:pPr>
              <w:pStyle w:val="TableText"/>
              <w:rPr>
                <w:rFonts w:cs="Helvetica"/>
              </w:rPr>
            </w:pPr>
            <w:r w:rsidRPr="00B103BF">
              <w:rPr>
                <w:rFonts w:cs="Helvetica"/>
                <w:szCs w:val="22"/>
              </w:rPr>
              <w:t>Farewell guests</w:t>
            </w:r>
          </w:p>
        </w:tc>
        <w:tc>
          <w:tcPr>
            <w:tcW w:w="711" w:type="dxa"/>
            <w:tcBorders>
              <w:top w:val="single" w:sz="4" w:space="0" w:color="auto"/>
              <w:left w:val="single" w:sz="4" w:space="0" w:color="auto"/>
              <w:bottom w:val="single" w:sz="4" w:space="0" w:color="auto"/>
              <w:right w:val="single" w:sz="4" w:space="0" w:color="auto"/>
            </w:tcBorders>
          </w:tcPr>
          <w:p w:rsidR="00A83341" w:rsidRPr="00B103BF" w:rsidRDefault="00A83341"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A83341" w:rsidRPr="00B103BF" w:rsidRDefault="00A83341"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A83341" w:rsidRPr="00B103BF" w:rsidRDefault="00A83341" w:rsidP="00E070AE">
            <w:pPr>
              <w:pStyle w:val="Checkbox"/>
              <w:rPr>
                <w:rFonts w:cs="Helvetica"/>
                <w:lang w:val="en-AU"/>
              </w:rPr>
            </w:pPr>
          </w:p>
        </w:tc>
      </w:tr>
    </w:tbl>
    <w:p w:rsidR="00A83341" w:rsidRPr="00B103BF" w:rsidRDefault="00A83341">
      <w:pPr>
        <w:rPr>
          <w:rFonts w:ascii="Helvetica" w:hAnsi="Helvetica" w:cs="Helvetica"/>
        </w:rPr>
      </w:pPr>
      <w:r w:rsidRPr="00B103BF">
        <w:rPr>
          <w:rFonts w:ascii="Helvetica" w:hAnsi="Helvetica" w:cs="Helvetica"/>
          <w:b/>
        </w:rPr>
        <w:br w:type="page"/>
      </w:r>
    </w:p>
    <w:tbl>
      <w:tblPr>
        <w:tblW w:w="9214"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6109"/>
        <w:gridCol w:w="972"/>
        <w:gridCol w:w="711"/>
        <w:gridCol w:w="711"/>
        <w:gridCol w:w="711"/>
      </w:tblGrid>
      <w:tr w:rsidR="00A83341" w:rsidRPr="00B103BF" w:rsidTr="00686E8C">
        <w:trPr>
          <w:trHeight w:val="449"/>
        </w:trPr>
        <w:tc>
          <w:tcPr>
            <w:tcW w:w="7081"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A83341" w:rsidRPr="00B103BF" w:rsidRDefault="00A83341" w:rsidP="00686E8C">
            <w:pPr>
              <w:pStyle w:val="TableTextBold"/>
              <w:rPr>
                <w:rFonts w:cs="Helvetica"/>
              </w:rPr>
            </w:pPr>
            <w:r w:rsidRPr="00B103BF">
              <w:rPr>
                <w:rFonts w:cs="Helvetica"/>
              </w:rPr>
              <w:t>Do you believe the trainee has demonstrated the following skills?</w:t>
            </w:r>
          </w:p>
          <w:p w:rsidR="00A83341" w:rsidRPr="00B103BF" w:rsidRDefault="00A83341" w:rsidP="00686E8C">
            <w:pPr>
              <w:pStyle w:val="TableText"/>
              <w:rPr>
                <w:rFonts w:cs="Helvetica"/>
                <w:i/>
                <w:sz w:val="16"/>
                <w:szCs w:val="16"/>
              </w:rPr>
            </w:pPr>
            <w:r w:rsidRPr="00B103BF">
              <w:rPr>
                <w:rFonts w:cs="Helvetica"/>
                <w:i/>
                <w:sz w:val="16"/>
                <w:szCs w:val="16"/>
              </w:rPr>
              <w:t>(tick the correct response]</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A83341" w:rsidRPr="00B103BF" w:rsidRDefault="00A83341" w:rsidP="00686E8C">
            <w:pPr>
              <w:pStyle w:val="TableText"/>
              <w:jc w:val="center"/>
              <w:rPr>
                <w:rFonts w:cs="Helvetica"/>
                <w:b/>
              </w:rPr>
            </w:pPr>
            <w:r w:rsidRPr="00B103BF">
              <w:rPr>
                <w:rFonts w:cs="Helvetica"/>
                <w:b/>
              </w:rPr>
              <w:t>Yes</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A83341" w:rsidRPr="00B103BF" w:rsidRDefault="00A83341" w:rsidP="00686E8C">
            <w:pPr>
              <w:pStyle w:val="TableText"/>
              <w:jc w:val="center"/>
              <w:rPr>
                <w:rFonts w:cs="Helvetica"/>
                <w:b/>
              </w:rPr>
            </w:pPr>
            <w:r w:rsidRPr="00B103BF">
              <w:rPr>
                <w:rFonts w:cs="Helvetica"/>
                <w:b/>
              </w:rPr>
              <w:t>No</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A83341" w:rsidRPr="00B103BF" w:rsidRDefault="00A83341" w:rsidP="00686E8C">
            <w:pPr>
              <w:pStyle w:val="TableText"/>
              <w:jc w:val="center"/>
              <w:rPr>
                <w:rFonts w:cs="Helvetica"/>
                <w:b/>
              </w:rPr>
            </w:pPr>
            <w:r w:rsidRPr="00B103BF">
              <w:rPr>
                <w:rFonts w:cs="Helvetica"/>
                <w:b/>
              </w:rPr>
              <w:t>Not sure</w:t>
            </w:r>
          </w:p>
        </w:tc>
      </w:tr>
      <w:tr w:rsidR="00A83341" w:rsidRPr="00B103BF" w:rsidTr="00686E8C">
        <w:tc>
          <w:tcPr>
            <w:tcW w:w="9214"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A83341" w:rsidRPr="00B103BF" w:rsidRDefault="00A83341" w:rsidP="00686E8C">
            <w:pPr>
              <w:pStyle w:val="Checkbox"/>
              <w:numPr>
                <w:ilvl w:val="0"/>
                <w:numId w:val="0"/>
              </w:numPr>
              <w:rPr>
                <w:rFonts w:cs="Helvetica"/>
                <w:b/>
                <w:sz w:val="22"/>
                <w:lang w:val="en-AU"/>
              </w:rPr>
            </w:pPr>
            <w:r w:rsidRPr="00B103BF">
              <w:rPr>
                <w:rFonts w:cs="Helvetica"/>
                <w:b/>
                <w:sz w:val="22"/>
                <w:lang w:val="en-AU"/>
              </w:rPr>
              <w:t>Element 9:</w:t>
            </w:r>
            <w:r w:rsidRPr="00B103BF">
              <w:rPr>
                <w:rFonts w:eastAsia="SimSun" w:cs="Helvetica"/>
                <w:b/>
                <w:sz w:val="22"/>
                <w:lang w:val="en-AU"/>
              </w:rPr>
              <w:t xml:space="preserve"> </w:t>
            </w:r>
            <w:r w:rsidRPr="00B103BF">
              <w:rPr>
                <w:rFonts w:cs="Helvetica"/>
                <w:b/>
                <w:sz w:val="22"/>
                <w:lang w:val="en-AU"/>
              </w:rPr>
              <w:t>Conduct shut down activities</w:t>
            </w:r>
          </w:p>
        </w:tc>
      </w:tr>
      <w:tr w:rsidR="00A83341" w:rsidRPr="00B103BF" w:rsidTr="00E070AE">
        <w:tc>
          <w:tcPr>
            <w:tcW w:w="7081" w:type="dxa"/>
            <w:gridSpan w:val="2"/>
            <w:tcBorders>
              <w:top w:val="single" w:sz="4" w:space="0" w:color="auto"/>
              <w:left w:val="single" w:sz="4" w:space="0" w:color="auto"/>
              <w:bottom w:val="single" w:sz="4" w:space="0" w:color="auto"/>
              <w:right w:val="single" w:sz="4" w:space="0" w:color="auto"/>
            </w:tcBorders>
            <w:vAlign w:val="center"/>
          </w:tcPr>
          <w:p w:rsidR="00A83341" w:rsidRPr="00B103BF" w:rsidRDefault="00A83341" w:rsidP="00686E8C">
            <w:pPr>
              <w:pStyle w:val="TableText"/>
              <w:rPr>
                <w:rFonts w:cs="Helvetica"/>
              </w:rPr>
            </w:pPr>
            <w:r w:rsidRPr="00B103BF">
              <w:rPr>
                <w:rFonts w:cs="Helvetica"/>
              </w:rPr>
              <w:t>Turn off electrical and service-related equipment, where appropriate</w:t>
            </w:r>
          </w:p>
        </w:tc>
        <w:tc>
          <w:tcPr>
            <w:tcW w:w="711" w:type="dxa"/>
            <w:tcBorders>
              <w:top w:val="single" w:sz="4" w:space="0" w:color="auto"/>
              <w:left w:val="single" w:sz="4" w:space="0" w:color="auto"/>
              <w:bottom w:val="single" w:sz="4" w:space="0" w:color="auto"/>
              <w:right w:val="single" w:sz="4" w:space="0" w:color="auto"/>
            </w:tcBorders>
          </w:tcPr>
          <w:p w:rsidR="00A83341" w:rsidRPr="00B103BF" w:rsidRDefault="00A83341"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A83341" w:rsidRPr="00B103BF" w:rsidRDefault="00A83341"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A83341" w:rsidRPr="00B103BF" w:rsidRDefault="00A83341" w:rsidP="00E070AE">
            <w:pPr>
              <w:pStyle w:val="Checkbox"/>
              <w:rPr>
                <w:rFonts w:cs="Helvetica"/>
                <w:lang w:val="en-AU"/>
              </w:rPr>
            </w:pPr>
          </w:p>
        </w:tc>
      </w:tr>
      <w:tr w:rsidR="00A83341" w:rsidRPr="00B103BF" w:rsidTr="00E070AE">
        <w:tc>
          <w:tcPr>
            <w:tcW w:w="7081" w:type="dxa"/>
            <w:gridSpan w:val="2"/>
            <w:tcBorders>
              <w:top w:val="single" w:sz="4" w:space="0" w:color="auto"/>
              <w:left w:val="single" w:sz="4" w:space="0" w:color="auto"/>
              <w:bottom w:val="single" w:sz="4" w:space="0" w:color="auto"/>
              <w:right w:val="single" w:sz="4" w:space="0" w:color="auto"/>
            </w:tcBorders>
            <w:vAlign w:val="center"/>
          </w:tcPr>
          <w:p w:rsidR="00A83341" w:rsidRPr="00B103BF" w:rsidRDefault="00A83341" w:rsidP="00686E8C">
            <w:pPr>
              <w:pStyle w:val="TableText"/>
              <w:rPr>
                <w:rFonts w:cs="Helvetica"/>
              </w:rPr>
            </w:pPr>
            <w:r w:rsidRPr="00B103BF">
              <w:rPr>
                <w:rFonts w:cs="Helvetica"/>
              </w:rPr>
              <w:t>Remove used linen items for laundering</w:t>
            </w:r>
          </w:p>
        </w:tc>
        <w:tc>
          <w:tcPr>
            <w:tcW w:w="711" w:type="dxa"/>
            <w:tcBorders>
              <w:top w:val="single" w:sz="4" w:space="0" w:color="auto"/>
              <w:left w:val="single" w:sz="4" w:space="0" w:color="auto"/>
              <w:bottom w:val="single" w:sz="4" w:space="0" w:color="auto"/>
              <w:right w:val="single" w:sz="4" w:space="0" w:color="auto"/>
            </w:tcBorders>
          </w:tcPr>
          <w:p w:rsidR="00A83341" w:rsidRPr="00B103BF" w:rsidRDefault="00A83341"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A83341" w:rsidRPr="00B103BF" w:rsidRDefault="00A83341"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A83341" w:rsidRPr="00B103BF" w:rsidRDefault="00A83341" w:rsidP="00E070AE">
            <w:pPr>
              <w:pStyle w:val="Checkbox"/>
              <w:rPr>
                <w:rFonts w:cs="Helvetica"/>
                <w:lang w:val="en-AU"/>
              </w:rPr>
            </w:pPr>
          </w:p>
        </w:tc>
      </w:tr>
      <w:tr w:rsidR="00A83341" w:rsidRPr="00B103BF" w:rsidTr="00E070AE">
        <w:tc>
          <w:tcPr>
            <w:tcW w:w="7081" w:type="dxa"/>
            <w:gridSpan w:val="2"/>
            <w:tcBorders>
              <w:top w:val="single" w:sz="4" w:space="0" w:color="auto"/>
              <w:left w:val="single" w:sz="4" w:space="0" w:color="auto"/>
              <w:bottom w:val="single" w:sz="4" w:space="0" w:color="auto"/>
              <w:right w:val="single" w:sz="4" w:space="0" w:color="auto"/>
            </w:tcBorders>
            <w:vAlign w:val="center"/>
          </w:tcPr>
          <w:p w:rsidR="00A83341" w:rsidRPr="00B103BF" w:rsidRDefault="00A83341" w:rsidP="00686E8C">
            <w:pPr>
              <w:pStyle w:val="TableText"/>
              <w:rPr>
                <w:rFonts w:cs="Helvetica"/>
              </w:rPr>
            </w:pPr>
            <w:r w:rsidRPr="00B103BF">
              <w:rPr>
                <w:rFonts w:cs="Helvetica"/>
              </w:rPr>
              <w:t>Store, stock and replenish, where necessary, for next service session</w:t>
            </w:r>
          </w:p>
        </w:tc>
        <w:tc>
          <w:tcPr>
            <w:tcW w:w="711" w:type="dxa"/>
            <w:tcBorders>
              <w:top w:val="single" w:sz="4" w:space="0" w:color="auto"/>
              <w:left w:val="single" w:sz="4" w:space="0" w:color="auto"/>
              <w:bottom w:val="single" w:sz="4" w:space="0" w:color="auto"/>
              <w:right w:val="single" w:sz="4" w:space="0" w:color="auto"/>
            </w:tcBorders>
          </w:tcPr>
          <w:p w:rsidR="00A83341" w:rsidRPr="00B103BF" w:rsidRDefault="00A83341"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A83341" w:rsidRPr="00B103BF" w:rsidRDefault="00A83341"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A83341" w:rsidRPr="00B103BF" w:rsidRDefault="00A83341" w:rsidP="00E070AE">
            <w:pPr>
              <w:pStyle w:val="Checkbox"/>
              <w:rPr>
                <w:rFonts w:cs="Helvetica"/>
                <w:lang w:val="en-AU"/>
              </w:rPr>
            </w:pPr>
          </w:p>
        </w:tc>
      </w:tr>
      <w:tr w:rsidR="00A83341" w:rsidRPr="00B103BF" w:rsidTr="00E070AE">
        <w:tc>
          <w:tcPr>
            <w:tcW w:w="7081" w:type="dxa"/>
            <w:gridSpan w:val="2"/>
            <w:tcBorders>
              <w:top w:val="single" w:sz="4" w:space="0" w:color="auto"/>
              <w:left w:val="single" w:sz="4" w:space="0" w:color="auto"/>
              <w:bottom w:val="single" w:sz="4" w:space="0" w:color="auto"/>
              <w:right w:val="single" w:sz="4" w:space="0" w:color="auto"/>
            </w:tcBorders>
            <w:vAlign w:val="center"/>
          </w:tcPr>
          <w:p w:rsidR="00A83341" w:rsidRPr="00B103BF" w:rsidRDefault="00A83341" w:rsidP="00686E8C">
            <w:pPr>
              <w:pStyle w:val="TableText"/>
              <w:rPr>
                <w:rFonts w:cs="Helvetica"/>
              </w:rPr>
            </w:pPr>
            <w:r w:rsidRPr="00B103BF">
              <w:rPr>
                <w:rFonts w:cs="Helvetica"/>
              </w:rPr>
              <w:t>Dispose of waste</w:t>
            </w:r>
          </w:p>
        </w:tc>
        <w:tc>
          <w:tcPr>
            <w:tcW w:w="711" w:type="dxa"/>
            <w:tcBorders>
              <w:top w:val="single" w:sz="4" w:space="0" w:color="auto"/>
              <w:left w:val="single" w:sz="4" w:space="0" w:color="auto"/>
              <w:bottom w:val="single" w:sz="4" w:space="0" w:color="auto"/>
              <w:right w:val="single" w:sz="4" w:space="0" w:color="auto"/>
            </w:tcBorders>
          </w:tcPr>
          <w:p w:rsidR="00A83341" w:rsidRPr="00B103BF" w:rsidRDefault="00A83341"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A83341" w:rsidRPr="00B103BF" w:rsidRDefault="00A83341"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A83341" w:rsidRPr="00B103BF" w:rsidRDefault="00A83341" w:rsidP="00E070AE">
            <w:pPr>
              <w:pStyle w:val="Checkbox"/>
              <w:rPr>
                <w:rFonts w:cs="Helvetica"/>
                <w:lang w:val="en-AU"/>
              </w:rPr>
            </w:pPr>
          </w:p>
        </w:tc>
      </w:tr>
      <w:tr w:rsidR="00A83341" w:rsidRPr="00B103BF" w:rsidTr="00E070AE">
        <w:tc>
          <w:tcPr>
            <w:tcW w:w="7081" w:type="dxa"/>
            <w:gridSpan w:val="2"/>
            <w:tcBorders>
              <w:top w:val="single" w:sz="4" w:space="0" w:color="auto"/>
              <w:left w:val="single" w:sz="4" w:space="0" w:color="auto"/>
              <w:bottom w:val="single" w:sz="4" w:space="0" w:color="auto"/>
              <w:right w:val="single" w:sz="4" w:space="0" w:color="auto"/>
            </w:tcBorders>
            <w:vAlign w:val="center"/>
          </w:tcPr>
          <w:p w:rsidR="00A83341" w:rsidRPr="00B103BF" w:rsidRDefault="00A83341" w:rsidP="00686E8C">
            <w:pPr>
              <w:pStyle w:val="TableText"/>
              <w:rPr>
                <w:rFonts w:cs="Helvetica"/>
              </w:rPr>
            </w:pPr>
            <w:r w:rsidRPr="00B103BF">
              <w:rPr>
                <w:rFonts w:cs="Helvetica"/>
              </w:rPr>
              <w:t>Clear and clean service area and service items</w:t>
            </w:r>
          </w:p>
        </w:tc>
        <w:tc>
          <w:tcPr>
            <w:tcW w:w="711" w:type="dxa"/>
            <w:tcBorders>
              <w:top w:val="single" w:sz="4" w:space="0" w:color="auto"/>
              <w:left w:val="single" w:sz="4" w:space="0" w:color="auto"/>
              <w:bottom w:val="single" w:sz="4" w:space="0" w:color="auto"/>
              <w:right w:val="single" w:sz="4" w:space="0" w:color="auto"/>
            </w:tcBorders>
          </w:tcPr>
          <w:p w:rsidR="00A83341" w:rsidRPr="00B103BF" w:rsidRDefault="00A83341"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A83341" w:rsidRPr="00B103BF" w:rsidRDefault="00A83341"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A83341" w:rsidRPr="00B103BF" w:rsidRDefault="00A83341" w:rsidP="00E070AE">
            <w:pPr>
              <w:pStyle w:val="Checkbox"/>
              <w:rPr>
                <w:rFonts w:cs="Helvetica"/>
                <w:lang w:val="en-AU"/>
              </w:rPr>
            </w:pPr>
          </w:p>
        </w:tc>
      </w:tr>
      <w:tr w:rsidR="00A83341" w:rsidRPr="00B103BF" w:rsidTr="00E070AE">
        <w:tc>
          <w:tcPr>
            <w:tcW w:w="7081" w:type="dxa"/>
            <w:gridSpan w:val="2"/>
            <w:tcBorders>
              <w:top w:val="single" w:sz="4" w:space="0" w:color="auto"/>
              <w:left w:val="single" w:sz="4" w:space="0" w:color="auto"/>
              <w:bottom w:val="single" w:sz="4" w:space="0" w:color="auto"/>
              <w:right w:val="single" w:sz="4" w:space="0" w:color="auto"/>
            </w:tcBorders>
            <w:vAlign w:val="center"/>
          </w:tcPr>
          <w:p w:rsidR="00A83341" w:rsidRPr="00B103BF" w:rsidRDefault="00A83341" w:rsidP="00686E8C">
            <w:pPr>
              <w:pStyle w:val="TableText"/>
              <w:rPr>
                <w:rFonts w:cs="Helvetica"/>
              </w:rPr>
            </w:pPr>
            <w:r w:rsidRPr="00B103BF">
              <w:rPr>
                <w:rFonts w:cs="Helvetica"/>
              </w:rPr>
              <w:t xml:space="preserve">Conduct session de-briefing </w:t>
            </w:r>
          </w:p>
        </w:tc>
        <w:tc>
          <w:tcPr>
            <w:tcW w:w="711" w:type="dxa"/>
            <w:tcBorders>
              <w:top w:val="single" w:sz="4" w:space="0" w:color="auto"/>
              <w:left w:val="single" w:sz="4" w:space="0" w:color="auto"/>
              <w:bottom w:val="single" w:sz="4" w:space="0" w:color="auto"/>
              <w:right w:val="single" w:sz="4" w:space="0" w:color="auto"/>
            </w:tcBorders>
          </w:tcPr>
          <w:p w:rsidR="00A83341" w:rsidRPr="00B103BF" w:rsidRDefault="00A83341"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A83341" w:rsidRPr="00B103BF" w:rsidRDefault="00A83341"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A83341" w:rsidRPr="00B103BF" w:rsidRDefault="00A83341" w:rsidP="00E070AE">
            <w:pPr>
              <w:pStyle w:val="Checkbox"/>
              <w:rPr>
                <w:rFonts w:cs="Helvetica"/>
                <w:lang w:val="en-AU"/>
              </w:rPr>
            </w:pPr>
          </w:p>
        </w:tc>
      </w:tr>
      <w:tr w:rsidR="00A83341" w:rsidRPr="00B103BF" w:rsidTr="00E070AE">
        <w:tc>
          <w:tcPr>
            <w:tcW w:w="7081" w:type="dxa"/>
            <w:gridSpan w:val="2"/>
            <w:tcBorders>
              <w:top w:val="single" w:sz="4" w:space="0" w:color="auto"/>
              <w:left w:val="single" w:sz="4" w:space="0" w:color="auto"/>
              <w:bottom w:val="single" w:sz="4" w:space="0" w:color="auto"/>
              <w:right w:val="single" w:sz="4" w:space="0" w:color="auto"/>
            </w:tcBorders>
            <w:vAlign w:val="center"/>
          </w:tcPr>
          <w:p w:rsidR="00A83341" w:rsidRPr="00B103BF" w:rsidRDefault="00A83341" w:rsidP="00686E8C">
            <w:pPr>
              <w:pStyle w:val="TableText"/>
              <w:rPr>
                <w:rFonts w:cs="Helvetica"/>
              </w:rPr>
            </w:pPr>
            <w:r w:rsidRPr="00B103BF">
              <w:rPr>
                <w:rFonts w:cs="Helvetica"/>
              </w:rPr>
              <w:t>Conduct handover to incoming shift, where appropriate</w:t>
            </w:r>
          </w:p>
        </w:tc>
        <w:tc>
          <w:tcPr>
            <w:tcW w:w="711" w:type="dxa"/>
            <w:tcBorders>
              <w:top w:val="single" w:sz="4" w:space="0" w:color="auto"/>
              <w:left w:val="single" w:sz="4" w:space="0" w:color="auto"/>
              <w:bottom w:val="single" w:sz="4" w:space="0" w:color="auto"/>
              <w:right w:val="single" w:sz="4" w:space="0" w:color="auto"/>
            </w:tcBorders>
          </w:tcPr>
          <w:p w:rsidR="00A83341" w:rsidRPr="00B103BF" w:rsidRDefault="00A83341"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A83341" w:rsidRPr="00B103BF" w:rsidRDefault="00A83341"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A83341" w:rsidRPr="00B103BF" w:rsidRDefault="00A83341" w:rsidP="00E070AE">
            <w:pPr>
              <w:pStyle w:val="Checkbox"/>
              <w:rPr>
                <w:rFonts w:cs="Helvetica"/>
                <w:lang w:val="en-AU"/>
              </w:rPr>
            </w:pPr>
          </w:p>
        </w:tc>
      </w:tr>
      <w:tr w:rsidR="00E070AE" w:rsidRPr="00B103BF" w:rsidTr="00E070AE">
        <w:trPr>
          <w:trHeight w:val="466"/>
        </w:trPr>
        <w:tc>
          <w:tcPr>
            <w:tcW w:w="9214"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B103BF" w:rsidRDefault="00E070AE" w:rsidP="00ED257F">
            <w:pPr>
              <w:pStyle w:val="TableTextBold"/>
              <w:keepNext/>
              <w:rPr>
                <w:rFonts w:cs="Helvetica"/>
              </w:rPr>
            </w:pPr>
            <w:r w:rsidRPr="00B103BF">
              <w:rPr>
                <w:rFonts w:cs="Helvetica"/>
              </w:rPr>
              <w:t>Comments/feedback from Third Party to Trainer/Assessor:</w:t>
            </w:r>
          </w:p>
        </w:tc>
      </w:tr>
      <w:tr w:rsidR="00E070AE" w:rsidRPr="00B103BF" w:rsidTr="00E070AE">
        <w:trPr>
          <w:trHeight w:val="11340"/>
        </w:trPr>
        <w:tc>
          <w:tcPr>
            <w:tcW w:w="9214" w:type="dxa"/>
            <w:gridSpan w:val="5"/>
            <w:tcBorders>
              <w:top w:val="single" w:sz="4" w:space="0" w:color="auto"/>
              <w:left w:val="single" w:sz="4" w:space="0" w:color="auto"/>
              <w:bottom w:val="single" w:sz="4" w:space="0" w:color="auto"/>
              <w:right w:val="single" w:sz="4" w:space="0" w:color="auto"/>
            </w:tcBorders>
          </w:tcPr>
          <w:p w:rsidR="00E070AE" w:rsidRPr="00B103BF" w:rsidRDefault="00E070AE" w:rsidP="00ED257F">
            <w:pPr>
              <w:pStyle w:val="TableText"/>
              <w:keepNext/>
              <w:rPr>
                <w:rFonts w:cs="Helvetica"/>
                <w:b/>
              </w:rPr>
            </w:pPr>
          </w:p>
        </w:tc>
      </w:tr>
      <w:tr w:rsidR="00E070AE" w:rsidRPr="00B103BF" w:rsidTr="00E070AE">
        <w:trPr>
          <w:trHeight w:val="274"/>
        </w:trPr>
        <w:tc>
          <w:tcPr>
            <w:tcW w:w="6109" w:type="dxa"/>
            <w:tcBorders>
              <w:top w:val="nil"/>
              <w:left w:val="single" w:sz="4" w:space="0" w:color="auto"/>
              <w:bottom w:val="single" w:sz="4" w:space="0" w:color="auto"/>
              <w:right w:val="single" w:sz="4" w:space="0" w:color="auto"/>
            </w:tcBorders>
            <w:shd w:val="clear" w:color="auto" w:fill="D9D9D9" w:themeFill="background1" w:themeFillShade="D9"/>
          </w:tcPr>
          <w:p w:rsidR="00E070AE" w:rsidRPr="00B103BF" w:rsidRDefault="00E070AE" w:rsidP="00A97178">
            <w:pPr>
              <w:pStyle w:val="TableTextBold"/>
              <w:spacing w:before="120"/>
              <w:rPr>
                <w:rFonts w:cs="Helvetica"/>
              </w:rPr>
            </w:pPr>
            <w:r w:rsidRPr="00B103BF">
              <w:rPr>
                <w:rFonts w:cs="Helvetica"/>
              </w:rPr>
              <w:t>Third party signature:</w:t>
            </w:r>
          </w:p>
        </w:tc>
        <w:tc>
          <w:tcPr>
            <w:tcW w:w="3105" w:type="dxa"/>
            <w:gridSpan w:val="4"/>
            <w:tcBorders>
              <w:top w:val="nil"/>
              <w:left w:val="single" w:sz="4" w:space="0" w:color="auto"/>
              <w:bottom w:val="single" w:sz="4" w:space="0" w:color="auto"/>
              <w:right w:val="single" w:sz="4" w:space="0" w:color="auto"/>
            </w:tcBorders>
            <w:shd w:val="clear" w:color="auto" w:fill="D9D9D9" w:themeFill="background1" w:themeFillShade="D9"/>
          </w:tcPr>
          <w:p w:rsidR="00E070AE" w:rsidRPr="00B103BF" w:rsidRDefault="00E070AE" w:rsidP="00A97178">
            <w:pPr>
              <w:pStyle w:val="TableTextBold"/>
              <w:spacing w:before="120"/>
              <w:rPr>
                <w:rFonts w:cs="Helvetica"/>
              </w:rPr>
            </w:pPr>
            <w:r w:rsidRPr="00B103BF">
              <w:rPr>
                <w:rFonts w:cs="Helvetica"/>
              </w:rPr>
              <w:t>Date:</w:t>
            </w:r>
          </w:p>
        </w:tc>
      </w:tr>
      <w:tr w:rsidR="00E070AE" w:rsidRPr="00B103BF" w:rsidTr="00E070AE">
        <w:trPr>
          <w:trHeight w:val="274"/>
        </w:trPr>
        <w:tc>
          <w:tcPr>
            <w:tcW w:w="9214"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B103BF" w:rsidRDefault="00E070AE" w:rsidP="00A97178">
            <w:pPr>
              <w:pStyle w:val="TableTextBold"/>
              <w:spacing w:before="120"/>
              <w:rPr>
                <w:rFonts w:cs="Helvetica"/>
              </w:rPr>
            </w:pPr>
            <w:r w:rsidRPr="00B103BF">
              <w:rPr>
                <w:rFonts w:cs="Helvetica"/>
              </w:rPr>
              <w:t>Send to:</w:t>
            </w:r>
          </w:p>
        </w:tc>
      </w:tr>
    </w:tbl>
    <w:p w:rsidR="00A83341" w:rsidRPr="00B103BF" w:rsidRDefault="00A83341" w:rsidP="00F82243">
      <w:pPr>
        <w:pStyle w:val="BodyCopy"/>
        <w:rPr>
          <w:rFonts w:cs="Helvetica"/>
          <w:lang w:val="en-AU"/>
        </w:rPr>
      </w:pPr>
    </w:p>
    <w:p w:rsidR="00A83341" w:rsidRPr="00B103BF" w:rsidRDefault="00A83341">
      <w:pPr>
        <w:rPr>
          <w:rFonts w:ascii="Helvetica" w:eastAsia="Times New Roman" w:hAnsi="Helvetica" w:cs="Helvetica"/>
          <w:szCs w:val="24"/>
          <w:lang w:eastAsia="en-US"/>
        </w:rPr>
      </w:pPr>
      <w:r w:rsidRPr="00B103BF">
        <w:rPr>
          <w:rFonts w:ascii="Helvetica" w:hAnsi="Helvetica" w:cs="Helvetica"/>
        </w:rPr>
        <w:br w:type="page"/>
      </w:r>
    </w:p>
    <w:p w:rsidR="00A83341" w:rsidRPr="00B103BF" w:rsidRDefault="00A83341">
      <w:pPr>
        <w:rPr>
          <w:rFonts w:ascii="Helvetica" w:eastAsia="Times New Roman" w:hAnsi="Helvetica" w:cs="Helvetica"/>
          <w:szCs w:val="24"/>
          <w:lang w:eastAsia="en-US"/>
        </w:rPr>
      </w:pPr>
    </w:p>
    <w:p w:rsidR="00E070AE" w:rsidRPr="00B103BF" w:rsidRDefault="00E070AE" w:rsidP="00F82243">
      <w:pPr>
        <w:pStyle w:val="BodyCopy"/>
        <w:rPr>
          <w:rFonts w:cs="Helvetica"/>
          <w:lang w:val="en-AU"/>
        </w:rPr>
        <w:sectPr w:rsidR="00E070AE" w:rsidRPr="00B103BF" w:rsidSect="00C07A74">
          <w:headerReference w:type="even" r:id="rId38"/>
          <w:headerReference w:type="default" r:id="rId39"/>
          <w:pgSz w:w="11906" w:h="16838"/>
          <w:pgMar w:top="1440" w:right="1440" w:bottom="1440" w:left="1440" w:header="708" w:footer="257" w:gutter="0"/>
          <w:cols w:space="708"/>
          <w:docGrid w:linePitch="360"/>
        </w:sectPr>
      </w:pPr>
    </w:p>
    <w:p w:rsidR="00E070AE" w:rsidRPr="00B103BF" w:rsidRDefault="00E070AE" w:rsidP="00E070AE">
      <w:pPr>
        <w:pStyle w:val="Heading1"/>
        <w:rPr>
          <w:rFonts w:cs="Helvetica"/>
          <w:lang w:val="en-AU"/>
        </w:rPr>
      </w:pPr>
      <w:bookmarkStart w:id="85" w:name="_Toc353540688"/>
      <w:r w:rsidRPr="00B103BF">
        <w:rPr>
          <w:rFonts w:cs="Helvetica"/>
          <w:lang w:val="en-AU"/>
        </w:rPr>
        <w:t>Competency Recording Sheet</w:t>
      </w:r>
      <w:bookmarkEnd w:id="85"/>
    </w:p>
    <w:tbl>
      <w:tblPr>
        <w:tblStyle w:val="TableGrid"/>
        <w:tblW w:w="14175" w:type="dxa"/>
        <w:tblLayout w:type="fixed"/>
        <w:tblLook w:val="04A0" w:firstRow="1" w:lastRow="0" w:firstColumn="1" w:lastColumn="0" w:noHBand="0" w:noVBand="1"/>
      </w:tblPr>
      <w:tblGrid>
        <w:gridCol w:w="3510"/>
        <w:gridCol w:w="6096"/>
        <w:gridCol w:w="4569"/>
      </w:tblGrid>
      <w:tr w:rsidR="009900B5" w:rsidRPr="00B103BF" w:rsidTr="009900B5">
        <w:tc>
          <w:tcPr>
            <w:tcW w:w="3510" w:type="dxa"/>
            <w:shd w:val="clear" w:color="auto" w:fill="D9D9D9" w:themeFill="background1" w:themeFillShade="D9"/>
          </w:tcPr>
          <w:p w:rsidR="009900B5" w:rsidRPr="00B103BF" w:rsidRDefault="009900B5" w:rsidP="009900B5">
            <w:pPr>
              <w:pStyle w:val="TableTextBold"/>
              <w:rPr>
                <w:rFonts w:cs="Helvetica"/>
                <w:szCs w:val="24"/>
              </w:rPr>
            </w:pPr>
            <w:r w:rsidRPr="00B103BF">
              <w:rPr>
                <w:rFonts w:cs="Helvetica"/>
                <w:szCs w:val="24"/>
              </w:rPr>
              <w:t>Name of Student</w:t>
            </w:r>
          </w:p>
        </w:tc>
        <w:tc>
          <w:tcPr>
            <w:tcW w:w="10665" w:type="dxa"/>
            <w:gridSpan w:val="2"/>
          </w:tcPr>
          <w:p w:rsidR="009900B5" w:rsidRPr="00B103BF" w:rsidRDefault="009900B5" w:rsidP="009900B5">
            <w:pPr>
              <w:pStyle w:val="TableText"/>
              <w:rPr>
                <w:rFonts w:cs="Helvetica"/>
              </w:rPr>
            </w:pPr>
          </w:p>
        </w:tc>
      </w:tr>
      <w:tr w:rsidR="009900B5" w:rsidRPr="00B103BF" w:rsidTr="009900B5">
        <w:tc>
          <w:tcPr>
            <w:tcW w:w="3510" w:type="dxa"/>
            <w:shd w:val="clear" w:color="auto" w:fill="D9D9D9" w:themeFill="background1" w:themeFillShade="D9"/>
          </w:tcPr>
          <w:p w:rsidR="009900B5" w:rsidRPr="00B103BF" w:rsidRDefault="009900B5" w:rsidP="009900B5">
            <w:pPr>
              <w:pStyle w:val="TableTextBold"/>
              <w:rPr>
                <w:rFonts w:cs="Helvetica"/>
                <w:szCs w:val="24"/>
              </w:rPr>
            </w:pPr>
            <w:r w:rsidRPr="00B103BF">
              <w:rPr>
                <w:rFonts w:cs="Helvetica"/>
                <w:szCs w:val="24"/>
              </w:rPr>
              <w:t>Name of Assessor/s</w:t>
            </w:r>
          </w:p>
        </w:tc>
        <w:tc>
          <w:tcPr>
            <w:tcW w:w="10665" w:type="dxa"/>
            <w:gridSpan w:val="2"/>
          </w:tcPr>
          <w:p w:rsidR="009900B5" w:rsidRPr="00B103BF" w:rsidRDefault="009900B5" w:rsidP="009900B5">
            <w:pPr>
              <w:pStyle w:val="TableText"/>
              <w:rPr>
                <w:rFonts w:cs="Helvetica"/>
              </w:rPr>
            </w:pPr>
          </w:p>
        </w:tc>
      </w:tr>
      <w:tr w:rsidR="009900B5" w:rsidRPr="00B103BF" w:rsidTr="009900B5">
        <w:tc>
          <w:tcPr>
            <w:tcW w:w="3510" w:type="dxa"/>
            <w:shd w:val="clear" w:color="auto" w:fill="D9D9D9" w:themeFill="background1" w:themeFillShade="D9"/>
          </w:tcPr>
          <w:p w:rsidR="009900B5" w:rsidRPr="00B103BF" w:rsidRDefault="009900B5" w:rsidP="009900B5">
            <w:pPr>
              <w:pStyle w:val="TableTextBold"/>
              <w:rPr>
                <w:rFonts w:cs="Helvetica"/>
                <w:szCs w:val="24"/>
              </w:rPr>
            </w:pPr>
            <w:r w:rsidRPr="00B103BF">
              <w:rPr>
                <w:rFonts w:cs="Helvetica"/>
                <w:szCs w:val="24"/>
              </w:rPr>
              <w:t>Unit of Competency</w:t>
            </w:r>
          </w:p>
        </w:tc>
        <w:tc>
          <w:tcPr>
            <w:tcW w:w="6096" w:type="dxa"/>
          </w:tcPr>
          <w:p w:rsidR="009900B5" w:rsidRPr="00B103BF" w:rsidRDefault="00CC077A" w:rsidP="009900B5">
            <w:pPr>
              <w:pStyle w:val="TableText"/>
              <w:rPr>
                <w:rFonts w:cs="Helvetica"/>
              </w:rPr>
            </w:pPr>
            <w:r>
              <w:fldChar w:fldCharType="begin"/>
            </w:r>
            <w:r>
              <w:instrText xml:space="preserve"> REF  UnitName  \* MERGEFORMAT </w:instrText>
            </w:r>
            <w:r>
              <w:fldChar w:fldCharType="separate"/>
            </w:r>
            <w:sdt>
              <w:sdtPr>
                <w:rPr>
                  <w:rFonts w:cs="Helvetica"/>
                </w:rPr>
                <w:alias w:val="Unit Name"/>
                <w:tag w:val="Unit Name"/>
                <w:id w:val="8008969"/>
                <w:placeholder>
                  <w:docPart w:val="8EF01D6A2F1B4003AA6EC8A6A5E127B9"/>
                </w:placeholder>
              </w:sdtPr>
              <w:sdtEndPr/>
              <w:sdtContent>
                <w:r w:rsidR="002B0157" w:rsidRPr="002B0157">
                  <w:rPr>
                    <w:rFonts w:cs="Helvetica"/>
                  </w:rPr>
                  <w:t xml:space="preserve">Provide Food </w:t>
                </w:r>
                <w:r w:rsidR="002B0157" w:rsidRPr="00B103BF">
                  <w:rPr>
                    <w:rFonts w:cs="Helvetica"/>
                    <w:kern w:val="28"/>
                    <w:lang w:eastAsia="en-US"/>
                  </w:rPr>
                  <w:t>and Beverage Services</w:t>
                </w:r>
              </w:sdtContent>
            </w:sdt>
            <w:r>
              <w:rPr>
                <w:rFonts w:cs="Helvetica"/>
              </w:rPr>
              <w:fldChar w:fldCharType="end"/>
            </w:r>
          </w:p>
        </w:tc>
        <w:tc>
          <w:tcPr>
            <w:tcW w:w="4569" w:type="dxa"/>
          </w:tcPr>
          <w:p w:rsidR="009900B5" w:rsidRPr="00B103BF" w:rsidRDefault="00413122" w:rsidP="009900B5">
            <w:pPr>
              <w:pStyle w:val="TableText"/>
              <w:rPr>
                <w:rFonts w:cs="Helvetica"/>
                <w:color w:val="FF0000"/>
              </w:rPr>
            </w:pPr>
            <w:r w:rsidRPr="00B103BF">
              <w:rPr>
                <w:rFonts w:cs="Helvetica"/>
              </w:rPr>
              <w:t>D1.HBS.CL5.12</w:t>
            </w:r>
          </w:p>
        </w:tc>
      </w:tr>
      <w:tr w:rsidR="009900B5" w:rsidRPr="00B103BF" w:rsidTr="009900B5">
        <w:tc>
          <w:tcPr>
            <w:tcW w:w="3510" w:type="dxa"/>
            <w:shd w:val="clear" w:color="auto" w:fill="D9D9D9" w:themeFill="background1" w:themeFillShade="D9"/>
          </w:tcPr>
          <w:p w:rsidR="009900B5" w:rsidRPr="00B103BF" w:rsidRDefault="009900B5" w:rsidP="009900B5">
            <w:pPr>
              <w:pStyle w:val="TableTextBold"/>
              <w:rPr>
                <w:rFonts w:cs="Helvetica"/>
                <w:szCs w:val="24"/>
              </w:rPr>
            </w:pPr>
            <w:r w:rsidRPr="00B103BF">
              <w:rPr>
                <w:rFonts w:cs="Helvetica"/>
                <w:szCs w:val="24"/>
              </w:rPr>
              <w:t>Date assessment commenced</w:t>
            </w:r>
          </w:p>
        </w:tc>
        <w:tc>
          <w:tcPr>
            <w:tcW w:w="10665" w:type="dxa"/>
            <w:gridSpan w:val="2"/>
          </w:tcPr>
          <w:p w:rsidR="009900B5" w:rsidRPr="00B103BF" w:rsidRDefault="009900B5" w:rsidP="009900B5">
            <w:pPr>
              <w:pStyle w:val="TableText"/>
              <w:rPr>
                <w:rFonts w:cs="Helvetica"/>
              </w:rPr>
            </w:pPr>
          </w:p>
        </w:tc>
      </w:tr>
      <w:tr w:rsidR="009900B5" w:rsidRPr="00B103BF" w:rsidTr="009900B5">
        <w:tc>
          <w:tcPr>
            <w:tcW w:w="3510" w:type="dxa"/>
            <w:shd w:val="clear" w:color="auto" w:fill="D9D9D9" w:themeFill="background1" w:themeFillShade="D9"/>
          </w:tcPr>
          <w:p w:rsidR="009900B5" w:rsidRPr="00B103BF" w:rsidRDefault="009900B5" w:rsidP="009900B5">
            <w:pPr>
              <w:pStyle w:val="TableTextBold"/>
              <w:rPr>
                <w:rFonts w:cs="Helvetica"/>
                <w:szCs w:val="24"/>
              </w:rPr>
            </w:pPr>
            <w:r w:rsidRPr="00B103BF">
              <w:rPr>
                <w:rFonts w:cs="Helvetica"/>
                <w:szCs w:val="24"/>
              </w:rPr>
              <w:t>Date assessment finalised</w:t>
            </w:r>
          </w:p>
        </w:tc>
        <w:tc>
          <w:tcPr>
            <w:tcW w:w="10665" w:type="dxa"/>
            <w:gridSpan w:val="2"/>
          </w:tcPr>
          <w:p w:rsidR="009900B5" w:rsidRPr="00B103BF" w:rsidRDefault="009900B5" w:rsidP="009900B5">
            <w:pPr>
              <w:pStyle w:val="TableText"/>
              <w:rPr>
                <w:rFonts w:cs="Helvetica"/>
              </w:rPr>
            </w:pPr>
          </w:p>
        </w:tc>
      </w:tr>
      <w:tr w:rsidR="009900B5" w:rsidRPr="00B103BF" w:rsidTr="009900B5">
        <w:tc>
          <w:tcPr>
            <w:tcW w:w="3510" w:type="dxa"/>
            <w:shd w:val="clear" w:color="auto" w:fill="D9D9D9" w:themeFill="background1" w:themeFillShade="D9"/>
          </w:tcPr>
          <w:p w:rsidR="009900B5" w:rsidRPr="00B103BF" w:rsidRDefault="009900B5" w:rsidP="009900B5">
            <w:pPr>
              <w:pStyle w:val="TableTextBold"/>
              <w:rPr>
                <w:rFonts w:cs="Helvetica"/>
                <w:szCs w:val="24"/>
              </w:rPr>
            </w:pPr>
            <w:r w:rsidRPr="00B103BF">
              <w:rPr>
                <w:rFonts w:cs="Helvetica"/>
              </w:rPr>
              <w:t>Assessment decision</w:t>
            </w:r>
          </w:p>
        </w:tc>
        <w:tc>
          <w:tcPr>
            <w:tcW w:w="10665" w:type="dxa"/>
            <w:gridSpan w:val="2"/>
          </w:tcPr>
          <w:p w:rsidR="009900B5" w:rsidRPr="00B103BF" w:rsidRDefault="009900B5" w:rsidP="00B378C2">
            <w:pPr>
              <w:pStyle w:val="TableText"/>
              <w:rPr>
                <w:rFonts w:cs="Helvetica"/>
                <w:b/>
                <w:szCs w:val="24"/>
              </w:rPr>
            </w:pPr>
            <w:r w:rsidRPr="00B103BF">
              <w:rPr>
                <w:rFonts w:cs="Helvetica"/>
              </w:rPr>
              <w:t>Competent / Not Yet Competent (Circle one)</w:t>
            </w:r>
          </w:p>
        </w:tc>
      </w:tr>
      <w:tr w:rsidR="009900B5" w:rsidRPr="00B103BF" w:rsidTr="009900B5">
        <w:trPr>
          <w:trHeight w:val="2268"/>
        </w:trPr>
        <w:tc>
          <w:tcPr>
            <w:tcW w:w="3510" w:type="dxa"/>
            <w:shd w:val="clear" w:color="auto" w:fill="D9D9D9" w:themeFill="background1" w:themeFillShade="D9"/>
          </w:tcPr>
          <w:p w:rsidR="009900B5" w:rsidRPr="00B103BF" w:rsidRDefault="009900B5" w:rsidP="009900B5">
            <w:pPr>
              <w:pStyle w:val="TableTextBold"/>
              <w:rPr>
                <w:rFonts w:cs="Helvetica"/>
              </w:rPr>
            </w:pPr>
            <w:r w:rsidRPr="00B103BF">
              <w:rPr>
                <w:rFonts w:cs="Helvetica"/>
              </w:rPr>
              <w:t>Follow up action required</w:t>
            </w:r>
          </w:p>
          <w:p w:rsidR="009900B5" w:rsidRPr="00B103BF" w:rsidRDefault="009900B5" w:rsidP="00B378C2">
            <w:pPr>
              <w:pStyle w:val="TableText"/>
              <w:rPr>
                <w:rFonts w:cs="Helvetica"/>
              </w:rPr>
            </w:pPr>
            <w:r w:rsidRPr="00B103BF">
              <w:rPr>
                <w:rFonts w:cs="Helvetica"/>
              </w:rPr>
              <w:t>(Insert additional work and assessment required to achieve competency)</w:t>
            </w:r>
          </w:p>
        </w:tc>
        <w:tc>
          <w:tcPr>
            <w:tcW w:w="10665" w:type="dxa"/>
            <w:gridSpan w:val="2"/>
          </w:tcPr>
          <w:p w:rsidR="009900B5" w:rsidRPr="00B103BF" w:rsidRDefault="009900B5" w:rsidP="00B378C2">
            <w:pPr>
              <w:pStyle w:val="TableText"/>
              <w:rPr>
                <w:rFonts w:cs="Helvetica"/>
                <w:b/>
                <w:szCs w:val="24"/>
              </w:rPr>
            </w:pPr>
          </w:p>
        </w:tc>
      </w:tr>
      <w:tr w:rsidR="009900B5" w:rsidRPr="00B103BF" w:rsidTr="009900B5">
        <w:trPr>
          <w:trHeight w:val="2268"/>
        </w:trPr>
        <w:tc>
          <w:tcPr>
            <w:tcW w:w="3510" w:type="dxa"/>
            <w:shd w:val="clear" w:color="auto" w:fill="D9D9D9" w:themeFill="background1" w:themeFillShade="D9"/>
          </w:tcPr>
          <w:p w:rsidR="009900B5" w:rsidRPr="00B103BF" w:rsidRDefault="009900B5" w:rsidP="009900B5">
            <w:pPr>
              <w:pStyle w:val="TableTextBold"/>
              <w:rPr>
                <w:rFonts w:cs="Helvetica"/>
              </w:rPr>
            </w:pPr>
            <w:r w:rsidRPr="00B103BF">
              <w:rPr>
                <w:rFonts w:cs="Helvetica"/>
              </w:rPr>
              <w:t>Comments/observations by assessor/s</w:t>
            </w:r>
          </w:p>
        </w:tc>
        <w:tc>
          <w:tcPr>
            <w:tcW w:w="10665" w:type="dxa"/>
            <w:gridSpan w:val="2"/>
          </w:tcPr>
          <w:p w:rsidR="009900B5" w:rsidRPr="00B103BF" w:rsidRDefault="009900B5" w:rsidP="00B378C2">
            <w:pPr>
              <w:pStyle w:val="TableText"/>
              <w:rPr>
                <w:rFonts w:cs="Helvetica"/>
                <w:b/>
                <w:szCs w:val="24"/>
              </w:rPr>
            </w:pPr>
          </w:p>
        </w:tc>
      </w:tr>
    </w:tbl>
    <w:p w:rsidR="009900B5" w:rsidRPr="00B103BF" w:rsidRDefault="009900B5">
      <w:pPr>
        <w:rPr>
          <w:rFonts w:ascii="Helvetica" w:hAnsi="Helvetica" w:cs="Helvetica"/>
        </w:rPr>
      </w:pPr>
      <w:r w:rsidRPr="00B103BF">
        <w:rPr>
          <w:rFonts w:ascii="Helvetica" w:hAnsi="Helvetica" w:cs="Helvetica"/>
        </w:rPr>
        <w:br w:type="page"/>
      </w:r>
    </w:p>
    <w:tbl>
      <w:tblPr>
        <w:tblStyle w:val="TableGrid"/>
        <w:tblW w:w="14175" w:type="dxa"/>
        <w:tblLayout w:type="fixed"/>
        <w:tblLook w:val="04A0" w:firstRow="1" w:lastRow="0" w:firstColumn="1" w:lastColumn="0" w:noHBand="0" w:noVBand="1"/>
      </w:tblPr>
      <w:tblGrid>
        <w:gridCol w:w="5495"/>
        <w:gridCol w:w="1693"/>
        <w:gridCol w:w="8"/>
        <w:gridCol w:w="1409"/>
        <w:gridCol w:w="8"/>
        <w:gridCol w:w="1418"/>
        <w:gridCol w:w="1417"/>
        <w:gridCol w:w="9"/>
        <w:gridCol w:w="1409"/>
        <w:gridCol w:w="1309"/>
      </w:tblGrid>
      <w:tr w:rsidR="00F1496E" w:rsidRPr="00B103BF" w:rsidTr="00F1496E">
        <w:trPr>
          <w:tblHeader/>
        </w:trPr>
        <w:tc>
          <w:tcPr>
            <w:tcW w:w="14175" w:type="dxa"/>
            <w:gridSpan w:val="10"/>
            <w:tcBorders>
              <w:top w:val="nil"/>
              <w:left w:val="nil"/>
              <w:right w:val="nil"/>
            </w:tcBorders>
            <w:shd w:val="clear" w:color="auto" w:fill="auto"/>
            <w:vAlign w:val="center"/>
          </w:tcPr>
          <w:p w:rsidR="00F1496E" w:rsidRPr="00B103BF" w:rsidRDefault="00F1496E" w:rsidP="00F1496E">
            <w:pPr>
              <w:pStyle w:val="TableText"/>
              <w:rPr>
                <w:rFonts w:cs="Helvetica"/>
              </w:rPr>
            </w:pPr>
            <w:r w:rsidRPr="00B103BF">
              <w:rPr>
                <w:rFonts w:cs="Helvetica"/>
              </w:rPr>
              <w:t>Place a tick (</w:t>
            </w:r>
            <w:r w:rsidRPr="00B103BF">
              <w:rPr>
                <w:rFonts w:cs="Helvetica"/>
              </w:rPr>
              <w:sym w:font="Wingdings" w:char="F0FC"/>
            </w:r>
            <w:r w:rsidRPr="00B103BF">
              <w:rPr>
                <w:rFonts w:cs="Helvetica"/>
              </w:rPr>
              <w:t>) in the column to reflect evidence obtained to determine Competency of the student for each Performance Criteria.</w:t>
            </w:r>
          </w:p>
        </w:tc>
      </w:tr>
      <w:tr w:rsidR="009900B5" w:rsidRPr="00B103BF" w:rsidTr="00BD1FB3">
        <w:trPr>
          <w:tblHeader/>
        </w:trPr>
        <w:tc>
          <w:tcPr>
            <w:tcW w:w="5495" w:type="dxa"/>
            <w:shd w:val="clear" w:color="auto" w:fill="D9D9D9" w:themeFill="background1" w:themeFillShade="D9"/>
            <w:vAlign w:val="center"/>
          </w:tcPr>
          <w:p w:rsidR="009900B5" w:rsidRPr="00B103BF" w:rsidRDefault="009900B5" w:rsidP="009900B5">
            <w:pPr>
              <w:pStyle w:val="TableTextBold"/>
              <w:rPr>
                <w:rFonts w:cs="Helvetica"/>
              </w:rPr>
            </w:pPr>
            <w:r w:rsidRPr="00B103BF">
              <w:rPr>
                <w:rFonts w:cs="Helvetica"/>
              </w:rPr>
              <w:t>Element &amp; Performance Criteria</w:t>
            </w:r>
          </w:p>
        </w:tc>
        <w:tc>
          <w:tcPr>
            <w:tcW w:w="1693" w:type="dxa"/>
            <w:shd w:val="clear" w:color="auto" w:fill="D9D9D9" w:themeFill="background1" w:themeFillShade="D9"/>
            <w:vAlign w:val="center"/>
          </w:tcPr>
          <w:p w:rsidR="009900B5" w:rsidRPr="00B103BF" w:rsidRDefault="009900B5" w:rsidP="009900B5">
            <w:pPr>
              <w:pStyle w:val="TableTextBold"/>
              <w:jc w:val="center"/>
              <w:rPr>
                <w:rFonts w:cs="Helvetica"/>
              </w:rPr>
            </w:pPr>
            <w:r w:rsidRPr="00B103BF">
              <w:rPr>
                <w:rFonts w:cs="Helvetica"/>
              </w:rPr>
              <w:t>Observation of skills</w:t>
            </w:r>
          </w:p>
        </w:tc>
        <w:tc>
          <w:tcPr>
            <w:tcW w:w="1417" w:type="dxa"/>
            <w:gridSpan w:val="2"/>
            <w:shd w:val="clear" w:color="auto" w:fill="D9D9D9" w:themeFill="background1" w:themeFillShade="D9"/>
            <w:vAlign w:val="center"/>
          </w:tcPr>
          <w:p w:rsidR="009900B5" w:rsidRPr="00B103BF" w:rsidRDefault="009900B5" w:rsidP="009900B5">
            <w:pPr>
              <w:pStyle w:val="TableTextBold"/>
              <w:jc w:val="center"/>
              <w:rPr>
                <w:rFonts w:cs="Helvetica"/>
              </w:rPr>
            </w:pPr>
            <w:r w:rsidRPr="00B103BF">
              <w:rPr>
                <w:rFonts w:cs="Helvetica"/>
              </w:rPr>
              <w:t>3rd Party Statement</w:t>
            </w:r>
          </w:p>
        </w:tc>
        <w:tc>
          <w:tcPr>
            <w:tcW w:w="1426" w:type="dxa"/>
            <w:gridSpan w:val="2"/>
            <w:shd w:val="clear" w:color="auto" w:fill="D9D9D9" w:themeFill="background1" w:themeFillShade="D9"/>
            <w:vAlign w:val="center"/>
          </w:tcPr>
          <w:p w:rsidR="009900B5" w:rsidRPr="00B103BF" w:rsidRDefault="009900B5" w:rsidP="009900B5">
            <w:pPr>
              <w:pStyle w:val="TableTextBold"/>
              <w:jc w:val="center"/>
              <w:rPr>
                <w:rFonts w:cs="Helvetica"/>
              </w:rPr>
            </w:pPr>
            <w:r w:rsidRPr="00B103BF">
              <w:rPr>
                <w:rFonts w:cs="Helvetica"/>
              </w:rPr>
              <w:t>Oral Questions</w:t>
            </w:r>
          </w:p>
        </w:tc>
        <w:tc>
          <w:tcPr>
            <w:tcW w:w="1417" w:type="dxa"/>
            <w:shd w:val="clear" w:color="auto" w:fill="D9D9D9" w:themeFill="background1" w:themeFillShade="D9"/>
            <w:vAlign w:val="center"/>
          </w:tcPr>
          <w:p w:rsidR="009900B5" w:rsidRPr="00B103BF" w:rsidRDefault="009900B5" w:rsidP="009900B5">
            <w:pPr>
              <w:pStyle w:val="TableTextBold"/>
              <w:jc w:val="center"/>
              <w:rPr>
                <w:rFonts w:cs="Helvetica"/>
              </w:rPr>
            </w:pPr>
            <w:r w:rsidRPr="00B103BF">
              <w:rPr>
                <w:rFonts w:cs="Helvetica"/>
              </w:rPr>
              <w:t>Written Questions</w:t>
            </w:r>
          </w:p>
        </w:tc>
        <w:tc>
          <w:tcPr>
            <w:tcW w:w="1418" w:type="dxa"/>
            <w:gridSpan w:val="2"/>
            <w:shd w:val="clear" w:color="auto" w:fill="D9D9D9" w:themeFill="background1" w:themeFillShade="D9"/>
            <w:vAlign w:val="center"/>
          </w:tcPr>
          <w:p w:rsidR="009900B5" w:rsidRPr="00B103BF" w:rsidRDefault="009900B5" w:rsidP="009900B5">
            <w:pPr>
              <w:pStyle w:val="TableTextBold"/>
              <w:jc w:val="center"/>
              <w:rPr>
                <w:rFonts w:cs="Helvetica"/>
              </w:rPr>
            </w:pPr>
            <w:r w:rsidRPr="00B103BF">
              <w:rPr>
                <w:rFonts w:cs="Helvetica"/>
              </w:rPr>
              <w:t>Work Projects</w:t>
            </w:r>
          </w:p>
        </w:tc>
        <w:tc>
          <w:tcPr>
            <w:tcW w:w="1309" w:type="dxa"/>
            <w:shd w:val="clear" w:color="auto" w:fill="D9D9D9" w:themeFill="background1" w:themeFillShade="D9"/>
            <w:vAlign w:val="center"/>
          </w:tcPr>
          <w:p w:rsidR="009900B5" w:rsidRPr="00B103BF" w:rsidRDefault="009900B5" w:rsidP="009900B5">
            <w:pPr>
              <w:pStyle w:val="TableTextBold"/>
              <w:jc w:val="center"/>
              <w:rPr>
                <w:rFonts w:cs="Helvetica"/>
              </w:rPr>
            </w:pPr>
            <w:r w:rsidRPr="00B103BF">
              <w:rPr>
                <w:rFonts w:cs="Helvetica"/>
              </w:rPr>
              <w:t>Other</w:t>
            </w:r>
          </w:p>
        </w:tc>
      </w:tr>
      <w:tr w:rsidR="009900B5" w:rsidRPr="00B103BF" w:rsidTr="009900B5">
        <w:tc>
          <w:tcPr>
            <w:tcW w:w="5495" w:type="dxa"/>
            <w:shd w:val="clear" w:color="auto" w:fill="D9D9D9" w:themeFill="background1" w:themeFillShade="D9"/>
          </w:tcPr>
          <w:p w:rsidR="009900B5" w:rsidRPr="00B103BF" w:rsidRDefault="009900B5" w:rsidP="00F1496E">
            <w:pPr>
              <w:pStyle w:val="TableTextBold"/>
              <w:rPr>
                <w:rFonts w:cs="Helvetica"/>
              </w:rPr>
            </w:pPr>
            <w:r w:rsidRPr="00B103BF">
              <w:rPr>
                <w:rFonts w:cs="Helvetica"/>
              </w:rPr>
              <w:t xml:space="preserve">Element 1: </w:t>
            </w:r>
            <w:r w:rsidR="00254D4E" w:rsidRPr="00B103BF">
              <w:rPr>
                <w:rFonts w:cs="Helvetica"/>
              </w:rPr>
              <w:t>Prepare food and beverage environment for service</w:t>
            </w:r>
          </w:p>
        </w:tc>
        <w:tc>
          <w:tcPr>
            <w:tcW w:w="1693" w:type="dxa"/>
            <w:shd w:val="clear" w:color="auto" w:fill="000000" w:themeFill="text1"/>
            <w:vAlign w:val="center"/>
          </w:tcPr>
          <w:p w:rsidR="009900B5" w:rsidRPr="00B103BF" w:rsidRDefault="009900B5" w:rsidP="00B378C2">
            <w:pPr>
              <w:pStyle w:val="TableText"/>
              <w:spacing w:before="60" w:after="60"/>
              <w:jc w:val="center"/>
              <w:rPr>
                <w:rFonts w:cs="Helvetica"/>
              </w:rPr>
            </w:pPr>
          </w:p>
        </w:tc>
        <w:tc>
          <w:tcPr>
            <w:tcW w:w="1417" w:type="dxa"/>
            <w:gridSpan w:val="2"/>
            <w:shd w:val="clear" w:color="auto" w:fill="000000" w:themeFill="text1"/>
            <w:vAlign w:val="center"/>
          </w:tcPr>
          <w:p w:rsidR="009900B5" w:rsidRPr="00B103BF" w:rsidRDefault="009900B5" w:rsidP="00B378C2">
            <w:pPr>
              <w:pStyle w:val="TableText"/>
              <w:spacing w:before="60" w:after="60"/>
              <w:jc w:val="center"/>
              <w:rPr>
                <w:rFonts w:cs="Helvetica"/>
              </w:rPr>
            </w:pPr>
          </w:p>
        </w:tc>
        <w:tc>
          <w:tcPr>
            <w:tcW w:w="1426" w:type="dxa"/>
            <w:gridSpan w:val="2"/>
            <w:shd w:val="clear" w:color="auto" w:fill="000000" w:themeFill="text1"/>
            <w:vAlign w:val="center"/>
          </w:tcPr>
          <w:p w:rsidR="009900B5" w:rsidRPr="00B103BF" w:rsidRDefault="009900B5" w:rsidP="00B378C2">
            <w:pPr>
              <w:pStyle w:val="TableText"/>
              <w:spacing w:before="60" w:after="60"/>
              <w:jc w:val="center"/>
              <w:rPr>
                <w:rFonts w:cs="Helvetica"/>
              </w:rPr>
            </w:pPr>
          </w:p>
        </w:tc>
        <w:tc>
          <w:tcPr>
            <w:tcW w:w="1417" w:type="dxa"/>
            <w:shd w:val="clear" w:color="auto" w:fill="000000" w:themeFill="text1"/>
            <w:vAlign w:val="center"/>
          </w:tcPr>
          <w:p w:rsidR="009900B5" w:rsidRPr="00B103BF" w:rsidRDefault="009900B5" w:rsidP="00B378C2">
            <w:pPr>
              <w:pStyle w:val="TableText"/>
              <w:spacing w:before="60" w:after="60"/>
              <w:jc w:val="center"/>
              <w:rPr>
                <w:rFonts w:cs="Helvetica"/>
              </w:rPr>
            </w:pPr>
          </w:p>
        </w:tc>
        <w:tc>
          <w:tcPr>
            <w:tcW w:w="1418" w:type="dxa"/>
            <w:gridSpan w:val="2"/>
            <w:shd w:val="clear" w:color="auto" w:fill="000000" w:themeFill="text1"/>
            <w:vAlign w:val="center"/>
          </w:tcPr>
          <w:p w:rsidR="009900B5" w:rsidRPr="00B103BF" w:rsidRDefault="009900B5" w:rsidP="00B378C2">
            <w:pPr>
              <w:pStyle w:val="TableText"/>
              <w:spacing w:before="60" w:after="60"/>
              <w:jc w:val="center"/>
              <w:rPr>
                <w:rFonts w:cs="Helvetica"/>
              </w:rPr>
            </w:pPr>
          </w:p>
        </w:tc>
        <w:tc>
          <w:tcPr>
            <w:tcW w:w="1309" w:type="dxa"/>
            <w:shd w:val="clear" w:color="auto" w:fill="000000" w:themeFill="text1"/>
            <w:vAlign w:val="center"/>
          </w:tcPr>
          <w:p w:rsidR="009900B5" w:rsidRPr="00B103BF" w:rsidRDefault="009900B5" w:rsidP="00B378C2">
            <w:pPr>
              <w:pStyle w:val="TableText"/>
              <w:spacing w:before="60" w:after="60"/>
              <w:jc w:val="center"/>
              <w:rPr>
                <w:rFonts w:cs="Helvetica"/>
              </w:rPr>
            </w:pPr>
          </w:p>
        </w:tc>
      </w:tr>
      <w:tr w:rsidR="00254D4E" w:rsidRPr="00B103BF" w:rsidTr="00254D4E">
        <w:tc>
          <w:tcPr>
            <w:tcW w:w="5495" w:type="dxa"/>
          </w:tcPr>
          <w:p w:rsidR="00254D4E" w:rsidRPr="00B103BF" w:rsidRDefault="00254D4E" w:rsidP="00254D4E">
            <w:pPr>
              <w:pStyle w:val="TableText"/>
              <w:rPr>
                <w:rFonts w:cs="Helvetica"/>
              </w:rPr>
            </w:pPr>
            <w:r w:rsidRPr="00B103BF">
              <w:rPr>
                <w:rFonts w:cs="Helvetica"/>
                <w:szCs w:val="22"/>
              </w:rPr>
              <w:t>Check requirements for the upcoming service session</w:t>
            </w:r>
          </w:p>
        </w:tc>
        <w:tc>
          <w:tcPr>
            <w:tcW w:w="1693" w:type="dxa"/>
            <w:vAlign w:val="center"/>
          </w:tcPr>
          <w:p w:rsidR="00254D4E" w:rsidRPr="00B103BF" w:rsidRDefault="00254D4E" w:rsidP="00B378C2">
            <w:pPr>
              <w:pStyle w:val="TableText"/>
              <w:spacing w:before="60" w:after="60"/>
              <w:jc w:val="center"/>
              <w:rPr>
                <w:rFonts w:cs="Helvetica"/>
              </w:rPr>
            </w:pPr>
          </w:p>
        </w:tc>
        <w:tc>
          <w:tcPr>
            <w:tcW w:w="1417" w:type="dxa"/>
            <w:gridSpan w:val="2"/>
            <w:vAlign w:val="center"/>
          </w:tcPr>
          <w:p w:rsidR="00254D4E" w:rsidRPr="00B103BF" w:rsidRDefault="00254D4E" w:rsidP="00B378C2">
            <w:pPr>
              <w:pStyle w:val="TableText"/>
              <w:spacing w:before="60" w:after="60"/>
              <w:jc w:val="center"/>
              <w:rPr>
                <w:rFonts w:cs="Helvetica"/>
              </w:rPr>
            </w:pPr>
          </w:p>
        </w:tc>
        <w:tc>
          <w:tcPr>
            <w:tcW w:w="1426" w:type="dxa"/>
            <w:gridSpan w:val="2"/>
            <w:vAlign w:val="center"/>
          </w:tcPr>
          <w:p w:rsidR="00254D4E" w:rsidRPr="00B103BF" w:rsidRDefault="00254D4E" w:rsidP="00B378C2">
            <w:pPr>
              <w:pStyle w:val="TableText"/>
              <w:spacing w:before="60" w:after="60"/>
              <w:jc w:val="center"/>
              <w:rPr>
                <w:rFonts w:cs="Helvetica"/>
              </w:rPr>
            </w:pPr>
          </w:p>
        </w:tc>
        <w:tc>
          <w:tcPr>
            <w:tcW w:w="1417" w:type="dxa"/>
            <w:vAlign w:val="center"/>
          </w:tcPr>
          <w:p w:rsidR="00254D4E" w:rsidRPr="00B103BF" w:rsidRDefault="00254D4E" w:rsidP="00B378C2">
            <w:pPr>
              <w:pStyle w:val="TableText"/>
              <w:spacing w:before="60" w:after="60"/>
              <w:jc w:val="center"/>
              <w:rPr>
                <w:rFonts w:cs="Helvetica"/>
              </w:rPr>
            </w:pPr>
          </w:p>
        </w:tc>
        <w:tc>
          <w:tcPr>
            <w:tcW w:w="1418" w:type="dxa"/>
            <w:gridSpan w:val="2"/>
            <w:vAlign w:val="center"/>
          </w:tcPr>
          <w:p w:rsidR="00254D4E" w:rsidRPr="00B103BF" w:rsidRDefault="00254D4E" w:rsidP="00B378C2">
            <w:pPr>
              <w:pStyle w:val="TableText"/>
              <w:spacing w:before="60" w:after="60"/>
              <w:jc w:val="center"/>
              <w:rPr>
                <w:rFonts w:cs="Helvetica"/>
              </w:rPr>
            </w:pPr>
          </w:p>
        </w:tc>
        <w:tc>
          <w:tcPr>
            <w:tcW w:w="1309" w:type="dxa"/>
            <w:vAlign w:val="center"/>
          </w:tcPr>
          <w:p w:rsidR="00254D4E" w:rsidRPr="00B103BF" w:rsidRDefault="00254D4E" w:rsidP="00B378C2">
            <w:pPr>
              <w:pStyle w:val="TableText"/>
              <w:spacing w:before="60" w:after="60"/>
              <w:jc w:val="center"/>
              <w:rPr>
                <w:rFonts w:cs="Helvetica"/>
              </w:rPr>
            </w:pPr>
          </w:p>
        </w:tc>
      </w:tr>
      <w:tr w:rsidR="00254D4E" w:rsidRPr="00B103BF" w:rsidTr="00254D4E">
        <w:tc>
          <w:tcPr>
            <w:tcW w:w="5495" w:type="dxa"/>
          </w:tcPr>
          <w:p w:rsidR="00254D4E" w:rsidRPr="00B103BF" w:rsidRDefault="00254D4E" w:rsidP="00254D4E">
            <w:pPr>
              <w:pStyle w:val="TableText"/>
              <w:rPr>
                <w:rFonts w:cs="Helvetica"/>
              </w:rPr>
            </w:pPr>
            <w:r w:rsidRPr="00B103BF">
              <w:rPr>
                <w:rFonts w:cs="Helvetica"/>
                <w:szCs w:val="22"/>
              </w:rPr>
              <w:t>Check cleanliness of the facility and conduct spot and makeup cleaning as required</w:t>
            </w:r>
          </w:p>
        </w:tc>
        <w:tc>
          <w:tcPr>
            <w:tcW w:w="1693" w:type="dxa"/>
            <w:vAlign w:val="center"/>
          </w:tcPr>
          <w:p w:rsidR="00254D4E" w:rsidRPr="00B103BF" w:rsidRDefault="00254D4E" w:rsidP="00B378C2">
            <w:pPr>
              <w:pStyle w:val="TableText"/>
              <w:spacing w:before="60" w:after="60"/>
              <w:jc w:val="center"/>
              <w:rPr>
                <w:rFonts w:cs="Helvetica"/>
              </w:rPr>
            </w:pPr>
          </w:p>
        </w:tc>
        <w:tc>
          <w:tcPr>
            <w:tcW w:w="1417" w:type="dxa"/>
            <w:gridSpan w:val="2"/>
            <w:vAlign w:val="center"/>
          </w:tcPr>
          <w:p w:rsidR="00254D4E" w:rsidRPr="00B103BF" w:rsidRDefault="00254D4E" w:rsidP="00B378C2">
            <w:pPr>
              <w:pStyle w:val="TableText"/>
              <w:spacing w:before="60" w:after="60"/>
              <w:jc w:val="center"/>
              <w:rPr>
                <w:rFonts w:cs="Helvetica"/>
              </w:rPr>
            </w:pPr>
          </w:p>
        </w:tc>
        <w:tc>
          <w:tcPr>
            <w:tcW w:w="1426" w:type="dxa"/>
            <w:gridSpan w:val="2"/>
            <w:vAlign w:val="center"/>
          </w:tcPr>
          <w:p w:rsidR="00254D4E" w:rsidRPr="00B103BF" w:rsidRDefault="00254D4E" w:rsidP="00B378C2">
            <w:pPr>
              <w:pStyle w:val="TableText"/>
              <w:spacing w:before="60" w:after="60"/>
              <w:jc w:val="center"/>
              <w:rPr>
                <w:rFonts w:cs="Helvetica"/>
              </w:rPr>
            </w:pPr>
          </w:p>
        </w:tc>
        <w:tc>
          <w:tcPr>
            <w:tcW w:w="1417" w:type="dxa"/>
            <w:vAlign w:val="center"/>
          </w:tcPr>
          <w:p w:rsidR="00254D4E" w:rsidRPr="00B103BF" w:rsidRDefault="00254D4E" w:rsidP="00B378C2">
            <w:pPr>
              <w:pStyle w:val="TableText"/>
              <w:spacing w:before="60" w:after="60"/>
              <w:jc w:val="center"/>
              <w:rPr>
                <w:rFonts w:cs="Helvetica"/>
              </w:rPr>
            </w:pPr>
          </w:p>
        </w:tc>
        <w:tc>
          <w:tcPr>
            <w:tcW w:w="1418" w:type="dxa"/>
            <w:gridSpan w:val="2"/>
            <w:vAlign w:val="center"/>
          </w:tcPr>
          <w:p w:rsidR="00254D4E" w:rsidRPr="00B103BF" w:rsidRDefault="00254D4E" w:rsidP="00B378C2">
            <w:pPr>
              <w:pStyle w:val="TableText"/>
              <w:spacing w:before="60" w:after="60"/>
              <w:jc w:val="center"/>
              <w:rPr>
                <w:rFonts w:cs="Helvetica"/>
              </w:rPr>
            </w:pPr>
          </w:p>
        </w:tc>
        <w:tc>
          <w:tcPr>
            <w:tcW w:w="1309" w:type="dxa"/>
            <w:vAlign w:val="center"/>
          </w:tcPr>
          <w:p w:rsidR="00254D4E" w:rsidRPr="00B103BF" w:rsidRDefault="00254D4E" w:rsidP="00B378C2">
            <w:pPr>
              <w:pStyle w:val="TableText"/>
              <w:spacing w:before="60" w:after="60"/>
              <w:jc w:val="center"/>
              <w:rPr>
                <w:rFonts w:cs="Helvetica"/>
              </w:rPr>
            </w:pPr>
          </w:p>
        </w:tc>
      </w:tr>
      <w:tr w:rsidR="00254D4E" w:rsidRPr="00B103BF" w:rsidTr="00254D4E">
        <w:tc>
          <w:tcPr>
            <w:tcW w:w="5495" w:type="dxa"/>
          </w:tcPr>
          <w:p w:rsidR="00254D4E" w:rsidRPr="00B103BF" w:rsidRDefault="00254D4E" w:rsidP="00254D4E">
            <w:pPr>
              <w:pStyle w:val="TableText"/>
              <w:rPr>
                <w:rFonts w:cs="Helvetica"/>
              </w:rPr>
            </w:pPr>
            <w:r w:rsidRPr="00B103BF">
              <w:rPr>
                <w:rFonts w:cs="Helvetica"/>
                <w:szCs w:val="22"/>
              </w:rPr>
              <w:t>Set up dining area for trading session</w:t>
            </w:r>
          </w:p>
        </w:tc>
        <w:tc>
          <w:tcPr>
            <w:tcW w:w="1693" w:type="dxa"/>
            <w:vAlign w:val="center"/>
          </w:tcPr>
          <w:p w:rsidR="00254D4E" w:rsidRPr="00B103BF" w:rsidRDefault="00254D4E" w:rsidP="00B378C2">
            <w:pPr>
              <w:pStyle w:val="TableText"/>
              <w:spacing w:before="60" w:after="60"/>
              <w:jc w:val="center"/>
              <w:rPr>
                <w:rFonts w:cs="Helvetica"/>
              </w:rPr>
            </w:pPr>
          </w:p>
        </w:tc>
        <w:tc>
          <w:tcPr>
            <w:tcW w:w="1417" w:type="dxa"/>
            <w:gridSpan w:val="2"/>
            <w:vAlign w:val="center"/>
          </w:tcPr>
          <w:p w:rsidR="00254D4E" w:rsidRPr="00B103BF" w:rsidRDefault="00254D4E" w:rsidP="00B378C2">
            <w:pPr>
              <w:pStyle w:val="TableText"/>
              <w:spacing w:before="60" w:after="60"/>
              <w:jc w:val="center"/>
              <w:rPr>
                <w:rFonts w:cs="Helvetica"/>
              </w:rPr>
            </w:pPr>
          </w:p>
        </w:tc>
        <w:tc>
          <w:tcPr>
            <w:tcW w:w="1426" w:type="dxa"/>
            <w:gridSpan w:val="2"/>
            <w:vAlign w:val="center"/>
          </w:tcPr>
          <w:p w:rsidR="00254D4E" w:rsidRPr="00B103BF" w:rsidRDefault="00254D4E" w:rsidP="00B378C2">
            <w:pPr>
              <w:pStyle w:val="TableText"/>
              <w:spacing w:before="60" w:after="60"/>
              <w:jc w:val="center"/>
              <w:rPr>
                <w:rFonts w:cs="Helvetica"/>
              </w:rPr>
            </w:pPr>
          </w:p>
        </w:tc>
        <w:tc>
          <w:tcPr>
            <w:tcW w:w="1417" w:type="dxa"/>
            <w:vAlign w:val="center"/>
          </w:tcPr>
          <w:p w:rsidR="00254D4E" w:rsidRPr="00B103BF" w:rsidRDefault="00254D4E" w:rsidP="00B378C2">
            <w:pPr>
              <w:pStyle w:val="TableText"/>
              <w:spacing w:before="60" w:after="60"/>
              <w:jc w:val="center"/>
              <w:rPr>
                <w:rFonts w:cs="Helvetica"/>
              </w:rPr>
            </w:pPr>
          </w:p>
        </w:tc>
        <w:tc>
          <w:tcPr>
            <w:tcW w:w="1418" w:type="dxa"/>
            <w:gridSpan w:val="2"/>
            <w:vAlign w:val="center"/>
          </w:tcPr>
          <w:p w:rsidR="00254D4E" w:rsidRPr="00B103BF" w:rsidRDefault="00254D4E" w:rsidP="00B378C2">
            <w:pPr>
              <w:pStyle w:val="TableText"/>
              <w:spacing w:before="60" w:after="60"/>
              <w:jc w:val="center"/>
              <w:rPr>
                <w:rFonts w:cs="Helvetica"/>
              </w:rPr>
            </w:pPr>
          </w:p>
        </w:tc>
        <w:tc>
          <w:tcPr>
            <w:tcW w:w="1309" w:type="dxa"/>
            <w:vAlign w:val="center"/>
          </w:tcPr>
          <w:p w:rsidR="00254D4E" w:rsidRPr="00B103BF" w:rsidRDefault="00254D4E" w:rsidP="00B378C2">
            <w:pPr>
              <w:pStyle w:val="TableText"/>
              <w:spacing w:before="60" w:after="60"/>
              <w:jc w:val="center"/>
              <w:rPr>
                <w:rFonts w:cs="Helvetica"/>
              </w:rPr>
            </w:pPr>
          </w:p>
        </w:tc>
      </w:tr>
      <w:tr w:rsidR="00254D4E" w:rsidRPr="00B103BF" w:rsidTr="00254D4E">
        <w:tc>
          <w:tcPr>
            <w:tcW w:w="5495" w:type="dxa"/>
          </w:tcPr>
          <w:p w:rsidR="00254D4E" w:rsidRPr="00B103BF" w:rsidRDefault="00254D4E" w:rsidP="00254D4E">
            <w:pPr>
              <w:pStyle w:val="TableText"/>
              <w:rPr>
                <w:rFonts w:cs="Helvetica"/>
              </w:rPr>
            </w:pPr>
            <w:r w:rsidRPr="00B103BF">
              <w:rPr>
                <w:rFonts w:cs="Helvetica"/>
                <w:szCs w:val="22"/>
              </w:rPr>
              <w:t xml:space="preserve">Process incoming reservations to the establishment </w:t>
            </w:r>
          </w:p>
        </w:tc>
        <w:tc>
          <w:tcPr>
            <w:tcW w:w="1693" w:type="dxa"/>
            <w:vAlign w:val="center"/>
          </w:tcPr>
          <w:p w:rsidR="00254D4E" w:rsidRPr="00B103BF" w:rsidRDefault="00254D4E" w:rsidP="00B378C2">
            <w:pPr>
              <w:pStyle w:val="TableText"/>
              <w:spacing w:before="60" w:after="60"/>
              <w:jc w:val="center"/>
              <w:rPr>
                <w:rFonts w:cs="Helvetica"/>
              </w:rPr>
            </w:pPr>
          </w:p>
        </w:tc>
        <w:tc>
          <w:tcPr>
            <w:tcW w:w="1417" w:type="dxa"/>
            <w:gridSpan w:val="2"/>
            <w:vAlign w:val="center"/>
          </w:tcPr>
          <w:p w:rsidR="00254D4E" w:rsidRPr="00B103BF" w:rsidRDefault="00254D4E" w:rsidP="00B378C2">
            <w:pPr>
              <w:pStyle w:val="TableText"/>
              <w:spacing w:before="60" w:after="60"/>
              <w:jc w:val="center"/>
              <w:rPr>
                <w:rFonts w:cs="Helvetica"/>
              </w:rPr>
            </w:pPr>
          </w:p>
        </w:tc>
        <w:tc>
          <w:tcPr>
            <w:tcW w:w="1426" w:type="dxa"/>
            <w:gridSpan w:val="2"/>
            <w:vAlign w:val="center"/>
          </w:tcPr>
          <w:p w:rsidR="00254D4E" w:rsidRPr="00B103BF" w:rsidRDefault="00254D4E" w:rsidP="00B378C2">
            <w:pPr>
              <w:pStyle w:val="TableText"/>
              <w:spacing w:before="60" w:after="60"/>
              <w:jc w:val="center"/>
              <w:rPr>
                <w:rFonts w:cs="Helvetica"/>
              </w:rPr>
            </w:pPr>
          </w:p>
        </w:tc>
        <w:tc>
          <w:tcPr>
            <w:tcW w:w="1417" w:type="dxa"/>
            <w:vAlign w:val="center"/>
          </w:tcPr>
          <w:p w:rsidR="00254D4E" w:rsidRPr="00B103BF" w:rsidRDefault="00254D4E" w:rsidP="00B378C2">
            <w:pPr>
              <w:pStyle w:val="TableText"/>
              <w:spacing w:before="60" w:after="60"/>
              <w:jc w:val="center"/>
              <w:rPr>
                <w:rFonts w:cs="Helvetica"/>
              </w:rPr>
            </w:pPr>
          </w:p>
        </w:tc>
        <w:tc>
          <w:tcPr>
            <w:tcW w:w="1418" w:type="dxa"/>
            <w:gridSpan w:val="2"/>
            <w:vAlign w:val="center"/>
          </w:tcPr>
          <w:p w:rsidR="00254D4E" w:rsidRPr="00B103BF" w:rsidRDefault="00254D4E" w:rsidP="00B378C2">
            <w:pPr>
              <w:pStyle w:val="TableText"/>
              <w:spacing w:before="60" w:after="60"/>
              <w:jc w:val="center"/>
              <w:rPr>
                <w:rFonts w:cs="Helvetica"/>
              </w:rPr>
            </w:pPr>
          </w:p>
        </w:tc>
        <w:tc>
          <w:tcPr>
            <w:tcW w:w="1309" w:type="dxa"/>
            <w:vAlign w:val="center"/>
          </w:tcPr>
          <w:p w:rsidR="00254D4E" w:rsidRPr="00B103BF" w:rsidRDefault="00254D4E" w:rsidP="00B378C2">
            <w:pPr>
              <w:pStyle w:val="TableText"/>
              <w:spacing w:before="60" w:after="60"/>
              <w:jc w:val="center"/>
              <w:rPr>
                <w:rFonts w:cs="Helvetica"/>
              </w:rPr>
            </w:pPr>
          </w:p>
        </w:tc>
      </w:tr>
      <w:tr w:rsidR="009900B5" w:rsidRPr="00B103BF" w:rsidTr="009900B5">
        <w:tc>
          <w:tcPr>
            <w:tcW w:w="5495" w:type="dxa"/>
            <w:shd w:val="clear" w:color="auto" w:fill="D9D9D9" w:themeFill="background1" w:themeFillShade="D9"/>
          </w:tcPr>
          <w:p w:rsidR="009900B5" w:rsidRPr="00B103BF" w:rsidRDefault="009900B5" w:rsidP="00F1496E">
            <w:pPr>
              <w:pStyle w:val="TableTextBold"/>
              <w:rPr>
                <w:rFonts w:cs="Helvetica"/>
              </w:rPr>
            </w:pPr>
            <w:r w:rsidRPr="00B103BF">
              <w:rPr>
                <w:rFonts w:cs="Helvetica"/>
              </w:rPr>
              <w:t xml:space="preserve">Element 2: </w:t>
            </w:r>
            <w:r w:rsidR="00254D4E" w:rsidRPr="00B103BF">
              <w:rPr>
                <w:rFonts w:cs="Helvetica"/>
              </w:rPr>
              <w:t>Set tables</w:t>
            </w:r>
          </w:p>
        </w:tc>
        <w:tc>
          <w:tcPr>
            <w:tcW w:w="1693" w:type="dxa"/>
            <w:shd w:val="clear" w:color="auto" w:fill="000000" w:themeFill="text1"/>
          </w:tcPr>
          <w:p w:rsidR="009900B5" w:rsidRPr="00B103BF" w:rsidRDefault="009900B5" w:rsidP="00B378C2">
            <w:pPr>
              <w:pStyle w:val="TableText"/>
              <w:rPr>
                <w:rFonts w:cs="Helvetica"/>
              </w:rPr>
            </w:pPr>
          </w:p>
        </w:tc>
        <w:tc>
          <w:tcPr>
            <w:tcW w:w="1417" w:type="dxa"/>
            <w:gridSpan w:val="2"/>
            <w:shd w:val="clear" w:color="auto" w:fill="000000" w:themeFill="text1"/>
          </w:tcPr>
          <w:p w:rsidR="009900B5" w:rsidRPr="00B103BF" w:rsidRDefault="009900B5" w:rsidP="00B378C2">
            <w:pPr>
              <w:pStyle w:val="TableText"/>
              <w:rPr>
                <w:rFonts w:cs="Helvetica"/>
              </w:rPr>
            </w:pPr>
          </w:p>
        </w:tc>
        <w:tc>
          <w:tcPr>
            <w:tcW w:w="1426" w:type="dxa"/>
            <w:gridSpan w:val="2"/>
            <w:shd w:val="clear" w:color="auto" w:fill="000000" w:themeFill="text1"/>
          </w:tcPr>
          <w:p w:rsidR="009900B5" w:rsidRPr="00B103BF" w:rsidRDefault="009900B5" w:rsidP="00B378C2">
            <w:pPr>
              <w:pStyle w:val="TableText"/>
              <w:rPr>
                <w:rFonts w:cs="Helvetica"/>
              </w:rPr>
            </w:pPr>
          </w:p>
        </w:tc>
        <w:tc>
          <w:tcPr>
            <w:tcW w:w="1426" w:type="dxa"/>
            <w:gridSpan w:val="2"/>
            <w:shd w:val="clear" w:color="auto" w:fill="000000" w:themeFill="text1"/>
          </w:tcPr>
          <w:p w:rsidR="009900B5" w:rsidRPr="00B103BF" w:rsidRDefault="009900B5" w:rsidP="00B378C2">
            <w:pPr>
              <w:pStyle w:val="TableText"/>
              <w:rPr>
                <w:rFonts w:cs="Helvetica"/>
              </w:rPr>
            </w:pPr>
          </w:p>
        </w:tc>
        <w:tc>
          <w:tcPr>
            <w:tcW w:w="1409" w:type="dxa"/>
            <w:shd w:val="clear" w:color="auto" w:fill="000000" w:themeFill="text1"/>
          </w:tcPr>
          <w:p w:rsidR="009900B5" w:rsidRPr="00B103BF" w:rsidRDefault="009900B5" w:rsidP="00B378C2">
            <w:pPr>
              <w:pStyle w:val="TableText"/>
              <w:rPr>
                <w:rFonts w:cs="Helvetica"/>
              </w:rPr>
            </w:pPr>
          </w:p>
        </w:tc>
        <w:tc>
          <w:tcPr>
            <w:tcW w:w="1309" w:type="dxa"/>
            <w:shd w:val="clear" w:color="auto" w:fill="000000" w:themeFill="text1"/>
          </w:tcPr>
          <w:p w:rsidR="009900B5" w:rsidRPr="00B103BF" w:rsidRDefault="009900B5" w:rsidP="00B378C2">
            <w:pPr>
              <w:pStyle w:val="TableText"/>
              <w:rPr>
                <w:rFonts w:cs="Helvetica"/>
              </w:rPr>
            </w:pPr>
          </w:p>
        </w:tc>
      </w:tr>
      <w:tr w:rsidR="00254D4E" w:rsidRPr="00B103BF" w:rsidTr="00254D4E">
        <w:tc>
          <w:tcPr>
            <w:tcW w:w="5495" w:type="dxa"/>
          </w:tcPr>
          <w:p w:rsidR="00254D4E" w:rsidRPr="00B103BF" w:rsidRDefault="00254D4E" w:rsidP="00254D4E">
            <w:pPr>
              <w:pStyle w:val="TableText"/>
              <w:rPr>
                <w:rFonts w:cs="Helvetica"/>
              </w:rPr>
            </w:pPr>
            <w:r w:rsidRPr="00B103BF">
              <w:rPr>
                <w:rFonts w:cs="Helvetica"/>
                <w:szCs w:val="22"/>
              </w:rPr>
              <w:t>Match table setting to menu for the session</w:t>
            </w:r>
          </w:p>
        </w:tc>
        <w:tc>
          <w:tcPr>
            <w:tcW w:w="1693" w:type="dxa"/>
          </w:tcPr>
          <w:p w:rsidR="00254D4E" w:rsidRPr="00B103BF" w:rsidRDefault="00254D4E" w:rsidP="00B378C2">
            <w:pPr>
              <w:pStyle w:val="TableText"/>
              <w:rPr>
                <w:rFonts w:cs="Helvetica"/>
              </w:rPr>
            </w:pPr>
          </w:p>
        </w:tc>
        <w:tc>
          <w:tcPr>
            <w:tcW w:w="1417" w:type="dxa"/>
            <w:gridSpan w:val="2"/>
          </w:tcPr>
          <w:p w:rsidR="00254D4E" w:rsidRPr="00B103BF" w:rsidRDefault="00254D4E" w:rsidP="00B378C2">
            <w:pPr>
              <w:pStyle w:val="TableText"/>
              <w:rPr>
                <w:rFonts w:cs="Helvetica"/>
              </w:rPr>
            </w:pPr>
          </w:p>
        </w:tc>
        <w:tc>
          <w:tcPr>
            <w:tcW w:w="1426" w:type="dxa"/>
            <w:gridSpan w:val="2"/>
          </w:tcPr>
          <w:p w:rsidR="00254D4E" w:rsidRPr="00B103BF" w:rsidRDefault="00254D4E" w:rsidP="00B378C2">
            <w:pPr>
              <w:pStyle w:val="TableText"/>
              <w:rPr>
                <w:rFonts w:cs="Helvetica"/>
              </w:rPr>
            </w:pPr>
          </w:p>
        </w:tc>
        <w:tc>
          <w:tcPr>
            <w:tcW w:w="1426" w:type="dxa"/>
            <w:gridSpan w:val="2"/>
          </w:tcPr>
          <w:p w:rsidR="00254D4E" w:rsidRPr="00B103BF" w:rsidRDefault="00254D4E" w:rsidP="00B378C2">
            <w:pPr>
              <w:pStyle w:val="TableText"/>
              <w:rPr>
                <w:rFonts w:cs="Helvetica"/>
              </w:rPr>
            </w:pPr>
          </w:p>
        </w:tc>
        <w:tc>
          <w:tcPr>
            <w:tcW w:w="1409" w:type="dxa"/>
          </w:tcPr>
          <w:p w:rsidR="00254D4E" w:rsidRPr="00B103BF" w:rsidRDefault="00254D4E" w:rsidP="00B378C2">
            <w:pPr>
              <w:pStyle w:val="TableText"/>
              <w:rPr>
                <w:rFonts w:cs="Helvetica"/>
              </w:rPr>
            </w:pPr>
          </w:p>
        </w:tc>
        <w:tc>
          <w:tcPr>
            <w:tcW w:w="1309" w:type="dxa"/>
          </w:tcPr>
          <w:p w:rsidR="00254D4E" w:rsidRPr="00B103BF" w:rsidRDefault="00254D4E" w:rsidP="00B378C2">
            <w:pPr>
              <w:pStyle w:val="TableText"/>
              <w:rPr>
                <w:rFonts w:cs="Helvetica"/>
              </w:rPr>
            </w:pPr>
          </w:p>
        </w:tc>
      </w:tr>
      <w:tr w:rsidR="00254D4E" w:rsidRPr="00B103BF" w:rsidTr="00254D4E">
        <w:tc>
          <w:tcPr>
            <w:tcW w:w="5495" w:type="dxa"/>
          </w:tcPr>
          <w:p w:rsidR="00254D4E" w:rsidRPr="00B103BF" w:rsidRDefault="00254D4E" w:rsidP="00254D4E">
            <w:pPr>
              <w:pStyle w:val="TableText"/>
              <w:rPr>
                <w:rFonts w:cs="Helvetica"/>
              </w:rPr>
            </w:pPr>
            <w:r w:rsidRPr="00B103BF">
              <w:rPr>
                <w:rFonts w:cs="Helvetica"/>
                <w:szCs w:val="22"/>
              </w:rPr>
              <w:t>Set tables and dress where appropriate</w:t>
            </w:r>
          </w:p>
        </w:tc>
        <w:tc>
          <w:tcPr>
            <w:tcW w:w="1693" w:type="dxa"/>
          </w:tcPr>
          <w:p w:rsidR="00254D4E" w:rsidRPr="00B103BF" w:rsidRDefault="00254D4E" w:rsidP="00B378C2">
            <w:pPr>
              <w:pStyle w:val="TableText"/>
              <w:rPr>
                <w:rFonts w:cs="Helvetica"/>
              </w:rPr>
            </w:pPr>
          </w:p>
        </w:tc>
        <w:tc>
          <w:tcPr>
            <w:tcW w:w="1417" w:type="dxa"/>
            <w:gridSpan w:val="2"/>
          </w:tcPr>
          <w:p w:rsidR="00254D4E" w:rsidRPr="00B103BF" w:rsidRDefault="00254D4E" w:rsidP="00B378C2">
            <w:pPr>
              <w:pStyle w:val="TableText"/>
              <w:rPr>
                <w:rFonts w:cs="Helvetica"/>
              </w:rPr>
            </w:pPr>
          </w:p>
        </w:tc>
        <w:tc>
          <w:tcPr>
            <w:tcW w:w="1426" w:type="dxa"/>
            <w:gridSpan w:val="2"/>
          </w:tcPr>
          <w:p w:rsidR="00254D4E" w:rsidRPr="00B103BF" w:rsidRDefault="00254D4E" w:rsidP="00B378C2">
            <w:pPr>
              <w:pStyle w:val="TableText"/>
              <w:rPr>
                <w:rFonts w:cs="Helvetica"/>
              </w:rPr>
            </w:pPr>
          </w:p>
        </w:tc>
        <w:tc>
          <w:tcPr>
            <w:tcW w:w="1426" w:type="dxa"/>
            <w:gridSpan w:val="2"/>
          </w:tcPr>
          <w:p w:rsidR="00254D4E" w:rsidRPr="00B103BF" w:rsidRDefault="00254D4E" w:rsidP="00B378C2">
            <w:pPr>
              <w:pStyle w:val="TableText"/>
              <w:rPr>
                <w:rFonts w:cs="Helvetica"/>
              </w:rPr>
            </w:pPr>
          </w:p>
        </w:tc>
        <w:tc>
          <w:tcPr>
            <w:tcW w:w="1409" w:type="dxa"/>
          </w:tcPr>
          <w:p w:rsidR="00254D4E" w:rsidRPr="00B103BF" w:rsidRDefault="00254D4E" w:rsidP="00B378C2">
            <w:pPr>
              <w:pStyle w:val="TableText"/>
              <w:rPr>
                <w:rFonts w:cs="Helvetica"/>
              </w:rPr>
            </w:pPr>
          </w:p>
        </w:tc>
        <w:tc>
          <w:tcPr>
            <w:tcW w:w="1309" w:type="dxa"/>
          </w:tcPr>
          <w:p w:rsidR="00254D4E" w:rsidRPr="00B103BF" w:rsidRDefault="00254D4E" w:rsidP="00B378C2">
            <w:pPr>
              <w:pStyle w:val="TableText"/>
              <w:rPr>
                <w:rFonts w:cs="Helvetica"/>
              </w:rPr>
            </w:pPr>
          </w:p>
        </w:tc>
      </w:tr>
      <w:tr w:rsidR="00254D4E" w:rsidRPr="00B103BF" w:rsidTr="00254D4E">
        <w:tc>
          <w:tcPr>
            <w:tcW w:w="5495" w:type="dxa"/>
          </w:tcPr>
          <w:p w:rsidR="00254D4E" w:rsidRPr="00B103BF" w:rsidRDefault="00254D4E" w:rsidP="00254D4E">
            <w:pPr>
              <w:pStyle w:val="TableText"/>
              <w:rPr>
                <w:rFonts w:cs="Helvetica"/>
              </w:rPr>
            </w:pPr>
            <w:r w:rsidRPr="00B103BF">
              <w:rPr>
                <w:rFonts w:cs="Helvetica"/>
                <w:szCs w:val="22"/>
              </w:rPr>
              <w:t>Complete final inspection of room and table set ups</w:t>
            </w:r>
          </w:p>
        </w:tc>
        <w:tc>
          <w:tcPr>
            <w:tcW w:w="1693" w:type="dxa"/>
          </w:tcPr>
          <w:p w:rsidR="00254D4E" w:rsidRPr="00B103BF" w:rsidRDefault="00254D4E" w:rsidP="00B378C2">
            <w:pPr>
              <w:pStyle w:val="TableText"/>
              <w:rPr>
                <w:rFonts w:cs="Helvetica"/>
              </w:rPr>
            </w:pPr>
          </w:p>
        </w:tc>
        <w:tc>
          <w:tcPr>
            <w:tcW w:w="1417" w:type="dxa"/>
            <w:gridSpan w:val="2"/>
          </w:tcPr>
          <w:p w:rsidR="00254D4E" w:rsidRPr="00B103BF" w:rsidRDefault="00254D4E" w:rsidP="00B378C2">
            <w:pPr>
              <w:pStyle w:val="TableText"/>
              <w:rPr>
                <w:rFonts w:cs="Helvetica"/>
              </w:rPr>
            </w:pPr>
          </w:p>
        </w:tc>
        <w:tc>
          <w:tcPr>
            <w:tcW w:w="1426" w:type="dxa"/>
            <w:gridSpan w:val="2"/>
          </w:tcPr>
          <w:p w:rsidR="00254D4E" w:rsidRPr="00B103BF" w:rsidRDefault="00254D4E" w:rsidP="00B378C2">
            <w:pPr>
              <w:pStyle w:val="TableText"/>
              <w:rPr>
                <w:rFonts w:cs="Helvetica"/>
              </w:rPr>
            </w:pPr>
          </w:p>
        </w:tc>
        <w:tc>
          <w:tcPr>
            <w:tcW w:w="1426" w:type="dxa"/>
            <w:gridSpan w:val="2"/>
          </w:tcPr>
          <w:p w:rsidR="00254D4E" w:rsidRPr="00B103BF" w:rsidRDefault="00254D4E" w:rsidP="00B378C2">
            <w:pPr>
              <w:pStyle w:val="TableText"/>
              <w:rPr>
                <w:rFonts w:cs="Helvetica"/>
              </w:rPr>
            </w:pPr>
          </w:p>
        </w:tc>
        <w:tc>
          <w:tcPr>
            <w:tcW w:w="1409" w:type="dxa"/>
          </w:tcPr>
          <w:p w:rsidR="00254D4E" w:rsidRPr="00B103BF" w:rsidRDefault="00254D4E" w:rsidP="00B378C2">
            <w:pPr>
              <w:pStyle w:val="TableText"/>
              <w:rPr>
                <w:rFonts w:cs="Helvetica"/>
              </w:rPr>
            </w:pPr>
          </w:p>
        </w:tc>
        <w:tc>
          <w:tcPr>
            <w:tcW w:w="1309" w:type="dxa"/>
          </w:tcPr>
          <w:p w:rsidR="00254D4E" w:rsidRPr="00B103BF" w:rsidRDefault="00254D4E" w:rsidP="00B378C2">
            <w:pPr>
              <w:pStyle w:val="TableText"/>
              <w:rPr>
                <w:rFonts w:cs="Helvetica"/>
              </w:rPr>
            </w:pPr>
          </w:p>
        </w:tc>
      </w:tr>
      <w:tr w:rsidR="00254D4E" w:rsidRPr="00B103BF" w:rsidTr="00254D4E">
        <w:tc>
          <w:tcPr>
            <w:tcW w:w="5495" w:type="dxa"/>
          </w:tcPr>
          <w:p w:rsidR="00254D4E" w:rsidRPr="00B103BF" w:rsidRDefault="00254D4E" w:rsidP="00254D4E">
            <w:pPr>
              <w:pStyle w:val="TableText"/>
              <w:rPr>
                <w:rFonts w:cs="Helvetica"/>
              </w:rPr>
            </w:pPr>
            <w:r w:rsidRPr="00B103BF">
              <w:rPr>
                <w:rFonts w:cs="Helvetica"/>
                <w:szCs w:val="22"/>
              </w:rPr>
              <w:t>Identify and report recurring problems with set up to the appropriate person to prevent recurrence</w:t>
            </w:r>
          </w:p>
        </w:tc>
        <w:tc>
          <w:tcPr>
            <w:tcW w:w="1693" w:type="dxa"/>
          </w:tcPr>
          <w:p w:rsidR="00254D4E" w:rsidRPr="00B103BF" w:rsidRDefault="00254D4E" w:rsidP="00B378C2">
            <w:pPr>
              <w:pStyle w:val="TableText"/>
              <w:rPr>
                <w:rFonts w:cs="Helvetica"/>
              </w:rPr>
            </w:pPr>
          </w:p>
        </w:tc>
        <w:tc>
          <w:tcPr>
            <w:tcW w:w="1417" w:type="dxa"/>
            <w:gridSpan w:val="2"/>
          </w:tcPr>
          <w:p w:rsidR="00254D4E" w:rsidRPr="00B103BF" w:rsidRDefault="00254D4E" w:rsidP="00B378C2">
            <w:pPr>
              <w:pStyle w:val="TableText"/>
              <w:rPr>
                <w:rFonts w:cs="Helvetica"/>
              </w:rPr>
            </w:pPr>
          </w:p>
        </w:tc>
        <w:tc>
          <w:tcPr>
            <w:tcW w:w="1426" w:type="dxa"/>
            <w:gridSpan w:val="2"/>
          </w:tcPr>
          <w:p w:rsidR="00254D4E" w:rsidRPr="00B103BF" w:rsidRDefault="00254D4E" w:rsidP="00B378C2">
            <w:pPr>
              <w:pStyle w:val="TableText"/>
              <w:rPr>
                <w:rFonts w:cs="Helvetica"/>
              </w:rPr>
            </w:pPr>
          </w:p>
        </w:tc>
        <w:tc>
          <w:tcPr>
            <w:tcW w:w="1426" w:type="dxa"/>
            <w:gridSpan w:val="2"/>
          </w:tcPr>
          <w:p w:rsidR="00254D4E" w:rsidRPr="00B103BF" w:rsidRDefault="00254D4E" w:rsidP="00B378C2">
            <w:pPr>
              <w:pStyle w:val="TableText"/>
              <w:rPr>
                <w:rFonts w:cs="Helvetica"/>
              </w:rPr>
            </w:pPr>
          </w:p>
        </w:tc>
        <w:tc>
          <w:tcPr>
            <w:tcW w:w="1409" w:type="dxa"/>
          </w:tcPr>
          <w:p w:rsidR="00254D4E" w:rsidRPr="00B103BF" w:rsidRDefault="00254D4E" w:rsidP="00B378C2">
            <w:pPr>
              <w:pStyle w:val="TableText"/>
              <w:rPr>
                <w:rFonts w:cs="Helvetica"/>
              </w:rPr>
            </w:pPr>
          </w:p>
        </w:tc>
        <w:tc>
          <w:tcPr>
            <w:tcW w:w="1309" w:type="dxa"/>
          </w:tcPr>
          <w:p w:rsidR="00254D4E" w:rsidRPr="00B103BF" w:rsidRDefault="00254D4E" w:rsidP="00B378C2">
            <w:pPr>
              <w:pStyle w:val="TableText"/>
              <w:rPr>
                <w:rFonts w:cs="Helvetica"/>
              </w:rPr>
            </w:pPr>
          </w:p>
        </w:tc>
      </w:tr>
      <w:tr w:rsidR="009900B5" w:rsidRPr="00B103BF" w:rsidTr="00254D4E">
        <w:tc>
          <w:tcPr>
            <w:tcW w:w="5495" w:type="dxa"/>
            <w:shd w:val="clear" w:color="auto" w:fill="D9D9D9" w:themeFill="background1" w:themeFillShade="D9"/>
          </w:tcPr>
          <w:p w:rsidR="009900B5" w:rsidRPr="00B103BF" w:rsidRDefault="009900B5" w:rsidP="00254D4E">
            <w:pPr>
              <w:pStyle w:val="TableTextBold"/>
              <w:keepNext/>
              <w:rPr>
                <w:rFonts w:cs="Helvetica"/>
              </w:rPr>
            </w:pPr>
            <w:r w:rsidRPr="00B103BF">
              <w:rPr>
                <w:rFonts w:cs="Helvetica"/>
              </w:rPr>
              <w:t xml:space="preserve">Element 3: </w:t>
            </w:r>
            <w:r w:rsidR="00254D4E" w:rsidRPr="00B103BF">
              <w:rPr>
                <w:rFonts w:cs="Helvetica"/>
              </w:rPr>
              <w:t>Meet and greet guests</w:t>
            </w:r>
          </w:p>
        </w:tc>
        <w:tc>
          <w:tcPr>
            <w:tcW w:w="1701" w:type="dxa"/>
            <w:gridSpan w:val="2"/>
            <w:shd w:val="clear" w:color="auto" w:fill="000000" w:themeFill="text1"/>
          </w:tcPr>
          <w:p w:rsidR="009900B5" w:rsidRPr="00B103BF" w:rsidRDefault="009900B5" w:rsidP="00254D4E">
            <w:pPr>
              <w:pStyle w:val="TableText"/>
              <w:keepNext/>
              <w:rPr>
                <w:rFonts w:cs="Helvetica"/>
              </w:rPr>
            </w:pPr>
          </w:p>
        </w:tc>
        <w:tc>
          <w:tcPr>
            <w:tcW w:w="1417" w:type="dxa"/>
            <w:gridSpan w:val="2"/>
            <w:shd w:val="clear" w:color="auto" w:fill="000000" w:themeFill="text1"/>
          </w:tcPr>
          <w:p w:rsidR="009900B5" w:rsidRPr="00B103BF" w:rsidRDefault="009900B5" w:rsidP="00254D4E">
            <w:pPr>
              <w:pStyle w:val="TableText"/>
              <w:keepNext/>
              <w:rPr>
                <w:rFonts w:cs="Helvetica"/>
              </w:rPr>
            </w:pPr>
          </w:p>
        </w:tc>
        <w:tc>
          <w:tcPr>
            <w:tcW w:w="1418" w:type="dxa"/>
            <w:shd w:val="clear" w:color="auto" w:fill="000000" w:themeFill="text1"/>
          </w:tcPr>
          <w:p w:rsidR="009900B5" w:rsidRPr="00B103BF" w:rsidRDefault="009900B5" w:rsidP="00254D4E">
            <w:pPr>
              <w:pStyle w:val="TableText"/>
              <w:keepNext/>
              <w:rPr>
                <w:rFonts w:cs="Helvetica"/>
              </w:rPr>
            </w:pPr>
          </w:p>
        </w:tc>
        <w:tc>
          <w:tcPr>
            <w:tcW w:w="1417" w:type="dxa"/>
            <w:shd w:val="clear" w:color="auto" w:fill="000000" w:themeFill="text1"/>
          </w:tcPr>
          <w:p w:rsidR="009900B5" w:rsidRPr="00B103BF" w:rsidRDefault="009900B5" w:rsidP="00254D4E">
            <w:pPr>
              <w:pStyle w:val="TableText"/>
              <w:keepNext/>
              <w:rPr>
                <w:rFonts w:cs="Helvetica"/>
              </w:rPr>
            </w:pPr>
          </w:p>
        </w:tc>
        <w:tc>
          <w:tcPr>
            <w:tcW w:w="1418" w:type="dxa"/>
            <w:gridSpan w:val="2"/>
            <w:shd w:val="clear" w:color="auto" w:fill="000000" w:themeFill="text1"/>
          </w:tcPr>
          <w:p w:rsidR="009900B5" w:rsidRPr="00B103BF" w:rsidRDefault="009900B5" w:rsidP="00254D4E">
            <w:pPr>
              <w:pStyle w:val="TableText"/>
              <w:keepNext/>
              <w:rPr>
                <w:rFonts w:cs="Helvetica"/>
              </w:rPr>
            </w:pPr>
          </w:p>
        </w:tc>
        <w:tc>
          <w:tcPr>
            <w:tcW w:w="1309" w:type="dxa"/>
            <w:shd w:val="clear" w:color="auto" w:fill="000000" w:themeFill="text1"/>
          </w:tcPr>
          <w:p w:rsidR="009900B5" w:rsidRPr="00B103BF" w:rsidRDefault="009900B5" w:rsidP="00254D4E">
            <w:pPr>
              <w:pStyle w:val="TableText"/>
              <w:keepNext/>
              <w:rPr>
                <w:rFonts w:cs="Helvetica"/>
              </w:rPr>
            </w:pPr>
          </w:p>
        </w:tc>
      </w:tr>
      <w:tr w:rsidR="00254D4E" w:rsidRPr="00B103BF" w:rsidTr="00254D4E">
        <w:tc>
          <w:tcPr>
            <w:tcW w:w="5495" w:type="dxa"/>
          </w:tcPr>
          <w:p w:rsidR="00254D4E" w:rsidRPr="00B103BF" w:rsidRDefault="00254D4E" w:rsidP="00254D4E">
            <w:pPr>
              <w:pStyle w:val="TableText"/>
              <w:keepNext/>
              <w:rPr>
                <w:rFonts w:cs="Helvetica"/>
              </w:rPr>
            </w:pPr>
            <w:r w:rsidRPr="00B103BF">
              <w:rPr>
                <w:rFonts w:cs="Helvetica"/>
                <w:szCs w:val="22"/>
              </w:rPr>
              <w:t xml:space="preserve">Welcome guests on arrival </w:t>
            </w:r>
          </w:p>
        </w:tc>
        <w:tc>
          <w:tcPr>
            <w:tcW w:w="1701" w:type="dxa"/>
            <w:gridSpan w:val="2"/>
          </w:tcPr>
          <w:p w:rsidR="00254D4E" w:rsidRPr="00B103BF" w:rsidRDefault="00254D4E" w:rsidP="00254D4E">
            <w:pPr>
              <w:pStyle w:val="TableText"/>
              <w:keepNext/>
              <w:rPr>
                <w:rFonts w:cs="Helvetica"/>
              </w:rPr>
            </w:pPr>
          </w:p>
        </w:tc>
        <w:tc>
          <w:tcPr>
            <w:tcW w:w="1417" w:type="dxa"/>
            <w:gridSpan w:val="2"/>
          </w:tcPr>
          <w:p w:rsidR="00254D4E" w:rsidRPr="00B103BF" w:rsidRDefault="00254D4E" w:rsidP="00254D4E">
            <w:pPr>
              <w:pStyle w:val="TableText"/>
              <w:keepNext/>
              <w:rPr>
                <w:rFonts w:cs="Helvetica"/>
              </w:rPr>
            </w:pPr>
          </w:p>
        </w:tc>
        <w:tc>
          <w:tcPr>
            <w:tcW w:w="1418" w:type="dxa"/>
          </w:tcPr>
          <w:p w:rsidR="00254D4E" w:rsidRPr="00B103BF" w:rsidRDefault="00254D4E" w:rsidP="00254D4E">
            <w:pPr>
              <w:pStyle w:val="TableText"/>
              <w:keepNext/>
              <w:rPr>
                <w:rFonts w:cs="Helvetica"/>
              </w:rPr>
            </w:pPr>
          </w:p>
        </w:tc>
        <w:tc>
          <w:tcPr>
            <w:tcW w:w="1417" w:type="dxa"/>
          </w:tcPr>
          <w:p w:rsidR="00254D4E" w:rsidRPr="00B103BF" w:rsidRDefault="00254D4E" w:rsidP="00254D4E">
            <w:pPr>
              <w:pStyle w:val="TableText"/>
              <w:keepNext/>
              <w:rPr>
                <w:rFonts w:cs="Helvetica"/>
              </w:rPr>
            </w:pPr>
          </w:p>
        </w:tc>
        <w:tc>
          <w:tcPr>
            <w:tcW w:w="1418" w:type="dxa"/>
            <w:gridSpan w:val="2"/>
          </w:tcPr>
          <w:p w:rsidR="00254D4E" w:rsidRPr="00B103BF" w:rsidRDefault="00254D4E" w:rsidP="00254D4E">
            <w:pPr>
              <w:pStyle w:val="TableText"/>
              <w:keepNext/>
              <w:rPr>
                <w:rFonts w:cs="Helvetica"/>
              </w:rPr>
            </w:pPr>
          </w:p>
        </w:tc>
        <w:tc>
          <w:tcPr>
            <w:tcW w:w="1309" w:type="dxa"/>
          </w:tcPr>
          <w:p w:rsidR="00254D4E" w:rsidRPr="00B103BF" w:rsidRDefault="00254D4E" w:rsidP="00254D4E">
            <w:pPr>
              <w:pStyle w:val="TableText"/>
              <w:keepNext/>
              <w:rPr>
                <w:rFonts w:cs="Helvetica"/>
              </w:rPr>
            </w:pPr>
          </w:p>
        </w:tc>
      </w:tr>
      <w:tr w:rsidR="00254D4E" w:rsidRPr="00B103BF" w:rsidTr="00254D4E">
        <w:tc>
          <w:tcPr>
            <w:tcW w:w="5495" w:type="dxa"/>
          </w:tcPr>
          <w:p w:rsidR="00254D4E" w:rsidRPr="00B103BF" w:rsidRDefault="00254D4E" w:rsidP="00254D4E">
            <w:pPr>
              <w:pStyle w:val="TableText"/>
              <w:keepNext/>
              <w:rPr>
                <w:rFonts w:cs="Helvetica"/>
              </w:rPr>
            </w:pPr>
            <w:r w:rsidRPr="00B103BF">
              <w:rPr>
                <w:rFonts w:cs="Helvetica"/>
                <w:szCs w:val="22"/>
              </w:rPr>
              <w:t>Seat guests at nominated or designated tables</w:t>
            </w:r>
          </w:p>
        </w:tc>
        <w:tc>
          <w:tcPr>
            <w:tcW w:w="1701" w:type="dxa"/>
            <w:gridSpan w:val="2"/>
          </w:tcPr>
          <w:p w:rsidR="00254D4E" w:rsidRPr="00B103BF" w:rsidRDefault="00254D4E" w:rsidP="00254D4E">
            <w:pPr>
              <w:pStyle w:val="TableText"/>
              <w:keepNext/>
              <w:rPr>
                <w:rFonts w:cs="Helvetica"/>
              </w:rPr>
            </w:pPr>
          </w:p>
        </w:tc>
        <w:tc>
          <w:tcPr>
            <w:tcW w:w="1417" w:type="dxa"/>
            <w:gridSpan w:val="2"/>
          </w:tcPr>
          <w:p w:rsidR="00254D4E" w:rsidRPr="00B103BF" w:rsidRDefault="00254D4E" w:rsidP="00254D4E">
            <w:pPr>
              <w:pStyle w:val="TableText"/>
              <w:keepNext/>
              <w:rPr>
                <w:rFonts w:cs="Helvetica"/>
              </w:rPr>
            </w:pPr>
          </w:p>
        </w:tc>
        <w:tc>
          <w:tcPr>
            <w:tcW w:w="1418" w:type="dxa"/>
          </w:tcPr>
          <w:p w:rsidR="00254D4E" w:rsidRPr="00B103BF" w:rsidRDefault="00254D4E" w:rsidP="00254D4E">
            <w:pPr>
              <w:pStyle w:val="TableText"/>
              <w:keepNext/>
              <w:rPr>
                <w:rFonts w:cs="Helvetica"/>
              </w:rPr>
            </w:pPr>
          </w:p>
        </w:tc>
        <w:tc>
          <w:tcPr>
            <w:tcW w:w="1417" w:type="dxa"/>
          </w:tcPr>
          <w:p w:rsidR="00254D4E" w:rsidRPr="00B103BF" w:rsidRDefault="00254D4E" w:rsidP="00254D4E">
            <w:pPr>
              <w:pStyle w:val="TableText"/>
              <w:keepNext/>
              <w:rPr>
                <w:rFonts w:cs="Helvetica"/>
              </w:rPr>
            </w:pPr>
          </w:p>
        </w:tc>
        <w:tc>
          <w:tcPr>
            <w:tcW w:w="1418" w:type="dxa"/>
            <w:gridSpan w:val="2"/>
          </w:tcPr>
          <w:p w:rsidR="00254D4E" w:rsidRPr="00B103BF" w:rsidRDefault="00254D4E" w:rsidP="00254D4E">
            <w:pPr>
              <w:pStyle w:val="TableText"/>
              <w:keepNext/>
              <w:rPr>
                <w:rFonts w:cs="Helvetica"/>
              </w:rPr>
            </w:pPr>
          </w:p>
        </w:tc>
        <w:tc>
          <w:tcPr>
            <w:tcW w:w="1309" w:type="dxa"/>
          </w:tcPr>
          <w:p w:rsidR="00254D4E" w:rsidRPr="00B103BF" w:rsidRDefault="00254D4E" w:rsidP="00254D4E">
            <w:pPr>
              <w:pStyle w:val="TableText"/>
              <w:keepNext/>
              <w:rPr>
                <w:rFonts w:cs="Helvetica"/>
              </w:rPr>
            </w:pPr>
          </w:p>
        </w:tc>
      </w:tr>
      <w:tr w:rsidR="00254D4E" w:rsidRPr="00B103BF" w:rsidTr="00254D4E">
        <w:tc>
          <w:tcPr>
            <w:tcW w:w="5495" w:type="dxa"/>
          </w:tcPr>
          <w:p w:rsidR="00254D4E" w:rsidRPr="00B103BF" w:rsidRDefault="00254D4E" w:rsidP="00254D4E">
            <w:pPr>
              <w:pStyle w:val="TableText"/>
              <w:keepNext/>
              <w:rPr>
                <w:rFonts w:cs="Helvetica"/>
              </w:rPr>
            </w:pPr>
            <w:r w:rsidRPr="00B103BF">
              <w:rPr>
                <w:rFonts w:cs="Helvetica"/>
                <w:szCs w:val="22"/>
              </w:rPr>
              <w:t>Offer pre-meal services</w:t>
            </w:r>
          </w:p>
        </w:tc>
        <w:tc>
          <w:tcPr>
            <w:tcW w:w="1701" w:type="dxa"/>
            <w:gridSpan w:val="2"/>
          </w:tcPr>
          <w:p w:rsidR="00254D4E" w:rsidRPr="00B103BF" w:rsidRDefault="00254D4E" w:rsidP="00254D4E">
            <w:pPr>
              <w:pStyle w:val="TableText"/>
              <w:keepNext/>
              <w:rPr>
                <w:rFonts w:cs="Helvetica"/>
              </w:rPr>
            </w:pPr>
          </w:p>
        </w:tc>
        <w:tc>
          <w:tcPr>
            <w:tcW w:w="1417" w:type="dxa"/>
            <w:gridSpan w:val="2"/>
          </w:tcPr>
          <w:p w:rsidR="00254D4E" w:rsidRPr="00B103BF" w:rsidRDefault="00254D4E" w:rsidP="00254D4E">
            <w:pPr>
              <w:pStyle w:val="TableText"/>
              <w:keepNext/>
              <w:rPr>
                <w:rFonts w:cs="Helvetica"/>
              </w:rPr>
            </w:pPr>
          </w:p>
        </w:tc>
        <w:tc>
          <w:tcPr>
            <w:tcW w:w="1418" w:type="dxa"/>
          </w:tcPr>
          <w:p w:rsidR="00254D4E" w:rsidRPr="00B103BF" w:rsidRDefault="00254D4E" w:rsidP="00254D4E">
            <w:pPr>
              <w:pStyle w:val="TableText"/>
              <w:keepNext/>
              <w:rPr>
                <w:rFonts w:cs="Helvetica"/>
              </w:rPr>
            </w:pPr>
          </w:p>
        </w:tc>
        <w:tc>
          <w:tcPr>
            <w:tcW w:w="1417" w:type="dxa"/>
          </w:tcPr>
          <w:p w:rsidR="00254D4E" w:rsidRPr="00B103BF" w:rsidRDefault="00254D4E" w:rsidP="00254D4E">
            <w:pPr>
              <w:pStyle w:val="TableText"/>
              <w:keepNext/>
              <w:rPr>
                <w:rFonts w:cs="Helvetica"/>
              </w:rPr>
            </w:pPr>
          </w:p>
        </w:tc>
        <w:tc>
          <w:tcPr>
            <w:tcW w:w="1418" w:type="dxa"/>
            <w:gridSpan w:val="2"/>
          </w:tcPr>
          <w:p w:rsidR="00254D4E" w:rsidRPr="00B103BF" w:rsidRDefault="00254D4E" w:rsidP="00254D4E">
            <w:pPr>
              <w:pStyle w:val="TableText"/>
              <w:keepNext/>
              <w:rPr>
                <w:rFonts w:cs="Helvetica"/>
              </w:rPr>
            </w:pPr>
          </w:p>
        </w:tc>
        <w:tc>
          <w:tcPr>
            <w:tcW w:w="1309" w:type="dxa"/>
          </w:tcPr>
          <w:p w:rsidR="00254D4E" w:rsidRPr="00B103BF" w:rsidRDefault="00254D4E" w:rsidP="00254D4E">
            <w:pPr>
              <w:pStyle w:val="TableText"/>
              <w:keepNext/>
              <w:rPr>
                <w:rFonts w:cs="Helvetica"/>
              </w:rPr>
            </w:pPr>
          </w:p>
        </w:tc>
      </w:tr>
      <w:tr w:rsidR="00254D4E" w:rsidRPr="00B103BF" w:rsidTr="00254D4E">
        <w:tc>
          <w:tcPr>
            <w:tcW w:w="5495" w:type="dxa"/>
          </w:tcPr>
          <w:p w:rsidR="00254D4E" w:rsidRPr="00B103BF" w:rsidRDefault="00254D4E" w:rsidP="00254D4E">
            <w:pPr>
              <w:pStyle w:val="TableText"/>
              <w:keepNext/>
              <w:rPr>
                <w:rFonts w:cs="Helvetica"/>
              </w:rPr>
            </w:pPr>
            <w:r w:rsidRPr="00B103BF">
              <w:rPr>
                <w:rFonts w:cs="Helvetica"/>
                <w:szCs w:val="22"/>
              </w:rPr>
              <w:t>Present menus and wine/drink lists</w:t>
            </w:r>
          </w:p>
        </w:tc>
        <w:tc>
          <w:tcPr>
            <w:tcW w:w="1701" w:type="dxa"/>
            <w:gridSpan w:val="2"/>
          </w:tcPr>
          <w:p w:rsidR="00254D4E" w:rsidRPr="00B103BF" w:rsidRDefault="00254D4E" w:rsidP="00254D4E">
            <w:pPr>
              <w:pStyle w:val="TableText"/>
              <w:keepNext/>
              <w:rPr>
                <w:rFonts w:cs="Helvetica"/>
              </w:rPr>
            </w:pPr>
          </w:p>
        </w:tc>
        <w:tc>
          <w:tcPr>
            <w:tcW w:w="1417" w:type="dxa"/>
            <w:gridSpan w:val="2"/>
          </w:tcPr>
          <w:p w:rsidR="00254D4E" w:rsidRPr="00B103BF" w:rsidRDefault="00254D4E" w:rsidP="00254D4E">
            <w:pPr>
              <w:pStyle w:val="TableText"/>
              <w:keepNext/>
              <w:rPr>
                <w:rFonts w:cs="Helvetica"/>
              </w:rPr>
            </w:pPr>
          </w:p>
        </w:tc>
        <w:tc>
          <w:tcPr>
            <w:tcW w:w="1418" w:type="dxa"/>
          </w:tcPr>
          <w:p w:rsidR="00254D4E" w:rsidRPr="00B103BF" w:rsidRDefault="00254D4E" w:rsidP="00254D4E">
            <w:pPr>
              <w:pStyle w:val="TableText"/>
              <w:keepNext/>
              <w:rPr>
                <w:rFonts w:cs="Helvetica"/>
              </w:rPr>
            </w:pPr>
          </w:p>
        </w:tc>
        <w:tc>
          <w:tcPr>
            <w:tcW w:w="1417" w:type="dxa"/>
          </w:tcPr>
          <w:p w:rsidR="00254D4E" w:rsidRPr="00B103BF" w:rsidRDefault="00254D4E" w:rsidP="00254D4E">
            <w:pPr>
              <w:pStyle w:val="TableText"/>
              <w:keepNext/>
              <w:rPr>
                <w:rFonts w:cs="Helvetica"/>
              </w:rPr>
            </w:pPr>
          </w:p>
        </w:tc>
        <w:tc>
          <w:tcPr>
            <w:tcW w:w="1418" w:type="dxa"/>
            <w:gridSpan w:val="2"/>
          </w:tcPr>
          <w:p w:rsidR="00254D4E" w:rsidRPr="00B103BF" w:rsidRDefault="00254D4E" w:rsidP="00254D4E">
            <w:pPr>
              <w:pStyle w:val="TableText"/>
              <w:keepNext/>
              <w:rPr>
                <w:rFonts w:cs="Helvetica"/>
              </w:rPr>
            </w:pPr>
          </w:p>
        </w:tc>
        <w:tc>
          <w:tcPr>
            <w:tcW w:w="1309" w:type="dxa"/>
          </w:tcPr>
          <w:p w:rsidR="00254D4E" w:rsidRPr="00B103BF" w:rsidRDefault="00254D4E" w:rsidP="00254D4E">
            <w:pPr>
              <w:pStyle w:val="TableText"/>
              <w:keepNext/>
              <w:rPr>
                <w:rFonts w:cs="Helvetica"/>
              </w:rPr>
            </w:pPr>
          </w:p>
        </w:tc>
      </w:tr>
      <w:tr w:rsidR="00254D4E" w:rsidRPr="00B103BF" w:rsidTr="00254D4E">
        <w:tc>
          <w:tcPr>
            <w:tcW w:w="5495" w:type="dxa"/>
          </w:tcPr>
          <w:p w:rsidR="00254D4E" w:rsidRPr="00B103BF" w:rsidRDefault="00254D4E" w:rsidP="00254D4E">
            <w:pPr>
              <w:pStyle w:val="TableText"/>
              <w:keepNext/>
              <w:rPr>
                <w:rFonts w:cs="Helvetica"/>
              </w:rPr>
            </w:pPr>
            <w:r w:rsidRPr="00B103BF">
              <w:rPr>
                <w:rFonts w:cs="Helvetica"/>
                <w:szCs w:val="22"/>
              </w:rPr>
              <w:t>Provide service advice and information to guests</w:t>
            </w:r>
          </w:p>
        </w:tc>
        <w:tc>
          <w:tcPr>
            <w:tcW w:w="1701" w:type="dxa"/>
            <w:gridSpan w:val="2"/>
          </w:tcPr>
          <w:p w:rsidR="00254D4E" w:rsidRPr="00B103BF" w:rsidRDefault="00254D4E" w:rsidP="00254D4E">
            <w:pPr>
              <w:pStyle w:val="TableText"/>
              <w:keepNext/>
              <w:rPr>
                <w:rFonts w:cs="Helvetica"/>
              </w:rPr>
            </w:pPr>
          </w:p>
        </w:tc>
        <w:tc>
          <w:tcPr>
            <w:tcW w:w="1417" w:type="dxa"/>
            <w:gridSpan w:val="2"/>
          </w:tcPr>
          <w:p w:rsidR="00254D4E" w:rsidRPr="00B103BF" w:rsidRDefault="00254D4E" w:rsidP="00254D4E">
            <w:pPr>
              <w:pStyle w:val="TableText"/>
              <w:keepNext/>
              <w:rPr>
                <w:rFonts w:cs="Helvetica"/>
              </w:rPr>
            </w:pPr>
          </w:p>
        </w:tc>
        <w:tc>
          <w:tcPr>
            <w:tcW w:w="1418" w:type="dxa"/>
          </w:tcPr>
          <w:p w:rsidR="00254D4E" w:rsidRPr="00B103BF" w:rsidRDefault="00254D4E" w:rsidP="00254D4E">
            <w:pPr>
              <w:pStyle w:val="TableText"/>
              <w:keepNext/>
              <w:rPr>
                <w:rFonts w:cs="Helvetica"/>
              </w:rPr>
            </w:pPr>
          </w:p>
        </w:tc>
        <w:tc>
          <w:tcPr>
            <w:tcW w:w="1417" w:type="dxa"/>
          </w:tcPr>
          <w:p w:rsidR="00254D4E" w:rsidRPr="00B103BF" w:rsidRDefault="00254D4E" w:rsidP="00254D4E">
            <w:pPr>
              <w:pStyle w:val="TableText"/>
              <w:keepNext/>
              <w:rPr>
                <w:rFonts w:cs="Helvetica"/>
              </w:rPr>
            </w:pPr>
          </w:p>
        </w:tc>
        <w:tc>
          <w:tcPr>
            <w:tcW w:w="1418" w:type="dxa"/>
            <w:gridSpan w:val="2"/>
          </w:tcPr>
          <w:p w:rsidR="00254D4E" w:rsidRPr="00B103BF" w:rsidRDefault="00254D4E" w:rsidP="00254D4E">
            <w:pPr>
              <w:pStyle w:val="TableText"/>
              <w:keepNext/>
              <w:rPr>
                <w:rFonts w:cs="Helvetica"/>
              </w:rPr>
            </w:pPr>
          </w:p>
        </w:tc>
        <w:tc>
          <w:tcPr>
            <w:tcW w:w="1309" w:type="dxa"/>
          </w:tcPr>
          <w:p w:rsidR="00254D4E" w:rsidRPr="00B103BF" w:rsidRDefault="00254D4E" w:rsidP="00254D4E">
            <w:pPr>
              <w:pStyle w:val="TableText"/>
              <w:keepNext/>
              <w:rPr>
                <w:rFonts w:cs="Helvetica"/>
              </w:rPr>
            </w:pPr>
          </w:p>
        </w:tc>
      </w:tr>
      <w:tr w:rsidR="009900B5" w:rsidRPr="00B103BF" w:rsidTr="00254D4E">
        <w:tc>
          <w:tcPr>
            <w:tcW w:w="5495" w:type="dxa"/>
            <w:shd w:val="clear" w:color="auto" w:fill="D9D9D9" w:themeFill="background1" w:themeFillShade="D9"/>
          </w:tcPr>
          <w:p w:rsidR="009900B5" w:rsidRPr="00B103BF" w:rsidRDefault="009900B5" w:rsidP="00F1496E">
            <w:pPr>
              <w:pStyle w:val="TableTextBold"/>
              <w:rPr>
                <w:rFonts w:cs="Helvetica"/>
              </w:rPr>
            </w:pPr>
            <w:r w:rsidRPr="00B103BF">
              <w:rPr>
                <w:rFonts w:cs="Helvetica"/>
              </w:rPr>
              <w:t xml:space="preserve">Element 4: </w:t>
            </w:r>
            <w:r w:rsidR="00254D4E" w:rsidRPr="00B103BF">
              <w:rPr>
                <w:rFonts w:cs="Helvetica"/>
              </w:rPr>
              <w:t>Take food and beverage orders</w:t>
            </w:r>
          </w:p>
        </w:tc>
        <w:tc>
          <w:tcPr>
            <w:tcW w:w="1701" w:type="dxa"/>
            <w:gridSpan w:val="2"/>
            <w:shd w:val="clear" w:color="auto" w:fill="000000" w:themeFill="text1"/>
          </w:tcPr>
          <w:p w:rsidR="009900B5" w:rsidRPr="00B103BF" w:rsidRDefault="009900B5" w:rsidP="00B378C2">
            <w:pPr>
              <w:pStyle w:val="TableText"/>
              <w:rPr>
                <w:rFonts w:cs="Helvetica"/>
              </w:rPr>
            </w:pPr>
          </w:p>
        </w:tc>
        <w:tc>
          <w:tcPr>
            <w:tcW w:w="1417" w:type="dxa"/>
            <w:gridSpan w:val="2"/>
            <w:shd w:val="clear" w:color="auto" w:fill="000000" w:themeFill="text1"/>
          </w:tcPr>
          <w:p w:rsidR="009900B5" w:rsidRPr="00B103BF" w:rsidRDefault="009900B5" w:rsidP="00B378C2">
            <w:pPr>
              <w:pStyle w:val="TableText"/>
              <w:rPr>
                <w:rFonts w:cs="Helvetica"/>
              </w:rPr>
            </w:pPr>
          </w:p>
        </w:tc>
        <w:tc>
          <w:tcPr>
            <w:tcW w:w="1418" w:type="dxa"/>
            <w:shd w:val="clear" w:color="auto" w:fill="000000" w:themeFill="text1"/>
          </w:tcPr>
          <w:p w:rsidR="009900B5" w:rsidRPr="00B103BF" w:rsidRDefault="009900B5" w:rsidP="00B378C2">
            <w:pPr>
              <w:pStyle w:val="TableText"/>
              <w:rPr>
                <w:rFonts w:cs="Helvetica"/>
              </w:rPr>
            </w:pPr>
          </w:p>
        </w:tc>
        <w:tc>
          <w:tcPr>
            <w:tcW w:w="1417" w:type="dxa"/>
            <w:shd w:val="clear" w:color="auto" w:fill="000000" w:themeFill="text1"/>
          </w:tcPr>
          <w:p w:rsidR="009900B5" w:rsidRPr="00B103BF" w:rsidRDefault="009900B5" w:rsidP="00B378C2">
            <w:pPr>
              <w:pStyle w:val="TableText"/>
              <w:rPr>
                <w:rFonts w:cs="Helvetica"/>
              </w:rPr>
            </w:pPr>
          </w:p>
        </w:tc>
        <w:tc>
          <w:tcPr>
            <w:tcW w:w="1418" w:type="dxa"/>
            <w:gridSpan w:val="2"/>
            <w:shd w:val="clear" w:color="auto" w:fill="000000" w:themeFill="text1"/>
          </w:tcPr>
          <w:p w:rsidR="009900B5" w:rsidRPr="00B103BF" w:rsidRDefault="009900B5" w:rsidP="00B378C2">
            <w:pPr>
              <w:pStyle w:val="TableText"/>
              <w:rPr>
                <w:rFonts w:cs="Helvetica"/>
              </w:rPr>
            </w:pPr>
          </w:p>
        </w:tc>
        <w:tc>
          <w:tcPr>
            <w:tcW w:w="1309" w:type="dxa"/>
            <w:shd w:val="clear" w:color="auto" w:fill="000000" w:themeFill="text1"/>
          </w:tcPr>
          <w:p w:rsidR="009900B5" w:rsidRPr="00B103BF" w:rsidRDefault="009900B5" w:rsidP="00B378C2">
            <w:pPr>
              <w:pStyle w:val="TableText"/>
              <w:rPr>
                <w:rFonts w:cs="Helvetica"/>
              </w:rPr>
            </w:pPr>
          </w:p>
        </w:tc>
      </w:tr>
      <w:tr w:rsidR="00254D4E" w:rsidRPr="00B103BF" w:rsidTr="00254D4E">
        <w:tc>
          <w:tcPr>
            <w:tcW w:w="5495" w:type="dxa"/>
          </w:tcPr>
          <w:p w:rsidR="00254D4E" w:rsidRPr="00B103BF" w:rsidRDefault="00254D4E" w:rsidP="00254D4E">
            <w:pPr>
              <w:pStyle w:val="TableText"/>
              <w:rPr>
                <w:rFonts w:cs="Helvetica"/>
              </w:rPr>
            </w:pPr>
            <w:r w:rsidRPr="00B103BF">
              <w:rPr>
                <w:rFonts w:cs="Helvetica"/>
                <w:szCs w:val="22"/>
              </w:rPr>
              <w:t>Take beverage orders and food orders</w:t>
            </w:r>
          </w:p>
        </w:tc>
        <w:tc>
          <w:tcPr>
            <w:tcW w:w="1701" w:type="dxa"/>
            <w:gridSpan w:val="2"/>
          </w:tcPr>
          <w:p w:rsidR="00254D4E" w:rsidRPr="00B103BF" w:rsidRDefault="00254D4E" w:rsidP="00B378C2">
            <w:pPr>
              <w:pStyle w:val="TableText"/>
              <w:rPr>
                <w:rFonts w:cs="Helvetica"/>
              </w:rPr>
            </w:pPr>
          </w:p>
        </w:tc>
        <w:tc>
          <w:tcPr>
            <w:tcW w:w="1417" w:type="dxa"/>
            <w:gridSpan w:val="2"/>
          </w:tcPr>
          <w:p w:rsidR="00254D4E" w:rsidRPr="00B103BF" w:rsidRDefault="00254D4E" w:rsidP="00B378C2">
            <w:pPr>
              <w:pStyle w:val="TableText"/>
              <w:rPr>
                <w:rFonts w:cs="Helvetica"/>
              </w:rPr>
            </w:pPr>
          </w:p>
        </w:tc>
        <w:tc>
          <w:tcPr>
            <w:tcW w:w="1418" w:type="dxa"/>
          </w:tcPr>
          <w:p w:rsidR="00254D4E" w:rsidRPr="00B103BF" w:rsidRDefault="00254D4E" w:rsidP="00B378C2">
            <w:pPr>
              <w:pStyle w:val="TableText"/>
              <w:rPr>
                <w:rFonts w:cs="Helvetica"/>
              </w:rPr>
            </w:pPr>
          </w:p>
        </w:tc>
        <w:tc>
          <w:tcPr>
            <w:tcW w:w="1417" w:type="dxa"/>
          </w:tcPr>
          <w:p w:rsidR="00254D4E" w:rsidRPr="00B103BF" w:rsidRDefault="00254D4E" w:rsidP="00B378C2">
            <w:pPr>
              <w:pStyle w:val="TableText"/>
              <w:rPr>
                <w:rFonts w:cs="Helvetica"/>
              </w:rPr>
            </w:pPr>
          </w:p>
        </w:tc>
        <w:tc>
          <w:tcPr>
            <w:tcW w:w="1418" w:type="dxa"/>
            <w:gridSpan w:val="2"/>
          </w:tcPr>
          <w:p w:rsidR="00254D4E" w:rsidRPr="00B103BF" w:rsidRDefault="00254D4E" w:rsidP="00B378C2">
            <w:pPr>
              <w:pStyle w:val="TableText"/>
              <w:rPr>
                <w:rFonts w:cs="Helvetica"/>
              </w:rPr>
            </w:pPr>
          </w:p>
        </w:tc>
        <w:tc>
          <w:tcPr>
            <w:tcW w:w="1309" w:type="dxa"/>
          </w:tcPr>
          <w:p w:rsidR="00254D4E" w:rsidRPr="00B103BF" w:rsidRDefault="00254D4E" w:rsidP="00B378C2">
            <w:pPr>
              <w:pStyle w:val="TableText"/>
              <w:rPr>
                <w:rFonts w:cs="Helvetica"/>
              </w:rPr>
            </w:pPr>
          </w:p>
        </w:tc>
      </w:tr>
      <w:tr w:rsidR="00254D4E" w:rsidRPr="00B103BF" w:rsidTr="00254D4E">
        <w:tc>
          <w:tcPr>
            <w:tcW w:w="5495" w:type="dxa"/>
          </w:tcPr>
          <w:p w:rsidR="00254D4E" w:rsidRPr="00B103BF" w:rsidRDefault="00254D4E" w:rsidP="00254D4E">
            <w:pPr>
              <w:pStyle w:val="TableText"/>
              <w:rPr>
                <w:rFonts w:cs="Helvetica"/>
              </w:rPr>
            </w:pPr>
            <w:r w:rsidRPr="00B103BF">
              <w:rPr>
                <w:rFonts w:cs="Helvetica"/>
                <w:szCs w:val="22"/>
              </w:rPr>
              <w:t>Sell menu items and drinks</w:t>
            </w:r>
            <w:r w:rsidRPr="00B103BF">
              <w:rPr>
                <w:rFonts w:cs="Helvetica"/>
              </w:rPr>
              <w:t xml:space="preserve"> </w:t>
            </w:r>
            <w:r w:rsidRPr="00B103BF">
              <w:rPr>
                <w:rFonts w:cs="Helvetica"/>
                <w:szCs w:val="22"/>
              </w:rPr>
              <w:t>proactively</w:t>
            </w:r>
          </w:p>
        </w:tc>
        <w:tc>
          <w:tcPr>
            <w:tcW w:w="1701" w:type="dxa"/>
            <w:gridSpan w:val="2"/>
          </w:tcPr>
          <w:p w:rsidR="00254D4E" w:rsidRPr="00B103BF" w:rsidRDefault="00254D4E" w:rsidP="00B378C2">
            <w:pPr>
              <w:pStyle w:val="TableText"/>
              <w:rPr>
                <w:rFonts w:cs="Helvetica"/>
              </w:rPr>
            </w:pPr>
          </w:p>
        </w:tc>
        <w:tc>
          <w:tcPr>
            <w:tcW w:w="1417" w:type="dxa"/>
            <w:gridSpan w:val="2"/>
          </w:tcPr>
          <w:p w:rsidR="00254D4E" w:rsidRPr="00B103BF" w:rsidRDefault="00254D4E" w:rsidP="00B378C2">
            <w:pPr>
              <w:pStyle w:val="TableText"/>
              <w:rPr>
                <w:rFonts w:cs="Helvetica"/>
              </w:rPr>
            </w:pPr>
          </w:p>
        </w:tc>
        <w:tc>
          <w:tcPr>
            <w:tcW w:w="1418" w:type="dxa"/>
          </w:tcPr>
          <w:p w:rsidR="00254D4E" w:rsidRPr="00B103BF" w:rsidRDefault="00254D4E" w:rsidP="00B378C2">
            <w:pPr>
              <w:pStyle w:val="TableText"/>
              <w:rPr>
                <w:rFonts w:cs="Helvetica"/>
              </w:rPr>
            </w:pPr>
          </w:p>
        </w:tc>
        <w:tc>
          <w:tcPr>
            <w:tcW w:w="1417" w:type="dxa"/>
          </w:tcPr>
          <w:p w:rsidR="00254D4E" w:rsidRPr="00B103BF" w:rsidRDefault="00254D4E" w:rsidP="00B378C2">
            <w:pPr>
              <w:pStyle w:val="TableText"/>
              <w:rPr>
                <w:rFonts w:cs="Helvetica"/>
              </w:rPr>
            </w:pPr>
          </w:p>
        </w:tc>
        <w:tc>
          <w:tcPr>
            <w:tcW w:w="1418" w:type="dxa"/>
            <w:gridSpan w:val="2"/>
          </w:tcPr>
          <w:p w:rsidR="00254D4E" w:rsidRPr="00B103BF" w:rsidRDefault="00254D4E" w:rsidP="00B378C2">
            <w:pPr>
              <w:pStyle w:val="TableText"/>
              <w:rPr>
                <w:rFonts w:cs="Helvetica"/>
              </w:rPr>
            </w:pPr>
          </w:p>
        </w:tc>
        <w:tc>
          <w:tcPr>
            <w:tcW w:w="1309" w:type="dxa"/>
          </w:tcPr>
          <w:p w:rsidR="00254D4E" w:rsidRPr="00B103BF" w:rsidRDefault="00254D4E" w:rsidP="00B378C2">
            <w:pPr>
              <w:pStyle w:val="TableText"/>
              <w:rPr>
                <w:rFonts w:cs="Helvetica"/>
              </w:rPr>
            </w:pPr>
          </w:p>
        </w:tc>
      </w:tr>
      <w:tr w:rsidR="00254D4E" w:rsidRPr="00B103BF" w:rsidTr="00254D4E">
        <w:tc>
          <w:tcPr>
            <w:tcW w:w="5495" w:type="dxa"/>
          </w:tcPr>
          <w:p w:rsidR="00254D4E" w:rsidRPr="00B103BF" w:rsidRDefault="00254D4E" w:rsidP="00254D4E">
            <w:pPr>
              <w:pStyle w:val="TableText"/>
              <w:rPr>
                <w:rFonts w:cs="Helvetica"/>
              </w:rPr>
            </w:pPr>
            <w:r w:rsidRPr="00B103BF">
              <w:rPr>
                <w:rFonts w:cs="Helvetica"/>
                <w:szCs w:val="22"/>
              </w:rPr>
              <w:t>Recommend wines and drinks to accompany selected foods</w:t>
            </w:r>
          </w:p>
        </w:tc>
        <w:tc>
          <w:tcPr>
            <w:tcW w:w="1701" w:type="dxa"/>
            <w:gridSpan w:val="2"/>
          </w:tcPr>
          <w:p w:rsidR="00254D4E" w:rsidRPr="00B103BF" w:rsidRDefault="00254D4E" w:rsidP="00B378C2">
            <w:pPr>
              <w:pStyle w:val="TableText"/>
              <w:rPr>
                <w:rFonts w:cs="Helvetica"/>
              </w:rPr>
            </w:pPr>
          </w:p>
        </w:tc>
        <w:tc>
          <w:tcPr>
            <w:tcW w:w="1417" w:type="dxa"/>
            <w:gridSpan w:val="2"/>
          </w:tcPr>
          <w:p w:rsidR="00254D4E" w:rsidRPr="00B103BF" w:rsidRDefault="00254D4E" w:rsidP="00B378C2">
            <w:pPr>
              <w:pStyle w:val="TableText"/>
              <w:rPr>
                <w:rFonts w:cs="Helvetica"/>
              </w:rPr>
            </w:pPr>
          </w:p>
        </w:tc>
        <w:tc>
          <w:tcPr>
            <w:tcW w:w="1418" w:type="dxa"/>
          </w:tcPr>
          <w:p w:rsidR="00254D4E" w:rsidRPr="00B103BF" w:rsidRDefault="00254D4E" w:rsidP="00B378C2">
            <w:pPr>
              <w:pStyle w:val="TableText"/>
              <w:rPr>
                <w:rFonts w:cs="Helvetica"/>
              </w:rPr>
            </w:pPr>
          </w:p>
        </w:tc>
        <w:tc>
          <w:tcPr>
            <w:tcW w:w="1417" w:type="dxa"/>
          </w:tcPr>
          <w:p w:rsidR="00254D4E" w:rsidRPr="00B103BF" w:rsidRDefault="00254D4E" w:rsidP="00B378C2">
            <w:pPr>
              <w:pStyle w:val="TableText"/>
              <w:rPr>
                <w:rFonts w:cs="Helvetica"/>
              </w:rPr>
            </w:pPr>
          </w:p>
        </w:tc>
        <w:tc>
          <w:tcPr>
            <w:tcW w:w="1418" w:type="dxa"/>
            <w:gridSpan w:val="2"/>
          </w:tcPr>
          <w:p w:rsidR="00254D4E" w:rsidRPr="00B103BF" w:rsidRDefault="00254D4E" w:rsidP="00B378C2">
            <w:pPr>
              <w:pStyle w:val="TableText"/>
              <w:rPr>
                <w:rFonts w:cs="Helvetica"/>
              </w:rPr>
            </w:pPr>
          </w:p>
        </w:tc>
        <w:tc>
          <w:tcPr>
            <w:tcW w:w="1309" w:type="dxa"/>
          </w:tcPr>
          <w:p w:rsidR="00254D4E" w:rsidRPr="00B103BF" w:rsidRDefault="00254D4E" w:rsidP="00B378C2">
            <w:pPr>
              <w:pStyle w:val="TableText"/>
              <w:rPr>
                <w:rFonts w:cs="Helvetica"/>
              </w:rPr>
            </w:pPr>
          </w:p>
        </w:tc>
      </w:tr>
      <w:tr w:rsidR="00254D4E" w:rsidRPr="00B103BF" w:rsidTr="00254D4E">
        <w:tc>
          <w:tcPr>
            <w:tcW w:w="5495" w:type="dxa"/>
          </w:tcPr>
          <w:p w:rsidR="00254D4E" w:rsidRPr="00B103BF" w:rsidRDefault="00254D4E" w:rsidP="00254D4E">
            <w:pPr>
              <w:pStyle w:val="TableText"/>
              <w:rPr>
                <w:rFonts w:cs="Helvetica"/>
              </w:rPr>
            </w:pPr>
            <w:r w:rsidRPr="00B103BF">
              <w:rPr>
                <w:rFonts w:cs="Helvetica"/>
                <w:szCs w:val="22"/>
              </w:rPr>
              <w:t>Respond to guest queries regarding menu items and drink choices</w:t>
            </w:r>
          </w:p>
        </w:tc>
        <w:tc>
          <w:tcPr>
            <w:tcW w:w="1701" w:type="dxa"/>
            <w:gridSpan w:val="2"/>
          </w:tcPr>
          <w:p w:rsidR="00254D4E" w:rsidRPr="00B103BF" w:rsidRDefault="00254D4E" w:rsidP="00B378C2">
            <w:pPr>
              <w:pStyle w:val="TableText"/>
              <w:rPr>
                <w:rFonts w:cs="Helvetica"/>
              </w:rPr>
            </w:pPr>
          </w:p>
        </w:tc>
        <w:tc>
          <w:tcPr>
            <w:tcW w:w="1417" w:type="dxa"/>
            <w:gridSpan w:val="2"/>
          </w:tcPr>
          <w:p w:rsidR="00254D4E" w:rsidRPr="00B103BF" w:rsidRDefault="00254D4E" w:rsidP="00B378C2">
            <w:pPr>
              <w:pStyle w:val="TableText"/>
              <w:rPr>
                <w:rFonts w:cs="Helvetica"/>
              </w:rPr>
            </w:pPr>
          </w:p>
        </w:tc>
        <w:tc>
          <w:tcPr>
            <w:tcW w:w="1418" w:type="dxa"/>
          </w:tcPr>
          <w:p w:rsidR="00254D4E" w:rsidRPr="00B103BF" w:rsidRDefault="00254D4E" w:rsidP="00B378C2">
            <w:pPr>
              <w:pStyle w:val="TableText"/>
              <w:rPr>
                <w:rFonts w:cs="Helvetica"/>
              </w:rPr>
            </w:pPr>
          </w:p>
        </w:tc>
        <w:tc>
          <w:tcPr>
            <w:tcW w:w="1417" w:type="dxa"/>
          </w:tcPr>
          <w:p w:rsidR="00254D4E" w:rsidRPr="00B103BF" w:rsidRDefault="00254D4E" w:rsidP="00B378C2">
            <w:pPr>
              <w:pStyle w:val="TableText"/>
              <w:rPr>
                <w:rFonts w:cs="Helvetica"/>
              </w:rPr>
            </w:pPr>
          </w:p>
        </w:tc>
        <w:tc>
          <w:tcPr>
            <w:tcW w:w="1418" w:type="dxa"/>
            <w:gridSpan w:val="2"/>
          </w:tcPr>
          <w:p w:rsidR="00254D4E" w:rsidRPr="00B103BF" w:rsidRDefault="00254D4E" w:rsidP="00B378C2">
            <w:pPr>
              <w:pStyle w:val="TableText"/>
              <w:rPr>
                <w:rFonts w:cs="Helvetica"/>
              </w:rPr>
            </w:pPr>
          </w:p>
        </w:tc>
        <w:tc>
          <w:tcPr>
            <w:tcW w:w="1309" w:type="dxa"/>
          </w:tcPr>
          <w:p w:rsidR="00254D4E" w:rsidRPr="00B103BF" w:rsidRDefault="00254D4E" w:rsidP="00B378C2">
            <w:pPr>
              <w:pStyle w:val="TableText"/>
              <w:rPr>
                <w:rFonts w:cs="Helvetica"/>
              </w:rPr>
            </w:pPr>
          </w:p>
        </w:tc>
      </w:tr>
      <w:tr w:rsidR="00254D4E" w:rsidRPr="00B103BF" w:rsidTr="00254D4E">
        <w:tc>
          <w:tcPr>
            <w:tcW w:w="5495" w:type="dxa"/>
          </w:tcPr>
          <w:p w:rsidR="00254D4E" w:rsidRPr="00B103BF" w:rsidRDefault="00254D4E" w:rsidP="00254D4E">
            <w:pPr>
              <w:pStyle w:val="TableText"/>
              <w:rPr>
                <w:rFonts w:cs="Helvetica"/>
              </w:rPr>
            </w:pPr>
            <w:r w:rsidRPr="00B103BF">
              <w:rPr>
                <w:rFonts w:cs="Helvetica"/>
                <w:szCs w:val="22"/>
              </w:rPr>
              <w:t>Transfer orders to service and preparation points</w:t>
            </w:r>
          </w:p>
        </w:tc>
        <w:tc>
          <w:tcPr>
            <w:tcW w:w="1701" w:type="dxa"/>
            <w:gridSpan w:val="2"/>
          </w:tcPr>
          <w:p w:rsidR="00254D4E" w:rsidRPr="00B103BF" w:rsidRDefault="00254D4E" w:rsidP="00B378C2">
            <w:pPr>
              <w:pStyle w:val="TableText"/>
              <w:rPr>
                <w:rFonts w:cs="Helvetica"/>
              </w:rPr>
            </w:pPr>
          </w:p>
        </w:tc>
        <w:tc>
          <w:tcPr>
            <w:tcW w:w="1417" w:type="dxa"/>
            <w:gridSpan w:val="2"/>
          </w:tcPr>
          <w:p w:rsidR="00254D4E" w:rsidRPr="00B103BF" w:rsidRDefault="00254D4E" w:rsidP="00B378C2">
            <w:pPr>
              <w:pStyle w:val="TableText"/>
              <w:rPr>
                <w:rFonts w:cs="Helvetica"/>
              </w:rPr>
            </w:pPr>
          </w:p>
        </w:tc>
        <w:tc>
          <w:tcPr>
            <w:tcW w:w="1418" w:type="dxa"/>
          </w:tcPr>
          <w:p w:rsidR="00254D4E" w:rsidRPr="00B103BF" w:rsidRDefault="00254D4E" w:rsidP="00B378C2">
            <w:pPr>
              <w:pStyle w:val="TableText"/>
              <w:rPr>
                <w:rFonts w:cs="Helvetica"/>
              </w:rPr>
            </w:pPr>
          </w:p>
        </w:tc>
        <w:tc>
          <w:tcPr>
            <w:tcW w:w="1417" w:type="dxa"/>
          </w:tcPr>
          <w:p w:rsidR="00254D4E" w:rsidRPr="00B103BF" w:rsidRDefault="00254D4E" w:rsidP="00B378C2">
            <w:pPr>
              <w:pStyle w:val="TableText"/>
              <w:rPr>
                <w:rFonts w:cs="Helvetica"/>
              </w:rPr>
            </w:pPr>
          </w:p>
        </w:tc>
        <w:tc>
          <w:tcPr>
            <w:tcW w:w="1418" w:type="dxa"/>
            <w:gridSpan w:val="2"/>
          </w:tcPr>
          <w:p w:rsidR="00254D4E" w:rsidRPr="00B103BF" w:rsidRDefault="00254D4E" w:rsidP="00B378C2">
            <w:pPr>
              <w:pStyle w:val="TableText"/>
              <w:rPr>
                <w:rFonts w:cs="Helvetica"/>
              </w:rPr>
            </w:pPr>
          </w:p>
        </w:tc>
        <w:tc>
          <w:tcPr>
            <w:tcW w:w="1309" w:type="dxa"/>
          </w:tcPr>
          <w:p w:rsidR="00254D4E" w:rsidRPr="00B103BF" w:rsidRDefault="00254D4E" w:rsidP="00B378C2">
            <w:pPr>
              <w:pStyle w:val="TableText"/>
              <w:rPr>
                <w:rFonts w:cs="Helvetica"/>
              </w:rPr>
            </w:pPr>
          </w:p>
        </w:tc>
      </w:tr>
      <w:tr w:rsidR="00254D4E" w:rsidRPr="00B103BF" w:rsidTr="00254D4E">
        <w:tc>
          <w:tcPr>
            <w:tcW w:w="5495" w:type="dxa"/>
          </w:tcPr>
          <w:p w:rsidR="00254D4E" w:rsidRPr="00B103BF" w:rsidRDefault="00254D4E" w:rsidP="00254D4E">
            <w:pPr>
              <w:pStyle w:val="TableText"/>
              <w:rPr>
                <w:rFonts w:cs="Helvetica"/>
              </w:rPr>
            </w:pPr>
            <w:r w:rsidRPr="00B103BF">
              <w:rPr>
                <w:rFonts w:cs="Helvetica"/>
                <w:szCs w:val="22"/>
              </w:rPr>
              <w:t>Adjust settings/covers to reflect menu items selected</w:t>
            </w:r>
          </w:p>
        </w:tc>
        <w:tc>
          <w:tcPr>
            <w:tcW w:w="1701" w:type="dxa"/>
            <w:gridSpan w:val="2"/>
          </w:tcPr>
          <w:p w:rsidR="00254D4E" w:rsidRPr="00B103BF" w:rsidRDefault="00254D4E" w:rsidP="00B378C2">
            <w:pPr>
              <w:pStyle w:val="TableText"/>
              <w:rPr>
                <w:rFonts w:cs="Helvetica"/>
              </w:rPr>
            </w:pPr>
          </w:p>
        </w:tc>
        <w:tc>
          <w:tcPr>
            <w:tcW w:w="1417" w:type="dxa"/>
            <w:gridSpan w:val="2"/>
          </w:tcPr>
          <w:p w:rsidR="00254D4E" w:rsidRPr="00B103BF" w:rsidRDefault="00254D4E" w:rsidP="00B378C2">
            <w:pPr>
              <w:pStyle w:val="TableText"/>
              <w:rPr>
                <w:rFonts w:cs="Helvetica"/>
              </w:rPr>
            </w:pPr>
          </w:p>
        </w:tc>
        <w:tc>
          <w:tcPr>
            <w:tcW w:w="1418" w:type="dxa"/>
          </w:tcPr>
          <w:p w:rsidR="00254D4E" w:rsidRPr="00B103BF" w:rsidRDefault="00254D4E" w:rsidP="00B378C2">
            <w:pPr>
              <w:pStyle w:val="TableText"/>
              <w:rPr>
                <w:rFonts w:cs="Helvetica"/>
              </w:rPr>
            </w:pPr>
          </w:p>
        </w:tc>
        <w:tc>
          <w:tcPr>
            <w:tcW w:w="1417" w:type="dxa"/>
          </w:tcPr>
          <w:p w:rsidR="00254D4E" w:rsidRPr="00B103BF" w:rsidRDefault="00254D4E" w:rsidP="00B378C2">
            <w:pPr>
              <w:pStyle w:val="TableText"/>
              <w:rPr>
                <w:rFonts w:cs="Helvetica"/>
              </w:rPr>
            </w:pPr>
          </w:p>
        </w:tc>
        <w:tc>
          <w:tcPr>
            <w:tcW w:w="1418" w:type="dxa"/>
            <w:gridSpan w:val="2"/>
          </w:tcPr>
          <w:p w:rsidR="00254D4E" w:rsidRPr="00B103BF" w:rsidRDefault="00254D4E" w:rsidP="00B378C2">
            <w:pPr>
              <w:pStyle w:val="TableText"/>
              <w:rPr>
                <w:rFonts w:cs="Helvetica"/>
              </w:rPr>
            </w:pPr>
          </w:p>
        </w:tc>
        <w:tc>
          <w:tcPr>
            <w:tcW w:w="1309" w:type="dxa"/>
          </w:tcPr>
          <w:p w:rsidR="00254D4E" w:rsidRPr="00B103BF" w:rsidRDefault="00254D4E" w:rsidP="00B378C2">
            <w:pPr>
              <w:pStyle w:val="TableText"/>
              <w:rPr>
                <w:rFonts w:cs="Helvetica"/>
              </w:rPr>
            </w:pPr>
          </w:p>
        </w:tc>
      </w:tr>
      <w:tr w:rsidR="00254D4E" w:rsidRPr="00B103BF" w:rsidTr="00254D4E">
        <w:tc>
          <w:tcPr>
            <w:tcW w:w="5495" w:type="dxa"/>
          </w:tcPr>
          <w:p w:rsidR="00254D4E" w:rsidRPr="00B103BF" w:rsidRDefault="00254D4E" w:rsidP="00254D4E">
            <w:pPr>
              <w:pStyle w:val="TableText"/>
              <w:rPr>
                <w:rFonts w:cs="Helvetica"/>
              </w:rPr>
            </w:pPr>
            <w:r w:rsidRPr="00B103BF">
              <w:rPr>
                <w:rFonts w:cs="Helvetica"/>
                <w:szCs w:val="22"/>
              </w:rPr>
              <w:t>Liaise with other staff regarding intended service delivery</w:t>
            </w:r>
          </w:p>
        </w:tc>
        <w:tc>
          <w:tcPr>
            <w:tcW w:w="1701" w:type="dxa"/>
            <w:gridSpan w:val="2"/>
          </w:tcPr>
          <w:p w:rsidR="00254D4E" w:rsidRPr="00B103BF" w:rsidRDefault="00254D4E" w:rsidP="00B378C2">
            <w:pPr>
              <w:pStyle w:val="TableText"/>
              <w:rPr>
                <w:rFonts w:cs="Helvetica"/>
              </w:rPr>
            </w:pPr>
          </w:p>
        </w:tc>
        <w:tc>
          <w:tcPr>
            <w:tcW w:w="1417" w:type="dxa"/>
            <w:gridSpan w:val="2"/>
          </w:tcPr>
          <w:p w:rsidR="00254D4E" w:rsidRPr="00B103BF" w:rsidRDefault="00254D4E" w:rsidP="00B378C2">
            <w:pPr>
              <w:pStyle w:val="TableText"/>
              <w:rPr>
                <w:rFonts w:cs="Helvetica"/>
              </w:rPr>
            </w:pPr>
          </w:p>
        </w:tc>
        <w:tc>
          <w:tcPr>
            <w:tcW w:w="1418" w:type="dxa"/>
          </w:tcPr>
          <w:p w:rsidR="00254D4E" w:rsidRPr="00B103BF" w:rsidRDefault="00254D4E" w:rsidP="00B378C2">
            <w:pPr>
              <w:pStyle w:val="TableText"/>
              <w:rPr>
                <w:rFonts w:cs="Helvetica"/>
              </w:rPr>
            </w:pPr>
          </w:p>
        </w:tc>
        <w:tc>
          <w:tcPr>
            <w:tcW w:w="1417" w:type="dxa"/>
          </w:tcPr>
          <w:p w:rsidR="00254D4E" w:rsidRPr="00B103BF" w:rsidRDefault="00254D4E" w:rsidP="00B378C2">
            <w:pPr>
              <w:pStyle w:val="TableText"/>
              <w:rPr>
                <w:rFonts w:cs="Helvetica"/>
              </w:rPr>
            </w:pPr>
          </w:p>
        </w:tc>
        <w:tc>
          <w:tcPr>
            <w:tcW w:w="1418" w:type="dxa"/>
            <w:gridSpan w:val="2"/>
          </w:tcPr>
          <w:p w:rsidR="00254D4E" w:rsidRPr="00B103BF" w:rsidRDefault="00254D4E" w:rsidP="00B378C2">
            <w:pPr>
              <w:pStyle w:val="TableText"/>
              <w:rPr>
                <w:rFonts w:cs="Helvetica"/>
              </w:rPr>
            </w:pPr>
          </w:p>
        </w:tc>
        <w:tc>
          <w:tcPr>
            <w:tcW w:w="1309" w:type="dxa"/>
          </w:tcPr>
          <w:p w:rsidR="00254D4E" w:rsidRPr="00B103BF" w:rsidRDefault="00254D4E" w:rsidP="00B378C2">
            <w:pPr>
              <w:pStyle w:val="TableText"/>
              <w:rPr>
                <w:rFonts w:cs="Helvetica"/>
              </w:rPr>
            </w:pPr>
          </w:p>
        </w:tc>
      </w:tr>
    </w:tbl>
    <w:p w:rsidR="00CE564B" w:rsidRPr="00B103BF" w:rsidRDefault="00CE564B">
      <w:pPr>
        <w:rPr>
          <w:rFonts w:ascii="Helvetica" w:eastAsia="Times New Roman" w:hAnsi="Helvetica" w:cs="Helvetica"/>
          <w:szCs w:val="24"/>
          <w:lang w:eastAsia="en-US"/>
        </w:rPr>
      </w:pPr>
      <w:r w:rsidRPr="00B103BF">
        <w:rPr>
          <w:rFonts w:ascii="Helvetica" w:hAnsi="Helvetica" w:cs="Helvetica"/>
        </w:rPr>
        <w:br w:type="page"/>
      </w:r>
    </w:p>
    <w:tbl>
      <w:tblPr>
        <w:tblStyle w:val="TableGrid"/>
        <w:tblW w:w="14175" w:type="dxa"/>
        <w:tblLayout w:type="fixed"/>
        <w:tblLook w:val="04A0" w:firstRow="1" w:lastRow="0" w:firstColumn="1" w:lastColumn="0" w:noHBand="0" w:noVBand="1"/>
      </w:tblPr>
      <w:tblGrid>
        <w:gridCol w:w="5495"/>
        <w:gridCol w:w="1693"/>
        <w:gridCol w:w="30"/>
        <w:gridCol w:w="1387"/>
        <w:gridCol w:w="24"/>
        <w:gridCol w:w="1402"/>
        <w:gridCol w:w="22"/>
        <w:gridCol w:w="1395"/>
        <w:gridCol w:w="9"/>
        <w:gridCol w:w="20"/>
        <w:gridCol w:w="1351"/>
        <w:gridCol w:w="38"/>
        <w:gridCol w:w="1309"/>
      </w:tblGrid>
      <w:tr w:rsidR="00413122" w:rsidRPr="00B103BF" w:rsidTr="009B1520">
        <w:trPr>
          <w:tblHeader/>
        </w:trPr>
        <w:tc>
          <w:tcPr>
            <w:tcW w:w="14175" w:type="dxa"/>
            <w:gridSpan w:val="13"/>
            <w:tcBorders>
              <w:top w:val="nil"/>
              <w:left w:val="nil"/>
              <w:right w:val="nil"/>
            </w:tcBorders>
            <w:shd w:val="clear" w:color="auto" w:fill="auto"/>
            <w:vAlign w:val="center"/>
          </w:tcPr>
          <w:p w:rsidR="00413122" w:rsidRPr="00B103BF" w:rsidRDefault="00413122" w:rsidP="009B1520">
            <w:pPr>
              <w:pStyle w:val="TableText"/>
              <w:rPr>
                <w:rFonts w:cs="Helvetica"/>
              </w:rPr>
            </w:pPr>
            <w:r w:rsidRPr="00B103BF">
              <w:rPr>
                <w:rFonts w:cs="Helvetica"/>
              </w:rPr>
              <w:t>Place a tick (</w:t>
            </w:r>
            <w:r w:rsidRPr="00B103BF">
              <w:rPr>
                <w:rFonts w:cs="Helvetica"/>
              </w:rPr>
              <w:sym w:font="Wingdings" w:char="F0FC"/>
            </w:r>
            <w:r w:rsidRPr="00B103BF">
              <w:rPr>
                <w:rFonts w:cs="Helvetica"/>
              </w:rPr>
              <w:t>) in the column to reflect evidence obtained to determine Competency of the student for each Performance Criteria.</w:t>
            </w:r>
          </w:p>
        </w:tc>
      </w:tr>
      <w:tr w:rsidR="00413122" w:rsidRPr="00B103BF" w:rsidTr="009B1520">
        <w:trPr>
          <w:tblHeader/>
        </w:trPr>
        <w:tc>
          <w:tcPr>
            <w:tcW w:w="5495" w:type="dxa"/>
            <w:shd w:val="clear" w:color="auto" w:fill="D9D9D9" w:themeFill="background1" w:themeFillShade="D9"/>
            <w:vAlign w:val="center"/>
          </w:tcPr>
          <w:p w:rsidR="00413122" w:rsidRPr="00B103BF" w:rsidRDefault="00413122" w:rsidP="009B1520">
            <w:pPr>
              <w:pStyle w:val="TableTextBold"/>
              <w:rPr>
                <w:rFonts w:cs="Helvetica"/>
              </w:rPr>
            </w:pPr>
            <w:r w:rsidRPr="00B103BF">
              <w:rPr>
                <w:rFonts w:cs="Helvetica"/>
              </w:rPr>
              <w:t>Element &amp; Performance Criteria</w:t>
            </w:r>
          </w:p>
        </w:tc>
        <w:tc>
          <w:tcPr>
            <w:tcW w:w="1693" w:type="dxa"/>
            <w:shd w:val="clear" w:color="auto" w:fill="D9D9D9" w:themeFill="background1" w:themeFillShade="D9"/>
            <w:vAlign w:val="center"/>
          </w:tcPr>
          <w:p w:rsidR="00413122" w:rsidRPr="00B103BF" w:rsidRDefault="00413122" w:rsidP="009B1520">
            <w:pPr>
              <w:pStyle w:val="TableTextBold"/>
              <w:jc w:val="center"/>
              <w:rPr>
                <w:rFonts w:cs="Helvetica"/>
              </w:rPr>
            </w:pPr>
            <w:r w:rsidRPr="00B103BF">
              <w:rPr>
                <w:rFonts w:cs="Helvetica"/>
              </w:rPr>
              <w:t>Observation of skills</w:t>
            </w:r>
          </w:p>
        </w:tc>
        <w:tc>
          <w:tcPr>
            <w:tcW w:w="1417" w:type="dxa"/>
            <w:gridSpan w:val="2"/>
            <w:shd w:val="clear" w:color="auto" w:fill="D9D9D9" w:themeFill="background1" w:themeFillShade="D9"/>
            <w:vAlign w:val="center"/>
          </w:tcPr>
          <w:p w:rsidR="00413122" w:rsidRPr="00B103BF" w:rsidRDefault="00413122" w:rsidP="009B1520">
            <w:pPr>
              <w:pStyle w:val="TableTextBold"/>
              <w:jc w:val="center"/>
              <w:rPr>
                <w:rFonts w:cs="Helvetica"/>
              </w:rPr>
            </w:pPr>
            <w:r w:rsidRPr="00B103BF">
              <w:rPr>
                <w:rFonts w:cs="Helvetica"/>
              </w:rPr>
              <w:t>3rd Party Statement</w:t>
            </w:r>
          </w:p>
        </w:tc>
        <w:tc>
          <w:tcPr>
            <w:tcW w:w="1426" w:type="dxa"/>
            <w:gridSpan w:val="2"/>
            <w:shd w:val="clear" w:color="auto" w:fill="D9D9D9" w:themeFill="background1" w:themeFillShade="D9"/>
            <w:vAlign w:val="center"/>
          </w:tcPr>
          <w:p w:rsidR="00413122" w:rsidRPr="00B103BF" w:rsidRDefault="00413122" w:rsidP="009B1520">
            <w:pPr>
              <w:pStyle w:val="TableTextBold"/>
              <w:jc w:val="center"/>
              <w:rPr>
                <w:rFonts w:cs="Helvetica"/>
              </w:rPr>
            </w:pPr>
            <w:r w:rsidRPr="00B103BF">
              <w:rPr>
                <w:rFonts w:cs="Helvetica"/>
              </w:rPr>
              <w:t>Oral Questions</w:t>
            </w:r>
          </w:p>
        </w:tc>
        <w:tc>
          <w:tcPr>
            <w:tcW w:w="1417" w:type="dxa"/>
            <w:gridSpan w:val="2"/>
            <w:shd w:val="clear" w:color="auto" w:fill="D9D9D9" w:themeFill="background1" w:themeFillShade="D9"/>
            <w:vAlign w:val="center"/>
          </w:tcPr>
          <w:p w:rsidR="00413122" w:rsidRPr="00B103BF" w:rsidRDefault="00413122" w:rsidP="009B1520">
            <w:pPr>
              <w:pStyle w:val="TableTextBold"/>
              <w:jc w:val="center"/>
              <w:rPr>
                <w:rFonts w:cs="Helvetica"/>
              </w:rPr>
            </w:pPr>
            <w:r w:rsidRPr="00B103BF">
              <w:rPr>
                <w:rFonts w:cs="Helvetica"/>
              </w:rPr>
              <w:t>Written Questions</w:t>
            </w:r>
          </w:p>
        </w:tc>
        <w:tc>
          <w:tcPr>
            <w:tcW w:w="1418" w:type="dxa"/>
            <w:gridSpan w:val="4"/>
            <w:shd w:val="clear" w:color="auto" w:fill="D9D9D9" w:themeFill="background1" w:themeFillShade="D9"/>
            <w:vAlign w:val="center"/>
          </w:tcPr>
          <w:p w:rsidR="00413122" w:rsidRPr="00B103BF" w:rsidRDefault="00413122" w:rsidP="009B1520">
            <w:pPr>
              <w:pStyle w:val="TableTextBold"/>
              <w:jc w:val="center"/>
              <w:rPr>
                <w:rFonts w:cs="Helvetica"/>
              </w:rPr>
            </w:pPr>
            <w:r w:rsidRPr="00B103BF">
              <w:rPr>
                <w:rFonts w:cs="Helvetica"/>
              </w:rPr>
              <w:t>Work Projects</w:t>
            </w:r>
          </w:p>
        </w:tc>
        <w:tc>
          <w:tcPr>
            <w:tcW w:w="1309" w:type="dxa"/>
            <w:shd w:val="clear" w:color="auto" w:fill="D9D9D9" w:themeFill="background1" w:themeFillShade="D9"/>
            <w:vAlign w:val="center"/>
          </w:tcPr>
          <w:p w:rsidR="00413122" w:rsidRPr="00B103BF" w:rsidRDefault="00413122" w:rsidP="009B1520">
            <w:pPr>
              <w:pStyle w:val="TableTextBold"/>
              <w:jc w:val="center"/>
              <w:rPr>
                <w:rFonts w:cs="Helvetica"/>
              </w:rPr>
            </w:pPr>
            <w:r w:rsidRPr="00B103BF">
              <w:rPr>
                <w:rFonts w:cs="Helvetica"/>
              </w:rPr>
              <w:t>Other</w:t>
            </w:r>
          </w:p>
        </w:tc>
      </w:tr>
      <w:tr w:rsidR="00413122" w:rsidRPr="00B103BF" w:rsidTr="009B1520">
        <w:tc>
          <w:tcPr>
            <w:tcW w:w="5495" w:type="dxa"/>
            <w:shd w:val="clear" w:color="auto" w:fill="D9D9D9" w:themeFill="background1" w:themeFillShade="D9"/>
          </w:tcPr>
          <w:p w:rsidR="00413122" w:rsidRPr="00B103BF" w:rsidRDefault="00413122" w:rsidP="00413122">
            <w:pPr>
              <w:pStyle w:val="TableTextBold"/>
              <w:rPr>
                <w:rFonts w:cs="Helvetica"/>
              </w:rPr>
            </w:pPr>
            <w:r w:rsidRPr="00B103BF">
              <w:rPr>
                <w:rFonts w:cs="Helvetica"/>
              </w:rPr>
              <w:t xml:space="preserve">Element 5: </w:t>
            </w:r>
            <w:r w:rsidR="00254D4E" w:rsidRPr="00B103BF">
              <w:rPr>
                <w:rFonts w:cs="Helvetica"/>
              </w:rPr>
              <w:t>Serve food</w:t>
            </w:r>
          </w:p>
        </w:tc>
        <w:tc>
          <w:tcPr>
            <w:tcW w:w="1693" w:type="dxa"/>
            <w:shd w:val="clear" w:color="auto" w:fill="000000" w:themeFill="text1"/>
            <w:vAlign w:val="center"/>
          </w:tcPr>
          <w:p w:rsidR="00413122" w:rsidRPr="00B103BF" w:rsidRDefault="00413122" w:rsidP="009B1520">
            <w:pPr>
              <w:pStyle w:val="TableText"/>
              <w:spacing w:before="60" w:after="60"/>
              <w:jc w:val="center"/>
              <w:rPr>
                <w:rFonts w:cs="Helvetica"/>
              </w:rPr>
            </w:pPr>
          </w:p>
        </w:tc>
        <w:tc>
          <w:tcPr>
            <w:tcW w:w="1417" w:type="dxa"/>
            <w:gridSpan w:val="2"/>
            <w:shd w:val="clear" w:color="auto" w:fill="000000" w:themeFill="text1"/>
            <w:vAlign w:val="center"/>
          </w:tcPr>
          <w:p w:rsidR="00413122" w:rsidRPr="00B103BF" w:rsidRDefault="00413122" w:rsidP="009B1520">
            <w:pPr>
              <w:pStyle w:val="TableText"/>
              <w:spacing w:before="60" w:after="60"/>
              <w:jc w:val="center"/>
              <w:rPr>
                <w:rFonts w:cs="Helvetica"/>
              </w:rPr>
            </w:pPr>
          </w:p>
        </w:tc>
        <w:tc>
          <w:tcPr>
            <w:tcW w:w="1426" w:type="dxa"/>
            <w:gridSpan w:val="2"/>
            <w:shd w:val="clear" w:color="auto" w:fill="000000" w:themeFill="text1"/>
            <w:vAlign w:val="center"/>
          </w:tcPr>
          <w:p w:rsidR="00413122" w:rsidRPr="00B103BF" w:rsidRDefault="00413122" w:rsidP="009B1520">
            <w:pPr>
              <w:pStyle w:val="TableText"/>
              <w:spacing w:before="60" w:after="60"/>
              <w:jc w:val="center"/>
              <w:rPr>
                <w:rFonts w:cs="Helvetica"/>
              </w:rPr>
            </w:pPr>
          </w:p>
        </w:tc>
        <w:tc>
          <w:tcPr>
            <w:tcW w:w="1417" w:type="dxa"/>
            <w:gridSpan w:val="2"/>
            <w:shd w:val="clear" w:color="auto" w:fill="000000" w:themeFill="text1"/>
            <w:vAlign w:val="center"/>
          </w:tcPr>
          <w:p w:rsidR="00413122" w:rsidRPr="00B103BF" w:rsidRDefault="00413122" w:rsidP="009B1520">
            <w:pPr>
              <w:pStyle w:val="TableText"/>
              <w:spacing w:before="60" w:after="60"/>
              <w:jc w:val="center"/>
              <w:rPr>
                <w:rFonts w:cs="Helvetica"/>
              </w:rPr>
            </w:pPr>
          </w:p>
        </w:tc>
        <w:tc>
          <w:tcPr>
            <w:tcW w:w="1418" w:type="dxa"/>
            <w:gridSpan w:val="4"/>
            <w:shd w:val="clear" w:color="auto" w:fill="000000" w:themeFill="text1"/>
            <w:vAlign w:val="center"/>
          </w:tcPr>
          <w:p w:rsidR="00413122" w:rsidRPr="00B103BF" w:rsidRDefault="00413122" w:rsidP="009B1520">
            <w:pPr>
              <w:pStyle w:val="TableText"/>
              <w:spacing w:before="60" w:after="60"/>
              <w:jc w:val="center"/>
              <w:rPr>
                <w:rFonts w:cs="Helvetica"/>
              </w:rPr>
            </w:pPr>
          </w:p>
        </w:tc>
        <w:tc>
          <w:tcPr>
            <w:tcW w:w="1309" w:type="dxa"/>
            <w:shd w:val="clear" w:color="auto" w:fill="000000" w:themeFill="text1"/>
            <w:vAlign w:val="center"/>
          </w:tcPr>
          <w:p w:rsidR="00413122" w:rsidRPr="00B103BF" w:rsidRDefault="00413122" w:rsidP="009B1520">
            <w:pPr>
              <w:pStyle w:val="TableText"/>
              <w:spacing w:before="60" w:after="60"/>
              <w:jc w:val="center"/>
              <w:rPr>
                <w:rFonts w:cs="Helvetica"/>
              </w:rPr>
            </w:pPr>
          </w:p>
        </w:tc>
      </w:tr>
      <w:tr w:rsidR="00254D4E" w:rsidRPr="00B103BF" w:rsidTr="00254D4E">
        <w:tc>
          <w:tcPr>
            <w:tcW w:w="5495" w:type="dxa"/>
          </w:tcPr>
          <w:p w:rsidR="00254D4E" w:rsidRPr="00B103BF" w:rsidRDefault="00254D4E" w:rsidP="00254D4E">
            <w:pPr>
              <w:pStyle w:val="TableText"/>
              <w:rPr>
                <w:rFonts w:cs="Helvetica"/>
              </w:rPr>
            </w:pPr>
            <w:r w:rsidRPr="00B103BF">
              <w:rPr>
                <w:rFonts w:cs="Helvetica"/>
              </w:rPr>
              <w:t>Serve bread rolls at table</w:t>
            </w:r>
          </w:p>
        </w:tc>
        <w:tc>
          <w:tcPr>
            <w:tcW w:w="1693" w:type="dxa"/>
            <w:vAlign w:val="center"/>
          </w:tcPr>
          <w:p w:rsidR="00254D4E" w:rsidRPr="00B103BF" w:rsidRDefault="00254D4E" w:rsidP="009B1520">
            <w:pPr>
              <w:pStyle w:val="TableText"/>
              <w:spacing w:before="60" w:after="60"/>
              <w:jc w:val="center"/>
              <w:rPr>
                <w:rFonts w:cs="Helvetica"/>
              </w:rPr>
            </w:pPr>
          </w:p>
        </w:tc>
        <w:tc>
          <w:tcPr>
            <w:tcW w:w="1417" w:type="dxa"/>
            <w:gridSpan w:val="2"/>
            <w:vAlign w:val="center"/>
          </w:tcPr>
          <w:p w:rsidR="00254D4E" w:rsidRPr="00B103BF" w:rsidRDefault="00254D4E" w:rsidP="009B1520">
            <w:pPr>
              <w:pStyle w:val="TableText"/>
              <w:spacing w:before="60" w:after="60"/>
              <w:jc w:val="center"/>
              <w:rPr>
                <w:rFonts w:cs="Helvetica"/>
              </w:rPr>
            </w:pPr>
          </w:p>
        </w:tc>
        <w:tc>
          <w:tcPr>
            <w:tcW w:w="1426" w:type="dxa"/>
            <w:gridSpan w:val="2"/>
            <w:vAlign w:val="center"/>
          </w:tcPr>
          <w:p w:rsidR="00254D4E" w:rsidRPr="00B103BF" w:rsidRDefault="00254D4E" w:rsidP="009B1520">
            <w:pPr>
              <w:pStyle w:val="TableText"/>
              <w:spacing w:before="60" w:after="60"/>
              <w:jc w:val="center"/>
              <w:rPr>
                <w:rFonts w:cs="Helvetica"/>
              </w:rPr>
            </w:pPr>
          </w:p>
        </w:tc>
        <w:tc>
          <w:tcPr>
            <w:tcW w:w="1417" w:type="dxa"/>
            <w:gridSpan w:val="2"/>
            <w:vAlign w:val="center"/>
          </w:tcPr>
          <w:p w:rsidR="00254D4E" w:rsidRPr="00B103BF" w:rsidRDefault="00254D4E" w:rsidP="009B1520">
            <w:pPr>
              <w:pStyle w:val="TableText"/>
              <w:spacing w:before="60" w:after="60"/>
              <w:jc w:val="center"/>
              <w:rPr>
                <w:rFonts w:cs="Helvetica"/>
              </w:rPr>
            </w:pPr>
          </w:p>
        </w:tc>
        <w:tc>
          <w:tcPr>
            <w:tcW w:w="1418" w:type="dxa"/>
            <w:gridSpan w:val="4"/>
            <w:vAlign w:val="center"/>
          </w:tcPr>
          <w:p w:rsidR="00254D4E" w:rsidRPr="00B103BF" w:rsidRDefault="00254D4E" w:rsidP="009B1520">
            <w:pPr>
              <w:pStyle w:val="TableText"/>
              <w:spacing w:before="60" w:after="60"/>
              <w:jc w:val="center"/>
              <w:rPr>
                <w:rFonts w:cs="Helvetica"/>
              </w:rPr>
            </w:pPr>
          </w:p>
        </w:tc>
        <w:tc>
          <w:tcPr>
            <w:tcW w:w="1309" w:type="dxa"/>
            <w:vAlign w:val="center"/>
          </w:tcPr>
          <w:p w:rsidR="00254D4E" w:rsidRPr="00B103BF" w:rsidRDefault="00254D4E" w:rsidP="009B1520">
            <w:pPr>
              <w:pStyle w:val="TableText"/>
              <w:spacing w:before="60" w:after="60"/>
              <w:jc w:val="center"/>
              <w:rPr>
                <w:rFonts w:cs="Helvetica"/>
              </w:rPr>
            </w:pPr>
          </w:p>
        </w:tc>
      </w:tr>
      <w:tr w:rsidR="00254D4E" w:rsidRPr="00B103BF" w:rsidTr="00254D4E">
        <w:tc>
          <w:tcPr>
            <w:tcW w:w="5495" w:type="dxa"/>
          </w:tcPr>
          <w:p w:rsidR="00254D4E" w:rsidRPr="00B103BF" w:rsidRDefault="00254D4E" w:rsidP="00254D4E">
            <w:pPr>
              <w:pStyle w:val="TableText"/>
              <w:rPr>
                <w:rFonts w:cs="Helvetica"/>
              </w:rPr>
            </w:pPr>
            <w:r w:rsidRPr="00B103BF">
              <w:rPr>
                <w:rFonts w:cs="Helvetica"/>
              </w:rPr>
              <w:t>Serve dishes as ordered by guests</w:t>
            </w:r>
          </w:p>
        </w:tc>
        <w:tc>
          <w:tcPr>
            <w:tcW w:w="1693" w:type="dxa"/>
            <w:vAlign w:val="center"/>
          </w:tcPr>
          <w:p w:rsidR="00254D4E" w:rsidRPr="00B103BF" w:rsidRDefault="00254D4E" w:rsidP="009B1520">
            <w:pPr>
              <w:pStyle w:val="TableText"/>
              <w:spacing w:before="60" w:after="60"/>
              <w:jc w:val="center"/>
              <w:rPr>
                <w:rFonts w:cs="Helvetica"/>
              </w:rPr>
            </w:pPr>
          </w:p>
        </w:tc>
        <w:tc>
          <w:tcPr>
            <w:tcW w:w="1417" w:type="dxa"/>
            <w:gridSpan w:val="2"/>
            <w:vAlign w:val="center"/>
          </w:tcPr>
          <w:p w:rsidR="00254D4E" w:rsidRPr="00B103BF" w:rsidRDefault="00254D4E" w:rsidP="009B1520">
            <w:pPr>
              <w:pStyle w:val="TableText"/>
              <w:spacing w:before="60" w:after="60"/>
              <w:jc w:val="center"/>
              <w:rPr>
                <w:rFonts w:cs="Helvetica"/>
              </w:rPr>
            </w:pPr>
          </w:p>
        </w:tc>
        <w:tc>
          <w:tcPr>
            <w:tcW w:w="1426" w:type="dxa"/>
            <w:gridSpan w:val="2"/>
            <w:vAlign w:val="center"/>
          </w:tcPr>
          <w:p w:rsidR="00254D4E" w:rsidRPr="00B103BF" w:rsidRDefault="00254D4E" w:rsidP="009B1520">
            <w:pPr>
              <w:pStyle w:val="TableText"/>
              <w:spacing w:before="60" w:after="60"/>
              <w:jc w:val="center"/>
              <w:rPr>
                <w:rFonts w:cs="Helvetica"/>
              </w:rPr>
            </w:pPr>
          </w:p>
        </w:tc>
        <w:tc>
          <w:tcPr>
            <w:tcW w:w="1417" w:type="dxa"/>
            <w:gridSpan w:val="2"/>
            <w:vAlign w:val="center"/>
          </w:tcPr>
          <w:p w:rsidR="00254D4E" w:rsidRPr="00B103BF" w:rsidRDefault="00254D4E" w:rsidP="009B1520">
            <w:pPr>
              <w:pStyle w:val="TableText"/>
              <w:spacing w:before="60" w:after="60"/>
              <w:jc w:val="center"/>
              <w:rPr>
                <w:rFonts w:cs="Helvetica"/>
              </w:rPr>
            </w:pPr>
          </w:p>
        </w:tc>
        <w:tc>
          <w:tcPr>
            <w:tcW w:w="1418" w:type="dxa"/>
            <w:gridSpan w:val="4"/>
            <w:vAlign w:val="center"/>
          </w:tcPr>
          <w:p w:rsidR="00254D4E" w:rsidRPr="00B103BF" w:rsidRDefault="00254D4E" w:rsidP="009B1520">
            <w:pPr>
              <w:pStyle w:val="TableText"/>
              <w:spacing w:before="60" w:after="60"/>
              <w:jc w:val="center"/>
              <w:rPr>
                <w:rFonts w:cs="Helvetica"/>
              </w:rPr>
            </w:pPr>
          </w:p>
        </w:tc>
        <w:tc>
          <w:tcPr>
            <w:tcW w:w="1309" w:type="dxa"/>
            <w:vAlign w:val="center"/>
          </w:tcPr>
          <w:p w:rsidR="00254D4E" w:rsidRPr="00B103BF" w:rsidRDefault="00254D4E" w:rsidP="009B1520">
            <w:pPr>
              <w:pStyle w:val="TableText"/>
              <w:spacing w:before="60" w:after="60"/>
              <w:jc w:val="center"/>
              <w:rPr>
                <w:rFonts w:cs="Helvetica"/>
              </w:rPr>
            </w:pPr>
          </w:p>
        </w:tc>
      </w:tr>
      <w:tr w:rsidR="00254D4E" w:rsidRPr="00B103BF" w:rsidTr="00254D4E">
        <w:tc>
          <w:tcPr>
            <w:tcW w:w="5495" w:type="dxa"/>
          </w:tcPr>
          <w:p w:rsidR="00254D4E" w:rsidRPr="00B103BF" w:rsidRDefault="00254D4E" w:rsidP="00254D4E">
            <w:pPr>
              <w:pStyle w:val="TableText"/>
              <w:rPr>
                <w:rFonts w:cs="Helvetica"/>
              </w:rPr>
            </w:pPr>
            <w:r w:rsidRPr="00B103BF">
              <w:rPr>
                <w:rFonts w:cs="Helvetica"/>
              </w:rPr>
              <w:t>Check guest satisfaction as part of service delivery</w:t>
            </w:r>
          </w:p>
        </w:tc>
        <w:tc>
          <w:tcPr>
            <w:tcW w:w="1693" w:type="dxa"/>
            <w:vAlign w:val="center"/>
          </w:tcPr>
          <w:p w:rsidR="00254D4E" w:rsidRPr="00B103BF" w:rsidRDefault="00254D4E" w:rsidP="009B1520">
            <w:pPr>
              <w:pStyle w:val="TableText"/>
              <w:spacing w:before="60" w:after="60"/>
              <w:jc w:val="center"/>
              <w:rPr>
                <w:rFonts w:cs="Helvetica"/>
              </w:rPr>
            </w:pPr>
          </w:p>
        </w:tc>
        <w:tc>
          <w:tcPr>
            <w:tcW w:w="1417" w:type="dxa"/>
            <w:gridSpan w:val="2"/>
            <w:vAlign w:val="center"/>
          </w:tcPr>
          <w:p w:rsidR="00254D4E" w:rsidRPr="00B103BF" w:rsidRDefault="00254D4E" w:rsidP="009B1520">
            <w:pPr>
              <w:pStyle w:val="TableText"/>
              <w:spacing w:before="60" w:after="60"/>
              <w:jc w:val="center"/>
              <w:rPr>
                <w:rFonts w:cs="Helvetica"/>
              </w:rPr>
            </w:pPr>
          </w:p>
        </w:tc>
        <w:tc>
          <w:tcPr>
            <w:tcW w:w="1426" w:type="dxa"/>
            <w:gridSpan w:val="2"/>
            <w:vAlign w:val="center"/>
          </w:tcPr>
          <w:p w:rsidR="00254D4E" w:rsidRPr="00B103BF" w:rsidRDefault="00254D4E" w:rsidP="009B1520">
            <w:pPr>
              <w:pStyle w:val="TableText"/>
              <w:spacing w:before="60" w:after="60"/>
              <w:jc w:val="center"/>
              <w:rPr>
                <w:rFonts w:cs="Helvetica"/>
              </w:rPr>
            </w:pPr>
          </w:p>
        </w:tc>
        <w:tc>
          <w:tcPr>
            <w:tcW w:w="1417" w:type="dxa"/>
            <w:gridSpan w:val="2"/>
            <w:vAlign w:val="center"/>
          </w:tcPr>
          <w:p w:rsidR="00254D4E" w:rsidRPr="00B103BF" w:rsidRDefault="00254D4E" w:rsidP="009B1520">
            <w:pPr>
              <w:pStyle w:val="TableText"/>
              <w:spacing w:before="60" w:after="60"/>
              <w:jc w:val="center"/>
              <w:rPr>
                <w:rFonts w:cs="Helvetica"/>
              </w:rPr>
            </w:pPr>
          </w:p>
        </w:tc>
        <w:tc>
          <w:tcPr>
            <w:tcW w:w="1418" w:type="dxa"/>
            <w:gridSpan w:val="4"/>
            <w:vAlign w:val="center"/>
          </w:tcPr>
          <w:p w:rsidR="00254D4E" w:rsidRPr="00B103BF" w:rsidRDefault="00254D4E" w:rsidP="009B1520">
            <w:pPr>
              <w:pStyle w:val="TableText"/>
              <w:spacing w:before="60" w:after="60"/>
              <w:jc w:val="center"/>
              <w:rPr>
                <w:rFonts w:cs="Helvetica"/>
              </w:rPr>
            </w:pPr>
          </w:p>
        </w:tc>
        <w:tc>
          <w:tcPr>
            <w:tcW w:w="1309" w:type="dxa"/>
            <w:vAlign w:val="center"/>
          </w:tcPr>
          <w:p w:rsidR="00254D4E" w:rsidRPr="00B103BF" w:rsidRDefault="00254D4E" w:rsidP="009B1520">
            <w:pPr>
              <w:pStyle w:val="TableText"/>
              <w:spacing w:before="60" w:after="60"/>
              <w:jc w:val="center"/>
              <w:rPr>
                <w:rFonts w:cs="Helvetica"/>
              </w:rPr>
            </w:pPr>
          </w:p>
        </w:tc>
      </w:tr>
      <w:tr w:rsidR="00254D4E" w:rsidRPr="00B103BF" w:rsidTr="00254D4E">
        <w:tc>
          <w:tcPr>
            <w:tcW w:w="5495" w:type="dxa"/>
          </w:tcPr>
          <w:p w:rsidR="00254D4E" w:rsidRPr="00B103BF" w:rsidRDefault="00254D4E" w:rsidP="00254D4E">
            <w:pPr>
              <w:pStyle w:val="TableText"/>
              <w:rPr>
                <w:rFonts w:cs="Helvetica"/>
              </w:rPr>
            </w:pPr>
            <w:r w:rsidRPr="00B103BF">
              <w:rPr>
                <w:rFonts w:cs="Helvetica"/>
              </w:rPr>
              <w:t>Take remedial action in the event of guest dissatisfaction</w:t>
            </w:r>
          </w:p>
        </w:tc>
        <w:tc>
          <w:tcPr>
            <w:tcW w:w="1693" w:type="dxa"/>
            <w:vAlign w:val="center"/>
          </w:tcPr>
          <w:p w:rsidR="00254D4E" w:rsidRPr="00B103BF" w:rsidRDefault="00254D4E" w:rsidP="009B1520">
            <w:pPr>
              <w:pStyle w:val="TableText"/>
              <w:spacing w:before="60" w:after="60"/>
              <w:jc w:val="center"/>
              <w:rPr>
                <w:rFonts w:cs="Helvetica"/>
              </w:rPr>
            </w:pPr>
          </w:p>
        </w:tc>
        <w:tc>
          <w:tcPr>
            <w:tcW w:w="1417" w:type="dxa"/>
            <w:gridSpan w:val="2"/>
            <w:vAlign w:val="center"/>
          </w:tcPr>
          <w:p w:rsidR="00254D4E" w:rsidRPr="00B103BF" w:rsidRDefault="00254D4E" w:rsidP="009B1520">
            <w:pPr>
              <w:pStyle w:val="TableText"/>
              <w:spacing w:before="60" w:after="60"/>
              <w:jc w:val="center"/>
              <w:rPr>
                <w:rFonts w:cs="Helvetica"/>
              </w:rPr>
            </w:pPr>
          </w:p>
        </w:tc>
        <w:tc>
          <w:tcPr>
            <w:tcW w:w="1426" w:type="dxa"/>
            <w:gridSpan w:val="2"/>
            <w:vAlign w:val="center"/>
          </w:tcPr>
          <w:p w:rsidR="00254D4E" w:rsidRPr="00B103BF" w:rsidRDefault="00254D4E" w:rsidP="009B1520">
            <w:pPr>
              <w:pStyle w:val="TableText"/>
              <w:spacing w:before="60" w:after="60"/>
              <w:jc w:val="center"/>
              <w:rPr>
                <w:rFonts w:cs="Helvetica"/>
              </w:rPr>
            </w:pPr>
          </w:p>
        </w:tc>
        <w:tc>
          <w:tcPr>
            <w:tcW w:w="1417" w:type="dxa"/>
            <w:gridSpan w:val="2"/>
            <w:vAlign w:val="center"/>
          </w:tcPr>
          <w:p w:rsidR="00254D4E" w:rsidRPr="00B103BF" w:rsidRDefault="00254D4E" w:rsidP="009B1520">
            <w:pPr>
              <w:pStyle w:val="TableText"/>
              <w:spacing w:before="60" w:after="60"/>
              <w:jc w:val="center"/>
              <w:rPr>
                <w:rFonts w:cs="Helvetica"/>
              </w:rPr>
            </w:pPr>
          </w:p>
        </w:tc>
        <w:tc>
          <w:tcPr>
            <w:tcW w:w="1418" w:type="dxa"/>
            <w:gridSpan w:val="4"/>
            <w:vAlign w:val="center"/>
          </w:tcPr>
          <w:p w:rsidR="00254D4E" w:rsidRPr="00B103BF" w:rsidRDefault="00254D4E" w:rsidP="009B1520">
            <w:pPr>
              <w:pStyle w:val="TableText"/>
              <w:spacing w:before="60" w:after="60"/>
              <w:jc w:val="center"/>
              <w:rPr>
                <w:rFonts w:cs="Helvetica"/>
              </w:rPr>
            </w:pPr>
          </w:p>
        </w:tc>
        <w:tc>
          <w:tcPr>
            <w:tcW w:w="1309" w:type="dxa"/>
            <w:vAlign w:val="center"/>
          </w:tcPr>
          <w:p w:rsidR="00254D4E" w:rsidRPr="00B103BF" w:rsidRDefault="00254D4E" w:rsidP="009B1520">
            <w:pPr>
              <w:pStyle w:val="TableText"/>
              <w:spacing w:before="60" w:after="60"/>
              <w:jc w:val="center"/>
              <w:rPr>
                <w:rFonts w:cs="Helvetica"/>
              </w:rPr>
            </w:pPr>
          </w:p>
        </w:tc>
      </w:tr>
      <w:tr w:rsidR="00254D4E" w:rsidRPr="00B103BF" w:rsidTr="00254D4E">
        <w:tc>
          <w:tcPr>
            <w:tcW w:w="5495" w:type="dxa"/>
          </w:tcPr>
          <w:p w:rsidR="00254D4E" w:rsidRPr="00B103BF" w:rsidRDefault="00254D4E" w:rsidP="00254D4E">
            <w:pPr>
              <w:pStyle w:val="TableText"/>
              <w:rPr>
                <w:rFonts w:cs="Helvetica"/>
              </w:rPr>
            </w:pPr>
            <w:r w:rsidRPr="00B103BF">
              <w:rPr>
                <w:rFonts w:cs="Helvetica"/>
              </w:rPr>
              <w:t xml:space="preserve">Clear table at appropriate times throughout meal and on completion of meal </w:t>
            </w:r>
          </w:p>
        </w:tc>
        <w:tc>
          <w:tcPr>
            <w:tcW w:w="1693" w:type="dxa"/>
            <w:vAlign w:val="center"/>
          </w:tcPr>
          <w:p w:rsidR="00254D4E" w:rsidRPr="00B103BF" w:rsidRDefault="00254D4E" w:rsidP="009B1520">
            <w:pPr>
              <w:pStyle w:val="TableText"/>
              <w:spacing w:before="60" w:after="60"/>
              <w:jc w:val="center"/>
              <w:rPr>
                <w:rFonts w:cs="Helvetica"/>
              </w:rPr>
            </w:pPr>
          </w:p>
        </w:tc>
        <w:tc>
          <w:tcPr>
            <w:tcW w:w="1417" w:type="dxa"/>
            <w:gridSpan w:val="2"/>
            <w:vAlign w:val="center"/>
          </w:tcPr>
          <w:p w:rsidR="00254D4E" w:rsidRPr="00B103BF" w:rsidRDefault="00254D4E" w:rsidP="009B1520">
            <w:pPr>
              <w:pStyle w:val="TableText"/>
              <w:spacing w:before="60" w:after="60"/>
              <w:jc w:val="center"/>
              <w:rPr>
                <w:rFonts w:cs="Helvetica"/>
              </w:rPr>
            </w:pPr>
          </w:p>
        </w:tc>
        <w:tc>
          <w:tcPr>
            <w:tcW w:w="1426" w:type="dxa"/>
            <w:gridSpan w:val="2"/>
            <w:vAlign w:val="center"/>
          </w:tcPr>
          <w:p w:rsidR="00254D4E" w:rsidRPr="00B103BF" w:rsidRDefault="00254D4E" w:rsidP="009B1520">
            <w:pPr>
              <w:pStyle w:val="TableText"/>
              <w:spacing w:before="60" w:after="60"/>
              <w:jc w:val="center"/>
              <w:rPr>
                <w:rFonts w:cs="Helvetica"/>
              </w:rPr>
            </w:pPr>
          </w:p>
        </w:tc>
        <w:tc>
          <w:tcPr>
            <w:tcW w:w="1417" w:type="dxa"/>
            <w:gridSpan w:val="2"/>
            <w:vAlign w:val="center"/>
          </w:tcPr>
          <w:p w:rsidR="00254D4E" w:rsidRPr="00B103BF" w:rsidRDefault="00254D4E" w:rsidP="009B1520">
            <w:pPr>
              <w:pStyle w:val="TableText"/>
              <w:spacing w:before="60" w:after="60"/>
              <w:jc w:val="center"/>
              <w:rPr>
                <w:rFonts w:cs="Helvetica"/>
              </w:rPr>
            </w:pPr>
          </w:p>
        </w:tc>
        <w:tc>
          <w:tcPr>
            <w:tcW w:w="1418" w:type="dxa"/>
            <w:gridSpan w:val="4"/>
            <w:vAlign w:val="center"/>
          </w:tcPr>
          <w:p w:rsidR="00254D4E" w:rsidRPr="00B103BF" w:rsidRDefault="00254D4E" w:rsidP="009B1520">
            <w:pPr>
              <w:pStyle w:val="TableText"/>
              <w:spacing w:before="60" w:after="60"/>
              <w:jc w:val="center"/>
              <w:rPr>
                <w:rFonts w:cs="Helvetica"/>
              </w:rPr>
            </w:pPr>
          </w:p>
        </w:tc>
        <w:tc>
          <w:tcPr>
            <w:tcW w:w="1309" w:type="dxa"/>
            <w:vAlign w:val="center"/>
          </w:tcPr>
          <w:p w:rsidR="00254D4E" w:rsidRPr="00B103BF" w:rsidRDefault="00254D4E" w:rsidP="009B1520">
            <w:pPr>
              <w:pStyle w:val="TableText"/>
              <w:spacing w:before="60" w:after="60"/>
              <w:jc w:val="center"/>
              <w:rPr>
                <w:rFonts w:cs="Helvetica"/>
              </w:rPr>
            </w:pPr>
          </w:p>
        </w:tc>
      </w:tr>
      <w:tr w:rsidR="00413122" w:rsidRPr="00B103BF" w:rsidTr="009B1520">
        <w:tc>
          <w:tcPr>
            <w:tcW w:w="5495" w:type="dxa"/>
            <w:shd w:val="clear" w:color="auto" w:fill="D9D9D9" w:themeFill="background1" w:themeFillShade="D9"/>
          </w:tcPr>
          <w:p w:rsidR="00413122" w:rsidRPr="00B103BF" w:rsidRDefault="00413122" w:rsidP="00413122">
            <w:pPr>
              <w:pStyle w:val="TableTextBold"/>
              <w:rPr>
                <w:rFonts w:cs="Helvetica"/>
              </w:rPr>
            </w:pPr>
            <w:r w:rsidRPr="00B103BF">
              <w:rPr>
                <w:rFonts w:cs="Helvetica"/>
              </w:rPr>
              <w:t xml:space="preserve">Element 6: </w:t>
            </w:r>
            <w:r w:rsidR="00254D4E" w:rsidRPr="00B103BF">
              <w:rPr>
                <w:rFonts w:cs="Helvetica"/>
              </w:rPr>
              <w:t>Serve drinks</w:t>
            </w:r>
          </w:p>
        </w:tc>
        <w:tc>
          <w:tcPr>
            <w:tcW w:w="1693" w:type="dxa"/>
            <w:shd w:val="clear" w:color="auto" w:fill="000000" w:themeFill="text1"/>
          </w:tcPr>
          <w:p w:rsidR="00413122" w:rsidRPr="00B103BF" w:rsidRDefault="00413122" w:rsidP="009B1520">
            <w:pPr>
              <w:pStyle w:val="TableText"/>
              <w:rPr>
                <w:rFonts w:cs="Helvetica"/>
              </w:rPr>
            </w:pPr>
          </w:p>
        </w:tc>
        <w:tc>
          <w:tcPr>
            <w:tcW w:w="1417" w:type="dxa"/>
            <w:gridSpan w:val="2"/>
            <w:shd w:val="clear" w:color="auto" w:fill="000000" w:themeFill="text1"/>
          </w:tcPr>
          <w:p w:rsidR="00413122" w:rsidRPr="00B103BF" w:rsidRDefault="00413122" w:rsidP="009B1520">
            <w:pPr>
              <w:pStyle w:val="TableText"/>
              <w:rPr>
                <w:rFonts w:cs="Helvetica"/>
              </w:rPr>
            </w:pPr>
          </w:p>
        </w:tc>
        <w:tc>
          <w:tcPr>
            <w:tcW w:w="1426" w:type="dxa"/>
            <w:gridSpan w:val="2"/>
            <w:shd w:val="clear" w:color="auto" w:fill="000000" w:themeFill="text1"/>
          </w:tcPr>
          <w:p w:rsidR="00413122" w:rsidRPr="00B103BF" w:rsidRDefault="00413122" w:rsidP="009B1520">
            <w:pPr>
              <w:pStyle w:val="TableText"/>
              <w:rPr>
                <w:rFonts w:cs="Helvetica"/>
              </w:rPr>
            </w:pPr>
          </w:p>
        </w:tc>
        <w:tc>
          <w:tcPr>
            <w:tcW w:w="1426" w:type="dxa"/>
            <w:gridSpan w:val="3"/>
            <w:shd w:val="clear" w:color="auto" w:fill="000000" w:themeFill="text1"/>
          </w:tcPr>
          <w:p w:rsidR="00413122" w:rsidRPr="00B103BF" w:rsidRDefault="00413122" w:rsidP="009B1520">
            <w:pPr>
              <w:pStyle w:val="TableText"/>
              <w:rPr>
                <w:rFonts w:cs="Helvetica"/>
              </w:rPr>
            </w:pPr>
          </w:p>
        </w:tc>
        <w:tc>
          <w:tcPr>
            <w:tcW w:w="1409" w:type="dxa"/>
            <w:gridSpan w:val="3"/>
            <w:shd w:val="clear" w:color="auto" w:fill="000000" w:themeFill="text1"/>
          </w:tcPr>
          <w:p w:rsidR="00413122" w:rsidRPr="00B103BF" w:rsidRDefault="00413122" w:rsidP="009B1520">
            <w:pPr>
              <w:pStyle w:val="TableText"/>
              <w:rPr>
                <w:rFonts w:cs="Helvetica"/>
              </w:rPr>
            </w:pPr>
          </w:p>
        </w:tc>
        <w:tc>
          <w:tcPr>
            <w:tcW w:w="1309" w:type="dxa"/>
            <w:shd w:val="clear" w:color="auto" w:fill="000000" w:themeFill="text1"/>
          </w:tcPr>
          <w:p w:rsidR="00413122" w:rsidRPr="00B103BF" w:rsidRDefault="00413122" w:rsidP="009B1520">
            <w:pPr>
              <w:pStyle w:val="TableText"/>
              <w:rPr>
                <w:rFonts w:cs="Helvetica"/>
              </w:rPr>
            </w:pPr>
          </w:p>
        </w:tc>
      </w:tr>
      <w:tr w:rsidR="00254D4E" w:rsidRPr="00B103BF" w:rsidTr="00254D4E">
        <w:tc>
          <w:tcPr>
            <w:tcW w:w="5495" w:type="dxa"/>
          </w:tcPr>
          <w:p w:rsidR="00254D4E" w:rsidRPr="00B103BF" w:rsidRDefault="00254D4E" w:rsidP="00254D4E">
            <w:pPr>
              <w:pStyle w:val="TableText"/>
              <w:rPr>
                <w:rFonts w:cs="Helvetica"/>
              </w:rPr>
            </w:pPr>
            <w:r w:rsidRPr="00B103BF">
              <w:rPr>
                <w:rFonts w:cs="Helvetica"/>
              </w:rPr>
              <w:t>Serve pre-dinner drinks</w:t>
            </w:r>
            <w:r w:rsidRPr="00B103BF">
              <w:rPr>
                <w:rFonts w:cs="Helvetica"/>
                <w:b/>
              </w:rPr>
              <w:t xml:space="preserve"> </w:t>
            </w:r>
            <w:r w:rsidRPr="00B103BF">
              <w:rPr>
                <w:rFonts w:cs="Helvetica"/>
              </w:rPr>
              <w:t>to table</w:t>
            </w:r>
          </w:p>
        </w:tc>
        <w:tc>
          <w:tcPr>
            <w:tcW w:w="1693" w:type="dxa"/>
          </w:tcPr>
          <w:p w:rsidR="00254D4E" w:rsidRPr="00B103BF" w:rsidRDefault="00254D4E" w:rsidP="009B1520">
            <w:pPr>
              <w:pStyle w:val="TableText"/>
              <w:rPr>
                <w:rFonts w:cs="Helvetica"/>
              </w:rPr>
            </w:pPr>
          </w:p>
        </w:tc>
        <w:tc>
          <w:tcPr>
            <w:tcW w:w="1417" w:type="dxa"/>
            <w:gridSpan w:val="2"/>
          </w:tcPr>
          <w:p w:rsidR="00254D4E" w:rsidRPr="00B103BF" w:rsidRDefault="00254D4E" w:rsidP="009B1520">
            <w:pPr>
              <w:pStyle w:val="TableText"/>
              <w:rPr>
                <w:rFonts w:cs="Helvetica"/>
              </w:rPr>
            </w:pPr>
          </w:p>
        </w:tc>
        <w:tc>
          <w:tcPr>
            <w:tcW w:w="1426" w:type="dxa"/>
            <w:gridSpan w:val="2"/>
          </w:tcPr>
          <w:p w:rsidR="00254D4E" w:rsidRPr="00B103BF" w:rsidRDefault="00254D4E" w:rsidP="009B1520">
            <w:pPr>
              <w:pStyle w:val="TableText"/>
              <w:rPr>
                <w:rFonts w:cs="Helvetica"/>
              </w:rPr>
            </w:pPr>
          </w:p>
        </w:tc>
        <w:tc>
          <w:tcPr>
            <w:tcW w:w="1426" w:type="dxa"/>
            <w:gridSpan w:val="3"/>
          </w:tcPr>
          <w:p w:rsidR="00254D4E" w:rsidRPr="00B103BF" w:rsidRDefault="00254D4E" w:rsidP="009B1520">
            <w:pPr>
              <w:pStyle w:val="TableText"/>
              <w:rPr>
                <w:rFonts w:cs="Helvetica"/>
              </w:rPr>
            </w:pPr>
          </w:p>
        </w:tc>
        <w:tc>
          <w:tcPr>
            <w:tcW w:w="1409" w:type="dxa"/>
            <w:gridSpan w:val="3"/>
          </w:tcPr>
          <w:p w:rsidR="00254D4E" w:rsidRPr="00B103BF" w:rsidRDefault="00254D4E" w:rsidP="009B1520">
            <w:pPr>
              <w:pStyle w:val="TableText"/>
              <w:rPr>
                <w:rFonts w:cs="Helvetica"/>
              </w:rPr>
            </w:pPr>
          </w:p>
        </w:tc>
        <w:tc>
          <w:tcPr>
            <w:tcW w:w="1309" w:type="dxa"/>
          </w:tcPr>
          <w:p w:rsidR="00254D4E" w:rsidRPr="00B103BF" w:rsidRDefault="00254D4E" w:rsidP="009B1520">
            <w:pPr>
              <w:pStyle w:val="TableText"/>
              <w:rPr>
                <w:rFonts w:cs="Helvetica"/>
              </w:rPr>
            </w:pPr>
          </w:p>
        </w:tc>
      </w:tr>
      <w:tr w:rsidR="00254D4E" w:rsidRPr="00B103BF" w:rsidTr="00254D4E">
        <w:tc>
          <w:tcPr>
            <w:tcW w:w="5495" w:type="dxa"/>
          </w:tcPr>
          <w:p w:rsidR="00254D4E" w:rsidRPr="00B103BF" w:rsidRDefault="00254D4E" w:rsidP="00254D4E">
            <w:pPr>
              <w:pStyle w:val="TableText"/>
              <w:rPr>
                <w:rFonts w:cs="Helvetica"/>
              </w:rPr>
            </w:pPr>
            <w:r w:rsidRPr="00B103BF">
              <w:rPr>
                <w:rFonts w:cs="Helvetica"/>
              </w:rPr>
              <w:t>Serve wines</w:t>
            </w:r>
            <w:r w:rsidRPr="00B103BF">
              <w:rPr>
                <w:rFonts w:cs="Helvetica"/>
                <w:b/>
              </w:rPr>
              <w:t xml:space="preserve"> </w:t>
            </w:r>
            <w:r w:rsidRPr="00B103BF">
              <w:rPr>
                <w:rFonts w:cs="Helvetica"/>
              </w:rPr>
              <w:t>to table</w:t>
            </w:r>
          </w:p>
        </w:tc>
        <w:tc>
          <w:tcPr>
            <w:tcW w:w="1693" w:type="dxa"/>
          </w:tcPr>
          <w:p w:rsidR="00254D4E" w:rsidRPr="00B103BF" w:rsidRDefault="00254D4E" w:rsidP="009B1520">
            <w:pPr>
              <w:pStyle w:val="TableText"/>
              <w:rPr>
                <w:rFonts w:cs="Helvetica"/>
              </w:rPr>
            </w:pPr>
          </w:p>
        </w:tc>
        <w:tc>
          <w:tcPr>
            <w:tcW w:w="1417" w:type="dxa"/>
            <w:gridSpan w:val="2"/>
          </w:tcPr>
          <w:p w:rsidR="00254D4E" w:rsidRPr="00B103BF" w:rsidRDefault="00254D4E" w:rsidP="009B1520">
            <w:pPr>
              <w:pStyle w:val="TableText"/>
              <w:rPr>
                <w:rFonts w:cs="Helvetica"/>
              </w:rPr>
            </w:pPr>
          </w:p>
        </w:tc>
        <w:tc>
          <w:tcPr>
            <w:tcW w:w="1426" w:type="dxa"/>
            <w:gridSpan w:val="2"/>
          </w:tcPr>
          <w:p w:rsidR="00254D4E" w:rsidRPr="00B103BF" w:rsidRDefault="00254D4E" w:rsidP="009B1520">
            <w:pPr>
              <w:pStyle w:val="TableText"/>
              <w:rPr>
                <w:rFonts w:cs="Helvetica"/>
              </w:rPr>
            </w:pPr>
          </w:p>
        </w:tc>
        <w:tc>
          <w:tcPr>
            <w:tcW w:w="1426" w:type="dxa"/>
            <w:gridSpan w:val="3"/>
          </w:tcPr>
          <w:p w:rsidR="00254D4E" w:rsidRPr="00B103BF" w:rsidRDefault="00254D4E" w:rsidP="009B1520">
            <w:pPr>
              <w:pStyle w:val="TableText"/>
              <w:rPr>
                <w:rFonts w:cs="Helvetica"/>
              </w:rPr>
            </w:pPr>
          </w:p>
        </w:tc>
        <w:tc>
          <w:tcPr>
            <w:tcW w:w="1409" w:type="dxa"/>
            <w:gridSpan w:val="3"/>
          </w:tcPr>
          <w:p w:rsidR="00254D4E" w:rsidRPr="00B103BF" w:rsidRDefault="00254D4E" w:rsidP="009B1520">
            <w:pPr>
              <w:pStyle w:val="TableText"/>
              <w:rPr>
                <w:rFonts w:cs="Helvetica"/>
              </w:rPr>
            </w:pPr>
          </w:p>
        </w:tc>
        <w:tc>
          <w:tcPr>
            <w:tcW w:w="1309" w:type="dxa"/>
          </w:tcPr>
          <w:p w:rsidR="00254D4E" w:rsidRPr="00B103BF" w:rsidRDefault="00254D4E" w:rsidP="009B1520">
            <w:pPr>
              <w:pStyle w:val="TableText"/>
              <w:rPr>
                <w:rFonts w:cs="Helvetica"/>
              </w:rPr>
            </w:pPr>
          </w:p>
        </w:tc>
      </w:tr>
      <w:tr w:rsidR="00254D4E" w:rsidRPr="00B103BF" w:rsidTr="00254D4E">
        <w:tc>
          <w:tcPr>
            <w:tcW w:w="5495" w:type="dxa"/>
          </w:tcPr>
          <w:p w:rsidR="00254D4E" w:rsidRPr="00B103BF" w:rsidRDefault="00254D4E" w:rsidP="00254D4E">
            <w:pPr>
              <w:pStyle w:val="TableText"/>
              <w:rPr>
                <w:rFonts w:cs="Helvetica"/>
              </w:rPr>
            </w:pPr>
            <w:r w:rsidRPr="00B103BF">
              <w:rPr>
                <w:rFonts w:cs="Helvetica"/>
              </w:rPr>
              <w:t>Serve after-meal drinks</w:t>
            </w:r>
            <w:r w:rsidRPr="00B103BF">
              <w:rPr>
                <w:rFonts w:cs="Helvetica"/>
                <w:b/>
              </w:rPr>
              <w:t xml:space="preserve"> </w:t>
            </w:r>
            <w:r w:rsidRPr="00B103BF">
              <w:rPr>
                <w:rFonts w:cs="Helvetica"/>
              </w:rPr>
              <w:t>to table</w:t>
            </w:r>
          </w:p>
        </w:tc>
        <w:tc>
          <w:tcPr>
            <w:tcW w:w="1693" w:type="dxa"/>
          </w:tcPr>
          <w:p w:rsidR="00254D4E" w:rsidRPr="00B103BF" w:rsidRDefault="00254D4E" w:rsidP="009B1520">
            <w:pPr>
              <w:pStyle w:val="TableText"/>
              <w:rPr>
                <w:rFonts w:cs="Helvetica"/>
              </w:rPr>
            </w:pPr>
          </w:p>
        </w:tc>
        <w:tc>
          <w:tcPr>
            <w:tcW w:w="1417" w:type="dxa"/>
            <w:gridSpan w:val="2"/>
          </w:tcPr>
          <w:p w:rsidR="00254D4E" w:rsidRPr="00B103BF" w:rsidRDefault="00254D4E" w:rsidP="009B1520">
            <w:pPr>
              <w:pStyle w:val="TableText"/>
              <w:rPr>
                <w:rFonts w:cs="Helvetica"/>
              </w:rPr>
            </w:pPr>
          </w:p>
        </w:tc>
        <w:tc>
          <w:tcPr>
            <w:tcW w:w="1426" w:type="dxa"/>
            <w:gridSpan w:val="2"/>
          </w:tcPr>
          <w:p w:rsidR="00254D4E" w:rsidRPr="00B103BF" w:rsidRDefault="00254D4E" w:rsidP="009B1520">
            <w:pPr>
              <w:pStyle w:val="TableText"/>
              <w:rPr>
                <w:rFonts w:cs="Helvetica"/>
              </w:rPr>
            </w:pPr>
          </w:p>
        </w:tc>
        <w:tc>
          <w:tcPr>
            <w:tcW w:w="1426" w:type="dxa"/>
            <w:gridSpan w:val="3"/>
          </w:tcPr>
          <w:p w:rsidR="00254D4E" w:rsidRPr="00B103BF" w:rsidRDefault="00254D4E" w:rsidP="009B1520">
            <w:pPr>
              <w:pStyle w:val="TableText"/>
              <w:rPr>
                <w:rFonts w:cs="Helvetica"/>
              </w:rPr>
            </w:pPr>
          </w:p>
        </w:tc>
        <w:tc>
          <w:tcPr>
            <w:tcW w:w="1409" w:type="dxa"/>
            <w:gridSpan w:val="3"/>
          </w:tcPr>
          <w:p w:rsidR="00254D4E" w:rsidRPr="00B103BF" w:rsidRDefault="00254D4E" w:rsidP="009B1520">
            <w:pPr>
              <w:pStyle w:val="TableText"/>
              <w:rPr>
                <w:rFonts w:cs="Helvetica"/>
              </w:rPr>
            </w:pPr>
          </w:p>
        </w:tc>
        <w:tc>
          <w:tcPr>
            <w:tcW w:w="1309" w:type="dxa"/>
          </w:tcPr>
          <w:p w:rsidR="00254D4E" w:rsidRPr="00B103BF" w:rsidRDefault="00254D4E" w:rsidP="009B1520">
            <w:pPr>
              <w:pStyle w:val="TableText"/>
              <w:rPr>
                <w:rFonts w:cs="Helvetica"/>
              </w:rPr>
            </w:pPr>
          </w:p>
        </w:tc>
      </w:tr>
      <w:tr w:rsidR="00254D4E" w:rsidRPr="00B103BF" w:rsidTr="00254D4E">
        <w:tc>
          <w:tcPr>
            <w:tcW w:w="5495" w:type="dxa"/>
          </w:tcPr>
          <w:p w:rsidR="00254D4E" w:rsidRPr="00B103BF" w:rsidRDefault="00254D4E" w:rsidP="00254D4E">
            <w:pPr>
              <w:pStyle w:val="TableText"/>
              <w:rPr>
                <w:rFonts w:cs="Helvetica"/>
                <w:b/>
              </w:rPr>
            </w:pPr>
            <w:r w:rsidRPr="00B103BF">
              <w:rPr>
                <w:rFonts w:cs="Helvetica"/>
              </w:rPr>
              <w:t>Coordinate timing of beverage service to match courses/menu items being served</w:t>
            </w:r>
          </w:p>
        </w:tc>
        <w:tc>
          <w:tcPr>
            <w:tcW w:w="1693" w:type="dxa"/>
          </w:tcPr>
          <w:p w:rsidR="00254D4E" w:rsidRPr="00B103BF" w:rsidRDefault="00254D4E" w:rsidP="009B1520">
            <w:pPr>
              <w:pStyle w:val="TableText"/>
              <w:rPr>
                <w:rFonts w:cs="Helvetica"/>
              </w:rPr>
            </w:pPr>
          </w:p>
        </w:tc>
        <w:tc>
          <w:tcPr>
            <w:tcW w:w="1417" w:type="dxa"/>
            <w:gridSpan w:val="2"/>
          </w:tcPr>
          <w:p w:rsidR="00254D4E" w:rsidRPr="00B103BF" w:rsidRDefault="00254D4E" w:rsidP="009B1520">
            <w:pPr>
              <w:pStyle w:val="TableText"/>
              <w:rPr>
                <w:rFonts w:cs="Helvetica"/>
              </w:rPr>
            </w:pPr>
          </w:p>
        </w:tc>
        <w:tc>
          <w:tcPr>
            <w:tcW w:w="1426" w:type="dxa"/>
            <w:gridSpan w:val="2"/>
          </w:tcPr>
          <w:p w:rsidR="00254D4E" w:rsidRPr="00B103BF" w:rsidRDefault="00254D4E" w:rsidP="009B1520">
            <w:pPr>
              <w:pStyle w:val="TableText"/>
              <w:rPr>
                <w:rFonts w:cs="Helvetica"/>
              </w:rPr>
            </w:pPr>
          </w:p>
        </w:tc>
        <w:tc>
          <w:tcPr>
            <w:tcW w:w="1426" w:type="dxa"/>
            <w:gridSpan w:val="3"/>
          </w:tcPr>
          <w:p w:rsidR="00254D4E" w:rsidRPr="00B103BF" w:rsidRDefault="00254D4E" w:rsidP="009B1520">
            <w:pPr>
              <w:pStyle w:val="TableText"/>
              <w:rPr>
                <w:rFonts w:cs="Helvetica"/>
              </w:rPr>
            </w:pPr>
          </w:p>
        </w:tc>
        <w:tc>
          <w:tcPr>
            <w:tcW w:w="1409" w:type="dxa"/>
            <w:gridSpan w:val="3"/>
          </w:tcPr>
          <w:p w:rsidR="00254D4E" w:rsidRPr="00B103BF" w:rsidRDefault="00254D4E" w:rsidP="009B1520">
            <w:pPr>
              <w:pStyle w:val="TableText"/>
              <w:rPr>
                <w:rFonts w:cs="Helvetica"/>
              </w:rPr>
            </w:pPr>
          </w:p>
        </w:tc>
        <w:tc>
          <w:tcPr>
            <w:tcW w:w="1309" w:type="dxa"/>
          </w:tcPr>
          <w:p w:rsidR="00254D4E" w:rsidRPr="00B103BF" w:rsidRDefault="00254D4E" w:rsidP="009B1520">
            <w:pPr>
              <w:pStyle w:val="TableText"/>
              <w:rPr>
                <w:rFonts w:cs="Helvetica"/>
              </w:rPr>
            </w:pPr>
          </w:p>
        </w:tc>
      </w:tr>
      <w:tr w:rsidR="00254D4E" w:rsidRPr="00B103BF" w:rsidTr="00254D4E">
        <w:tc>
          <w:tcPr>
            <w:tcW w:w="5495" w:type="dxa"/>
          </w:tcPr>
          <w:p w:rsidR="00254D4E" w:rsidRPr="00B103BF" w:rsidRDefault="00254D4E" w:rsidP="00254D4E">
            <w:pPr>
              <w:pStyle w:val="TableText"/>
              <w:rPr>
                <w:rFonts w:cs="Helvetica"/>
                <w:b/>
              </w:rPr>
            </w:pPr>
            <w:r w:rsidRPr="00B103BF">
              <w:rPr>
                <w:rFonts w:cs="Helvetica"/>
              </w:rPr>
              <w:t>Clear glasses and beverage items</w:t>
            </w:r>
          </w:p>
        </w:tc>
        <w:tc>
          <w:tcPr>
            <w:tcW w:w="1693" w:type="dxa"/>
          </w:tcPr>
          <w:p w:rsidR="00254D4E" w:rsidRPr="00B103BF" w:rsidRDefault="00254D4E" w:rsidP="009B1520">
            <w:pPr>
              <w:pStyle w:val="TableText"/>
              <w:rPr>
                <w:rFonts w:cs="Helvetica"/>
              </w:rPr>
            </w:pPr>
          </w:p>
        </w:tc>
        <w:tc>
          <w:tcPr>
            <w:tcW w:w="1417" w:type="dxa"/>
            <w:gridSpan w:val="2"/>
          </w:tcPr>
          <w:p w:rsidR="00254D4E" w:rsidRPr="00B103BF" w:rsidRDefault="00254D4E" w:rsidP="009B1520">
            <w:pPr>
              <w:pStyle w:val="TableText"/>
              <w:rPr>
                <w:rFonts w:cs="Helvetica"/>
              </w:rPr>
            </w:pPr>
          </w:p>
        </w:tc>
        <w:tc>
          <w:tcPr>
            <w:tcW w:w="1426" w:type="dxa"/>
            <w:gridSpan w:val="2"/>
          </w:tcPr>
          <w:p w:rsidR="00254D4E" w:rsidRPr="00B103BF" w:rsidRDefault="00254D4E" w:rsidP="009B1520">
            <w:pPr>
              <w:pStyle w:val="TableText"/>
              <w:rPr>
                <w:rFonts w:cs="Helvetica"/>
              </w:rPr>
            </w:pPr>
          </w:p>
        </w:tc>
        <w:tc>
          <w:tcPr>
            <w:tcW w:w="1426" w:type="dxa"/>
            <w:gridSpan w:val="3"/>
          </w:tcPr>
          <w:p w:rsidR="00254D4E" w:rsidRPr="00B103BF" w:rsidRDefault="00254D4E" w:rsidP="009B1520">
            <w:pPr>
              <w:pStyle w:val="TableText"/>
              <w:rPr>
                <w:rFonts w:cs="Helvetica"/>
              </w:rPr>
            </w:pPr>
          </w:p>
        </w:tc>
        <w:tc>
          <w:tcPr>
            <w:tcW w:w="1409" w:type="dxa"/>
            <w:gridSpan w:val="3"/>
          </w:tcPr>
          <w:p w:rsidR="00254D4E" w:rsidRPr="00B103BF" w:rsidRDefault="00254D4E" w:rsidP="009B1520">
            <w:pPr>
              <w:pStyle w:val="TableText"/>
              <w:rPr>
                <w:rFonts w:cs="Helvetica"/>
              </w:rPr>
            </w:pPr>
          </w:p>
        </w:tc>
        <w:tc>
          <w:tcPr>
            <w:tcW w:w="1309" w:type="dxa"/>
          </w:tcPr>
          <w:p w:rsidR="00254D4E" w:rsidRPr="00B103BF" w:rsidRDefault="00254D4E" w:rsidP="009B1520">
            <w:pPr>
              <w:pStyle w:val="TableText"/>
              <w:rPr>
                <w:rFonts w:cs="Helvetica"/>
              </w:rPr>
            </w:pPr>
          </w:p>
        </w:tc>
      </w:tr>
      <w:tr w:rsidR="00413122" w:rsidRPr="00B103BF" w:rsidTr="009B1520">
        <w:tc>
          <w:tcPr>
            <w:tcW w:w="5495" w:type="dxa"/>
            <w:shd w:val="clear" w:color="auto" w:fill="D9D9D9" w:themeFill="background1" w:themeFillShade="D9"/>
          </w:tcPr>
          <w:p w:rsidR="00413122" w:rsidRPr="00B103BF" w:rsidRDefault="00413122" w:rsidP="00FC1D27">
            <w:pPr>
              <w:pStyle w:val="TableTextBold"/>
              <w:keepNext/>
              <w:rPr>
                <w:rFonts w:cs="Helvetica"/>
              </w:rPr>
            </w:pPr>
            <w:r w:rsidRPr="00B103BF">
              <w:rPr>
                <w:rFonts w:cs="Helvetica"/>
              </w:rPr>
              <w:t xml:space="preserve">Element 7: </w:t>
            </w:r>
            <w:r w:rsidR="00254D4E" w:rsidRPr="00B103BF">
              <w:rPr>
                <w:rFonts w:cs="Helvetica"/>
              </w:rPr>
              <w:t>Present account to guest</w:t>
            </w:r>
          </w:p>
        </w:tc>
        <w:tc>
          <w:tcPr>
            <w:tcW w:w="1723" w:type="dxa"/>
            <w:gridSpan w:val="2"/>
            <w:shd w:val="clear" w:color="auto" w:fill="000000" w:themeFill="text1"/>
          </w:tcPr>
          <w:p w:rsidR="00413122" w:rsidRPr="00B103BF" w:rsidRDefault="00413122" w:rsidP="00FC1D27">
            <w:pPr>
              <w:pStyle w:val="TableText"/>
              <w:keepNext/>
              <w:rPr>
                <w:rFonts w:cs="Helvetica"/>
              </w:rPr>
            </w:pPr>
          </w:p>
        </w:tc>
        <w:tc>
          <w:tcPr>
            <w:tcW w:w="1411" w:type="dxa"/>
            <w:gridSpan w:val="2"/>
            <w:shd w:val="clear" w:color="auto" w:fill="000000" w:themeFill="text1"/>
          </w:tcPr>
          <w:p w:rsidR="00413122" w:rsidRPr="00B103BF" w:rsidRDefault="00413122" w:rsidP="00FC1D27">
            <w:pPr>
              <w:pStyle w:val="TableText"/>
              <w:keepNext/>
              <w:rPr>
                <w:rFonts w:cs="Helvetica"/>
              </w:rPr>
            </w:pPr>
          </w:p>
        </w:tc>
        <w:tc>
          <w:tcPr>
            <w:tcW w:w="1424" w:type="dxa"/>
            <w:gridSpan w:val="2"/>
            <w:shd w:val="clear" w:color="auto" w:fill="000000" w:themeFill="text1"/>
          </w:tcPr>
          <w:p w:rsidR="00413122" w:rsidRPr="00B103BF" w:rsidRDefault="00413122" w:rsidP="00FC1D27">
            <w:pPr>
              <w:pStyle w:val="TableText"/>
              <w:keepNext/>
              <w:rPr>
                <w:rFonts w:cs="Helvetica"/>
              </w:rPr>
            </w:pPr>
          </w:p>
        </w:tc>
        <w:tc>
          <w:tcPr>
            <w:tcW w:w="1424" w:type="dxa"/>
            <w:gridSpan w:val="3"/>
            <w:shd w:val="clear" w:color="auto" w:fill="000000" w:themeFill="text1"/>
          </w:tcPr>
          <w:p w:rsidR="00413122" w:rsidRPr="00B103BF" w:rsidRDefault="00413122" w:rsidP="00FC1D27">
            <w:pPr>
              <w:pStyle w:val="TableText"/>
              <w:keepNext/>
              <w:rPr>
                <w:rFonts w:cs="Helvetica"/>
              </w:rPr>
            </w:pPr>
          </w:p>
        </w:tc>
        <w:tc>
          <w:tcPr>
            <w:tcW w:w="1351" w:type="dxa"/>
            <w:shd w:val="clear" w:color="auto" w:fill="000000" w:themeFill="text1"/>
          </w:tcPr>
          <w:p w:rsidR="00413122" w:rsidRPr="00B103BF" w:rsidRDefault="00413122" w:rsidP="00FC1D27">
            <w:pPr>
              <w:pStyle w:val="TableText"/>
              <w:keepNext/>
              <w:rPr>
                <w:rFonts w:cs="Helvetica"/>
              </w:rPr>
            </w:pPr>
          </w:p>
        </w:tc>
        <w:tc>
          <w:tcPr>
            <w:tcW w:w="1347" w:type="dxa"/>
            <w:gridSpan w:val="2"/>
            <w:shd w:val="clear" w:color="auto" w:fill="000000" w:themeFill="text1"/>
          </w:tcPr>
          <w:p w:rsidR="00413122" w:rsidRPr="00B103BF" w:rsidRDefault="00413122" w:rsidP="00FC1D27">
            <w:pPr>
              <w:pStyle w:val="TableText"/>
              <w:keepNext/>
              <w:rPr>
                <w:rFonts w:cs="Helvetica"/>
              </w:rPr>
            </w:pPr>
          </w:p>
        </w:tc>
      </w:tr>
      <w:tr w:rsidR="00254D4E" w:rsidRPr="00B103BF" w:rsidTr="00254D4E">
        <w:tc>
          <w:tcPr>
            <w:tcW w:w="5495" w:type="dxa"/>
          </w:tcPr>
          <w:p w:rsidR="00254D4E" w:rsidRPr="00B103BF" w:rsidRDefault="00254D4E" w:rsidP="00FC1D27">
            <w:pPr>
              <w:pStyle w:val="TableText"/>
              <w:keepNext/>
              <w:rPr>
                <w:rFonts w:cs="Helvetica"/>
              </w:rPr>
            </w:pPr>
            <w:r w:rsidRPr="00B103BF">
              <w:rPr>
                <w:rFonts w:cs="Helvetica"/>
                <w:szCs w:val="22"/>
              </w:rPr>
              <w:t>Compile guest account ready for presentation</w:t>
            </w:r>
          </w:p>
        </w:tc>
        <w:tc>
          <w:tcPr>
            <w:tcW w:w="1723" w:type="dxa"/>
            <w:gridSpan w:val="2"/>
          </w:tcPr>
          <w:p w:rsidR="00254D4E" w:rsidRPr="00B103BF" w:rsidRDefault="00254D4E" w:rsidP="00FC1D27">
            <w:pPr>
              <w:pStyle w:val="TableText"/>
              <w:keepNext/>
              <w:rPr>
                <w:rFonts w:cs="Helvetica"/>
              </w:rPr>
            </w:pPr>
          </w:p>
        </w:tc>
        <w:tc>
          <w:tcPr>
            <w:tcW w:w="1411" w:type="dxa"/>
            <w:gridSpan w:val="2"/>
          </w:tcPr>
          <w:p w:rsidR="00254D4E" w:rsidRPr="00B103BF" w:rsidRDefault="00254D4E" w:rsidP="00FC1D27">
            <w:pPr>
              <w:pStyle w:val="TableText"/>
              <w:keepNext/>
              <w:rPr>
                <w:rFonts w:cs="Helvetica"/>
              </w:rPr>
            </w:pPr>
          </w:p>
        </w:tc>
        <w:tc>
          <w:tcPr>
            <w:tcW w:w="1424" w:type="dxa"/>
            <w:gridSpan w:val="2"/>
          </w:tcPr>
          <w:p w:rsidR="00254D4E" w:rsidRPr="00B103BF" w:rsidRDefault="00254D4E" w:rsidP="00FC1D27">
            <w:pPr>
              <w:pStyle w:val="TableText"/>
              <w:keepNext/>
              <w:rPr>
                <w:rFonts w:cs="Helvetica"/>
              </w:rPr>
            </w:pPr>
          </w:p>
        </w:tc>
        <w:tc>
          <w:tcPr>
            <w:tcW w:w="1424" w:type="dxa"/>
            <w:gridSpan w:val="3"/>
          </w:tcPr>
          <w:p w:rsidR="00254D4E" w:rsidRPr="00B103BF" w:rsidRDefault="00254D4E" w:rsidP="00FC1D27">
            <w:pPr>
              <w:pStyle w:val="TableText"/>
              <w:keepNext/>
              <w:rPr>
                <w:rFonts w:cs="Helvetica"/>
              </w:rPr>
            </w:pPr>
          </w:p>
        </w:tc>
        <w:tc>
          <w:tcPr>
            <w:tcW w:w="1351" w:type="dxa"/>
          </w:tcPr>
          <w:p w:rsidR="00254D4E" w:rsidRPr="00B103BF" w:rsidRDefault="00254D4E" w:rsidP="00FC1D27">
            <w:pPr>
              <w:pStyle w:val="TableText"/>
              <w:keepNext/>
              <w:rPr>
                <w:rFonts w:cs="Helvetica"/>
              </w:rPr>
            </w:pPr>
          </w:p>
        </w:tc>
        <w:tc>
          <w:tcPr>
            <w:tcW w:w="1347" w:type="dxa"/>
            <w:gridSpan w:val="2"/>
          </w:tcPr>
          <w:p w:rsidR="00254D4E" w:rsidRPr="00B103BF" w:rsidRDefault="00254D4E" w:rsidP="00FC1D27">
            <w:pPr>
              <w:pStyle w:val="TableText"/>
              <w:keepNext/>
              <w:rPr>
                <w:rFonts w:cs="Helvetica"/>
              </w:rPr>
            </w:pPr>
          </w:p>
        </w:tc>
      </w:tr>
      <w:tr w:rsidR="00254D4E" w:rsidRPr="00B103BF" w:rsidTr="00254D4E">
        <w:tc>
          <w:tcPr>
            <w:tcW w:w="5495" w:type="dxa"/>
          </w:tcPr>
          <w:p w:rsidR="00254D4E" w:rsidRPr="00B103BF" w:rsidRDefault="00254D4E" w:rsidP="00FC1D27">
            <w:pPr>
              <w:pStyle w:val="TableText"/>
              <w:keepNext/>
              <w:rPr>
                <w:rFonts w:cs="Helvetica"/>
              </w:rPr>
            </w:pPr>
            <w:r w:rsidRPr="00B103BF">
              <w:rPr>
                <w:rFonts w:cs="Helvetica"/>
                <w:szCs w:val="22"/>
              </w:rPr>
              <w:t>Present account to guest</w:t>
            </w:r>
          </w:p>
        </w:tc>
        <w:tc>
          <w:tcPr>
            <w:tcW w:w="1723" w:type="dxa"/>
            <w:gridSpan w:val="2"/>
          </w:tcPr>
          <w:p w:rsidR="00254D4E" w:rsidRPr="00B103BF" w:rsidRDefault="00254D4E" w:rsidP="00FC1D27">
            <w:pPr>
              <w:pStyle w:val="TableText"/>
              <w:keepNext/>
              <w:rPr>
                <w:rFonts w:cs="Helvetica"/>
              </w:rPr>
            </w:pPr>
          </w:p>
        </w:tc>
        <w:tc>
          <w:tcPr>
            <w:tcW w:w="1411" w:type="dxa"/>
            <w:gridSpan w:val="2"/>
          </w:tcPr>
          <w:p w:rsidR="00254D4E" w:rsidRPr="00B103BF" w:rsidRDefault="00254D4E" w:rsidP="00FC1D27">
            <w:pPr>
              <w:pStyle w:val="TableText"/>
              <w:keepNext/>
              <w:rPr>
                <w:rFonts w:cs="Helvetica"/>
              </w:rPr>
            </w:pPr>
          </w:p>
        </w:tc>
        <w:tc>
          <w:tcPr>
            <w:tcW w:w="1424" w:type="dxa"/>
            <w:gridSpan w:val="2"/>
          </w:tcPr>
          <w:p w:rsidR="00254D4E" w:rsidRPr="00B103BF" w:rsidRDefault="00254D4E" w:rsidP="00FC1D27">
            <w:pPr>
              <w:pStyle w:val="TableText"/>
              <w:keepNext/>
              <w:rPr>
                <w:rFonts w:cs="Helvetica"/>
              </w:rPr>
            </w:pPr>
          </w:p>
        </w:tc>
        <w:tc>
          <w:tcPr>
            <w:tcW w:w="1424" w:type="dxa"/>
            <w:gridSpan w:val="3"/>
          </w:tcPr>
          <w:p w:rsidR="00254D4E" w:rsidRPr="00B103BF" w:rsidRDefault="00254D4E" w:rsidP="00FC1D27">
            <w:pPr>
              <w:pStyle w:val="TableText"/>
              <w:keepNext/>
              <w:rPr>
                <w:rFonts w:cs="Helvetica"/>
              </w:rPr>
            </w:pPr>
          </w:p>
        </w:tc>
        <w:tc>
          <w:tcPr>
            <w:tcW w:w="1351" w:type="dxa"/>
          </w:tcPr>
          <w:p w:rsidR="00254D4E" w:rsidRPr="00B103BF" w:rsidRDefault="00254D4E" w:rsidP="00FC1D27">
            <w:pPr>
              <w:pStyle w:val="TableText"/>
              <w:keepNext/>
              <w:rPr>
                <w:rFonts w:cs="Helvetica"/>
              </w:rPr>
            </w:pPr>
          </w:p>
        </w:tc>
        <w:tc>
          <w:tcPr>
            <w:tcW w:w="1347" w:type="dxa"/>
            <w:gridSpan w:val="2"/>
          </w:tcPr>
          <w:p w:rsidR="00254D4E" w:rsidRPr="00B103BF" w:rsidRDefault="00254D4E" w:rsidP="00FC1D27">
            <w:pPr>
              <w:pStyle w:val="TableText"/>
              <w:keepNext/>
              <w:rPr>
                <w:rFonts w:cs="Helvetica"/>
              </w:rPr>
            </w:pPr>
          </w:p>
        </w:tc>
      </w:tr>
      <w:tr w:rsidR="00254D4E" w:rsidRPr="00B103BF" w:rsidTr="00254D4E">
        <w:tc>
          <w:tcPr>
            <w:tcW w:w="5495" w:type="dxa"/>
          </w:tcPr>
          <w:p w:rsidR="00254D4E" w:rsidRPr="00B103BF" w:rsidRDefault="00254D4E" w:rsidP="00254D4E">
            <w:pPr>
              <w:pStyle w:val="TableText"/>
              <w:rPr>
                <w:rFonts w:cs="Helvetica"/>
              </w:rPr>
            </w:pPr>
            <w:r w:rsidRPr="00B103BF">
              <w:rPr>
                <w:rFonts w:cs="Helvetica"/>
                <w:szCs w:val="22"/>
              </w:rPr>
              <w:t>Accept payment for account</w:t>
            </w:r>
          </w:p>
        </w:tc>
        <w:tc>
          <w:tcPr>
            <w:tcW w:w="1723" w:type="dxa"/>
            <w:gridSpan w:val="2"/>
          </w:tcPr>
          <w:p w:rsidR="00254D4E" w:rsidRPr="00B103BF" w:rsidRDefault="00254D4E" w:rsidP="009B1520">
            <w:pPr>
              <w:pStyle w:val="TableText"/>
              <w:rPr>
                <w:rFonts w:cs="Helvetica"/>
              </w:rPr>
            </w:pPr>
          </w:p>
        </w:tc>
        <w:tc>
          <w:tcPr>
            <w:tcW w:w="1411" w:type="dxa"/>
            <w:gridSpan w:val="2"/>
          </w:tcPr>
          <w:p w:rsidR="00254D4E" w:rsidRPr="00B103BF" w:rsidRDefault="00254D4E" w:rsidP="009B1520">
            <w:pPr>
              <w:pStyle w:val="TableText"/>
              <w:rPr>
                <w:rFonts w:cs="Helvetica"/>
              </w:rPr>
            </w:pPr>
          </w:p>
        </w:tc>
        <w:tc>
          <w:tcPr>
            <w:tcW w:w="1424" w:type="dxa"/>
            <w:gridSpan w:val="2"/>
          </w:tcPr>
          <w:p w:rsidR="00254D4E" w:rsidRPr="00B103BF" w:rsidRDefault="00254D4E" w:rsidP="009B1520">
            <w:pPr>
              <w:pStyle w:val="TableText"/>
              <w:rPr>
                <w:rFonts w:cs="Helvetica"/>
              </w:rPr>
            </w:pPr>
          </w:p>
        </w:tc>
        <w:tc>
          <w:tcPr>
            <w:tcW w:w="1424" w:type="dxa"/>
            <w:gridSpan w:val="3"/>
          </w:tcPr>
          <w:p w:rsidR="00254D4E" w:rsidRPr="00B103BF" w:rsidRDefault="00254D4E" w:rsidP="009B1520">
            <w:pPr>
              <w:pStyle w:val="TableText"/>
              <w:rPr>
                <w:rFonts w:cs="Helvetica"/>
              </w:rPr>
            </w:pPr>
          </w:p>
        </w:tc>
        <w:tc>
          <w:tcPr>
            <w:tcW w:w="1351" w:type="dxa"/>
          </w:tcPr>
          <w:p w:rsidR="00254D4E" w:rsidRPr="00B103BF" w:rsidRDefault="00254D4E" w:rsidP="009B1520">
            <w:pPr>
              <w:pStyle w:val="TableText"/>
              <w:rPr>
                <w:rFonts w:cs="Helvetica"/>
              </w:rPr>
            </w:pPr>
          </w:p>
        </w:tc>
        <w:tc>
          <w:tcPr>
            <w:tcW w:w="1347" w:type="dxa"/>
            <w:gridSpan w:val="2"/>
          </w:tcPr>
          <w:p w:rsidR="00254D4E" w:rsidRPr="00B103BF" w:rsidRDefault="00254D4E" w:rsidP="009B1520">
            <w:pPr>
              <w:pStyle w:val="TableText"/>
              <w:rPr>
                <w:rFonts w:cs="Helvetica"/>
              </w:rPr>
            </w:pPr>
          </w:p>
        </w:tc>
      </w:tr>
      <w:tr w:rsidR="00254D4E" w:rsidRPr="00B103BF" w:rsidTr="00254D4E">
        <w:tc>
          <w:tcPr>
            <w:tcW w:w="5495" w:type="dxa"/>
          </w:tcPr>
          <w:p w:rsidR="00254D4E" w:rsidRPr="00B103BF" w:rsidRDefault="00254D4E" w:rsidP="00254D4E">
            <w:pPr>
              <w:pStyle w:val="TableText"/>
              <w:rPr>
                <w:rFonts w:cs="Helvetica"/>
              </w:rPr>
            </w:pPr>
            <w:r w:rsidRPr="00B103BF">
              <w:rPr>
                <w:rFonts w:cs="Helvetica"/>
                <w:szCs w:val="22"/>
              </w:rPr>
              <w:t>Process payment of account</w:t>
            </w:r>
          </w:p>
        </w:tc>
        <w:tc>
          <w:tcPr>
            <w:tcW w:w="1723" w:type="dxa"/>
            <w:gridSpan w:val="2"/>
          </w:tcPr>
          <w:p w:rsidR="00254D4E" w:rsidRPr="00B103BF" w:rsidRDefault="00254D4E" w:rsidP="009B1520">
            <w:pPr>
              <w:pStyle w:val="TableText"/>
              <w:rPr>
                <w:rFonts w:cs="Helvetica"/>
              </w:rPr>
            </w:pPr>
          </w:p>
        </w:tc>
        <w:tc>
          <w:tcPr>
            <w:tcW w:w="1411" w:type="dxa"/>
            <w:gridSpan w:val="2"/>
          </w:tcPr>
          <w:p w:rsidR="00254D4E" w:rsidRPr="00B103BF" w:rsidRDefault="00254D4E" w:rsidP="009B1520">
            <w:pPr>
              <w:pStyle w:val="TableText"/>
              <w:rPr>
                <w:rFonts w:cs="Helvetica"/>
              </w:rPr>
            </w:pPr>
          </w:p>
        </w:tc>
        <w:tc>
          <w:tcPr>
            <w:tcW w:w="1424" w:type="dxa"/>
            <w:gridSpan w:val="2"/>
          </w:tcPr>
          <w:p w:rsidR="00254D4E" w:rsidRPr="00B103BF" w:rsidRDefault="00254D4E" w:rsidP="009B1520">
            <w:pPr>
              <w:pStyle w:val="TableText"/>
              <w:rPr>
                <w:rFonts w:cs="Helvetica"/>
              </w:rPr>
            </w:pPr>
          </w:p>
        </w:tc>
        <w:tc>
          <w:tcPr>
            <w:tcW w:w="1424" w:type="dxa"/>
            <w:gridSpan w:val="3"/>
          </w:tcPr>
          <w:p w:rsidR="00254D4E" w:rsidRPr="00B103BF" w:rsidRDefault="00254D4E" w:rsidP="009B1520">
            <w:pPr>
              <w:pStyle w:val="TableText"/>
              <w:rPr>
                <w:rFonts w:cs="Helvetica"/>
              </w:rPr>
            </w:pPr>
          </w:p>
        </w:tc>
        <w:tc>
          <w:tcPr>
            <w:tcW w:w="1351" w:type="dxa"/>
          </w:tcPr>
          <w:p w:rsidR="00254D4E" w:rsidRPr="00B103BF" w:rsidRDefault="00254D4E" w:rsidP="009B1520">
            <w:pPr>
              <w:pStyle w:val="TableText"/>
              <w:rPr>
                <w:rFonts w:cs="Helvetica"/>
              </w:rPr>
            </w:pPr>
          </w:p>
        </w:tc>
        <w:tc>
          <w:tcPr>
            <w:tcW w:w="1347" w:type="dxa"/>
            <w:gridSpan w:val="2"/>
          </w:tcPr>
          <w:p w:rsidR="00254D4E" w:rsidRPr="00B103BF" w:rsidRDefault="00254D4E" w:rsidP="009B1520">
            <w:pPr>
              <w:pStyle w:val="TableText"/>
              <w:rPr>
                <w:rFonts w:cs="Helvetica"/>
              </w:rPr>
            </w:pPr>
          </w:p>
        </w:tc>
      </w:tr>
      <w:tr w:rsidR="00413122" w:rsidRPr="00B103BF" w:rsidTr="009B1520">
        <w:tc>
          <w:tcPr>
            <w:tcW w:w="5495" w:type="dxa"/>
            <w:shd w:val="clear" w:color="auto" w:fill="D9D9D9" w:themeFill="background1" w:themeFillShade="D9"/>
          </w:tcPr>
          <w:p w:rsidR="00413122" w:rsidRPr="00B103BF" w:rsidRDefault="00413122" w:rsidP="00413122">
            <w:pPr>
              <w:pStyle w:val="TableTextBold"/>
              <w:rPr>
                <w:rFonts w:cs="Helvetica"/>
              </w:rPr>
            </w:pPr>
            <w:r w:rsidRPr="00B103BF">
              <w:rPr>
                <w:rFonts w:cs="Helvetica"/>
              </w:rPr>
              <w:t xml:space="preserve">Element 8: </w:t>
            </w:r>
            <w:r w:rsidR="00FC1D27" w:rsidRPr="00B103BF">
              <w:rPr>
                <w:rFonts w:cs="Helvetica"/>
              </w:rPr>
              <w:t>Provide departure services</w:t>
            </w:r>
          </w:p>
        </w:tc>
        <w:tc>
          <w:tcPr>
            <w:tcW w:w="1723" w:type="dxa"/>
            <w:gridSpan w:val="2"/>
            <w:shd w:val="clear" w:color="auto" w:fill="000000" w:themeFill="text1"/>
          </w:tcPr>
          <w:p w:rsidR="00413122" w:rsidRPr="00B103BF" w:rsidRDefault="00413122" w:rsidP="009B1520">
            <w:pPr>
              <w:pStyle w:val="TableText"/>
              <w:rPr>
                <w:rFonts w:cs="Helvetica"/>
              </w:rPr>
            </w:pPr>
          </w:p>
        </w:tc>
        <w:tc>
          <w:tcPr>
            <w:tcW w:w="1411" w:type="dxa"/>
            <w:gridSpan w:val="2"/>
            <w:shd w:val="clear" w:color="auto" w:fill="000000" w:themeFill="text1"/>
          </w:tcPr>
          <w:p w:rsidR="00413122" w:rsidRPr="00B103BF" w:rsidRDefault="00413122" w:rsidP="009B1520">
            <w:pPr>
              <w:pStyle w:val="TableText"/>
              <w:rPr>
                <w:rFonts w:cs="Helvetica"/>
              </w:rPr>
            </w:pPr>
          </w:p>
        </w:tc>
        <w:tc>
          <w:tcPr>
            <w:tcW w:w="1424" w:type="dxa"/>
            <w:gridSpan w:val="2"/>
            <w:shd w:val="clear" w:color="auto" w:fill="000000" w:themeFill="text1"/>
          </w:tcPr>
          <w:p w:rsidR="00413122" w:rsidRPr="00B103BF" w:rsidRDefault="00413122" w:rsidP="009B1520">
            <w:pPr>
              <w:pStyle w:val="TableText"/>
              <w:rPr>
                <w:rFonts w:cs="Helvetica"/>
              </w:rPr>
            </w:pPr>
          </w:p>
        </w:tc>
        <w:tc>
          <w:tcPr>
            <w:tcW w:w="1424" w:type="dxa"/>
            <w:gridSpan w:val="3"/>
            <w:shd w:val="clear" w:color="auto" w:fill="000000" w:themeFill="text1"/>
          </w:tcPr>
          <w:p w:rsidR="00413122" w:rsidRPr="00B103BF" w:rsidRDefault="00413122" w:rsidP="009B1520">
            <w:pPr>
              <w:pStyle w:val="TableText"/>
              <w:rPr>
                <w:rFonts w:cs="Helvetica"/>
              </w:rPr>
            </w:pPr>
          </w:p>
        </w:tc>
        <w:tc>
          <w:tcPr>
            <w:tcW w:w="1351" w:type="dxa"/>
            <w:shd w:val="clear" w:color="auto" w:fill="000000" w:themeFill="text1"/>
          </w:tcPr>
          <w:p w:rsidR="00413122" w:rsidRPr="00B103BF" w:rsidRDefault="00413122" w:rsidP="009B1520">
            <w:pPr>
              <w:pStyle w:val="TableText"/>
              <w:rPr>
                <w:rFonts w:cs="Helvetica"/>
              </w:rPr>
            </w:pPr>
          </w:p>
        </w:tc>
        <w:tc>
          <w:tcPr>
            <w:tcW w:w="1347" w:type="dxa"/>
            <w:gridSpan w:val="2"/>
            <w:shd w:val="clear" w:color="auto" w:fill="000000" w:themeFill="text1"/>
          </w:tcPr>
          <w:p w:rsidR="00413122" w:rsidRPr="00B103BF" w:rsidRDefault="00413122" w:rsidP="009B1520">
            <w:pPr>
              <w:pStyle w:val="TableText"/>
              <w:rPr>
                <w:rFonts w:cs="Helvetica"/>
              </w:rPr>
            </w:pPr>
          </w:p>
        </w:tc>
      </w:tr>
      <w:tr w:rsidR="00FC1D27" w:rsidRPr="00B103BF" w:rsidTr="00173766">
        <w:tc>
          <w:tcPr>
            <w:tcW w:w="5495" w:type="dxa"/>
          </w:tcPr>
          <w:p w:rsidR="00FC1D27" w:rsidRPr="00B103BF" w:rsidRDefault="00FC1D27" w:rsidP="00FC1D27">
            <w:pPr>
              <w:pStyle w:val="TableText"/>
              <w:rPr>
                <w:rFonts w:cs="Helvetica"/>
              </w:rPr>
            </w:pPr>
            <w:r w:rsidRPr="00B103BF">
              <w:rPr>
                <w:rFonts w:cs="Helvetica"/>
                <w:szCs w:val="22"/>
              </w:rPr>
              <w:t>Assist guest in leaving table</w:t>
            </w:r>
          </w:p>
        </w:tc>
        <w:tc>
          <w:tcPr>
            <w:tcW w:w="1723" w:type="dxa"/>
            <w:gridSpan w:val="2"/>
          </w:tcPr>
          <w:p w:rsidR="00FC1D27" w:rsidRPr="00B103BF" w:rsidRDefault="00FC1D27" w:rsidP="009B1520">
            <w:pPr>
              <w:pStyle w:val="TableText"/>
              <w:rPr>
                <w:rFonts w:cs="Helvetica"/>
              </w:rPr>
            </w:pPr>
          </w:p>
        </w:tc>
        <w:tc>
          <w:tcPr>
            <w:tcW w:w="1411" w:type="dxa"/>
            <w:gridSpan w:val="2"/>
          </w:tcPr>
          <w:p w:rsidR="00FC1D27" w:rsidRPr="00B103BF" w:rsidRDefault="00FC1D27" w:rsidP="009B1520">
            <w:pPr>
              <w:pStyle w:val="TableText"/>
              <w:rPr>
                <w:rFonts w:cs="Helvetica"/>
              </w:rPr>
            </w:pPr>
          </w:p>
        </w:tc>
        <w:tc>
          <w:tcPr>
            <w:tcW w:w="1424" w:type="dxa"/>
            <w:gridSpan w:val="2"/>
          </w:tcPr>
          <w:p w:rsidR="00FC1D27" w:rsidRPr="00B103BF" w:rsidRDefault="00FC1D27" w:rsidP="009B1520">
            <w:pPr>
              <w:pStyle w:val="TableText"/>
              <w:rPr>
                <w:rFonts w:cs="Helvetica"/>
              </w:rPr>
            </w:pPr>
          </w:p>
        </w:tc>
        <w:tc>
          <w:tcPr>
            <w:tcW w:w="1424" w:type="dxa"/>
            <w:gridSpan w:val="3"/>
          </w:tcPr>
          <w:p w:rsidR="00FC1D27" w:rsidRPr="00B103BF" w:rsidRDefault="00FC1D27" w:rsidP="009B1520">
            <w:pPr>
              <w:pStyle w:val="TableText"/>
              <w:rPr>
                <w:rFonts w:cs="Helvetica"/>
              </w:rPr>
            </w:pPr>
          </w:p>
        </w:tc>
        <w:tc>
          <w:tcPr>
            <w:tcW w:w="1351" w:type="dxa"/>
          </w:tcPr>
          <w:p w:rsidR="00FC1D27" w:rsidRPr="00B103BF" w:rsidRDefault="00FC1D27" w:rsidP="009B1520">
            <w:pPr>
              <w:pStyle w:val="TableText"/>
              <w:rPr>
                <w:rFonts w:cs="Helvetica"/>
              </w:rPr>
            </w:pPr>
          </w:p>
        </w:tc>
        <w:tc>
          <w:tcPr>
            <w:tcW w:w="1347" w:type="dxa"/>
            <w:gridSpan w:val="2"/>
          </w:tcPr>
          <w:p w:rsidR="00FC1D27" w:rsidRPr="00B103BF" w:rsidRDefault="00FC1D27" w:rsidP="009B1520">
            <w:pPr>
              <w:pStyle w:val="TableText"/>
              <w:rPr>
                <w:rFonts w:cs="Helvetica"/>
              </w:rPr>
            </w:pPr>
          </w:p>
        </w:tc>
      </w:tr>
      <w:tr w:rsidR="00FC1D27" w:rsidRPr="00B103BF" w:rsidTr="00173766">
        <w:tc>
          <w:tcPr>
            <w:tcW w:w="5495" w:type="dxa"/>
          </w:tcPr>
          <w:p w:rsidR="00FC1D27" w:rsidRPr="00B103BF" w:rsidRDefault="00FC1D27" w:rsidP="00FC1D27">
            <w:pPr>
              <w:pStyle w:val="TableText"/>
              <w:rPr>
                <w:rFonts w:cs="Helvetica"/>
              </w:rPr>
            </w:pPr>
            <w:r w:rsidRPr="00B103BF">
              <w:rPr>
                <w:rFonts w:cs="Helvetica"/>
                <w:szCs w:val="22"/>
              </w:rPr>
              <w:t>Provide end-of-service assistance, as required</w:t>
            </w:r>
          </w:p>
        </w:tc>
        <w:tc>
          <w:tcPr>
            <w:tcW w:w="1723" w:type="dxa"/>
            <w:gridSpan w:val="2"/>
          </w:tcPr>
          <w:p w:rsidR="00FC1D27" w:rsidRPr="00B103BF" w:rsidRDefault="00FC1D27" w:rsidP="009B1520">
            <w:pPr>
              <w:pStyle w:val="TableText"/>
              <w:rPr>
                <w:rFonts w:cs="Helvetica"/>
              </w:rPr>
            </w:pPr>
          </w:p>
        </w:tc>
        <w:tc>
          <w:tcPr>
            <w:tcW w:w="1411" w:type="dxa"/>
            <w:gridSpan w:val="2"/>
          </w:tcPr>
          <w:p w:rsidR="00FC1D27" w:rsidRPr="00B103BF" w:rsidRDefault="00FC1D27" w:rsidP="009B1520">
            <w:pPr>
              <w:pStyle w:val="TableText"/>
              <w:rPr>
                <w:rFonts w:cs="Helvetica"/>
              </w:rPr>
            </w:pPr>
          </w:p>
        </w:tc>
        <w:tc>
          <w:tcPr>
            <w:tcW w:w="1424" w:type="dxa"/>
            <w:gridSpan w:val="2"/>
          </w:tcPr>
          <w:p w:rsidR="00FC1D27" w:rsidRPr="00B103BF" w:rsidRDefault="00FC1D27" w:rsidP="009B1520">
            <w:pPr>
              <w:pStyle w:val="TableText"/>
              <w:rPr>
                <w:rFonts w:cs="Helvetica"/>
              </w:rPr>
            </w:pPr>
          </w:p>
        </w:tc>
        <w:tc>
          <w:tcPr>
            <w:tcW w:w="1424" w:type="dxa"/>
            <w:gridSpan w:val="3"/>
          </w:tcPr>
          <w:p w:rsidR="00FC1D27" w:rsidRPr="00B103BF" w:rsidRDefault="00FC1D27" w:rsidP="009B1520">
            <w:pPr>
              <w:pStyle w:val="TableText"/>
              <w:rPr>
                <w:rFonts w:cs="Helvetica"/>
              </w:rPr>
            </w:pPr>
          </w:p>
        </w:tc>
        <w:tc>
          <w:tcPr>
            <w:tcW w:w="1351" w:type="dxa"/>
          </w:tcPr>
          <w:p w:rsidR="00FC1D27" w:rsidRPr="00B103BF" w:rsidRDefault="00FC1D27" w:rsidP="009B1520">
            <w:pPr>
              <w:pStyle w:val="TableText"/>
              <w:rPr>
                <w:rFonts w:cs="Helvetica"/>
              </w:rPr>
            </w:pPr>
          </w:p>
        </w:tc>
        <w:tc>
          <w:tcPr>
            <w:tcW w:w="1347" w:type="dxa"/>
            <w:gridSpan w:val="2"/>
          </w:tcPr>
          <w:p w:rsidR="00FC1D27" w:rsidRPr="00B103BF" w:rsidRDefault="00FC1D27" w:rsidP="009B1520">
            <w:pPr>
              <w:pStyle w:val="TableText"/>
              <w:rPr>
                <w:rFonts w:cs="Helvetica"/>
              </w:rPr>
            </w:pPr>
          </w:p>
        </w:tc>
      </w:tr>
      <w:tr w:rsidR="00FC1D27" w:rsidRPr="00B103BF" w:rsidTr="00173766">
        <w:tc>
          <w:tcPr>
            <w:tcW w:w="5495" w:type="dxa"/>
          </w:tcPr>
          <w:p w:rsidR="00FC1D27" w:rsidRPr="00B103BF" w:rsidRDefault="00FC1D27" w:rsidP="00FC1D27">
            <w:pPr>
              <w:pStyle w:val="TableText"/>
              <w:rPr>
                <w:rFonts w:cs="Helvetica"/>
              </w:rPr>
            </w:pPr>
            <w:r w:rsidRPr="00B103BF">
              <w:rPr>
                <w:rFonts w:cs="Helvetica"/>
                <w:szCs w:val="22"/>
              </w:rPr>
              <w:t>Farewell guests</w:t>
            </w:r>
          </w:p>
        </w:tc>
        <w:tc>
          <w:tcPr>
            <w:tcW w:w="1723" w:type="dxa"/>
            <w:gridSpan w:val="2"/>
          </w:tcPr>
          <w:p w:rsidR="00FC1D27" w:rsidRPr="00B103BF" w:rsidRDefault="00FC1D27" w:rsidP="009B1520">
            <w:pPr>
              <w:pStyle w:val="TableText"/>
              <w:rPr>
                <w:rFonts w:cs="Helvetica"/>
              </w:rPr>
            </w:pPr>
          </w:p>
        </w:tc>
        <w:tc>
          <w:tcPr>
            <w:tcW w:w="1411" w:type="dxa"/>
            <w:gridSpan w:val="2"/>
          </w:tcPr>
          <w:p w:rsidR="00FC1D27" w:rsidRPr="00B103BF" w:rsidRDefault="00FC1D27" w:rsidP="009B1520">
            <w:pPr>
              <w:pStyle w:val="TableText"/>
              <w:rPr>
                <w:rFonts w:cs="Helvetica"/>
              </w:rPr>
            </w:pPr>
          </w:p>
        </w:tc>
        <w:tc>
          <w:tcPr>
            <w:tcW w:w="1424" w:type="dxa"/>
            <w:gridSpan w:val="2"/>
          </w:tcPr>
          <w:p w:rsidR="00FC1D27" w:rsidRPr="00B103BF" w:rsidRDefault="00FC1D27" w:rsidP="009B1520">
            <w:pPr>
              <w:pStyle w:val="TableText"/>
              <w:rPr>
                <w:rFonts w:cs="Helvetica"/>
              </w:rPr>
            </w:pPr>
          </w:p>
        </w:tc>
        <w:tc>
          <w:tcPr>
            <w:tcW w:w="1424" w:type="dxa"/>
            <w:gridSpan w:val="3"/>
          </w:tcPr>
          <w:p w:rsidR="00FC1D27" w:rsidRPr="00B103BF" w:rsidRDefault="00FC1D27" w:rsidP="009B1520">
            <w:pPr>
              <w:pStyle w:val="TableText"/>
              <w:rPr>
                <w:rFonts w:cs="Helvetica"/>
              </w:rPr>
            </w:pPr>
          </w:p>
        </w:tc>
        <w:tc>
          <w:tcPr>
            <w:tcW w:w="1351" w:type="dxa"/>
          </w:tcPr>
          <w:p w:rsidR="00FC1D27" w:rsidRPr="00B103BF" w:rsidRDefault="00FC1D27" w:rsidP="009B1520">
            <w:pPr>
              <w:pStyle w:val="TableText"/>
              <w:rPr>
                <w:rFonts w:cs="Helvetica"/>
              </w:rPr>
            </w:pPr>
          </w:p>
        </w:tc>
        <w:tc>
          <w:tcPr>
            <w:tcW w:w="1347" w:type="dxa"/>
            <w:gridSpan w:val="2"/>
          </w:tcPr>
          <w:p w:rsidR="00FC1D27" w:rsidRPr="00B103BF" w:rsidRDefault="00FC1D27" w:rsidP="009B1520">
            <w:pPr>
              <w:pStyle w:val="TableText"/>
              <w:rPr>
                <w:rFonts w:cs="Helvetica"/>
              </w:rPr>
            </w:pPr>
          </w:p>
        </w:tc>
      </w:tr>
    </w:tbl>
    <w:p w:rsidR="00413122" w:rsidRPr="00B103BF" w:rsidRDefault="00413122" w:rsidP="00F82243">
      <w:pPr>
        <w:pStyle w:val="BodyCopy"/>
        <w:rPr>
          <w:rFonts w:cs="Helvetica"/>
          <w:lang w:val="en-AU"/>
        </w:rPr>
      </w:pPr>
    </w:p>
    <w:p w:rsidR="00413122" w:rsidRPr="00B103BF" w:rsidRDefault="00413122">
      <w:pPr>
        <w:rPr>
          <w:rFonts w:ascii="Helvetica" w:eastAsia="Times New Roman" w:hAnsi="Helvetica" w:cs="Helvetica"/>
          <w:szCs w:val="24"/>
          <w:lang w:eastAsia="en-US"/>
        </w:rPr>
      </w:pPr>
      <w:r w:rsidRPr="00B103BF">
        <w:rPr>
          <w:rFonts w:ascii="Helvetica" w:hAnsi="Helvetica" w:cs="Helvetica"/>
        </w:rPr>
        <w:br w:type="page"/>
      </w:r>
    </w:p>
    <w:tbl>
      <w:tblPr>
        <w:tblStyle w:val="TableGrid"/>
        <w:tblW w:w="14175" w:type="dxa"/>
        <w:tblLayout w:type="fixed"/>
        <w:tblLook w:val="04A0" w:firstRow="1" w:lastRow="0" w:firstColumn="1" w:lastColumn="0" w:noHBand="0" w:noVBand="1"/>
      </w:tblPr>
      <w:tblGrid>
        <w:gridCol w:w="5495"/>
        <w:gridCol w:w="1693"/>
        <w:gridCol w:w="1417"/>
        <w:gridCol w:w="1426"/>
        <w:gridCol w:w="1417"/>
        <w:gridCol w:w="1418"/>
        <w:gridCol w:w="1309"/>
      </w:tblGrid>
      <w:tr w:rsidR="00413122" w:rsidRPr="00B103BF" w:rsidTr="009B1520">
        <w:trPr>
          <w:tblHeader/>
        </w:trPr>
        <w:tc>
          <w:tcPr>
            <w:tcW w:w="14175" w:type="dxa"/>
            <w:gridSpan w:val="7"/>
            <w:tcBorders>
              <w:top w:val="nil"/>
              <w:left w:val="nil"/>
              <w:right w:val="nil"/>
            </w:tcBorders>
            <w:shd w:val="clear" w:color="auto" w:fill="auto"/>
            <w:vAlign w:val="center"/>
          </w:tcPr>
          <w:p w:rsidR="00413122" w:rsidRPr="00B103BF" w:rsidRDefault="00413122" w:rsidP="009B1520">
            <w:pPr>
              <w:pStyle w:val="TableText"/>
              <w:rPr>
                <w:rFonts w:cs="Helvetica"/>
              </w:rPr>
            </w:pPr>
            <w:r w:rsidRPr="00B103BF">
              <w:rPr>
                <w:rFonts w:cs="Helvetica"/>
              </w:rPr>
              <w:t>Place a tick (</w:t>
            </w:r>
            <w:r w:rsidRPr="00B103BF">
              <w:rPr>
                <w:rFonts w:cs="Helvetica"/>
              </w:rPr>
              <w:sym w:font="Wingdings" w:char="F0FC"/>
            </w:r>
            <w:r w:rsidRPr="00B103BF">
              <w:rPr>
                <w:rFonts w:cs="Helvetica"/>
              </w:rPr>
              <w:t>) in the column to reflect evidence obtained to determine Competency of the student for each Performance Criteria.</w:t>
            </w:r>
          </w:p>
        </w:tc>
      </w:tr>
      <w:tr w:rsidR="00413122" w:rsidRPr="00B103BF" w:rsidTr="009B1520">
        <w:trPr>
          <w:tblHeader/>
        </w:trPr>
        <w:tc>
          <w:tcPr>
            <w:tcW w:w="5495" w:type="dxa"/>
            <w:shd w:val="clear" w:color="auto" w:fill="D9D9D9" w:themeFill="background1" w:themeFillShade="D9"/>
            <w:vAlign w:val="center"/>
          </w:tcPr>
          <w:p w:rsidR="00413122" w:rsidRPr="00B103BF" w:rsidRDefault="00413122" w:rsidP="009B1520">
            <w:pPr>
              <w:pStyle w:val="TableTextBold"/>
              <w:rPr>
                <w:rFonts w:cs="Helvetica"/>
              </w:rPr>
            </w:pPr>
            <w:r w:rsidRPr="00B103BF">
              <w:rPr>
                <w:rFonts w:cs="Helvetica"/>
              </w:rPr>
              <w:t>Element &amp; Performance Criteria</w:t>
            </w:r>
          </w:p>
        </w:tc>
        <w:tc>
          <w:tcPr>
            <w:tcW w:w="1693" w:type="dxa"/>
            <w:shd w:val="clear" w:color="auto" w:fill="D9D9D9" w:themeFill="background1" w:themeFillShade="D9"/>
            <w:vAlign w:val="center"/>
          </w:tcPr>
          <w:p w:rsidR="00413122" w:rsidRPr="00B103BF" w:rsidRDefault="00413122" w:rsidP="009B1520">
            <w:pPr>
              <w:pStyle w:val="TableTextBold"/>
              <w:jc w:val="center"/>
              <w:rPr>
                <w:rFonts w:cs="Helvetica"/>
              </w:rPr>
            </w:pPr>
            <w:r w:rsidRPr="00B103BF">
              <w:rPr>
                <w:rFonts w:cs="Helvetica"/>
              </w:rPr>
              <w:t>Observation of skills</w:t>
            </w:r>
          </w:p>
        </w:tc>
        <w:tc>
          <w:tcPr>
            <w:tcW w:w="1417" w:type="dxa"/>
            <w:shd w:val="clear" w:color="auto" w:fill="D9D9D9" w:themeFill="background1" w:themeFillShade="D9"/>
            <w:vAlign w:val="center"/>
          </w:tcPr>
          <w:p w:rsidR="00413122" w:rsidRPr="00B103BF" w:rsidRDefault="00413122" w:rsidP="009B1520">
            <w:pPr>
              <w:pStyle w:val="TableTextBold"/>
              <w:jc w:val="center"/>
              <w:rPr>
                <w:rFonts w:cs="Helvetica"/>
              </w:rPr>
            </w:pPr>
            <w:r w:rsidRPr="00B103BF">
              <w:rPr>
                <w:rFonts w:cs="Helvetica"/>
              </w:rPr>
              <w:t>3rd Party Statement</w:t>
            </w:r>
          </w:p>
        </w:tc>
        <w:tc>
          <w:tcPr>
            <w:tcW w:w="1426" w:type="dxa"/>
            <w:shd w:val="clear" w:color="auto" w:fill="D9D9D9" w:themeFill="background1" w:themeFillShade="D9"/>
            <w:vAlign w:val="center"/>
          </w:tcPr>
          <w:p w:rsidR="00413122" w:rsidRPr="00B103BF" w:rsidRDefault="00413122" w:rsidP="009B1520">
            <w:pPr>
              <w:pStyle w:val="TableTextBold"/>
              <w:jc w:val="center"/>
              <w:rPr>
                <w:rFonts w:cs="Helvetica"/>
              </w:rPr>
            </w:pPr>
            <w:r w:rsidRPr="00B103BF">
              <w:rPr>
                <w:rFonts w:cs="Helvetica"/>
              </w:rPr>
              <w:t>Oral Questions</w:t>
            </w:r>
          </w:p>
        </w:tc>
        <w:tc>
          <w:tcPr>
            <w:tcW w:w="1417" w:type="dxa"/>
            <w:shd w:val="clear" w:color="auto" w:fill="D9D9D9" w:themeFill="background1" w:themeFillShade="D9"/>
            <w:vAlign w:val="center"/>
          </w:tcPr>
          <w:p w:rsidR="00413122" w:rsidRPr="00B103BF" w:rsidRDefault="00413122" w:rsidP="009B1520">
            <w:pPr>
              <w:pStyle w:val="TableTextBold"/>
              <w:jc w:val="center"/>
              <w:rPr>
                <w:rFonts w:cs="Helvetica"/>
              </w:rPr>
            </w:pPr>
            <w:r w:rsidRPr="00B103BF">
              <w:rPr>
                <w:rFonts w:cs="Helvetica"/>
              </w:rPr>
              <w:t>Written Questions</w:t>
            </w:r>
          </w:p>
        </w:tc>
        <w:tc>
          <w:tcPr>
            <w:tcW w:w="1418" w:type="dxa"/>
            <w:shd w:val="clear" w:color="auto" w:fill="D9D9D9" w:themeFill="background1" w:themeFillShade="D9"/>
            <w:vAlign w:val="center"/>
          </w:tcPr>
          <w:p w:rsidR="00413122" w:rsidRPr="00B103BF" w:rsidRDefault="00413122" w:rsidP="009B1520">
            <w:pPr>
              <w:pStyle w:val="TableTextBold"/>
              <w:jc w:val="center"/>
              <w:rPr>
                <w:rFonts w:cs="Helvetica"/>
              </w:rPr>
            </w:pPr>
            <w:r w:rsidRPr="00B103BF">
              <w:rPr>
                <w:rFonts w:cs="Helvetica"/>
              </w:rPr>
              <w:t>Work Projects</w:t>
            </w:r>
          </w:p>
        </w:tc>
        <w:tc>
          <w:tcPr>
            <w:tcW w:w="1309" w:type="dxa"/>
            <w:shd w:val="clear" w:color="auto" w:fill="D9D9D9" w:themeFill="background1" w:themeFillShade="D9"/>
            <w:vAlign w:val="center"/>
          </w:tcPr>
          <w:p w:rsidR="00413122" w:rsidRPr="00B103BF" w:rsidRDefault="00413122" w:rsidP="009B1520">
            <w:pPr>
              <w:pStyle w:val="TableTextBold"/>
              <w:jc w:val="center"/>
              <w:rPr>
                <w:rFonts w:cs="Helvetica"/>
              </w:rPr>
            </w:pPr>
            <w:r w:rsidRPr="00B103BF">
              <w:rPr>
                <w:rFonts w:cs="Helvetica"/>
              </w:rPr>
              <w:t>Other</w:t>
            </w:r>
          </w:p>
        </w:tc>
      </w:tr>
      <w:tr w:rsidR="00413122" w:rsidRPr="00B103BF" w:rsidTr="009B1520">
        <w:tc>
          <w:tcPr>
            <w:tcW w:w="5495" w:type="dxa"/>
            <w:shd w:val="clear" w:color="auto" w:fill="D9D9D9" w:themeFill="background1" w:themeFillShade="D9"/>
          </w:tcPr>
          <w:p w:rsidR="00413122" w:rsidRPr="00B103BF" w:rsidRDefault="00413122" w:rsidP="00413122">
            <w:pPr>
              <w:pStyle w:val="TableTextBold"/>
              <w:rPr>
                <w:rFonts w:cs="Helvetica"/>
              </w:rPr>
            </w:pPr>
            <w:r w:rsidRPr="00B103BF">
              <w:rPr>
                <w:rFonts w:cs="Helvetica"/>
              </w:rPr>
              <w:t xml:space="preserve">Element 9: </w:t>
            </w:r>
            <w:r w:rsidR="00FC1D27" w:rsidRPr="00B103BF">
              <w:rPr>
                <w:rFonts w:cs="Helvetica"/>
              </w:rPr>
              <w:t>Conduct shut down activities</w:t>
            </w:r>
          </w:p>
        </w:tc>
        <w:tc>
          <w:tcPr>
            <w:tcW w:w="1693" w:type="dxa"/>
            <w:shd w:val="clear" w:color="auto" w:fill="000000" w:themeFill="text1"/>
            <w:vAlign w:val="center"/>
          </w:tcPr>
          <w:p w:rsidR="00413122" w:rsidRPr="00B103BF" w:rsidRDefault="00413122" w:rsidP="009B1520">
            <w:pPr>
              <w:pStyle w:val="TableText"/>
              <w:spacing w:before="60" w:after="60"/>
              <w:jc w:val="center"/>
              <w:rPr>
                <w:rFonts w:cs="Helvetica"/>
              </w:rPr>
            </w:pPr>
          </w:p>
        </w:tc>
        <w:tc>
          <w:tcPr>
            <w:tcW w:w="1417" w:type="dxa"/>
            <w:shd w:val="clear" w:color="auto" w:fill="000000" w:themeFill="text1"/>
            <w:vAlign w:val="center"/>
          </w:tcPr>
          <w:p w:rsidR="00413122" w:rsidRPr="00B103BF" w:rsidRDefault="00413122" w:rsidP="009B1520">
            <w:pPr>
              <w:pStyle w:val="TableText"/>
              <w:spacing w:before="60" w:after="60"/>
              <w:jc w:val="center"/>
              <w:rPr>
                <w:rFonts w:cs="Helvetica"/>
              </w:rPr>
            </w:pPr>
          </w:p>
        </w:tc>
        <w:tc>
          <w:tcPr>
            <w:tcW w:w="1426" w:type="dxa"/>
            <w:shd w:val="clear" w:color="auto" w:fill="000000" w:themeFill="text1"/>
            <w:vAlign w:val="center"/>
          </w:tcPr>
          <w:p w:rsidR="00413122" w:rsidRPr="00B103BF" w:rsidRDefault="00413122" w:rsidP="009B1520">
            <w:pPr>
              <w:pStyle w:val="TableText"/>
              <w:spacing w:before="60" w:after="60"/>
              <w:jc w:val="center"/>
              <w:rPr>
                <w:rFonts w:cs="Helvetica"/>
              </w:rPr>
            </w:pPr>
          </w:p>
        </w:tc>
        <w:tc>
          <w:tcPr>
            <w:tcW w:w="1417" w:type="dxa"/>
            <w:shd w:val="clear" w:color="auto" w:fill="000000" w:themeFill="text1"/>
            <w:vAlign w:val="center"/>
          </w:tcPr>
          <w:p w:rsidR="00413122" w:rsidRPr="00B103BF" w:rsidRDefault="00413122" w:rsidP="009B1520">
            <w:pPr>
              <w:pStyle w:val="TableText"/>
              <w:spacing w:before="60" w:after="60"/>
              <w:jc w:val="center"/>
              <w:rPr>
                <w:rFonts w:cs="Helvetica"/>
              </w:rPr>
            </w:pPr>
          </w:p>
        </w:tc>
        <w:tc>
          <w:tcPr>
            <w:tcW w:w="1418" w:type="dxa"/>
            <w:shd w:val="clear" w:color="auto" w:fill="000000" w:themeFill="text1"/>
            <w:vAlign w:val="center"/>
          </w:tcPr>
          <w:p w:rsidR="00413122" w:rsidRPr="00B103BF" w:rsidRDefault="00413122" w:rsidP="009B1520">
            <w:pPr>
              <w:pStyle w:val="TableText"/>
              <w:spacing w:before="60" w:after="60"/>
              <w:jc w:val="center"/>
              <w:rPr>
                <w:rFonts w:cs="Helvetica"/>
              </w:rPr>
            </w:pPr>
          </w:p>
        </w:tc>
        <w:tc>
          <w:tcPr>
            <w:tcW w:w="1309" w:type="dxa"/>
            <w:shd w:val="clear" w:color="auto" w:fill="000000" w:themeFill="text1"/>
            <w:vAlign w:val="center"/>
          </w:tcPr>
          <w:p w:rsidR="00413122" w:rsidRPr="00B103BF" w:rsidRDefault="00413122" w:rsidP="009B1520">
            <w:pPr>
              <w:pStyle w:val="TableText"/>
              <w:spacing w:before="60" w:after="60"/>
              <w:jc w:val="center"/>
              <w:rPr>
                <w:rFonts w:cs="Helvetica"/>
              </w:rPr>
            </w:pPr>
          </w:p>
        </w:tc>
      </w:tr>
      <w:tr w:rsidR="00FC1D27" w:rsidRPr="00B103BF" w:rsidTr="00173766">
        <w:tc>
          <w:tcPr>
            <w:tcW w:w="5495" w:type="dxa"/>
          </w:tcPr>
          <w:p w:rsidR="00FC1D27" w:rsidRPr="00B103BF" w:rsidRDefault="00FC1D27" w:rsidP="00FC1D27">
            <w:pPr>
              <w:pStyle w:val="TableText"/>
              <w:rPr>
                <w:rFonts w:cs="Helvetica"/>
              </w:rPr>
            </w:pPr>
            <w:r w:rsidRPr="00B103BF">
              <w:rPr>
                <w:rFonts w:cs="Helvetica"/>
              </w:rPr>
              <w:t>Turn off electrical and service-related equipment, where appropriate</w:t>
            </w:r>
          </w:p>
        </w:tc>
        <w:tc>
          <w:tcPr>
            <w:tcW w:w="1693" w:type="dxa"/>
            <w:vAlign w:val="center"/>
          </w:tcPr>
          <w:p w:rsidR="00FC1D27" w:rsidRPr="00B103BF" w:rsidRDefault="00FC1D27" w:rsidP="009B1520">
            <w:pPr>
              <w:pStyle w:val="TableText"/>
              <w:spacing w:before="60" w:after="60"/>
              <w:jc w:val="center"/>
              <w:rPr>
                <w:rFonts w:cs="Helvetica"/>
              </w:rPr>
            </w:pPr>
          </w:p>
        </w:tc>
        <w:tc>
          <w:tcPr>
            <w:tcW w:w="1417" w:type="dxa"/>
            <w:vAlign w:val="center"/>
          </w:tcPr>
          <w:p w:rsidR="00FC1D27" w:rsidRPr="00B103BF" w:rsidRDefault="00FC1D27" w:rsidP="009B1520">
            <w:pPr>
              <w:pStyle w:val="TableText"/>
              <w:spacing w:before="60" w:after="60"/>
              <w:jc w:val="center"/>
              <w:rPr>
                <w:rFonts w:cs="Helvetica"/>
              </w:rPr>
            </w:pPr>
          </w:p>
        </w:tc>
        <w:tc>
          <w:tcPr>
            <w:tcW w:w="1426" w:type="dxa"/>
            <w:vAlign w:val="center"/>
          </w:tcPr>
          <w:p w:rsidR="00FC1D27" w:rsidRPr="00B103BF" w:rsidRDefault="00FC1D27" w:rsidP="009B1520">
            <w:pPr>
              <w:pStyle w:val="TableText"/>
              <w:spacing w:before="60" w:after="60"/>
              <w:jc w:val="center"/>
              <w:rPr>
                <w:rFonts w:cs="Helvetica"/>
              </w:rPr>
            </w:pPr>
          </w:p>
        </w:tc>
        <w:tc>
          <w:tcPr>
            <w:tcW w:w="1417" w:type="dxa"/>
            <w:vAlign w:val="center"/>
          </w:tcPr>
          <w:p w:rsidR="00FC1D27" w:rsidRPr="00B103BF" w:rsidRDefault="00FC1D27" w:rsidP="009B1520">
            <w:pPr>
              <w:pStyle w:val="TableText"/>
              <w:spacing w:before="60" w:after="60"/>
              <w:jc w:val="center"/>
              <w:rPr>
                <w:rFonts w:cs="Helvetica"/>
              </w:rPr>
            </w:pPr>
          </w:p>
        </w:tc>
        <w:tc>
          <w:tcPr>
            <w:tcW w:w="1418" w:type="dxa"/>
            <w:vAlign w:val="center"/>
          </w:tcPr>
          <w:p w:rsidR="00FC1D27" w:rsidRPr="00B103BF" w:rsidRDefault="00FC1D27" w:rsidP="009B1520">
            <w:pPr>
              <w:pStyle w:val="TableText"/>
              <w:spacing w:before="60" w:after="60"/>
              <w:jc w:val="center"/>
              <w:rPr>
                <w:rFonts w:cs="Helvetica"/>
              </w:rPr>
            </w:pPr>
          </w:p>
        </w:tc>
        <w:tc>
          <w:tcPr>
            <w:tcW w:w="1309" w:type="dxa"/>
            <w:vAlign w:val="center"/>
          </w:tcPr>
          <w:p w:rsidR="00FC1D27" w:rsidRPr="00B103BF" w:rsidRDefault="00FC1D27" w:rsidP="009B1520">
            <w:pPr>
              <w:pStyle w:val="TableText"/>
              <w:spacing w:before="60" w:after="60"/>
              <w:jc w:val="center"/>
              <w:rPr>
                <w:rFonts w:cs="Helvetica"/>
              </w:rPr>
            </w:pPr>
          </w:p>
        </w:tc>
      </w:tr>
      <w:tr w:rsidR="00FC1D27" w:rsidRPr="00B103BF" w:rsidTr="00173766">
        <w:tc>
          <w:tcPr>
            <w:tcW w:w="5495" w:type="dxa"/>
          </w:tcPr>
          <w:p w:rsidR="00FC1D27" w:rsidRPr="00B103BF" w:rsidRDefault="00FC1D27" w:rsidP="00FC1D27">
            <w:pPr>
              <w:pStyle w:val="TableText"/>
              <w:rPr>
                <w:rFonts w:cs="Helvetica"/>
              </w:rPr>
            </w:pPr>
            <w:r w:rsidRPr="00B103BF">
              <w:rPr>
                <w:rFonts w:cs="Helvetica"/>
              </w:rPr>
              <w:t>Remove used linen items for laundering</w:t>
            </w:r>
          </w:p>
        </w:tc>
        <w:tc>
          <w:tcPr>
            <w:tcW w:w="1693" w:type="dxa"/>
            <w:vAlign w:val="center"/>
          </w:tcPr>
          <w:p w:rsidR="00FC1D27" w:rsidRPr="00B103BF" w:rsidRDefault="00FC1D27" w:rsidP="009B1520">
            <w:pPr>
              <w:pStyle w:val="TableText"/>
              <w:spacing w:before="60" w:after="60"/>
              <w:jc w:val="center"/>
              <w:rPr>
                <w:rFonts w:cs="Helvetica"/>
              </w:rPr>
            </w:pPr>
          </w:p>
        </w:tc>
        <w:tc>
          <w:tcPr>
            <w:tcW w:w="1417" w:type="dxa"/>
            <w:vAlign w:val="center"/>
          </w:tcPr>
          <w:p w:rsidR="00FC1D27" w:rsidRPr="00B103BF" w:rsidRDefault="00FC1D27" w:rsidP="009B1520">
            <w:pPr>
              <w:pStyle w:val="TableText"/>
              <w:spacing w:before="60" w:after="60"/>
              <w:jc w:val="center"/>
              <w:rPr>
                <w:rFonts w:cs="Helvetica"/>
              </w:rPr>
            </w:pPr>
          </w:p>
        </w:tc>
        <w:tc>
          <w:tcPr>
            <w:tcW w:w="1426" w:type="dxa"/>
            <w:vAlign w:val="center"/>
          </w:tcPr>
          <w:p w:rsidR="00FC1D27" w:rsidRPr="00B103BF" w:rsidRDefault="00FC1D27" w:rsidP="009B1520">
            <w:pPr>
              <w:pStyle w:val="TableText"/>
              <w:spacing w:before="60" w:after="60"/>
              <w:jc w:val="center"/>
              <w:rPr>
                <w:rFonts w:cs="Helvetica"/>
              </w:rPr>
            </w:pPr>
          </w:p>
        </w:tc>
        <w:tc>
          <w:tcPr>
            <w:tcW w:w="1417" w:type="dxa"/>
            <w:vAlign w:val="center"/>
          </w:tcPr>
          <w:p w:rsidR="00FC1D27" w:rsidRPr="00B103BF" w:rsidRDefault="00FC1D27" w:rsidP="009B1520">
            <w:pPr>
              <w:pStyle w:val="TableText"/>
              <w:spacing w:before="60" w:after="60"/>
              <w:jc w:val="center"/>
              <w:rPr>
                <w:rFonts w:cs="Helvetica"/>
              </w:rPr>
            </w:pPr>
          </w:p>
        </w:tc>
        <w:tc>
          <w:tcPr>
            <w:tcW w:w="1418" w:type="dxa"/>
            <w:vAlign w:val="center"/>
          </w:tcPr>
          <w:p w:rsidR="00FC1D27" w:rsidRPr="00B103BF" w:rsidRDefault="00FC1D27" w:rsidP="009B1520">
            <w:pPr>
              <w:pStyle w:val="TableText"/>
              <w:spacing w:before="60" w:after="60"/>
              <w:jc w:val="center"/>
              <w:rPr>
                <w:rFonts w:cs="Helvetica"/>
              </w:rPr>
            </w:pPr>
          </w:p>
        </w:tc>
        <w:tc>
          <w:tcPr>
            <w:tcW w:w="1309" w:type="dxa"/>
            <w:vAlign w:val="center"/>
          </w:tcPr>
          <w:p w:rsidR="00FC1D27" w:rsidRPr="00B103BF" w:rsidRDefault="00FC1D27" w:rsidP="009B1520">
            <w:pPr>
              <w:pStyle w:val="TableText"/>
              <w:spacing w:before="60" w:after="60"/>
              <w:jc w:val="center"/>
              <w:rPr>
                <w:rFonts w:cs="Helvetica"/>
              </w:rPr>
            </w:pPr>
          </w:p>
        </w:tc>
      </w:tr>
      <w:tr w:rsidR="00FC1D27" w:rsidRPr="00B103BF" w:rsidTr="00173766">
        <w:tc>
          <w:tcPr>
            <w:tcW w:w="5495" w:type="dxa"/>
          </w:tcPr>
          <w:p w:rsidR="00FC1D27" w:rsidRPr="00B103BF" w:rsidRDefault="00FC1D27" w:rsidP="00FC1D27">
            <w:pPr>
              <w:pStyle w:val="TableText"/>
              <w:rPr>
                <w:rFonts w:cs="Helvetica"/>
              </w:rPr>
            </w:pPr>
            <w:r w:rsidRPr="00B103BF">
              <w:rPr>
                <w:rFonts w:cs="Helvetica"/>
                <w:szCs w:val="22"/>
              </w:rPr>
              <w:t>Store, stock and replenish, where necessary, for next service session</w:t>
            </w:r>
          </w:p>
        </w:tc>
        <w:tc>
          <w:tcPr>
            <w:tcW w:w="1693" w:type="dxa"/>
            <w:vAlign w:val="center"/>
          </w:tcPr>
          <w:p w:rsidR="00FC1D27" w:rsidRPr="00B103BF" w:rsidRDefault="00FC1D27" w:rsidP="009B1520">
            <w:pPr>
              <w:pStyle w:val="TableText"/>
              <w:spacing w:before="60" w:after="60"/>
              <w:jc w:val="center"/>
              <w:rPr>
                <w:rFonts w:cs="Helvetica"/>
              </w:rPr>
            </w:pPr>
          </w:p>
        </w:tc>
        <w:tc>
          <w:tcPr>
            <w:tcW w:w="1417" w:type="dxa"/>
            <w:vAlign w:val="center"/>
          </w:tcPr>
          <w:p w:rsidR="00FC1D27" w:rsidRPr="00B103BF" w:rsidRDefault="00FC1D27" w:rsidP="009B1520">
            <w:pPr>
              <w:pStyle w:val="TableText"/>
              <w:spacing w:before="60" w:after="60"/>
              <w:jc w:val="center"/>
              <w:rPr>
                <w:rFonts w:cs="Helvetica"/>
              </w:rPr>
            </w:pPr>
          </w:p>
        </w:tc>
        <w:tc>
          <w:tcPr>
            <w:tcW w:w="1426" w:type="dxa"/>
            <w:vAlign w:val="center"/>
          </w:tcPr>
          <w:p w:rsidR="00FC1D27" w:rsidRPr="00B103BF" w:rsidRDefault="00FC1D27" w:rsidP="009B1520">
            <w:pPr>
              <w:pStyle w:val="TableText"/>
              <w:spacing w:before="60" w:after="60"/>
              <w:jc w:val="center"/>
              <w:rPr>
                <w:rFonts w:cs="Helvetica"/>
              </w:rPr>
            </w:pPr>
          </w:p>
        </w:tc>
        <w:tc>
          <w:tcPr>
            <w:tcW w:w="1417" w:type="dxa"/>
            <w:vAlign w:val="center"/>
          </w:tcPr>
          <w:p w:rsidR="00FC1D27" w:rsidRPr="00B103BF" w:rsidRDefault="00FC1D27" w:rsidP="009B1520">
            <w:pPr>
              <w:pStyle w:val="TableText"/>
              <w:spacing w:before="60" w:after="60"/>
              <w:jc w:val="center"/>
              <w:rPr>
                <w:rFonts w:cs="Helvetica"/>
              </w:rPr>
            </w:pPr>
          </w:p>
        </w:tc>
        <w:tc>
          <w:tcPr>
            <w:tcW w:w="1418" w:type="dxa"/>
            <w:vAlign w:val="center"/>
          </w:tcPr>
          <w:p w:rsidR="00FC1D27" w:rsidRPr="00B103BF" w:rsidRDefault="00FC1D27" w:rsidP="009B1520">
            <w:pPr>
              <w:pStyle w:val="TableText"/>
              <w:spacing w:before="60" w:after="60"/>
              <w:jc w:val="center"/>
              <w:rPr>
                <w:rFonts w:cs="Helvetica"/>
              </w:rPr>
            </w:pPr>
          </w:p>
        </w:tc>
        <w:tc>
          <w:tcPr>
            <w:tcW w:w="1309" w:type="dxa"/>
            <w:vAlign w:val="center"/>
          </w:tcPr>
          <w:p w:rsidR="00FC1D27" w:rsidRPr="00B103BF" w:rsidRDefault="00FC1D27" w:rsidP="009B1520">
            <w:pPr>
              <w:pStyle w:val="TableText"/>
              <w:spacing w:before="60" w:after="60"/>
              <w:jc w:val="center"/>
              <w:rPr>
                <w:rFonts w:cs="Helvetica"/>
              </w:rPr>
            </w:pPr>
          </w:p>
        </w:tc>
      </w:tr>
      <w:tr w:rsidR="00FC1D27" w:rsidRPr="00B103BF" w:rsidTr="00173766">
        <w:tc>
          <w:tcPr>
            <w:tcW w:w="5495" w:type="dxa"/>
          </w:tcPr>
          <w:p w:rsidR="00FC1D27" w:rsidRPr="00B103BF" w:rsidRDefault="00FC1D27" w:rsidP="00FC1D27">
            <w:pPr>
              <w:pStyle w:val="TableText"/>
              <w:rPr>
                <w:rFonts w:cs="Helvetica"/>
              </w:rPr>
            </w:pPr>
            <w:r w:rsidRPr="00B103BF">
              <w:rPr>
                <w:rFonts w:cs="Helvetica"/>
                <w:szCs w:val="22"/>
              </w:rPr>
              <w:t>Dispose of waste</w:t>
            </w:r>
          </w:p>
        </w:tc>
        <w:tc>
          <w:tcPr>
            <w:tcW w:w="1693" w:type="dxa"/>
            <w:vAlign w:val="center"/>
          </w:tcPr>
          <w:p w:rsidR="00FC1D27" w:rsidRPr="00B103BF" w:rsidRDefault="00FC1D27" w:rsidP="009B1520">
            <w:pPr>
              <w:pStyle w:val="TableText"/>
              <w:spacing w:before="60" w:after="60"/>
              <w:jc w:val="center"/>
              <w:rPr>
                <w:rFonts w:cs="Helvetica"/>
              </w:rPr>
            </w:pPr>
          </w:p>
        </w:tc>
        <w:tc>
          <w:tcPr>
            <w:tcW w:w="1417" w:type="dxa"/>
            <w:vAlign w:val="center"/>
          </w:tcPr>
          <w:p w:rsidR="00FC1D27" w:rsidRPr="00B103BF" w:rsidRDefault="00FC1D27" w:rsidP="009B1520">
            <w:pPr>
              <w:pStyle w:val="TableText"/>
              <w:spacing w:before="60" w:after="60"/>
              <w:jc w:val="center"/>
              <w:rPr>
                <w:rFonts w:cs="Helvetica"/>
              </w:rPr>
            </w:pPr>
          </w:p>
        </w:tc>
        <w:tc>
          <w:tcPr>
            <w:tcW w:w="1426" w:type="dxa"/>
            <w:vAlign w:val="center"/>
          </w:tcPr>
          <w:p w:rsidR="00FC1D27" w:rsidRPr="00B103BF" w:rsidRDefault="00FC1D27" w:rsidP="009B1520">
            <w:pPr>
              <w:pStyle w:val="TableText"/>
              <w:spacing w:before="60" w:after="60"/>
              <w:jc w:val="center"/>
              <w:rPr>
                <w:rFonts w:cs="Helvetica"/>
              </w:rPr>
            </w:pPr>
          </w:p>
        </w:tc>
        <w:tc>
          <w:tcPr>
            <w:tcW w:w="1417" w:type="dxa"/>
            <w:vAlign w:val="center"/>
          </w:tcPr>
          <w:p w:rsidR="00FC1D27" w:rsidRPr="00B103BF" w:rsidRDefault="00FC1D27" w:rsidP="009B1520">
            <w:pPr>
              <w:pStyle w:val="TableText"/>
              <w:spacing w:before="60" w:after="60"/>
              <w:jc w:val="center"/>
              <w:rPr>
                <w:rFonts w:cs="Helvetica"/>
              </w:rPr>
            </w:pPr>
          </w:p>
        </w:tc>
        <w:tc>
          <w:tcPr>
            <w:tcW w:w="1418" w:type="dxa"/>
            <w:vAlign w:val="center"/>
          </w:tcPr>
          <w:p w:rsidR="00FC1D27" w:rsidRPr="00B103BF" w:rsidRDefault="00FC1D27" w:rsidP="009B1520">
            <w:pPr>
              <w:pStyle w:val="TableText"/>
              <w:spacing w:before="60" w:after="60"/>
              <w:jc w:val="center"/>
              <w:rPr>
                <w:rFonts w:cs="Helvetica"/>
              </w:rPr>
            </w:pPr>
          </w:p>
        </w:tc>
        <w:tc>
          <w:tcPr>
            <w:tcW w:w="1309" w:type="dxa"/>
            <w:vAlign w:val="center"/>
          </w:tcPr>
          <w:p w:rsidR="00FC1D27" w:rsidRPr="00B103BF" w:rsidRDefault="00FC1D27" w:rsidP="009B1520">
            <w:pPr>
              <w:pStyle w:val="TableText"/>
              <w:spacing w:before="60" w:after="60"/>
              <w:jc w:val="center"/>
              <w:rPr>
                <w:rFonts w:cs="Helvetica"/>
              </w:rPr>
            </w:pPr>
          </w:p>
        </w:tc>
      </w:tr>
      <w:tr w:rsidR="00FC1D27" w:rsidRPr="00B103BF" w:rsidTr="00173766">
        <w:tc>
          <w:tcPr>
            <w:tcW w:w="5495" w:type="dxa"/>
          </w:tcPr>
          <w:p w:rsidR="00FC1D27" w:rsidRPr="00B103BF" w:rsidRDefault="00FC1D27" w:rsidP="00FC1D27">
            <w:pPr>
              <w:pStyle w:val="TableText"/>
              <w:rPr>
                <w:rFonts w:cs="Helvetica"/>
              </w:rPr>
            </w:pPr>
            <w:r w:rsidRPr="00B103BF">
              <w:rPr>
                <w:rFonts w:cs="Helvetica"/>
                <w:szCs w:val="22"/>
              </w:rPr>
              <w:t>Clear and clean service area and service items</w:t>
            </w:r>
          </w:p>
        </w:tc>
        <w:tc>
          <w:tcPr>
            <w:tcW w:w="1693" w:type="dxa"/>
            <w:vAlign w:val="center"/>
          </w:tcPr>
          <w:p w:rsidR="00FC1D27" w:rsidRPr="00B103BF" w:rsidRDefault="00FC1D27" w:rsidP="009B1520">
            <w:pPr>
              <w:pStyle w:val="TableText"/>
              <w:spacing w:before="60" w:after="60"/>
              <w:jc w:val="center"/>
              <w:rPr>
                <w:rFonts w:cs="Helvetica"/>
              </w:rPr>
            </w:pPr>
          </w:p>
        </w:tc>
        <w:tc>
          <w:tcPr>
            <w:tcW w:w="1417" w:type="dxa"/>
            <w:vAlign w:val="center"/>
          </w:tcPr>
          <w:p w:rsidR="00FC1D27" w:rsidRPr="00B103BF" w:rsidRDefault="00FC1D27" w:rsidP="009B1520">
            <w:pPr>
              <w:pStyle w:val="TableText"/>
              <w:spacing w:before="60" w:after="60"/>
              <w:jc w:val="center"/>
              <w:rPr>
                <w:rFonts w:cs="Helvetica"/>
              </w:rPr>
            </w:pPr>
          </w:p>
        </w:tc>
        <w:tc>
          <w:tcPr>
            <w:tcW w:w="1426" w:type="dxa"/>
            <w:vAlign w:val="center"/>
          </w:tcPr>
          <w:p w:rsidR="00FC1D27" w:rsidRPr="00B103BF" w:rsidRDefault="00FC1D27" w:rsidP="009B1520">
            <w:pPr>
              <w:pStyle w:val="TableText"/>
              <w:spacing w:before="60" w:after="60"/>
              <w:jc w:val="center"/>
              <w:rPr>
                <w:rFonts w:cs="Helvetica"/>
              </w:rPr>
            </w:pPr>
          </w:p>
        </w:tc>
        <w:tc>
          <w:tcPr>
            <w:tcW w:w="1417" w:type="dxa"/>
            <w:vAlign w:val="center"/>
          </w:tcPr>
          <w:p w:rsidR="00FC1D27" w:rsidRPr="00B103BF" w:rsidRDefault="00FC1D27" w:rsidP="009B1520">
            <w:pPr>
              <w:pStyle w:val="TableText"/>
              <w:spacing w:before="60" w:after="60"/>
              <w:jc w:val="center"/>
              <w:rPr>
                <w:rFonts w:cs="Helvetica"/>
              </w:rPr>
            </w:pPr>
          </w:p>
        </w:tc>
        <w:tc>
          <w:tcPr>
            <w:tcW w:w="1418" w:type="dxa"/>
            <w:vAlign w:val="center"/>
          </w:tcPr>
          <w:p w:rsidR="00FC1D27" w:rsidRPr="00B103BF" w:rsidRDefault="00FC1D27" w:rsidP="009B1520">
            <w:pPr>
              <w:pStyle w:val="TableText"/>
              <w:spacing w:before="60" w:after="60"/>
              <w:jc w:val="center"/>
              <w:rPr>
                <w:rFonts w:cs="Helvetica"/>
              </w:rPr>
            </w:pPr>
          </w:p>
        </w:tc>
        <w:tc>
          <w:tcPr>
            <w:tcW w:w="1309" w:type="dxa"/>
            <w:vAlign w:val="center"/>
          </w:tcPr>
          <w:p w:rsidR="00FC1D27" w:rsidRPr="00B103BF" w:rsidRDefault="00FC1D27" w:rsidP="009B1520">
            <w:pPr>
              <w:pStyle w:val="TableText"/>
              <w:spacing w:before="60" w:after="60"/>
              <w:jc w:val="center"/>
              <w:rPr>
                <w:rFonts w:cs="Helvetica"/>
              </w:rPr>
            </w:pPr>
          </w:p>
        </w:tc>
      </w:tr>
      <w:tr w:rsidR="00FC1D27" w:rsidRPr="00B103BF" w:rsidTr="00173766">
        <w:tc>
          <w:tcPr>
            <w:tcW w:w="5495" w:type="dxa"/>
          </w:tcPr>
          <w:p w:rsidR="00FC1D27" w:rsidRPr="00B103BF" w:rsidRDefault="00FC1D27" w:rsidP="00FC1D27">
            <w:pPr>
              <w:pStyle w:val="TableText"/>
              <w:rPr>
                <w:rFonts w:cs="Helvetica"/>
              </w:rPr>
            </w:pPr>
            <w:r w:rsidRPr="00B103BF">
              <w:rPr>
                <w:rFonts w:cs="Helvetica"/>
                <w:szCs w:val="22"/>
              </w:rPr>
              <w:t xml:space="preserve">Conduct session de-briefing </w:t>
            </w:r>
          </w:p>
        </w:tc>
        <w:tc>
          <w:tcPr>
            <w:tcW w:w="1693" w:type="dxa"/>
            <w:vAlign w:val="center"/>
          </w:tcPr>
          <w:p w:rsidR="00FC1D27" w:rsidRPr="00B103BF" w:rsidRDefault="00FC1D27" w:rsidP="009B1520">
            <w:pPr>
              <w:pStyle w:val="TableText"/>
              <w:spacing w:before="60" w:after="60"/>
              <w:jc w:val="center"/>
              <w:rPr>
                <w:rFonts w:cs="Helvetica"/>
              </w:rPr>
            </w:pPr>
          </w:p>
        </w:tc>
        <w:tc>
          <w:tcPr>
            <w:tcW w:w="1417" w:type="dxa"/>
            <w:vAlign w:val="center"/>
          </w:tcPr>
          <w:p w:rsidR="00FC1D27" w:rsidRPr="00B103BF" w:rsidRDefault="00FC1D27" w:rsidP="009B1520">
            <w:pPr>
              <w:pStyle w:val="TableText"/>
              <w:spacing w:before="60" w:after="60"/>
              <w:jc w:val="center"/>
              <w:rPr>
                <w:rFonts w:cs="Helvetica"/>
              </w:rPr>
            </w:pPr>
          </w:p>
        </w:tc>
        <w:tc>
          <w:tcPr>
            <w:tcW w:w="1426" w:type="dxa"/>
            <w:vAlign w:val="center"/>
          </w:tcPr>
          <w:p w:rsidR="00FC1D27" w:rsidRPr="00B103BF" w:rsidRDefault="00FC1D27" w:rsidP="009B1520">
            <w:pPr>
              <w:pStyle w:val="TableText"/>
              <w:spacing w:before="60" w:after="60"/>
              <w:jc w:val="center"/>
              <w:rPr>
                <w:rFonts w:cs="Helvetica"/>
              </w:rPr>
            </w:pPr>
          </w:p>
        </w:tc>
        <w:tc>
          <w:tcPr>
            <w:tcW w:w="1417" w:type="dxa"/>
            <w:vAlign w:val="center"/>
          </w:tcPr>
          <w:p w:rsidR="00FC1D27" w:rsidRPr="00B103BF" w:rsidRDefault="00FC1D27" w:rsidP="009B1520">
            <w:pPr>
              <w:pStyle w:val="TableText"/>
              <w:spacing w:before="60" w:after="60"/>
              <w:jc w:val="center"/>
              <w:rPr>
                <w:rFonts w:cs="Helvetica"/>
              </w:rPr>
            </w:pPr>
          </w:p>
        </w:tc>
        <w:tc>
          <w:tcPr>
            <w:tcW w:w="1418" w:type="dxa"/>
            <w:vAlign w:val="center"/>
          </w:tcPr>
          <w:p w:rsidR="00FC1D27" w:rsidRPr="00B103BF" w:rsidRDefault="00FC1D27" w:rsidP="009B1520">
            <w:pPr>
              <w:pStyle w:val="TableText"/>
              <w:spacing w:before="60" w:after="60"/>
              <w:jc w:val="center"/>
              <w:rPr>
                <w:rFonts w:cs="Helvetica"/>
              </w:rPr>
            </w:pPr>
          </w:p>
        </w:tc>
        <w:tc>
          <w:tcPr>
            <w:tcW w:w="1309" w:type="dxa"/>
            <w:vAlign w:val="center"/>
          </w:tcPr>
          <w:p w:rsidR="00FC1D27" w:rsidRPr="00B103BF" w:rsidRDefault="00FC1D27" w:rsidP="009B1520">
            <w:pPr>
              <w:pStyle w:val="TableText"/>
              <w:spacing w:before="60" w:after="60"/>
              <w:jc w:val="center"/>
              <w:rPr>
                <w:rFonts w:cs="Helvetica"/>
              </w:rPr>
            </w:pPr>
          </w:p>
        </w:tc>
      </w:tr>
      <w:tr w:rsidR="00FC1D27" w:rsidRPr="00B103BF" w:rsidTr="00173766">
        <w:tc>
          <w:tcPr>
            <w:tcW w:w="5495" w:type="dxa"/>
          </w:tcPr>
          <w:p w:rsidR="00FC1D27" w:rsidRPr="00B103BF" w:rsidRDefault="00FC1D27" w:rsidP="00FC1D27">
            <w:pPr>
              <w:pStyle w:val="TableText"/>
              <w:rPr>
                <w:rFonts w:cs="Helvetica"/>
              </w:rPr>
            </w:pPr>
            <w:r w:rsidRPr="00B103BF">
              <w:rPr>
                <w:rFonts w:cs="Helvetica"/>
                <w:szCs w:val="22"/>
              </w:rPr>
              <w:t>Conduct handover to incoming shift, where appropriate</w:t>
            </w:r>
          </w:p>
        </w:tc>
        <w:tc>
          <w:tcPr>
            <w:tcW w:w="1693" w:type="dxa"/>
            <w:vAlign w:val="center"/>
          </w:tcPr>
          <w:p w:rsidR="00FC1D27" w:rsidRPr="00B103BF" w:rsidRDefault="00FC1D27" w:rsidP="009B1520">
            <w:pPr>
              <w:pStyle w:val="TableText"/>
              <w:spacing w:before="60" w:after="60"/>
              <w:jc w:val="center"/>
              <w:rPr>
                <w:rFonts w:cs="Helvetica"/>
              </w:rPr>
            </w:pPr>
          </w:p>
        </w:tc>
        <w:tc>
          <w:tcPr>
            <w:tcW w:w="1417" w:type="dxa"/>
            <w:vAlign w:val="center"/>
          </w:tcPr>
          <w:p w:rsidR="00FC1D27" w:rsidRPr="00B103BF" w:rsidRDefault="00FC1D27" w:rsidP="009B1520">
            <w:pPr>
              <w:pStyle w:val="TableText"/>
              <w:spacing w:before="60" w:after="60"/>
              <w:jc w:val="center"/>
              <w:rPr>
                <w:rFonts w:cs="Helvetica"/>
              </w:rPr>
            </w:pPr>
          </w:p>
        </w:tc>
        <w:tc>
          <w:tcPr>
            <w:tcW w:w="1426" w:type="dxa"/>
            <w:vAlign w:val="center"/>
          </w:tcPr>
          <w:p w:rsidR="00FC1D27" w:rsidRPr="00B103BF" w:rsidRDefault="00FC1D27" w:rsidP="009B1520">
            <w:pPr>
              <w:pStyle w:val="TableText"/>
              <w:spacing w:before="60" w:after="60"/>
              <w:jc w:val="center"/>
              <w:rPr>
                <w:rFonts w:cs="Helvetica"/>
              </w:rPr>
            </w:pPr>
          </w:p>
        </w:tc>
        <w:tc>
          <w:tcPr>
            <w:tcW w:w="1417" w:type="dxa"/>
            <w:vAlign w:val="center"/>
          </w:tcPr>
          <w:p w:rsidR="00FC1D27" w:rsidRPr="00B103BF" w:rsidRDefault="00FC1D27" w:rsidP="009B1520">
            <w:pPr>
              <w:pStyle w:val="TableText"/>
              <w:spacing w:before="60" w:after="60"/>
              <w:jc w:val="center"/>
              <w:rPr>
                <w:rFonts w:cs="Helvetica"/>
              </w:rPr>
            </w:pPr>
          </w:p>
        </w:tc>
        <w:tc>
          <w:tcPr>
            <w:tcW w:w="1418" w:type="dxa"/>
            <w:vAlign w:val="center"/>
          </w:tcPr>
          <w:p w:rsidR="00FC1D27" w:rsidRPr="00B103BF" w:rsidRDefault="00FC1D27" w:rsidP="009B1520">
            <w:pPr>
              <w:pStyle w:val="TableText"/>
              <w:spacing w:before="60" w:after="60"/>
              <w:jc w:val="center"/>
              <w:rPr>
                <w:rFonts w:cs="Helvetica"/>
              </w:rPr>
            </w:pPr>
          </w:p>
        </w:tc>
        <w:tc>
          <w:tcPr>
            <w:tcW w:w="1309" w:type="dxa"/>
            <w:vAlign w:val="center"/>
          </w:tcPr>
          <w:p w:rsidR="00FC1D27" w:rsidRPr="00B103BF" w:rsidRDefault="00FC1D27" w:rsidP="009B1520">
            <w:pPr>
              <w:pStyle w:val="TableText"/>
              <w:spacing w:before="60" w:after="60"/>
              <w:jc w:val="center"/>
              <w:rPr>
                <w:rFonts w:cs="Helvetica"/>
              </w:rPr>
            </w:pPr>
          </w:p>
        </w:tc>
      </w:tr>
      <w:tr w:rsidR="00EA29AE" w:rsidRPr="00B103BF" w:rsidTr="00EA29AE">
        <w:tc>
          <w:tcPr>
            <w:tcW w:w="5495" w:type="dxa"/>
            <w:shd w:val="clear" w:color="auto" w:fill="D9D9D9" w:themeFill="background1" w:themeFillShade="D9"/>
            <w:vAlign w:val="center"/>
          </w:tcPr>
          <w:p w:rsidR="00EA29AE" w:rsidRPr="00B103BF" w:rsidRDefault="00EA29AE" w:rsidP="00BA118A">
            <w:pPr>
              <w:pStyle w:val="TableTextBold"/>
              <w:spacing w:before="120"/>
              <w:rPr>
                <w:rFonts w:cs="Helvetica"/>
              </w:rPr>
            </w:pPr>
            <w:r w:rsidRPr="00B103BF">
              <w:rPr>
                <w:rFonts w:cs="Helvetica"/>
              </w:rPr>
              <w:t>Candidate signature</w:t>
            </w:r>
          </w:p>
        </w:tc>
        <w:tc>
          <w:tcPr>
            <w:tcW w:w="3110" w:type="dxa"/>
            <w:gridSpan w:val="2"/>
            <w:vAlign w:val="center"/>
          </w:tcPr>
          <w:p w:rsidR="00EA29AE" w:rsidRPr="00B103BF" w:rsidRDefault="00EA29AE" w:rsidP="00BA118A">
            <w:pPr>
              <w:pStyle w:val="TableText"/>
              <w:spacing w:before="120"/>
              <w:rPr>
                <w:rFonts w:cs="Helvetica"/>
              </w:rPr>
            </w:pPr>
          </w:p>
        </w:tc>
        <w:tc>
          <w:tcPr>
            <w:tcW w:w="2843" w:type="dxa"/>
            <w:gridSpan w:val="2"/>
            <w:shd w:val="clear" w:color="auto" w:fill="D9D9D9" w:themeFill="background1" w:themeFillShade="D9"/>
            <w:vAlign w:val="center"/>
          </w:tcPr>
          <w:p w:rsidR="00EA29AE" w:rsidRPr="00B103BF" w:rsidRDefault="00EA29AE" w:rsidP="00BA118A">
            <w:pPr>
              <w:pStyle w:val="TableTextBold"/>
              <w:spacing w:before="120"/>
              <w:rPr>
                <w:rFonts w:cs="Helvetica"/>
              </w:rPr>
            </w:pPr>
            <w:r w:rsidRPr="00B103BF">
              <w:rPr>
                <w:rFonts w:cs="Helvetica"/>
              </w:rPr>
              <w:t>Date</w:t>
            </w:r>
          </w:p>
        </w:tc>
        <w:tc>
          <w:tcPr>
            <w:tcW w:w="2727" w:type="dxa"/>
            <w:gridSpan w:val="2"/>
            <w:vAlign w:val="center"/>
          </w:tcPr>
          <w:p w:rsidR="00EA29AE" w:rsidRPr="00B103BF" w:rsidRDefault="00EA29AE" w:rsidP="00BA118A">
            <w:pPr>
              <w:pStyle w:val="TableText"/>
              <w:spacing w:before="120"/>
              <w:rPr>
                <w:rFonts w:cs="Helvetica"/>
              </w:rPr>
            </w:pPr>
          </w:p>
        </w:tc>
      </w:tr>
      <w:tr w:rsidR="00EA29AE" w:rsidRPr="00B103BF" w:rsidTr="00EA29AE">
        <w:tc>
          <w:tcPr>
            <w:tcW w:w="5495" w:type="dxa"/>
            <w:shd w:val="clear" w:color="auto" w:fill="D9D9D9" w:themeFill="background1" w:themeFillShade="D9"/>
            <w:vAlign w:val="center"/>
          </w:tcPr>
          <w:p w:rsidR="00EA29AE" w:rsidRPr="00B103BF" w:rsidRDefault="00EA29AE" w:rsidP="00BA118A">
            <w:pPr>
              <w:pStyle w:val="TableTextBold"/>
              <w:spacing w:before="120"/>
              <w:rPr>
                <w:rFonts w:cs="Helvetica"/>
              </w:rPr>
            </w:pPr>
            <w:r w:rsidRPr="00B103BF">
              <w:rPr>
                <w:rFonts w:cs="Helvetica"/>
              </w:rPr>
              <w:t>Assessor signature</w:t>
            </w:r>
          </w:p>
        </w:tc>
        <w:tc>
          <w:tcPr>
            <w:tcW w:w="3110" w:type="dxa"/>
            <w:gridSpan w:val="2"/>
            <w:vAlign w:val="center"/>
          </w:tcPr>
          <w:p w:rsidR="00EA29AE" w:rsidRPr="00B103BF" w:rsidRDefault="00EA29AE" w:rsidP="00BA118A">
            <w:pPr>
              <w:pStyle w:val="TableText"/>
              <w:spacing w:before="120"/>
              <w:rPr>
                <w:rFonts w:cs="Helvetica"/>
              </w:rPr>
            </w:pPr>
          </w:p>
        </w:tc>
        <w:tc>
          <w:tcPr>
            <w:tcW w:w="2843" w:type="dxa"/>
            <w:gridSpan w:val="2"/>
            <w:shd w:val="clear" w:color="auto" w:fill="D9D9D9" w:themeFill="background1" w:themeFillShade="D9"/>
            <w:vAlign w:val="center"/>
          </w:tcPr>
          <w:p w:rsidR="00EA29AE" w:rsidRPr="00B103BF" w:rsidRDefault="00EA29AE" w:rsidP="00BA118A">
            <w:pPr>
              <w:pStyle w:val="TableTextBold"/>
              <w:spacing w:before="120"/>
              <w:rPr>
                <w:rFonts w:cs="Helvetica"/>
              </w:rPr>
            </w:pPr>
            <w:r w:rsidRPr="00B103BF">
              <w:rPr>
                <w:rFonts w:cs="Helvetica"/>
              </w:rPr>
              <w:t>Date</w:t>
            </w:r>
          </w:p>
        </w:tc>
        <w:tc>
          <w:tcPr>
            <w:tcW w:w="2727" w:type="dxa"/>
            <w:gridSpan w:val="2"/>
            <w:vAlign w:val="center"/>
          </w:tcPr>
          <w:p w:rsidR="00EA29AE" w:rsidRPr="00B103BF" w:rsidRDefault="00EA29AE" w:rsidP="00BA118A">
            <w:pPr>
              <w:pStyle w:val="TableText"/>
              <w:spacing w:before="120"/>
              <w:rPr>
                <w:rFonts w:cs="Helvetica"/>
              </w:rPr>
            </w:pPr>
          </w:p>
        </w:tc>
      </w:tr>
    </w:tbl>
    <w:p w:rsidR="0097587C" w:rsidRPr="00B103BF" w:rsidRDefault="0097587C" w:rsidP="00F82243">
      <w:pPr>
        <w:pStyle w:val="BodyCopy"/>
        <w:rPr>
          <w:rFonts w:cs="Helvetica"/>
          <w:lang w:val="en-AU"/>
        </w:rPr>
      </w:pPr>
    </w:p>
    <w:p w:rsidR="0097587C" w:rsidRPr="00B103BF" w:rsidRDefault="0097587C" w:rsidP="0097587C">
      <w:pPr>
        <w:rPr>
          <w:rFonts w:ascii="Helvetica" w:hAnsi="Helvetica" w:cs="Helvetica"/>
        </w:rPr>
        <w:sectPr w:rsidR="0097587C" w:rsidRPr="00B103BF" w:rsidSect="00C07A74">
          <w:headerReference w:type="even" r:id="rId40"/>
          <w:headerReference w:type="default" r:id="rId41"/>
          <w:footerReference w:type="even" r:id="rId42"/>
          <w:footerReference w:type="default" r:id="rId43"/>
          <w:pgSz w:w="16838" w:h="11906" w:orient="landscape" w:code="9"/>
          <w:pgMar w:top="1440" w:right="1440" w:bottom="1440" w:left="1440" w:header="709" w:footer="288" w:gutter="0"/>
          <w:cols w:space="708"/>
          <w:docGrid w:linePitch="360"/>
        </w:sectPr>
      </w:pPr>
    </w:p>
    <w:p w:rsidR="0097587C" w:rsidRPr="00B103BF" w:rsidRDefault="0097587C" w:rsidP="0097587C">
      <w:pPr>
        <w:rPr>
          <w:rFonts w:ascii="Helvetica" w:hAnsi="Helvetica" w:cs="Helvetica"/>
        </w:rPr>
        <w:sectPr w:rsidR="0097587C" w:rsidRPr="00B103BF" w:rsidSect="0097587C">
          <w:headerReference w:type="even" r:id="rId44"/>
          <w:headerReference w:type="default" r:id="rId45"/>
          <w:footerReference w:type="even" r:id="rId46"/>
          <w:footerReference w:type="default" r:id="rId47"/>
          <w:pgSz w:w="11906" w:h="16838" w:code="9"/>
          <w:pgMar w:top="1440" w:right="1440" w:bottom="1440" w:left="1440" w:header="709" w:footer="335" w:gutter="0"/>
          <w:cols w:space="708"/>
          <w:docGrid w:linePitch="360"/>
        </w:sectPr>
      </w:pPr>
    </w:p>
    <w:p w:rsidR="00F82243" w:rsidRPr="00B103BF" w:rsidRDefault="00957DBE" w:rsidP="0097587C">
      <w:pPr>
        <w:rPr>
          <w:rFonts w:ascii="Helvetica" w:hAnsi="Helvetica" w:cs="Helvetica"/>
        </w:rPr>
      </w:pPr>
      <w:r w:rsidRPr="00B103BF">
        <w:rPr>
          <w:rFonts w:ascii="Helvetica" w:hAnsi="Helvetica" w:cs="Helvetica"/>
          <w:noProof/>
          <w:lang w:val="en-US" w:eastAsia="en-US"/>
        </w:rPr>
        <w:drawing>
          <wp:anchor distT="0" distB="0" distL="114300" distR="114300" simplePos="0" relativeHeight="251695104" behindDoc="0" locked="0" layoutInCell="1" allowOverlap="1">
            <wp:simplePos x="0" y="0"/>
            <wp:positionH relativeFrom="column">
              <wp:posOffset>619125</wp:posOffset>
            </wp:positionH>
            <wp:positionV relativeFrom="paragraph">
              <wp:posOffset>8658225</wp:posOffset>
            </wp:positionV>
            <wp:extent cx="2324100" cy="752475"/>
            <wp:effectExtent l="0" t="0" r="0" b="0"/>
            <wp:wrapSquare wrapText="bothSides"/>
            <wp:docPr id="23"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48" cstate="print"/>
                    <a:stretch>
                      <a:fillRect/>
                    </a:stretch>
                  </pic:blipFill>
                  <pic:spPr>
                    <a:xfrm>
                      <a:off x="0" y="0"/>
                      <a:ext cx="2324100" cy="752475"/>
                    </a:xfrm>
                    <a:prstGeom prst="rect">
                      <a:avLst/>
                    </a:prstGeom>
                  </pic:spPr>
                </pic:pic>
              </a:graphicData>
            </a:graphic>
          </wp:anchor>
        </w:drawing>
      </w:r>
      <w:r w:rsidRPr="00B103BF">
        <w:rPr>
          <w:rFonts w:ascii="Helvetica" w:hAnsi="Helvetica" w:cs="Helvetica"/>
          <w:noProof/>
          <w:lang w:val="en-US" w:eastAsia="en-US"/>
        </w:rPr>
        <w:drawing>
          <wp:anchor distT="0" distB="0" distL="114300" distR="114300" simplePos="0" relativeHeight="251693056" behindDoc="0" locked="0" layoutInCell="1" allowOverlap="1">
            <wp:simplePos x="0" y="0"/>
            <wp:positionH relativeFrom="column">
              <wp:posOffset>2828925</wp:posOffset>
            </wp:positionH>
            <wp:positionV relativeFrom="paragraph">
              <wp:posOffset>8696325</wp:posOffset>
            </wp:positionV>
            <wp:extent cx="628015" cy="647700"/>
            <wp:effectExtent l="19050" t="0" r="635" b="0"/>
            <wp:wrapSquare wrapText="bothSides"/>
            <wp:docPr id="6"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9" cstate="print"/>
                    <a:stretch>
                      <a:fillRect/>
                    </a:stretch>
                  </pic:blipFill>
                  <pic:spPr>
                    <a:xfrm>
                      <a:off x="0" y="0"/>
                      <a:ext cx="628015" cy="647700"/>
                    </a:xfrm>
                    <a:prstGeom prst="rect">
                      <a:avLst/>
                    </a:prstGeom>
                  </pic:spPr>
                </pic:pic>
              </a:graphicData>
            </a:graphic>
          </wp:anchor>
        </w:drawing>
      </w:r>
      <w:r w:rsidRPr="00B103BF">
        <w:rPr>
          <w:rFonts w:ascii="Helvetica" w:hAnsi="Helvetica" w:cs="Helvetica"/>
          <w:noProof/>
          <w:lang w:val="en-US" w:eastAsia="en-US"/>
        </w:rPr>
        <w:drawing>
          <wp:anchor distT="0" distB="0" distL="114300" distR="114300" simplePos="0" relativeHeight="251694080" behindDoc="0" locked="0" layoutInCell="1" allowOverlap="1">
            <wp:simplePos x="0" y="0"/>
            <wp:positionH relativeFrom="column">
              <wp:posOffset>3543300</wp:posOffset>
            </wp:positionH>
            <wp:positionV relativeFrom="paragraph">
              <wp:posOffset>8772525</wp:posOffset>
            </wp:positionV>
            <wp:extent cx="1273810" cy="571500"/>
            <wp:effectExtent l="19050" t="0" r="2540" b="0"/>
            <wp:wrapSquare wrapText="bothSides"/>
            <wp:docPr id="5" name="Picture 115" descr="Master_AusAID logo_Transfer Gif.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49" cstate="print"/>
                    <a:stretch>
                      <a:fillRect/>
                    </a:stretch>
                  </pic:blipFill>
                  <pic:spPr>
                    <a:xfrm>
                      <a:off x="0" y="0"/>
                      <a:ext cx="1273810" cy="571500"/>
                    </a:xfrm>
                    <a:prstGeom prst="rect">
                      <a:avLst/>
                    </a:prstGeom>
                  </pic:spPr>
                </pic:pic>
              </a:graphicData>
            </a:graphic>
          </wp:anchor>
        </w:drawing>
      </w:r>
      <w:r w:rsidR="00CC077A">
        <w:rPr>
          <w:rFonts w:ascii="Helvetica" w:hAnsi="Helvetica" w:cs="Helvetica"/>
          <w:noProof/>
          <w:lang w:val="en-US" w:eastAsia="en-US"/>
        </w:rPr>
        <mc:AlternateContent>
          <mc:Choice Requires="wps">
            <w:drawing>
              <wp:anchor distT="0" distB="0" distL="114300" distR="114300" simplePos="0" relativeHeight="251675648" behindDoc="0" locked="0" layoutInCell="1" allowOverlap="1">
                <wp:simplePos x="0" y="0"/>
                <wp:positionH relativeFrom="column">
                  <wp:posOffset>-942975</wp:posOffset>
                </wp:positionH>
                <wp:positionV relativeFrom="paragraph">
                  <wp:posOffset>-1228725</wp:posOffset>
                </wp:positionV>
                <wp:extent cx="7791450" cy="11049000"/>
                <wp:effectExtent l="9525" t="9525" r="9525" b="9525"/>
                <wp:wrapNone/>
                <wp:docPr id="1"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91450" cy="11049000"/>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55ABFDC" id="Rectangle 7" o:spid="_x0000_s1026" style="position:absolute;margin-left:-74.25pt;margin-top:-96.75pt;width:613.5pt;height:870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" fillcolor="#5a5a5a [2109]"/>
            </w:pict>
          </mc:Fallback>
        </mc:AlternateContent>
      </w:r>
    </w:p>
    <w:sectPr w:rsidR="00F82243" w:rsidRPr="00B103BF" w:rsidSect="0097587C">
      <w:headerReference w:type="default" r:id="rId50"/>
      <w:footerReference w:type="default" r:id="rId51"/>
      <w:pgSz w:w="11906" w:h="16838" w:code="9"/>
      <w:pgMar w:top="1440" w:right="1440" w:bottom="1440" w:left="1440" w:header="709" w:footer="335"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47976" w:rsidRPr="007075B8" w:rsidRDefault="00347976" w:rsidP="007075B8">
      <w:pPr>
        <w:spacing w:after="0" w:line="240" w:lineRule="auto"/>
      </w:pPr>
      <w:r>
        <w:separator/>
      </w:r>
    </w:p>
  </w:endnote>
  <w:endnote w:type="continuationSeparator" w:id="0">
    <w:p w:rsidR="00347976" w:rsidRPr="007075B8" w:rsidRDefault="00347976" w:rsidP="007075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HelveticaNeueLTStd-Lt">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61002A87" w:usb1="80000000" w:usb2="00000008"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20000287" w:usb1="00000000" w:usb2="00000000" w:usb3="00000000" w:csb0="0000019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tblGrid>
    <w:tr w:rsidR="00C934BB" w:rsidRPr="007075B8" w:rsidTr="00C07A74">
      <w:tc>
        <w:tcPr>
          <w:tcW w:w="9242" w:type="dxa"/>
        </w:tcPr>
        <w:p w:rsidR="00C934BB" w:rsidRPr="007075B8" w:rsidRDefault="00C934BB" w:rsidP="007075B8">
          <w:pPr>
            <w:pStyle w:val="Footer-Left"/>
            <w:rPr>
              <w:rFonts w:eastAsiaTheme="majorEastAsia"/>
            </w:rPr>
          </w:pPr>
          <w:r w:rsidRPr="007075B8">
            <w:rPr>
              <w:rFonts w:eastAsiaTheme="majorEastAsia"/>
            </w:rPr>
            <w:t xml:space="preserve">© ASEAN </w:t>
          </w:r>
          <w:r>
            <w:rPr>
              <w:rFonts w:eastAsiaTheme="majorEastAsia"/>
            </w:rPr>
            <w:t>2013</w:t>
          </w:r>
        </w:p>
        <w:p w:rsidR="00C934BB" w:rsidRPr="007075B8" w:rsidRDefault="00C934BB" w:rsidP="007075B8">
          <w:pPr>
            <w:pStyle w:val="Footer-Left"/>
          </w:pPr>
          <w:r>
            <w:t>Assessor</w:t>
          </w:r>
          <w:r w:rsidRPr="000D3B99">
            <w:t xml:space="preserve"> Manua</w:t>
          </w:r>
          <w:r>
            <w:t>l</w:t>
          </w:r>
        </w:p>
        <w:p w:rsidR="00C934BB" w:rsidRPr="007075B8" w:rsidRDefault="00CC077A" w:rsidP="007075B8">
          <w:pPr>
            <w:pStyle w:val="Footer-Left"/>
          </w:pPr>
          <w:r>
            <w:fldChar w:fldCharType="begin"/>
          </w:r>
          <w:r>
            <w:instrText xml:space="preserve"> REF  UnitName  \* MERGEFORMAT </w:instrText>
          </w:r>
          <w:r>
            <w:fldChar w:fldCharType="separate"/>
          </w:r>
          <w:sdt>
            <w:sdtPr>
              <w:alias w:val="Unit Name"/>
              <w:tag w:val="Unit Name"/>
              <w:id w:val="8008954"/>
              <w:placeholder>
                <w:docPart w:val="B14DF8632A9941F191330230D682ABC6"/>
              </w:placeholder>
            </w:sdtPr>
            <w:sdtEndPr/>
            <w:sdtContent>
              <w:r w:rsidR="002B0157" w:rsidRPr="002B0157">
                <w:t xml:space="preserve">Provide Food </w:t>
              </w:r>
              <w:r w:rsidR="002B0157" w:rsidRPr="002B0157">
                <w:rPr>
                  <w:kern w:val="28"/>
                  <w:lang w:eastAsia="en-US"/>
                </w:rPr>
                <w:t>and Beverage Services</w:t>
              </w:r>
            </w:sdtContent>
          </w:sdt>
          <w:r>
            <w:fldChar w:fldCharType="end"/>
          </w:r>
        </w:p>
      </w:tc>
    </w:tr>
  </w:tbl>
  <w:p w:rsidR="00C934BB" w:rsidRDefault="00C934BB">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tblGrid>
    <w:tr w:rsidR="00C934BB" w:rsidTr="00C07A74">
      <w:tc>
        <w:tcPr>
          <w:tcW w:w="9242" w:type="dxa"/>
        </w:tcPr>
        <w:p w:rsidR="00C934BB" w:rsidRPr="000D3B99" w:rsidRDefault="00C934BB" w:rsidP="007075B8">
          <w:pPr>
            <w:pStyle w:val="Footer-Right"/>
            <w:rPr>
              <w:rFonts w:eastAsiaTheme="majorEastAsia"/>
            </w:rPr>
          </w:pPr>
          <w:r w:rsidRPr="000D3B99">
            <w:rPr>
              <w:rFonts w:eastAsiaTheme="majorEastAsia"/>
            </w:rPr>
            <w:t xml:space="preserve">© ASEAN </w:t>
          </w:r>
          <w:r>
            <w:rPr>
              <w:rFonts w:eastAsiaTheme="majorEastAsia"/>
            </w:rPr>
            <w:t>2013</w:t>
          </w:r>
        </w:p>
        <w:p w:rsidR="00C934BB" w:rsidRDefault="00C934BB" w:rsidP="007075B8">
          <w:pPr>
            <w:pStyle w:val="Footer-Right"/>
          </w:pPr>
          <w:r>
            <w:t>Assessor</w:t>
          </w:r>
          <w:r w:rsidRPr="000D3B99">
            <w:t xml:space="preserve"> Manua</w:t>
          </w:r>
          <w:r>
            <w:t>l</w:t>
          </w:r>
        </w:p>
        <w:p w:rsidR="00C934BB" w:rsidRDefault="00CC077A" w:rsidP="00C07A74">
          <w:pPr>
            <w:pStyle w:val="Footer-Right"/>
          </w:pPr>
          <w:r>
            <w:fldChar w:fldCharType="begin"/>
          </w:r>
          <w:r>
            <w:instrText xml:space="preserve"> REF  UnitName  \* MERGEFORMAT </w:instrText>
          </w:r>
          <w:r>
            <w:fldChar w:fldCharType="separate"/>
          </w:r>
          <w:sdt>
            <w:sdtPr>
              <w:alias w:val="Unit Name"/>
              <w:tag w:val="Unit Name"/>
              <w:id w:val="8008955"/>
              <w:placeholder>
                <w:docPart w:val="920FD8DED6864201BB787E2DF04AAC29"/>
              </w:placeholder>
            </w:sdtPr>
            <w:sdtEndPr/>
            <w:sdtContent>
              <w:r w:rsidR="002B0157" w:rsidRPr="002B0157">
                <w:t xml:space="preserve">Provide Food </w:t>
              </w:r>
              <w:r w:rsidR="002B0157" w:rsidRPr="002B0157">
                <w:rPr>
                  <w:kern w:val="28"/>
                  <w:lang w:eastAsia="en-US"/>
                </w:rPr>
                <w:t>and Beverage Services</w:t>
              </w:r>
            </w:sdtContent>
          </w:sdt>
          <w:r>
            <w:fldChar w:fldCharType="end"/>
          </w:r>
        </w:p>
      </w:tc>
    </w:tr>
  </w:tbl>
  <w:p w:rsidR="00C934BB" w:rsidRDefault="00C934BB">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38"/>
      <w:gridCol w:w="8134"/>
    </w:tblGrid>
    <w:tr w:rsidR="00C934BB" w:rsidTr="00176087">
      <w:trPr>
        <w:trHeight w:val="709"/>
      </w:trPr>
      <w:tc>
        <w:tcPr>
          <w:tcW w:w="959" w:type="dxa"/>
          <w:shd w:val="clear" w:color="auto" w:fill="E36C0A" w:themeFill="accent6" w:themeFillShade="BF"/>
          <w:vAlign w:val="center"/>
        </w:tcPr>
        <w:p w:rsidR="00C934BB" w:rsidRPr="007075B8" w:rsidRDefault="00FF370B" w:rsidP="006D69DB">
          <w:pPr>
            <w:pStyle w:val="Footer-Left"/>
            <w:jc w:val="center"/>
            <w:rPr>
              <w:color w:val="FFFFFF" w:themeColor="background1"/>
            </w:rPr>
          </w:pPr>
          <w:r w:rsidRPr="007075B8">
            <w:rPr>
              <w:color w:val="FFFFFF" w:themeColor="background1"/>
            </w:rPr>
            <w:fldChar w:fldCharType="begin"/>
          </w:r>
          <w:r w:rsidR="00C934BB" w:rsidRPr="007075B8">
            <w:rPr>
              <w:color w:val="FFFFFF" w:themeColor="background1"/>
            </w:rPr>
            <w:instrText xml:space="preserve"> PAGE   \* MERGEFORMAT </w:instrText>
          </w:r>
          <w:r w:rsidRPr="007075B8">
            <w:rPr>
              <w:color w:val="FFFFFF" w:themeColor="background1"/>
            </w:rPr>
            <w:fldChar w:fldCharType="separate"/>
          </w:r>
          <w:r w:rsidR="00CC077A">
            <w:rPr>
              <w:noProof/>
              <w:color w:val="FFFFFF" w:themeColor="background1"/>
            </w:rPr>
            <w:t>10</w:t>
          </w:r>
          <w:r w:rsidRPr="007075B8">
            <w:rPr>
              <w:color w:val="FFFFFF" w:themeColor="background1"/>
            </w:rPr>
            <w:fldChar w:fldCharType="end"/>
          </w:r>
        </w:p>
      </w:tc>
      <w:tc>
        <w:tcPr>
          <w:tcW w:w="8373" w:type="dxa"/>
        </w:tcPr>
        <w:p w:rsidR="00C934BB" w:rsidRPr="000D3B99" w:rsidRDefault="00C934BB" w:rsidP="00CA32E3">
          <w:pPr>
            <w:pStyle w:val="Footer-Left"/>
            <w:rPr>
              <w:rFonts w:eastAsiaTheme="majorEastAsia"/>
            </w:rPr>
          </w:pPr>
          <w:r w:rsidRPr="000D3B99">
            <w:rPr>
              <w:rFonts w:eastAsiaTheme="majorEastAsia"/>
            </w:rPr>
            <w:t xml:space="preserve">© ASEAN </w:t>
          </w:r>
          <w:r>
            <w:rPr>
              <w:rFonts w:eastAsiaTheme="majorEastAsia"/>
            </w:rPr>
            <w:t>2013</w:t>
          </w:r>
        </w:p>
        <w:p w:rsidR="00C934BB" w:rsidRDefault="00C934BB" w:rsidP="00CA32E3">
          <w:pPr>
            <w:pStyle w:val="Footer-Left"/>
          </w:pPr>
          <w:r>
            <w:t>Assessor Manual</w:t>
          </w:r>
        </w:p>
        <w:p w:rsidR="00C934BB" w:rsidRDefault="00CC077A" w:rsidP="00CA32E3">
          <w:pPr>
            <w:pStyle w:val="Footer-Left"/>
          </w:pPr>
          <w:r>
            <w:fldChar w:fldCharType="begin"/>
          </w:r>
          <w:r>
            <w:instrText xml:space="preserve"> REF  UnitName  \* MERGEFORMAT </w:instrText>
          </w:r>
          <w:r>
            <w:fldChar w:fldCharType="separate"/>
          </w:r>
          <w:sdt>
            <w:sdtPr>
              <w:alias w:val="Unit Name"/>
              <w:tag w:val="Unit Name"/>
              <w:id w:val="8008956"/>
              <w:placeholder>
                <w:docPart w:val="3F574A610DF149D09A49E604D35F2216"/>
              </w:placeholder>
            </w:sdtPr>
            <w:sdtEndPr/>
            <w:sdtContent>
              <w:r w:rsidR="002B0157" w:rsidRPr="002B0157">
                <w:t xml:space="preserve">Provide Food </w:t>
              </w:r>
              <w:r w:rsidR="002B0157" w:rsidRPr="002B0157">
                <w:rPr>
                  <w:kern w:val="28"/>
                  <w:lang w:eastAsia="en-US"/>
                </w:rPr>
                <w:t>and Beverage Services</w:t>
              </w:r>
            </w:sdtContent>
          </w:sdt>
          <w:r>
            <w:fldChar w:fldCharType="end"/>
          </w:r>
        </w:p>
      </w:tc>
    </w:tr>
  </w:tbl>
  <w:p w:rsidR="00C934BB" w:rsidRDefault="00C934BB">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51"/>
      <w:gridCol w:w="921"/>
    </w:tblGrid>
    <w:tr w:rsidR="00C934BB" w:rsidTr="00176087">
      <w:trPr>
        <w:trHeight w:val="709"/>
      </w:trPr>
      <w:tc>
        <w:tcPr>
          <w:tcW w:w="8381" w:type="dxa"/>
        </w:tcPr>
        <w:p w:rsidR="00C934BB" w:rsidRPr="00CA32E3" w:rsidRDefault="00C934BB" w:rsidP="00CA32E3">
          <w:pPr>
            <w:pStyle w:val="Footer-Right"/>
            <w:rPr>
              <w:rFonts w:eastAsiaTheme="majorEastAsia"/>
            </w:rPr>
          </w:pPr>
          <w:r w:rsidRPr="00CA32E3">
            <w:rPr>
              <w:rFonts w:eastAsiaTheme="majorEastAsia"/>
            </w:rPr>
            <w:t xml:space="preserve">© ASEAN </w:t>
          </w:r>
          <w:r>
            <w:rPr>
              <w:rFonts w:eastAsiaTheme="majorEastAsia"/>
            </w:rPr>
            <w:t>2013</w:t>
          </w:r>
        </w:p>
        <w:p w:rsidR="00C934BB" w:rsidRPr="00CA32E3" w:rsidRDefault="00C934BB" w:rsidP="00CA32E3">
          <w:pPr>
            <w:pStyle w:val="Footer-Right"/>
          </w:pPr>
          <w:r w:rsidRPr="00CA32E3">
            <w:t>Assessor Manual</w:t>
          </w:r>
        </w:p>
        <w:p w:rsidR="00C934BB" w:rsidRDefault="00CC077A" w:rsidP="00CA32E3">
          <w:pPr>
            <w:pStyle w:val="Footer-Right"/>
          </w:pPr>
          <w:r>
            <w:fldChar w:fldCharType="begin"/>
          </w:r>
          <w:r>
            <w:instrText xml:space="preserve"> REF  UnitName  \* MERGEFORMAT </w:instrText>
          </w:r>
          <w:r>
            <w:fldChar w:fldCharType="separate"/>
          </w:r>
          <w:sdt>
            <w:sdtPr>
              <w:alias w:val="Unit Name"/>
              <w:tag w:val="Unit Name"/>
              <w:id w:val="8008957"/>
              <w:placeholder>
                <w:docPart w:val="B7EDBB30D4484545BD4B0959CEF9A1B6"/>
              </w:placeholder>
            </w:sdtPr>
            <w:sdtEndPr/>
            <w:sdtContent>
              <w:r w:rsidR="002B0157" w:rsidRPr="002B0157">
                <w:t xml:space="preserve">Provide Food </w:t>
              </w:r>
              <w:r w:rsidR="002B0157" w:rsidRPr="002B0157">
                <w:rPr>
                  <w:kern w:val="28"/>
                  <w:lang w:eastAsia="en-US"/>
                </w:rPr>
                <w:t>and Beverage Services</w:t>
              </w:r>
            </w:sdtContent>
          </w:sdt>
          <w:r>
            <w:fldChar w:fldCharType="end"/>
          </w:r>
        </w:p>
      </w:tc>
      <w:tc>
        <w:tcPr>
          <w:tcW w:w="941" w:type="dxa"/>
          <w:shd w:val="clear" w:color="auto" w:fill="E36C0A" w:themeFill="accent6" w:themeFillShade="BF"/>
          <w:vAlign w:val="center"/>
        </w:tcPr>
        <w:p w:rsidR="00C934BB" w:rsidRPr="00CA32E3" w:rsidRDefault="00FF370B" w:rsidP="00CA32E3">
          <w:pPr>
            <w:pStyle w:val="Footer-Right"/>
            <w:jc w:val="center"/>
            <w:rPr>
              <w:color w:val="FFFFFF" w:themeColor="background1"/>
            </w:rPr>
          </w:pPr>
          <w:r>
            <w:rPr>
              <w:color w:val="FFFFFF" w:themeColor="background1"/>
            </w:rPr>
            <w:fldChar w:fldCharType="begin"/>
          </w:r>
          <w:r w:rsidR="00C934BB">
            <w:rPr>
              <w:color w:val="FFFFFF" w:themeColor="background1"/>
            </w:rPr>
            <w:instrText xml:space="preserve"> PAGE   \* MERGEFORMAT </w:instrText>
          </w:r>
          <w:r>
            <w:rPr>
              <w:color w:val="FFFFFF" w:themeColor="background1"/>
            </w:rPr>
            <w:fldChar w:fldCharType="separate"/>
          </w:r>
          <w:r w:rsidR="00CC077A">
            <w:rPr>
              <w:noProof/>
              <w:color w:val="FFFFFF" w:themeColor="background1"/>
            </w:rPr>
            <w:t>9</w:t>
          </w:r>
          <w:r>
            <w:rPr>
              <w:color w:val="FFFFFF" w:themeColor="background1"/>
            </w:rPr>
            <w:fldChar w:fldCharType="end"/>
          </w:r>
        </w:p>
      </w:tc>
    </w:tr>
  </w:tbl>
  <w:p w:rsidR="00C934BB" w:rsidRDefault="00C934BB">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C934BB" w:rsidTr="00C07A74">
      <w:trPr>
        <w:trHeight w:val="709"/>
      </w:trPr>
      <w:tc>
        <w:tcPr>
          <w:tcW w:w="959" w:type="dxa"/>
          <w:shd w:val="clear" w:color="auto" w:fill="E36C0A" w:themeFill="accent6" w:themeFillShade="BF"/>
          <w:vAlign w:val="center"/>
        </w:tcPr>
        <w:p w:rsidR="00C934BB" w:rsidRPr="007075B8" w:rsidRDefault="00FF370B" w:rsidP="006D69DB">
          <w:pPr>
            <w:pStyle w:val="Footer-Left"/>
            <w:jc w:val="center"/>
            <w:rPr>
              <w:color w:val="FFFFFF" w:themeColor="background1"/>
            </w:rPr>
          </w:pPr>
          <w:r w:rsidRPr="007075B8">
            <w:rPr>
              <w:color w:val="FFFFFF" w:themeColor="background1"/>
            </w:rPr>
            <w:fldChar w:fldCharType="begin"/>
          </w:r>
          <w:r w:rsidR="00C934BB" w:rsidRPr="007075B8">
            <w:rPr>
              <w:color w:val="FFFFFF" w:themeColor="background1"/>
            </w:rPr>
            <w:instrText xml:space="preserve"> PAGE   \* MERGEFORMAT </w:instrText>
          </w:r>
          <w:r w:rsidRPr="007075B8">
            <w:rPr>
              <w:color w:val="FFFFFF" w:themeColor="background1"/>
            </w:rPr>
            <w:fldChar w:fldCharType="separate"/>
          </w:r>
          <w:r w:rsidR="00CC077A">
            <w:rPr>
              <w:noProof/>
              <w:color w:val="FFFFFF" w:themeColor="background1"/>
            </w:rPr>
            <w:t>12</w:t>
          </w:r>
          <w:r w:rsidRPr="007075B8">
            <w:rPr>
              <w:color w:val="FFFFFF" w:themeColor="background1"/>
            </w:rPr>
            <w:fldChar w:fldCharType="end"/>
          </w:r>
        </w:p>
      </w:tc>
      <w:tc>
        <w:tcPr>
          <w:tcW w:w="12941" w:type="dxa"/>
        </w:tcPr>
        <w:p w:rsidR="00C934BB" w:rsidRPr="000D3B99" w:rsidRDefault="00C934BB" w:rsidP="00CA32E3">
          <w:pPr>
            <w:pStyle w:val="Footer-Left"/>
            <w:rPr>
              <w:rFonts w:eastAsiaTheme="majorEastAsia"/>
            </w:rPr>
          </w:pPr>
          <w:r w:rsidRPr="000D3B99">
            <w:rPr>
              <w:rFonts w:eastAsiaTheme="majorEastAsia"/>
            </w:rPr>
            <w:t xml:space="preserve">© ASEAN </w:t>
          </w:r>
          <w:r>
            <w:rPr>
              <w:rFonts w:eastAsiaTheme="majorEastAsia"/>
            </w:rPr>
            <w:t>2013</w:t>
          </w:r>
        </w:p>
        <w:p w:rsidR="00C934BB" w:rsidRDefault="00C934BB" w:rsidP="00CA32E3">
          <w:pPr>
            <w:pStyle w:val="Footer-Left"/>
          </w:pPr>
          <w:r>
            <w:t>Assessor Manual</w:t>
          </w:r>
        </w:p>
        <w:p w:rsidR="00C934BB" w:rsidRDefault="00CC077A" w:rsidP="00CA32E3">
          <w:pPr>
            <w:pStyle w:val="Footer-Left"/>
          </w:pPr>
          <w:r>
            <w:fldChar w:fldCharType="begin"/>
          </w:r>
          <w:r>
            <w:instrText xml:space="preserve"> REF  UnitName  \* MERGEFORMAT </w:instrText>
          </w:r>
          <w:r>
            <w:fldChar w:fldCharType="separate"/>
          </w:r>
          <w:sdt>
            <w:sdtPr>
              <w:alias w:val="Unit Name"/>
              <w:tag w:val="Unit Name"/>
              <w:id w:val="8008958"/>
              <w:placeholder>
                <w:docPart w:val="549AD0A5A8304A1488C7AC8B9CDA3FA6"/>
              </w:placeholder>
            </w:sdtPr>
            <w:sdtEndPr/>
            <w:sdtContent>
              <w:r w:rsidR="002B0157" w:rsidRPr="002B0157">
                <w:t xml:space="preserve">Provide Food </w:t>
              </w:r>
              <w:r w:rsidR="002B0157" w:rsidRPr="002B0157">
                <w:rPr>
                  <w:kern w:val="28"/>
                  <w:lang w:eastAsia="en-US"/>
                </w:rPr>
                <w:t>and Beverage Services</w:t>
              </w:r>
            </w:sdtContent>
          </w:sdt>
          <w:r>
            <w:fldChar w:fldCharType="end"/>
          </w:r>
        </w:p>
      </w:tc>
    </w:tr>
  </w:tbl>
  <w:p w:rsidR="00C934BB" w:rsidRDefault="00C934BB">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11"/>
      <w:gridCol w:w="964"/>
    </w:tblGrid>
    <w:tr w:rsidR="00C934BB" w:rsidTr="00C07A74">
      <w:trPr>
        <w:trHeight w:val="709"/>
      </w:trPr>
      <w:tc>
        <w:tcPr>
          <w:tcW w:w="13048" w:type="dxa"/>
        </w:tcPr>
        <w:p w:rsidR="00C934BB" w:rsidRPr="00CA32E3" w:rsidRDefault="00C934BB" w:rsidP="00CA32E3">
          <w:pPr>
            <w:pStyle w:val="Footer-Right"/>
            <w:rPr>
              <w:rFonts w:eastAsiaTheme="majorEastAsia"/>
            </w:rPr>
          </w:pPr>
          <w:r w:rsidRPr="00CA32E3">
            <w:rPr>
              <w:rFonts w:eastAsiaTheme="majorEastAsia"/>
            </w:rPr>
            <w:t xml:space="preserve">© ASEAN </w:t>
          </w:r>
          <w:r>
            <w:rPr>
              <w:rFonts w:eastAsiaTheme="majorEastAsia"/>
            </w:rPr>
            <w:t>2013</w:t>
          </w:r>
        </w:p>
        <w:p w:rsidR="00C934BB" w:rsidRPr="00CA32E3" w:rsidRDefault="00C934BB" w:rsidP="00CA32E3">
          <w:pPr>
            <w:pStyle w:val="Footer-Right"/>
          </w:pPr>
          <w:r w:rsidRPr="00CA32E3">
            <w:t>Assessor Manual</w:t>
          </w:r>
        </w:p>
        <w:p w:rsidR="00C934BB" w:rsidRDefault="00CC077A" w:rsidP="00CA32E3">
          <w:pPr>
            <w:pStyle w:val="Footer-Right"/>
          </w:pPr>
          <w:r>
            <w:fldChar w:fldCharType="begin"/>
          </w:r>
          <w:r>
            <w:instrText xml:space="preserve"> REF  UnitName  \* MERGEFORMAT </w:instrText>
          </w:r>
          <w:r>
            <w:fldChar w:fldCharType="separate"/>
          </w:r>
          <w:sdt>
            <w:sdtPr>
              <w:alias w:val="Unit Name"/>
              <w:tag w:val="Unit Name"/>
              <w:id w:val="8008959"/>
              <w:placeholder>
                <w:docPart w:val="1A564B3594824800A96B21881459CE15"/>
              </w:placeholder>
            </w:sdtPr>
            <w:sdtEndPr/>
            <w:sdtContent>
              <w:r w:rsidR="002B0157" w:rsidRPr="002B0157">
                <w:t xml:space="preserve">Provide Food </w:t>
              </w:r>
              <w:r w:rsidR="002B0157" w:rsidRPr="002B0157">
                <w:rPr>
                  <w:kern w:val="28"/>
                  <w:lang w:eastAsia="en-US"/>
                </w:rPr>
                <w:t>and Beverage Services</w:t>
              </w:r>
            </w:sdtContent>
          </w:sdt>
          <w:r>
            <w:fldChar w:fldCharType="end"/>
          </w:r>
        </w:p>
      </w:tc>
      <w:tc>
        <w:tcPr>
          <w:tcW w:w="952" w:type="dxa"/>
          <w:shd w:val="clear" w:color="auto" w:fill="E36C0A" w:themeFill="accent6" w:themeFillShade="BF"/>
          <w:vAlign w:val="center"/>
        </w:tcPr>
        <w:p w:rsidR="00C934BB" w:rsidRPr="00CA32E3" w:rsidRDefault="00FF370B" w:rsidP="00CA32E3">
          <w:pPr>
            <w:pStyle w:val="Footer-Right"/>
            <w:jc w:val="center"/>
            <w:rPr>
              <w:color w:val="FFFFFF" w:themeColor="background1"/>
            </w:rPr>
          </w:pPr>
          <w:r>
            <w:rPr>
              <w:color w:val="FFFFFF" w:themeColor="background1"/>
            </w:rPr>
            <w:fldChar w:fldCharType="begin"/>
          </w:r>
          <w:r w:rsidR="00C934BB">
            <w:rPr>
              <w:color w:val="FFFFFF" w:themeColor="background1"/>
            </w:rPr>
            <w:instrText xml:space="preserve"> PAGE   \* MERGEFORMAT </w:instrText>
          </w:r>
          <w:r>
            <w:rPr>
              <w:color w:val="FFFFFF" w:themeColor="background1"/>
            </w:rPr>
            <w:fldChar w:fldCharType="separate"/>
          </w:r>
          <w:r w:rsidR="00CC077A">
            <w:rPr>
              <w:noProof/>
              <w:color w:val="FFFFFF" w:themeColor="background1"/>
            </w:rPr>
            <w:t>13</w:t>
          </w:r>
          <w:r>
            <w:rPr>
              <w:color w:val="FFFFFF" w:themeColor="background1"/>
            </w:rPr>
            <w:fldChar w:fldCharType="end"/>
          </w:r>
        </w:p>
      </w:tc>
    </w:tr>
  </w:tbl>
  <w:p w:rsidR="00C934BB" w:rsidRDefault="00C934BB">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96"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9"/>
      <w:gridCol w:w="8137"/>
    </w:tblGrid>
    <w:tr w:rsidR="00C934BB" w:rsidTr="00C07A74">
      <w:trPr>
        <w:trHeight w:val="709"/>
      </w:trPr>
      <w:tc>
        <w:tcPr>
          <w:tcW w:w="959" w:type="dxa"/>
          <w:shd w:val="clear" w:color="auto" w:fill="E36C0A" w:themeFill="accent6" w:themeFillShade="BF"/>
          <w:vAlign w:val="center"/>
        </w:tcPr>
        <w:p w:rsidR="00C934BB" w:rsidRPr="007075B8" w:rsidRDefault="00FF370B" w:rsidP="006D69DB">
          <w:pPr>
            <w:pStyle w:val="Footer-Left"/>
            <w:jc w:val="center"/>
            <w:rPr>
              <w:color w:val="FFFFFF" w:themeColor="background1"/>
            </w:rPr>
          </w:pPr>
          <w:r w:rsidRPr="007075B8">
            <w:rPr>
              <w:color w:val="FFFFFF" w:themeColor="background1"/>
            </w:rPr>
            <w:fldChar w:fldCharType="begin"/>
          </w:r>
          <w:r w:rsidR="00C934BB" w:rsidRPr="007075B8">
            <w:rPr>
              <w:color w:val="FFFFFF" w:themeColor="background1"/>
            </w:rPr>
            <w:instrText xml:space="preserve"> PAGE   \* MERGEFORMAT </w:instrText>
          </w:r>
          <w:r w:rsidRPr="007075B8">
            <w:rPr>
              <w:color w:val="FFFFFF" w:themeColor="background1"/>
            </w:rPr>
            <w:fldChar w:fldCharType="separate"/>
          </w:r>
          <w:r w:rsidR="00CC077A">
            <w:rPr>
              <w:noProof/>
              <w:color w:val="FFFFFF" w:themeColor="background1"/>
            </w:rPr>
            <w:t>78</w:t>
          </w:r>
          <w:r w:rsidRPr="007075B8">
            <w:rPr>
              <w:color w:val="FFFFFF" w:themeColor="background1"/>
            </w:rPr>
            <w:fldChar w:fldCharType="end"/>
          </w:r>
        </w:p>
      </w:tc>
      <w:tc>
        <w:tcPr>
          <w:tcW w:w="8137" w:type="dxa"/>
        </w:tcPr>
        <w:p w:rsidR="00C934BB" w:rsidRPr="000D3B99" w:rsidRDefault="00C934BB" w:rsidP="00CA32E3">
          <w:pPr>
            <w:pStyle w:val="Footer-Left"/>
            <w:rPr>
              <w:rFonts w:eastAsiaTheme="majorEastAsia"/>
            </w:rPr>
          </w:pPr>
          <w:r w:rsidRPr="000D3B99">
            <w:rPr>
              <w:rFonts w:eastAsiaTheme="majorEastAsia"/>
            </w:rPr>
            <w:t xml:space="preserve">© ASEAN </w:t>
          </w:r>
          <w:r>
            <w:rPr>
              <w:rFonts w:eastAsiaTheme="majorEastAsia"/>
            </w:rPr>
            <w:t>2013</w:t>
          </w:r>
        </w:p>
        <w:p w:rsidR="00C934BB" w:rsidRDefault="00C934BB" w:rsidP="00CA32E3">
          <w:pPr>
            <w:pStyle w:val="Footer-Left"/>
          </w:pPr>
          <w:r>
            <w:t>Assessor Manual</w:t>
          </w:r>
        </w:p>
        <w:p w:rsidR="00C934BB" w:rsidRDefault="00CC077A" w:rsidP="00CA32E3">
          <w:pPr>
            <w:pStyle w:val="Footer-Left"/>
          </w:pPr>
          <w:r>
            <w:fldChar w:fldCharType="begin"/>
          </w:r>
          <w:r>
            <w:instrText xml:space="preserve"> REF  UnitName  \* MERGEFORMAT </w:instrText>
          </w:r>
          <w:r>
            <w:fldChar w:fldCharType="separate"/>
          </w:r>
          <w:sdt>
            <w:sdtPr>
              <w:alias w:val="Unit Name"/>
              <w:tag w:val="Unit Name"/>
              <w:id w:val="8008960"/>
              <w:placeholder>
                <w:docPart w:val="CA18BAD4BCC94745BFEB8E49CF5E938B"/>
              </w:placeholder>
            </w:sdtPr>
            <w:sdtEndPr/>
            <w:sdtContent>
              <w:r w:rsidR="002B0157" w:rsidRPr="002B0157">
                <w:t xml:space="preserve">Provide Food </w:t>
              </w:r>
              <w:r w:rsidR="002B0157" w:rsidRPr="002B0157">
                <w:rPr>
                  <w:kern w:val="28"/>
                  <w:lang w:eastAsia="en-US"/>
                </w:rPr>
                <w:t>and Beverage Services</w:t>
              </w:r>
            </w:sdtContent>
          </w:sdt>
          <w:r>
            <w:fldChar w:fldCharType="end"/>
          </w:r>
        </w:p>
      </w:tc>
    </w:tr>
  </w:tbl>
  <w:p w:rsidR="00C934BB" w:rsidRDefault="00C934BB">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1"/>
      <w:gridCol w:w="951"/>
    </w:tblGrid>
    <w:tr w:rsidR="00C934BB" w:rsidTr="00C07A74">
      <w:trPr>
        <w:trHeight w:val="709"/>
      </w:trPr>
      <w:tc>
        <w:tcPr>
          <w:tcW w:w="8199" w:type="dxa"/>
        </w:tcPr>
        <w:p w:rsidR="00C934BB" w:rsidRPr="00CA32E3" w:rsidRDefault="00C934BB" w:rsidP="00CA32E3">
          <w:pPr>
            <w:pStyle w:val="Footer-Right"/>
            <w:rPr>
              <w:rFonts w:eastAsiaTheme="majorEastAsia"/>
            </w:rPr>
          </w:pPr>
          <w:r w:rsidRPr="00CA32E3">
            <w:rPr>
              <w:rFonts w:eastAsiaTheme="majorEastAsia"/>
            </w:rPr>
            <w:t xml:space="preserve">© ASEAN </w:t>
          </w:r>
          <w:r>
            <w:rPr>
              <w:rFonts w:eastAsiaTheme="majorEastAsia"/>
            </w:rPr>
            <w:t>2013</w:t>
          </w:r>
        </w:p>
        <w:p w:rsidR="00C934BB" w:rsidRPr="00CA32E3" w:rsidRDefault="00C934BB" w:rsidP="00CA32E3">
          <w:pPr>
            <w:pStyle w:val="Footer-Right"/>
          </w:pPr>
          <w:r w:rsidRPr="00CA32E3">
            <w:t>Assessor Manual</w:t>
          </w:r>
        </w:p>
        <w:p w:rsidR="00C934BB" w:rsidRDefault="00CC077A" w:rsidP="00CA32E3">
          <w:pPr>
            <w:pStyle w:val="Footer-Right"/>
          </w:pPr>
          <w:r>
            <w:fldChar w:fldCharType="begin"/>
          </w:r>
          <w:r>
            <w:instrText xml:space="preserve"> REF  UnitName  \* MERGEFORMAT </w:instrText>
          </w:r>
          <w:r>
            <w:fldChar w:fldCharType="separate"/>
          </w:r>
          <w:sdt>
            <w:sdtPr>
              <w:alias w:val="Unit Name"/>
              <w:tag w:val="Unit Name"/>
              <w:id w:val="8008961"/>
              <w:placeholder>
                <w:docPart w:val="064002A78DBC4F10AB2AE2680AE12C90"/>
              </w:placeholder>
            </w:sdtPr>
            <w:sdtEndPr/>
            <w:sdtContent>
              <w:r w:rsidR="002B0157" w:rsidRPr="002B0157">
                <w:t xml:space="preserve">Provide Food </w:t>
              </w:r>
              <w:r w:rsidR="002B0157" w:rsidRPr="002B0157">
                <w:rPr>
                  <w:kern w:val="28"/>
                  <w:lang w:eastAsia="en-US"/>
                </w:rPr>
                <w:t>and Beverage Services</w:t>
              </w:r>
            </w:sdtContent>
          </w:sdt>
          <w:r>
            <w:fldChar w:fldCharType="end"/>
          </w:r>
        </w:p>
      </w:tc>
      <w:tc>
        <w:tcPr>
          <w:tcW w:w="958" w:type="dxa"/>
          <w:shd w:val="clear" w:color="auto" w:fill="E36C0A" w:themeFill="accent6" w:themeFillShade="BF"/>
          <w:vAlign w:val="center"/>
        </w:tcPr>
        <w:p w:rsidR="00C934BB" w:rsidRPr="00CA32E3" w:rsidRDefault="00FF370B" w:rsidP="00CA32E3">
          <w:pPr>
            <w:pStyle w:val="Footer-Right"/>
            <w:jc w:val="center"/>
            <w:rPr>
              <w:color w:val="FFFFFF" w:themeColor="background1"/>
            </w:rPr>
          </w:pPr>
          <w:r>
            <w:rPr>
              <w:color w:val="FFFFFF" w:themeColor="background1"/>
            </w:rPr>
            <w:fldChar w:fldCharType="begin"/>
          </w:r>
          <w:r w:rsidR="00C934BB">
            <w:rPr>
              <w:color w:val="FFFFFF" w:themeColor="background1"/>
            </w:rPr>
            <w:instrText xml:space="preserve"> PAGE   \* MERGEFORMAT </w:instrText>
          </w:r>
          <w:r>
            <w:rPr>
              <w:color w:val="FFFFFF" w:themeColor="background1"/>
            </w:rPr>
            <w:fldChar w:fldCharType="separate"/>
          </w:r>
          <w:r w:rsidR="00CC077A">
            <w:rPr>
              <w:noProof/>
              <w:color w:val="FFFFFF" w:themeColor="background1"/>
            </w:rPr>
            <w:t>77</w:t>
          </w:r>
          <w:r>
            <w:rPr>
              <w:color w:val="FFFFFF" w:themeColor="background1"/>
            </w:rPr>
            <w:fldChar w:fldCharType="end"/>
          </w:r>
        </w:p>
      </w:tc>
    </w:tr>
  </w:tbl>
  <w:p w:rsidR="00C934BB" w:rsidRDefault="00C934BB">
    <w:pPr>
      <w:pStyle w:val="Foote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C934BB" w:rsidTr="00C07A74">
      <w:trPr>
        <w:trHeight w:val="709"/>
      </w:trPr>
      <w:tc>
        <w:tcPr>
          <w:tcW w:w="959" w:type="dxa"/>
          <w:shd w:val="clear" w:color="auto" w:fill="E36C0A" w:themeFill="accent6" w:themeFillShade="BF"/>
          <w:vAlign w:val="center"/>
        </w:tcPr>
        <w:p w:rsidR="00C934BB" w:rsidRPr="007075B8" w:rsidRDefault="00FF370B" w:rsidP="006D69DB">
          <w:pPr>
            <w:pStyle w:val="Footer-Left"/>
            <w:jc w:val="center"/>
            <w:rPr>
              <w:color w:val="FFFFFF" w:themeColor="background1"/>
            </w:rPr>
          </w:pPr>
          <w:r w:rsidRPr="007075B8">
            <w:rPr>
              <w:color w:val="FFFFFF" w:themeColor="background1"/>
            </w:rPr>
            <w:fldChar w:fldCharType="begin"/>
          </w:r>
          <w:r w:rsidR="00C934BB" w:rsidRPr="007075B8">
            <w:rPr>
              <w:color w:val="FFFFFF" w:themeColor="background1"/>
            </w:rPr>
            <w:instrText xml:space="preserve"> PAGE   \* MERGEFORMAT </w:instrText>
          </w:r>
          <w:r w:rsidRPr="007075B8">
            <w:rPr>
              <w:color w:val="FFFFFF" w:themeColor="background1"/>
            </w:rPr>
            <w:fldChar w:fldCharType="separate"/>
          </w:r>
          <w:r w:rsidR="00CC077A">
            <w:rPr>
              <w:noProof/>
              <w:color w:val="FFFFFF" w:themeColor="background1"/>
            </w:rPr>
            <w:t>84</w:t>
          </w:r>
          <w:r w:rsidRPr="007075B8">
            <w:rPr>
              <w:color w:val="FFFFFF" w:themeColor="background1"/>
            </w:rPr>
            <w:fldChar w:fldCharType="end"/>
          </w:r>
        </w:p>
      </w:tc>
      <w:tc>
        <w:tcPr>
          <w:tcW w:w="12941" w:type="dxa"/>
        </w:tcPr>
        <w:p w:rsidR="00C934BB" w:rsidRPr="000D3B99" w:rsidRDefault="00C934BB" w:rsidP="00CA32E3">
          <w:pPr>
            <w:pStyle w:val="Footer-Left"/>
            <w:rPr>
              <w:rFonts w:eastAsiaTheme="majorEastAsia"/>
            </w:rPr>
          </w:pPr>
          <w:r w:rsidRPr="000D3B99">
            <w:rPr>
              <w:rFonts w:eastAsiaTheme="majorEastAsia"/>
            </w:rPr>
            <w:t xml:space="preserve">© ASEAN </w:t>
          </w:r>
          <w:r>
            <w:rPr>
              <w:rFonts w:eastAsiaTheme="majorEastAsia"/>
            </w:rPr>
            <w:t>2013</w:t>
          </w:r>
        </w:p>
        <w:p w:rsidR="00C934BB" w:rsidRDefault="00C934BB" w:rsidP="00CA32E3">
          <w:pPr>
            <w:pStyle w:val="Footer-Left"/>
          </w:pPr>
          <w:r>
            <w:t>Assessor Manual</w:t>
          </w:r>
        </w:p>
        <w:p w:rsidR="00C934BB" w:rsidRDefault="00CC077A" w:rsidP="00CA32E3">
          <w:pPr>
            <w:pStyle w:val="Footer-Left"/>
          </w:pPr>
          <w:r>
            <w:fldChar w:fldCharType="begin"/>
          </w:r>
          <w:r>
            <w:instrText xml:space="preserve"> REF  UnitName  \* MERGEFORMAT </w:instrText>
          </w:r>
          <w:r>
            <w:fldChar w:fldCharType="separate"/>
          </w:r>
          <w:sdt>
            <w:sdtPr>
              <w:alias w:val="Unit Name"/>
              <w:tag w:val="Unit Name"/>
              <w:id w:val="8008962"/>
              <w:placeholder>
                <w:docPart w:val="927F9A349F71448592214AC045E826D8"/>
              </w:placeholder>
            </w:sdtPr>
            <w:sdtEndPr/>
            <w:sdtContent>
              <w:r w:rsidR="002B0157" w:rsidRPr="002B0157">
                <w:t xml:space="preserve">Provide Food </w:t>
              </w:r>
              <w:r w:rsidR="002B0157" w:rsidRPr="002B0157">
                <w:rPr>
                  <w:kern w:val="28"/>
                  <w:lang w:eastAsia="en-US"/>
                </w:rPr>
                <w:t>and Beverage Services</w:t>
              </w:r>
            </w:sdtContent>
          </w:sdt>
          <w:r>
            <w:fldChar w:fldCharType="end"/>
          </w:r>
        </w:p>
      </w:tc>
    </w:tr>
  </w:tbl>
  <w:p w:rsidR="00C934BB" w:rsidRDefault="00C934BB">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171"/>
      <w:gridCol w:w="1004"/>
    </w:tblGrid>
    <w:tr w:rsidR="00C934BB" w:rsidTr="00C07A74">
      <w:trPr>
        <w:trHeight w:val="709"/>
      </w:trPr>
      <w:tc>
        <w:tcPr>
          <w:tcW w:w="13008" w:type="dxa"/>
        </w:tcPr>
        <w:p w:rsidR="00C934BB" w:rsidRPr="00CA32E3" w:rsidRDefault="00C934BB" w:rsidP="00CA32E3">
          <w:pPr>
            <w:pStyle w:val="Footer-Right"/>
            <w:rPr>
              <w:rFonts w:eastAsiaTheme="majorEastAsia"/>
            </w:rPr>
          </w:pPr>
          <w:r w:rsidRPr="00CA32E3">
            <w:rPr>
              <w:rFonts w:eastAsiaTheme="majorEastAsia"/>
            </w:rPr>
            <w:t xml:space="preserve">© ASEAN </w:t>
          </w:r>
          <w:r>
            <w:rPr>
              <w:rFonts w:eastAsiaTheme="majorEastAsia"/>
            </w:rPr>
            <w:t>2013</w:t>
          </w:r>
        </w:p>
        <w:p w:rsidR="00C934BB" w:rsidRPr="00CA32E3" w:rsidRDefault="00C934BB" w:rsidP="00CA32E3">
          <w:pPr>
            <w:pStyle w:val="Footer-Right"/>
          </w:pPr>
          <w:r w:rsidRPr="00CA32E3">
            <w:t>Assessor Manual</w:t>
          </w:r>
        </w:p>
        <w:p w:rsidR="00C934BB" w:rsidRDefault="00CC077A" w:rsidP="00CA32E3">
          <w:pPr>
            <w:pStyle w:val="Footer-Right"/>
          </w:pPr>
          <w:r>
            <w:fldChar w:fldCharType="begin"/>
          </w:r>
          <w:r>
            <w:instrText xml:space="preserve"> REF  UnitName  \* MERGEFORMAT </w:instrText>
          </w:r>
          <w:r>
            <w:fldChar w:fldCharType="separate"/>
          </w:r>
          <w:sdt>
            <w:sdtPr>
              <w:alias w:val="Unit Name"/>
              <w:tag w:val="Unit Name"/>
              <w:id w:val="8008963"/>
              <w:placeholder>
                <w:docPart w:val="3720C99A5CF84BB68516CC91644B25FC"/>
              </w:placeholder>
            </w:sdtPr>
            <w:sdtEndPr/>
            <w:sdtContent>
              <w:r w:rsidR="002B0157" w:rsidRPr="002B0157">
                <w:t xml:space="preserve">Provide Food </w:t>
              </w:r>
              <w:r w:rsidR="002B0157" w:rsidRPr="002B0157">
                <w:rPr>
                  <w:kern w:val="28"/>
                  <w:lang w:eastAsia="en-US"/>
                </w:rPr>
                <w:t>and Beverage Services</w:t>
              </w:r>
            </w:sdtContent>
          </w:sdt>
          <w:r>
            <w:fldChar w:fldCharType="end"/>
          </w:r>
        </w:p>
      </w:tc>
      <w:tc>
        <w:tcPr>
          <w:tcW w:w="992" w:type="dxa"/>
          <w:shd w:val="clear" w:color="auto" w:fill="E36C0A" w:themeFill="accent6" w:themeFillShade="BF"/>
          <w:vAlign w:val="center"/>
        </w:tcPr>
        <w:p w:rsidR="00C934BB" w:rsidRPr="00CA32E3" w:rsidRDefault="00FF370B" w:rsidP="00CA32E3">
          <w:pPr>
            <w:pStyle w:val="Footer-Right"/>
            <w:jc w:val="center"/>
            <w:rPr>
              <w:color w:val="FFFFFF" w:themeColor="background1"/>
            </w:rPr>
          </w:pPr>
          <w:r>
            <w:rPr>
              <w:color w:val="FFFFFF" w:themeColor="background1"/>
            </w:rPr>
            <w:fldChar w:fldCharType="begin"/>
          </w:r>
          <w:r w:rsidR="00C934BB">
            <w:rPr>
              <w:color w:val="FFFFFF" w:themeColor="background1"/>
            </w:rPr>
            <w:instrText xml:space="preserve"> PAGE   \* MERGEFORMAT </w:instrText>
          </w:r>
          <w:r>
            <w:rPr>
              <w:color w:val="FFFFFF" w:themeColor="background1"/>
            </w:rPr>
            <w:fldChar w:fldCharType="separate"/>
          </w:r>
          <w:r w:rsidR="00CC077A">
            <w:rPr>
              <w:noProof/>
              <w:color w:val="FFFFFF" w:themeColor="background1"/>
            </w:rPr>
            <w:t>83</w:t>
          </w:r>
          <w:r>
            <w:rPr>
              <w:color w:val="FFFFFF" w:themeColor="background1"/>
            </w:rPr>
            <w:fldChar w:fldCharType="end"/>
          </w:r>
        </w:p>
      </w:tc>
    </w:tr>
  </w:tbl>
  <w:p w:rsidR="00C934BB" w:rsidRDefault="00C934BB">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934BB" w:rsidRDefault="00C934BB">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934BB" w:rsidRDefault="00C934BB">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934BB" w:rsidRDefault="00C934B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47976" w:rsidRPr="007075B8" w:rsidRDefault="00347976" w:rsidP="007075B8">
      <w:pPr>
        <w:spacing w:after="0" w:line="240" w:lineRule="auto"/>
      </w:pPr>
      <w:r>
        <w:separator/>
      </w:r>
    </w:p>
  </w:footnote>
  <w:footnote w:type="continuationSeparator" w:id="0">
    <w:p w:rsidR="00347976" w:rsidRPr="007075B8" w:rsidRDefault="00347976" w:rsidP="007075B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214"/>
      <w:gridCol w:w="2858"/>
    </w:tblGrid>
    <w:tr w:rsidR="00C934BB" w:rsidTr="004E1B78">
      <w:trPr>
        <w:trHeight w:val="567"/>
      </w:trPr>
      <w:tc>
        <w:tcPr>
          <w:tcW w:w="6237" w:type="dxa"/>
          <w:shd w:val="clear" w:color="auto" w:fill="E36C0A" w:themeFill="accent6" w:themeFillShade="BF"/>
          <w:vAlign w:val="center"/>
        </w:tcPr>
        <w:p w:rsidR="00C934BB" w:rsidRDefault="00C934BB" w:rsidP="00CA32E3">
          <w:pPr>
            <w:pStyle w:val="HeaderLeft"/>
          </w:pPr>
          <w:r>
            <w:t>Competency Based A</w:t>
          </w:r>
          <w:r w:rsidRPr="00E35E98">
            <w:t>ssessment</w:t>
          </w:r>
          <w:r>
            <w:t xml:space="preserve"> (CBA) – An introduction for assessors</w:t>
          </w:r>
        </w:p>
      </w:tc>
      <w:tc>
        <w:tcPr>
          <w:tcW w:w="2868" w:type="dxa"/>
          <w:vAlign w:val="center"/>
        </w:tcPr>
        <w:p w:rsidR="00C934BB" w:rsidRDefault="00C934BB" w:rsidP="00CA32E3">
          <w:pPr>
            <w:pStyle w:val="HeaderLeft"/>
          </w:pPr>
        </w:p>
      </w:tc>
    </w:tr>
  </w:tbl>
  <w:p w:rsidR="00C934BB" w:rsidRDefault="00C934BB">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005"/>
      <w:gridCol w:w="6067"/>
    </w:tblGrid>
    <w:tr w:rsidR="00C934BB" w:rsidTr="004E1B78">
      <w:trPr>
        <w:trHeight w:val="567"/>
      </w:trPr>
      <w:tc>
        <w:tcPr>
          <w:tcW w:w="3085" w:type="dxa"/>
        </w:tcPr>
        <w:p w:rsidR="00C934BB" w:rsidRDefault="00C934BB">
          <w:pPr>
            <w:pStyle w:val="Header"/>
          </w:pPr>
        </w:p>
      </w:tc>
      <w:tc>
        <w:tcPr>
          <w:tcW w:w="6237" w:type="dxa"/>
          <w:shd w:val="clear" w:color="auto" w:fill="E36C0A" w:themeFill="accent6" w:themeFillShade="BF"/>
          <w:vAlign w:val="center"/>
        </w:tcPr>
        <w:p w:rsidR="00C934BB" w:rsidRDefault="00C934BB" w:rsidP="00CA32E3">
          <w:pPr>
            <w:pStyle w:val="HeaderRight"/>
          </w:pPr>
          <w:r>
            <w:t>Competency Based A</w:t>
          </w:r>
          <w:r w:rsidRPr="00E35E98">
            <w:t>ssessment</w:t>
          </w:r>
          <w:r>
            <w:t xml:space="preserve"> (CBA) – An introduction for assessors</w:t>
          </w:r>
        </w:p>
      </w:tc>
    </w:tr>
  </w:tbl>
  <w:p w:rsidR="00C934BB" w:rsidRDefault="00C934BB">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71"/>
      <w:gridCol w:w="12004"/>
    </w:tblGrid>
    <w:tr w:rsidR="00C934BB" w:rsidTr="00C07A74">
      <w:trPr>
        <w:trHeight w:val="567"/>
      </w:trPr>
      <w:tc>
        <w:tcPr>
          <w:tcW w:w="2160" w:type="dxa"/>
          <w:shd w:val="clear" w:color="auto" w:fill="E36C0A" w:themeFill="accent6" w:themeFillShade="BF"/>
          <w:vAlign w:val="center"/>
        </w:tcPr>
        <w:p w:rsidR="00C934BB" w:rsidRDefault="00C934BB" w:rsidP="00CA32E3">
          <w:pPr>
            <w:pStyle w:val="HeaderLeft"/>
          </w:pPr>
          <w:r>
            <w:t>Competency Standard</w:t>
          </w:r>
        </w:p>
      </w:tc>
      <w:tc>
        <w:tcPr>
          <w:tcW w:w="11940" w:type="dxa"/>
          <w:vAlign w:val="center"/>
        </w:tcPr>
        <w:p w:rsidR="00C934BB" w:rsidRDefault="00C934BB" w:rsidP="00CA32E3">
          <w:pPr>
            <w:pStyle w:val="HeaderLeft"/>
          </w:pPr>
        </w:p>
      </w:tc>
    </w:tr>
  </w:tbl>
  <w:p w:rsidR="00C934BB" w:rsidRDefault="00C934BB">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015"/>
      <w:gridCol w:w="2160"/>
    </w:tblGrid>
    <w:tr w:rsidR="00C934BB" w:rsidTr="00743DD4">
      <w:trPr>
        <w:trHeight w:val="567"/>
      </w:trPr>
      <w:tc>
        <w:tcPr>
          <w:tcW w:w="12015" w:type="dxa"/>
        </w:tcPr>
        <w:p w:rsidR="00C934BB" w:rsidRDefault="00C934BB">
          <w:pPr>
            <w:pStyle w:val="Header"/>
          </w:pPr>
        </w:p>
      </w:tc>
      <w:tc>
        <w:tcPr>
          <w:tcW w:w="2160" w:type="dxa"/>
          <w:shd w:val="clear" w:color="auto" w:fill="E36C0A" w:themeFill="accent6" w:themeFillShade="BF"/>
          <w:vAlign w:val="center"/>
        </w:tcPr>
        <w:p w:rsidR="00C934BB" w:rsidRDefault="00C934BB" w:rsidP="00CA32E3">
          <w:pPr>
            <w:pStyle w:val="HeaderRight"/>
          </w:pPr>
          <w:r>
            <w:t>Competency Standard</w:t>
          </w:r>
        </w:p>
      </w:tc>
    </w:tr>
  </w:tbl>
  <w:p w:rsidR="00C934BB" w:rsidRDefault="00C934BB">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05"/>
      <w:gridCol w:w="7567"/>
    </w:tblGrid>
    <w:tr w:rsidR="00C934BB" w:rsidTr="008515CA">
      <w:trPr>
        <w:trHeight w:val="567"/>
      </w:trPr>
      <w:tc>
        <w:tcPr>
          <w:tcW w:w="1526" w:type="dxa"/>
          <w:shd w:val="clear" w:color="auto" w:fill="E36C0A" w:themeFill="accent6" w:themeFillShade="BF"/>
          <w:vAlign w:val="center"/>
        </w:tcPr>
        <w:p w:rsidR="00C934BB" w:rsidRDefault="00C934BB" w:rsidP="00CA32E3">
          <w:pPr>
            <w:pStyle w:val="HeaderLeft"/>
          </w:pPr>
          <w:r>
            <w:t>Oral Questions</w:t>
          </w:r>
        </w:p>
      </w:tc>
      <w:tc>
        <w:tcPr>
          <w:tcW w:w="7688" w:type="dxa"/>
          <w:vAlign w:val="center"/>
        </w:tcPr>
        <w:p w:rsidR="00C934BB" w:rsidRDefault="00C934BB" w:rsidP="00CA32E3">
          <w:pPr>
            <w:pStyle w:val="HeaderLeft"/>
          </w:pPr>
        </w:p>
      </w:tc>
    </w:tr>
  </w:tbl>
  <w:p w:rsidR="00C934BB" w:rsidRDefault="00C934BB">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558"/>
      <w:gridCol w:w="1514"/>
    </w:tblGrid>
    <w:tr w:rsidR="00C934BB" w:rsidTr="00C07A74">
      <w:trPr>
        <w:trHeight w:val="567"/>
      </w:trPr>
      <w:tc>
        <w:tcPr>
          <w:tcW w:w="7621" w:type="dxa"/>
        </w:tcPr>
        <w:p w:rsidR="00C934BB" w:rsidRDefault="00C934BB">
          <w:pPr>
            <w:pStyle w:val="Header"/>
          </w:pPr>
        </w:p>
      </w:tc>
      <w:tc>
        <w:tcPr>
          <w:tcW w:w="1525" w:type="dxa"/>
          <w:shd w:val="clear" w:color="auto" w:fill="E36C0A" w:themeFill="accent6" w:themeFillShade="BF"/>
          <w:vAlign w:val="center"/>
        </w:tcPr>
        <w:p w:rsidR="00C934BB" w:rsidRDefault="00C934BB" w:rsidP="00CA32E3">
          <w:pPr>
            <w:pStyle w:val="HeaderRight"/>
          </w:pPr>
          <w:r>
            <w:t>Oral Questions</w:t>
          </w:r>
        </w:p>
      </w:tc>
    </w:tr>
  </w:tbl>
  <w:p w:rsidR="00C934BB" w:rsidRDefault="00C934BB">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87"/>
      <w:gridCol w:w="7285"/>
    </w:tblGrid>
    <w:tr w:rsidR="00C934BB" w:rsidTr="00C07A74">
      <w:trPr>
        <w:trHeight w:val="567"/>
      </w:trPr>
      <w:tc>
        <w:tcPr>
          <w:tcW w:w="1747" w:type="dxa"/>
          <w:shd w:val="clear" w:color="auto" w:fill="E36C0A" w:themeFill="accent6" w:themeFillShade="BF"/>
          <w:vAlign w:val="center"/>
        </w:tcPr>
        <w:p w:rsidR="00C934BB" w:rsidRDefault="00C934BB" w:rsidP="00CA32E3">
          <w:pPr>
            <w:pStyle w:val="HeaderLeft"/>
          </w:pPr>
          <w:r>
            <w:t>Written Questions</w:t>
          </w:r>
        </w:p>
      </w:tc>
      <w:tc>
        <w:tcPr>
          <w:tcW w:w="7121" w:type="dxa"/>
          <w:vAlign w:val="center"/>
        </w:tcPr>
        <w:p w:rsidR="00C934BB" w:rsidRDefault="00C934BB" w:rsidP="00CA32E3">
          <w:pPr>
            <w:pStyle w:val="HeaderLeft"/>
          </w:pPr>
        </w:p>
      </w:tc>
    </w:tr>
  </w:tbl>
  <w:p w:rsidR="00C934BB" w:rsidRDefault="00C934BB">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361"/>
      <w:gridCol w:w="1711"/>
    </w:tblGrid>
    <w:tr w:rsidR="00C934BB" w:rsidTr="008515CA">
      <w:trPr>
        <w:trHeight w:val="567"/>
      </w:trPr>
      <w:tc>
        <w:tcPr>
          <w:tcW w:w="7479" w:type="dxa"/>
        </w:tcPr>
        <w:p w:rsidR="00C934BB" w:rsidRDefault="00C934BB">
          <w:pPr>
            <w:pStyle w:val="Header"/>
          </w:pPr>
        </w:p>
      </w:tc>
      <w:tc>
        <w:tcPr>
          <w:tcW w:w="1735" w:type="dxa"/>
          <w:shd w:val="clear" w:color="auto" w:fill="E36C0A" w:themeFill="accent6" w:themeFillShade="BF"/>
          <w:vAlign w:val="center"/>
        </w:tcPr>
        <w:p w:rsidR="00C934BB" w:rsidRDefault="00C934BB" w:rsidP="00CA32E3">
          <w:pPr>
            <w:pStyle w:val="HeaderRight"/>
          </w:pPr>
          <w:r>
            <w:t>Written Questions</w:t>
          </w:r>
        </w:p>
      </w:tc>
    </w:tr>
  </w:tbl>
  <w:p w:rsidR="00C934BB" w:rsidRDefault="00C934BB">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21"/>
      <w:gridCol w:w="6451"/>
    </w:tblGrid>
    <w:tr w:rsidR="00C934BB" w:rsidTr="008515CA">
      <w:trPr>
        <w:trHeight w:val="567"/>
      </w:trPr>
      <w:tc>
        <w:tcPr>
          <w:tcW w:w="2660" w:type="dxa"/>
          <w:shd w:val="clear" w:color="auto" w:fill="E36C0A" w:themeFill="accent6" w:themeFillShade="BF"/>
          <w:vAlign w:val="center"/>
        </w:tcPr>
        <w:p w:rsidR="00C934BB" w:rsidRDefault="00C934BB" w:rsidP="000D7A1F">
          <w:pPr>
            <w:pStyle w:val="HeaderLeft"/>
          </w:pPr>
          <w:r>
            <w:t>Answers to Written Questions</w:t>
          </w:r>
        </w:p>
      </w:tc>
      <w:tc>
        <w:tcPr>
          <w:tcW w:w="6554" w:type="dxa"/>
          <w:vAlign w:val="center"/>
        </w:tcPr>
        <w:p w:rsidR="00C934BB" w:rsidRDefault="00C934BB" w:rsidP="00CA32E3">
          <w:pPr>
            <w:pStyle w:val="HeaderLeft"/>
          </w:pPr>
        </w:p>
      </w:tc>
    </w:tr>
  </w:tbl>
  <w:p w:rsidR="00C934BB" w:rsidRDefault="00C934BB">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34"/>
      <w:gridCol w:w="2638"/>
    </w:tblGrid>
    <w:tr w:rsidR="00C934BB" w:rsidTr="00C07A74">
      <w:trPr>
        <w:trHeight w:val="567"/>
      </w:trPr>
      <w:tc>
        <w:tcPr>
          <w:tcW w:w="6487" w:type="dxa"/>
        </w:tcPr>
        <w:p w:rsidR="00C934BB" w:rsidRDefault="00C934BB">
          <w:pPr>
            <w:pStyle w:val="Header"/>
          </w:pPr>
        </w:p>
      </w:tc>
      <w:tc>
        <w:tcPr>
          <w:tcW w:w="2659" w:type="dxa"/>
          <w:shd w:val="clear" w:color="auto" w:fill="E36C0A" w:themeFill="accent6" w:themeFillShade="BF"/>
          <w:vAlign w:val="center"/>
        </w:tcPr>
        <w:p w:rsidR="00C934BB" w:rsidRDefault="00C934BB" w:rsidP="000D7A1F">
          <w:pPr>
            <w:pStyle w:val="HeaderRight"/>
          </w:pPr>
          <w:r>
            <w:t>Answers to Written Questions</w:t>
          </w:r>
        </w:p>
      </w:tc>
    </w:tr>
  </w:tbl>
  <w:p w:rsidR="00C934BB" w:rsidRDefault="00C934BB">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05"/>
      <w:gridCol w:w="7067"/>
    </w:tblGrid>
    <w:tr w:rsidR="00C934BB" w:rsidTr="00C07A74">
      <w:trPr>
        <w:trHeight w:val="567"/>
      </w:trPr>
      <w:tc>
        <w:tcPr>
          <w:tcW w:w="2019" w:type="dxa"/>
          <w:shd w:val="clear" w:color="auto" w:fill="E36C0A" w:themeFill="accent6" w:themeFillShade="BF"/>
          <w:vAlign w:val="center"/>
        </w:tcPr>
        <w:p w:rsidR="00C934BB" w:rsidRDefault="00C934BB" w:rsidP="000D7A1F">
          <w:pPr>
            <w:pStyle w:val="HeaderLeft"/>
          </w:pPr>
          <w:r>
            <w:t>Observation Checklist</w:t>
          </w:r>
        </w:p>
      </w:tc>
      <w:tc>
        <w:tcPr>
          <w:tcW w:w="7121" w:type="dxa"/>
          <w:vAlign w:val="center"/>
        </w:tcPr>
        <w:p w:rsidR="00C934BB" w:rsidRDefault="00C934BB" w:rsidP="00CA32E3">
          <w:pPr>
            <w:pStyle w:val="HeaderLeft"/>
          </w:pPr>
        </w:p>
      </w:tc>
    </w:tr>
  </w:tbl>
  <w:p w:rsidR="00C934BB" w:rsidRDefault="00C934BB">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83"/>
      <w:gridCol w:w="1989"/>
    </w:tblGrid>
    <w:tr w:rsidR="00C934BB" w:rsidTr="008515CA">
      <w:trPr>
        <w:trHeight w:val="567"/>
      </w:trPr>
      <w:tc>
        <w:tcPr>
          <w:tcW w:w="7196" w:type="dxa"/>
        </w:tcPr>
        <w:p w:rsidR="00C934BB" w:rsidRDefault="00C934BB">
          <w:pPr>
            <w:pStyle w:val="Header"/>
          </w:pPr>
        </w:p>
      </w:tc>
      <w:tc>
        <w:tcPr>
          <w:tcW w:w="2018" w:type="dxa"/>
          <w:shd w:val="clear" w:color="auto" w:fill="E36C0A" w:themeFill="accent6" w:themeFillShade="BF"/>
          <w:vAlign w:val="center"/>
        </w:tcPr>
        <w:p w:rsidR="00C934BB" w:rsidRDefault="00C934BB" w:rsidP="000D7A1F">
          <w:pPr>
            <w:pStyle w:val="HeaderRight"/>
          </w:pPr>
          <w:r>
            <w:t>Observation Checklist</w:t>
          </w:r>
        </w:p>
      </w:tc>
    </w:tr>
  </w:tbl>
  <w:p w:rsidR="00C934BB" w:rsidRDefault="00C934BB">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05"/>
      <w:gridCol w:w="7067"/>
    </w:tblGrid>
    <w:tr w:rsidR="00C934BB" w:rsidTr="00C07A74">
      <w:trPr>
        <w:trHeight w:val="567"/>
      </w:trPr>
      <w:tc>
        <w:tcPr>
          <w:tcW w:w="2019" w:type="dxa"/>
          <w:shd w:val="clear" w:color="auto" w:fill="E36C0A" w:themeFill="accent6" w:themeFillShade="BF"/>
          <w:vAlign w:val="center"/>
        </w:tcPr>
        <w:p w:rsidR="00C934BB" w:rsidRDefault="00C934BB" w:rsidP="000D7A1F">
          <w:pPr>
            <w:pStyle w:val="HeaderLeft"/>
          </w:pPr>
          <w:r>
            <w:t>Third Party Statement</w:t>
          </w:r>
        </w:p>
      </w:tc>
      <w:tc>
        <w:tcPr>
          <w:tcW w:w="7121" w:type="dxa"/>
          <w:vAlign w:val="center"/>
        </w:tcPr>
        <w:p w:rsidR="00C934BB" w:rsidRDefault="00C934BB" w:rsidP="00CA32E3">
          <w:pPr>
            <w:pStyle w:val="HeaderLeft"/>
          </w:pPr>
        </w:p>
      </w:tc>
    </w:tr>
  </w:tbl>
  <w:p w:rsidR="00C934BB" w:rsidRDefault="00C934BB">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83"/>
      <w:gridCol w:w="1989"/>
    </w:tblGrid>
    <w:tr w:rsidR="00C934BB" w:rsidTr="008515CA">
      <w:trPr>
        <w:trHeight w:val="567"/>
      </w:trPr>
      <w:tc>
        <w:tcPr>
          <w:tcW w:w="7196" w:type="dxa"/>
        </w:tcPr>
        <w:p w:rsidR="00C934BB" w:rsidRDefault="00C934BB">
          <w:pPr>
            <w:pStyle w:val="Header"/>
          </w:pPr>
        </w:p>
      </w:tc>
      <w:tc>
        <w:tcPr>
          <w:tcW w:w="2018" w:type="dxa"/>
          <w:shd w:val="clear" w:color="auto" w:fill="E36C0A" w:themeFill="accent6" w:themeFillShade="BF"/>
          <w:vAlign w:val="center"/>
        </w:tcPr>
        <w:p w:rsidR="00C934BB" w:rsidRDefault="00C934BB" w:rsidP="000D7A1F">
          <w:pPr>
            <w:pStyle w:val="HeaderRight"/>
          </w:pPr>
          <w:r>
            <w:t>Third Party Statement</w:t>
          </w:r>
        </w:p>
      </w:tc>
    </w:tr>
  </w:tbl>
  <w:p w:rsidR="00C934BB" w:rsidRDefault="00C934BB">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60"/>
      <w:gridCol w:w="11515"/>
    </w:tblGrid>
    <w:tr w:rsidR="00C934BB" w:rsidTr="0097587C">
      <w:trPr>
        <w:trHeight w:val="567"/>
      </w:trPr>
      <w:tc>
        <w:tcPr>
          <w:tcW w:w="2660" w:type="dxa"/>
          <w:shd w:val="clear" w:color="auto" w:fill="E36C0A" w:themeFill="accent6" w:themeFillShade="BF"/>
          <w:vAlign w:val="center"/>
        </w:tcPr>
        <w:p w:rsidR="00C934BB" w:rsidRDefault="00C934BB" w:rsidP="000D7A1F">
          <w:pPr>
            <w:pStyle w:val="HeaderLeft"/>
          </w:pPr>
          <w:r>
            <w:t>Competency Recording Sheet</w:t>
          </w:r>
        </w:p>
      </w:tc>
      <w:tc>
        <w:tcPr>
          <w:tcW w:w="11515" w:type="dxa"/>
          <w:vAlign w:val="center"/>
        </w:tcPr>
        <w:p w:rsidR="00C934BB" w:rsidRDefault="00C934BB" w:rsidP="00CA32E3">
          <w:pPr>
            <w:pStyle w:val="HeaderLeft"/>
          </w:pPr>
        </w:p>
      </w:tc>
    </w:tr>
  </w:tbl>
  <w:p w:rsidR="00C934BB" w:rsidRDefault="00C934BB"/>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448"/>
      <w:gridCol w:w="2727"/>
    </w:tblGrid>
    <w:tr w:rsidR="00C934BB" w:rsidTr="0097587C">
      <w:trPr>
        <w:trHeight w:val="567"/>
      </w:trPr>
      <w:tc>
        <w:tcPr>
          <w:tcW w:w="11448" w:type="dxa"/>
        </w:tcPr>
        <w:p w:rsidR="00C934BB" w:rsidRDefault="00C934BB">
          <w:pPr>
            <w:pStyle w:val="Header"/>
          </w:pPr>
        </w:p>
      </w:tc>
      <w:tc>
        <w:tcPr>
          <w:tcW w:w="2727" w:type="dxa"/>
          <w:shd w:val="clear" w:color="auto" w:fill="E36C0A" w:themeFill="accent6" w:themeFillShade="BF"/>
          <w:vAlign w:val="center"/>
        </w:tcPr>
        <w:p w:rsidR="00C934BB" w:rsidRDefault="00C934BB" w:rsidP="000D7A1F">
          <w:pPr>
            <w:pStyle w:val="HeaderRight"/>
          </w:pPr>
          <w:r>
            <w:t>Competency Recording Sheet</w:t>
          </w:r>
        </w:p>
      </w:tc>
    </w:tr>
  </w:tbl>
  <w:p w:rsidR="00C934BB" w:rsidRDefault="00C934BB">
    <w:pPr>
      <w:pStyle w:val="Heade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934BB" w:rsidRDefault="00C934BB"/>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934BB" w:rsidRDefault="00C934BB">
    <w:pPr>
      <w:pStyle w:val="Heade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934BB" w:rsidRDefault="00C934B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AF2D6B"/>
    <w:multiLevelType w:val="hybridMultilevel"/>
    <w:tmpl w:val="585C4B30"/>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2">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
    <w:nsid w:val="09E72409"/>
    <w:multiLevelType w:val="multilevel"/>
    <w:tmpl w:val="812034EA"/>
    <w:lvl w:ilvl="0">
      <w:start w:val="1"/>
      <w:numFmt w:val="decimal"/>
      <w:lvlText w:val="%1"/>
      <w:lvlJc w:val="left"/>
      <w:pPr>
        <w:tabs>
          <w:tab w:val="num" w:pos="375"/>
        </w:tabs>
        <w:ind w:left="375" w:hanging="375"/>
      </w:pPr>
      <w:rPr>
        <w:rFonts w:hint="default"/>
        <w:b/>
      </w:rPr>
    </w:lvl>
    <w:lvl w:ilvl="1">
      <w:start w:val="1"/>
      <w:numFmt w:val="decimal"/>
      <w:lvlText w:val="8.%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4">
    <w:nsid w:val="0C302EB0"/>
    <w:multiLevelType w:val="hybridMultilevel"/>
    <w:tmpl w:val="950ECB08"/>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nsid w:val="0C747BEB"/>
    <w:multiLevelType w:val="hybridMultilevel"/>
    <w:tmpl w:val="557E34BC"/>
    <w:lvl w:ilvl="0" w:tplc="DC98366C">
      <w:start w:val="1"/>
      <w:numFmt w:val="bullet"/>
      <w:pStyle w:val="Checkbox"/>
      <w:lvlText w:val=""/>
      <w:lvlJc w:val="left"/>
      <w:pPr>
        <w:ind w:left="785" w:hanging="360"/>
      </w:pPr>
      <w:rPr>
        <w:rFonts w:ascii="Wingdings" w:hAnsi="Wingdings" w:hint="default"/>
        <w:sz w:val="24"/>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6">
    <w:nsid w:val="0D7904E7"/>
    <w:multiLevelType w:val="hybridMultilevel"/>
    <w:tmpl w:val="80862EE8"/>
    <w:lvl w:ilvl="0" w:tplc="022E07F8">
      <w:start w:val="1"/>
      <w:numFmt w:val="bullet"/>
      <w:pStyle w:val="Bullet1Level"/>
      <w:lvlText w:val=""/>
      <w:lvlJc w:val="left"/>
      <w:pPr>
        <w:ind w:left="1069" w:hanging="360"/>
      </w:pPr>
      <w:rPr>
        <w:rFonts w:ascii="Symbol" w:hAnsi="Symbol" w:hint="default"/>
      </w:rPr>
    </w:lvl>
    <w:lvl w:ilvl="1" w:tplc="0C090003" w:tentative="1">
      <w:start w:val="1"/>
      <w:numFmt w:val="bullet"/>
      <w:lvlText w:val="o"/>
      <w:lvlJc w:val="left"/>
      <w:pPr>
        <w:ind w:left="1789" w:hanging="360"/>
      </w:pPr>
      <w:rPr>
        <w:rFonts w:ascii="Courier New" w:hAnsi="Courier New" w:cs="Courier New" w:hint="default"/>
      </w:rPr>
    </w:lvl>
    <w:lvl w:ilvl="2" w:tplc="0C090005" w:tentative="1">
      <w:start w:val="1"/>
      <w:numFmt w:val="bullet"/>
      <w:lvlText w:val=""/>
      <w:lvlJc w:val="left"/>
      <w:pPr>
        <w:ind w:left="2509" w:hanging="360"/>
      </w:pPr>
      <w:rPr>
        <w:rFonts w:ascii="Wingdings" w:hAnsi="Wingdings" w:hint="default"/>
      </w:rPr>
    </w:lvl>
    <w:lvl w:ilvl="3" w:tplc="0C090001" w:tentative="1">
      <w:start w:val="1"/>
      <w:numFmt w:val="bullet"/>
      <w:lvlText w:val=""/>
      <w:lvlJc w:val="left"/>
      <w:pPr>
        <w:ind w:left="3229" w:hanging="360"/>
      </w:pPr>
      <w:rPr>
        <w:rFonts w:ascii="Symbol" w:hAnsi="Symbol" w:hint="default"/>
      </w:rPr>
    </w:lvl>
    <w:lvl w:ilvl="4" w:tplc="0C090003" w:tentative="1">
      <w:start w:val="1"/>
      <w:numFmt w:val="bullet"/>
      <w:lvlText w:val="o"/>
      <w:lvlJc w:val="left"/>
      <w:pPr>
        <w:ind w:left="3949" w:hanging="360"/>
      </w:pPr>
      <w:rPr>
        <w:rFonts w:ascii="Courier New" w:hAnsi="Courier New" w:cs="Courier New" w:hint="default"/>
      </w:rPr>
    </w:lvl>
    <w:lvl w:ilvl="5" w:tplc="0C090005" w:tentative="1">
      <w:start w:val="1"/>
      <w:numFmt w:val="bullet"/>
      <w:lvlText w:val=""/>
      <w:lvlJc w:val="left"/>
      <w:pPr>
        <w:ind w:left="4669" w:hanging="360"/>
      </w:pPr>
      <w:rPr>
        <w:rFonts w:ascii="Wingdings" w:hAnsi="Wingdings" w:hint="default"/>
      </w:rPr>
    </w:lvl>
    <w:lvl w:ilvl="6" w:tplc="0C090001" w:tentative="1">
      <w:start w:val="1"/>
      <w:numFmt w:val="bullet"/>
      <w:lvlText w:val=""/>
      <w:lvlJc w:val="left"/>
      <w:pPr>
        <w:ind w:left="5389" w:hanging="360"/>
      </w:pPr>
      <w:rPr>
        <w:rFonts w:ascii="Symbol" w:hAnsi="Symbol" w:hint="default"/>
      </w:rPr>
    </w:lvl>
    <w:lvl w:ilvl="7" w:tplc="0C090003" w:tentative="1">
      <w:start w:val="1"/>
      <w:numFmt w:val="bullet"/>
      <w:lvlText w:val="o"/>
      <w:lvlJc w:val="left"/>
      <w:pPr>
        <w:ind w:left="6109" w:hanging="360"/>
      </w:pPr>
      <w:rPr>
        <w:rFonts w:ascii="Courier New" w:hAnsi="Courier New" w:cs="Courier New" w:hint="default"/>
      </w:rPr>
    </w:lvl>
    <w:lvl w:ilvl="8" w:tplc="0C090005" w:tentative="1">
      <w:start w:val="1"/>
      <w:numFmt w:val="bullet"/>
      <w:lvlText w:val=""/>
      <w:lvlJc w:val="left"/>
      <w:pPr>
        <w:ind w:left="6829" w:hanging="360"/>
      </w:pPr>
      <w:rPr>
        <w:rFonts w:ascii="Wingdings" w:hAnsi="Wingdings" w:hint="default"/>
      </w:rPr>
    </w:lvl>
  </w:abstractNum>
  <w:abstractNum w:abstractNumId="7">
    <w:nsid w:val="0DE11312"/>
    <w:multiLevelType w:val="hybridMultilevel"/>
    <w:tmpl w:val="B2E22524"/>
    <w:lvl w:ilvl="0" w:tplc="C3BA588E">
      <w:start w:val="1"/>
      <w:numFmt w:val="bullet"/>
      <w:pStyle w:val="Bullet1"/>
      <w:lvlText w:val=""/>
      <w:lvlJc w:val="left"/>
      <w:pPr>
        <w:ind w:left="36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nsid w:val="0EF57B23"/>
    <w:multiLevelType w:val="hybridMultilevel"/>
    <w:tmpl w:val="5D62F53A"/>
    <w:lvl w:ilvl="0" w:tplc="0C090001">
      <w:start w:val="1"/>
      <w:numFmt w:val="bullet"/>
      <w:lvlText w:val=""/>
      <w:lvlJc w:val="left"/>
      <w:pPr>
        <w:ind w:left="1287" w:hanging="360"/>
      </w:pPr>
      <w:rPr>
        <w:rFonts w:ascii="Symbol" w:hAnsi="Symbol" w:hint="default"/>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9">
    <w:nsid w:val="0FDD3EF6"/>
    <w:multiLevelType w:val="hybridMultilevel"/>
    <w:tmpl w:val="4DE23CB0"/>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nsid w:val="101475E4"/>
    <w:multiLevelType w:val="hybridMultilevel"/>
    <w:tmpl w:val="1320F16E"/>
    <w:lvl w:ilvl="0" w:tplc="FE744FD6">
      <w:start w:val="1"/>
      <w:numFmt w:val="decimal"/>
      <w:pStyle w:val="ActivityNumberedBold"/>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nsid w:val="12C71303"/>
    <w:multiLevelType w:val="hybridMultilevel"/>
    <w:tmpl w:val="323CAC18"/>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nsid w:val="134B6722"/>
    <w:multiLevelType w:val="hybridMultilevel"/>
    <w:tmpl w:val="7B20E17C"/>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nsid w:val="16823901"/>
    <w:multiLevelType w:val="hybridMultilevel"/>
    <w:tmpl w:val="50C4EA6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nsid w:val="1D0923B6"/>
    <w:multiLevelType w:val="hybridMultilevel"/>
    <w:tmpl w:val="71C8669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nsid w:val="1F8602F5"/>
    <w:multiLevelType w:val="hybridMultilevel"/>
    <w:tmpl w:val="290E69AA"/>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nsid w:val="21DC1DEE"/>
    <w:multiLevelType w:val="multilevel"/>
    <w:tmpl w:val="C41C1838"/>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7">
    <w:nsid w:val="21F60715"/>
    <w:multiLevelType w:val="multilevel"/>
    <w:tmpl w:val="9996916C"/>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8">
    <w:nsid w:val="25920B35"/>
    <w:multiLevelType w:val="hybridMultilevel"/>
    <w:tmpl w:val="7296574E"/>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nsid w:val="263A279F"/>
    <w:multiLevelType w:val="hybridMultilevel"/>
    <w:tmpl w:val="6BDEB47C"/>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nsid w:val="29526E7F"/>
    <w:multiLevelType w:val="multilevel"/>
    <w:tmpl w:val="25FCA5B6"/>
    <w:lvl w:ilvl="0">
      <w:start w:val="1"/>
      <w:numFmt w:val="decimal"/>
      <w:lvlText w:val="%1"/>
      <w:lvlJc w:val="left"/>
      <w:pPr>
        <w:tabs>
          <w:tab w:val="num" w:pos="375"/>
        </w:tabs>
        <w:ind w:left="375" w:hanging="375"/>
      </w:pPr>
      <w:rPr>
        <w:rFonts w:hint="default"/>
        <w:b/>
      </w:rPr>
    </w:lvl>
    <w:lvl w:ilvl="1">
      <w:start w:val="1"/>
      <w:numFmt w:val="decimal"/>
      <w:lvlText w:val="5.%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1">
    <w:nsid w:val="2AA81ECA"/>
    <w:multiLevelType w:val="hybridMultilevel"/>
    <w:tmpl w:val="CB90E59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nsid w:val="2FB73FFE"/>
    <w:multiLevelType w:val="hybridMultilevel"/>
    <w:tmpl w:val="6C708940"/>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nsid w:val="302072AC"/>
    <w:multiLevelType w:val="hybridMultilevel"/>
    <w:tmpl w:val="7B6E89F2"/>
    <w:lvl w:ilvl="0" w:tplc="AA9A4A1E">
      <w:start w:val="1"/>
      <w:numFmt w:val="bullet"/>
      <w:pStyle w:val="ActivityBullet1"/>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4">
    <w:nsid w:val="302F4A13"/>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5">
    <w:nsid w:val="30B712C7"/>
    <w:multiLevelType w:val="hybridMultilevel"/>
    <w:tmpl w:val="0C509910"/>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6">
    <w:nsid w:val="35AA6FAA"/>
    <w:multiLevelType w:val="multilevel"/>
    <w:tmpl w:val="51BC0CBC"/>
    <w:lvl w:ilvl="0">
      <w:start w:val="1"/>
      <w:numFmt w:val="decimal"/>
      <w:lvlText w:val="%1"/>
      <w:lvlJc w:val="left"/>
      <w:pPr>
        <w:tabs>
          <w:tab w:val="num" w:pos="375"/>
        </w:tabs>
        <w:ind w:left="375" w:hanging="375"/>
      </w:pPr>
      <w:rPr>
        <w:rFonts w:hint="default"/>
        <w:b/>
      </w:rPr>
    </w:lvl>
    <w:lvl w:ilvl="1">
      <w:start w:val="1"/>
      <w:numFmt w:val="decimal"/>
      <w:lvlText w:val="9.%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7">
    <w:nsid w:val="37A442A0"/>
    <w:multiLevelType w:val="hybridMultilevel"/>
    <w:tmpl w:val="5A3AE43A"/>
    <w:lvl w:ilvl="0" w:tplc="147066AC">
      <w:start w:val="1"/>
      <w:numFmt w:val="bullet"/>
      <w:pStyle w:val="TableBullet1"/>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nsid w:val="384B4EBD"/>
    <w:multiLevelType w:val="hybridMultilevel"/>
    <w:tmpl w:val="C7D26B2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nsid w:val="3FF027F3"/>
    <w:multiLevelType w:val="hybridMultilevel"/>
    <w:tmpl w:val="8AFA31DA"/>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0">
    <w:nsid w:val="401C40F6"/>
    <w:multiLevelType w:val="hybridMultilevel"/>
    <w:tmpl w:val="BB1814D8"/>
    <w:lvl w:ilvl="0" w:tplc="0C090003">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nsid w:val="42A46259"/>
    <w:multiLevelType w:val="hybridMultilevel"/>
    <w:tmpl w:val="8DB025CA"/>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2">
    <w:nsid w:val="42CE1AC9"/>
    <w:multiLevelType w:val="hybridMultilevel"/>
    <w:tmpl w:val="88B288D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nsid w:val="44553209"/>
    <w:multiLevelType w:val="hybridMultilevel"/>
    <w:tmpl w:val="87786A5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nsid w:val="4481553E"/>
    <w:multiLevelType w:val="hybridMultilevel"/>
    <w:tmpl w:val="079C6DA8"/>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5">
    <w:nsid w:val="48466035"/>
    <w:multiLevelType w:val="hybridMultilevel"/>
    <w:tmpl w:val="F4948C2A"/>
    <w:lvl w:ilvl="0" w:tplc="FE94429A">
      <w:start w:val="1"/>
      <w:numFmt w:val="bullet"/>
      <w:pStyle w:val="BodyBullet1"/>
      <w:lvlText w:val=""/>
      <w:lvlJc w:val="left"/>
      <w:pPr>
        <w:ind w:left="1418" w:hanging="360"/>
      </w:pPr>
      <w:rPr>
        <w:rFonts w:ascii="Symbol" w:hAnsi="Symbol" w:hint="default"/>
      </w:rPr>
    </w:lvl>
    <w:lvl w:ilvl="1" w:tplc="04090003">
      <w:start w:val="1"/>
      <w:numFmt w:val="bullet"/>
      <w:lvlText w:val="o"/>
      <w:lvlJc w:val="left"/>
      <w:pPr>
        <w:tabs>
          <w:tab w:val="num" w:pos="4221"/>
        </w:tabs>
        <w:ind w:left="4221" w:hanging="360"/>
      </w:pPr>
      <w:rPr>
        <w:rFonts w:ascii="Courier New" w:hAnsi="Courier New" w:cs="Courier New" w:hint="default"/>
      </w:rPr>
    </w:lvl>
    <w:lvl w:ilvl="2" w:tplc="04090005">
      <w:start w:val="1"/>
      <w:numFmt w:val="bullet"/>
      <w:lvlText w:val=""/>
      <w:lvlJc w:val="left"/>
      <w:pPr>
        <w:tabs>
          <w:tab w:val="num" w:pos="4941"/>
        </w:tabs>
        <w:ind w:left="4941" w:hanging="360"/>
      </w:pPr>
      <w:rPr>
        <w:rFonts w:ascii="Wingdings" w:hAnsi="Wingdings" w:hint="default"/>
      </w:rPr>
    </w:lvl>
    <w:lvl w:ilvl="3" w:tplc="04090001" w:tentative="1">
      <w:start w:val="1"/>
      <w:numFmt w:val="bullet"/>
      <w:lvlText w:val=""/>
      <w:lvlJc w:val="left"/>
      <w:pPr>
        <w:tabs>
          <w:tab w:val="num" w:pos="5661"/>
        </w:tabs>
        <w:ind w:left="5661" w:hanging="360"/>
      </w:pPr>
      <w:rPr>
        <w:rFonts w:ascii="Symbol" w:hAnsi="Symbol" w:hint="default"/>
      </w:rPr>
    </w:lvl>
    <w:lvl w:ilvl="4" w:tplc="04090003" w:tentative="1">
      <w:start w:val="1"/>
      <w:numFmt w:val="bullet"/>
      <w:lvlText w:val="o"/>
      <w:lvlJc w:val="left"/>
      <w:pPr>
        <w:tabs>
          <w:tab w:val="num" w:pos="6381"/>
        </w:tabs>
        <w:ind w:left="6381" w:hanging="360"/>
      </w:pPr>
      <w:rPr>
        <w:rFonts w:ascii="Courier New" w:hAnsi="Courier New" w:cs="Courier New" w:hint="default"/>
      </w:rPr>
    </w:lvl>
    <w:lvl w:ilvl="5" w:tplc="04090005" w:tentative="1">
      <w:start w:val="1"/>
      <w:numFmt w:val="bullet"/>
      <w:lvlText w:val=""/>
      <w:lvlJc w:val="left"/>
      <w:pPr>
        <w:tabs>
          <w:tab w:val="num" w:pos="7101"/>
        </w:tabs>
        <w:ind w:left="7101" w:hanging="360"/>
      </w:pPr>
      <w:rPr>
        <w:rFonts w:ascii="Wingdings" w:hAnsi="Wingdings" w:hint="default"/>
      </w:rPr>
    </w:lvl>
    <w:lvl w:ilvl="6" w:tplc="04090001" w:tentative="1">
      <w:start w:val="1"/>
      <w:numFmt w:val="bullet"/>
      <w:lvlText w:val=""/>
      <w:lvlJc w:val="left"/>
      <w:pPr>
        <w:tabs>
          <w:tab w:val="num" w:pos="7821"/>
        </w:tabs>
        <w:ind w:left="7821" w:hanging="360"/>
      </w:pPr>
      <w:rPr>
        <w:rFonts w:ascii="Symbol" w:hAnsi="Symbol" w:hint="default"/>
      </w:rPr>
    </w:lvl>
    <w:lvl w:ilvl="7" w:tplc="04090003" w:tentative="1">
      <w:start w:val="1"/>
      <w:numFmt w:val="bullet"/>
      <w:lvlText w:val="o"/>
      <w:lvlJc w:val="left"/>
      <w:pPr>
        <w:tabs>
          <w:tab w:val="num" w:pos="8541"/>
        </w:tabs>
        <w:ind w:left="8541" w:hanging="360"/>
      </w:pPr>
      <w:rPr>
        <w:rFonts w:ascii="Courier New" w:hAnsi="Courier New" w:cs="Courier New" w:hint="default"/>
      </w:rPr>
    </w:lvl>
    <w:lvl w:ilvl="8" w:tplc="04090005" w:tentative="1">
      <w:start w:val="1"/>
      <w:numFmt w:val="bullet"/>
      <w:lvlText w:val=""/>
      <w:lvlJc w:val="left"/>
      <w:pPr>
        <w:tabs>
          <w:tab w:val="num" w:pos="9261"/>
        </w:tabs>
        <w:ind w:left="9261" w:hanging="360"/>
      </w:pPr>
      <w:rPr>
        <w:rFonts w:ascii="Wingdings" w:hAnsi="Wingdings" w:hint="default"/>
      </w:rPr>
    </w:lvl>
  </w:abstractNum>
  <w:abstractNum w:abstractNumId="36">
    <w:nsid w:val="4994724C"/>
    <w:multiLevelType w:val="hybridMultilevel"/>
    <w:tmpl w:val="4104A862"/>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7">
    <w:nsid w:val="4BE30151"/>
    <w:multiLevelType w:val="hybridMultilevel"/>
    <w:tmpl w:val="37EE16F0"/>
    <w:lvl w:ilvl="0" w:tplc="60B0BA3A">
      <w:start w:val="1"/>
      <w:numFmt w:val="decimal"/>
      <w:lvlText w:val="%1."/>
      <w:lvlJc w:val="left"/>
      <w:pPr>
        <w:tabs>
          <w:tab w:val="num" w:pos="357"/>
        </w:tabs>
        <w:ind w:left="360" w:hanging="360"/>
      </w:pPr>
      <w:rPr>
        <w:rFonts w:hint="default"/>
      </w:rPr>
    </w:lvl>
    <w:lvl w:ilvl="1" w:tplc="04090003" w:tentative="1">
      <w:start w:val="1"/>
      <w:numFmt w:val="lowerLetter"/>
      <w:lvlText w:val="%2."/>
      <w:lvlJc w:val="left"/>
      <w:pPr>
        <w:ind w:left="1080" w:hanging="360"/>
      </w:pPr>
    </w:lvl>
    <w:lvl w:ilvl="2" w:tplc="04090005" w:tentative="1">
      <w:start w:val="1"/>
      <w:numFmt w:val="lowerRoman"/>
      <w:lvlText w:val="%3."/>
      <w:lvlJc w:val="right"/>
      <w:pPr>
        <w:ind w:left="1800" w:hanging="180"/>
      </w:pPr>
    </w:lvl>
    <w:lvl w:ilvl="3" w:tplc="04090001" w:tentative="1">
      <w:start w:val="1"/>
      <w:numFmt w:val="decimal"/>
      <w:lvlText w:val="%4."/>
      <w:lvlJc w:val="left"/>
      <w:pPr>
        <w:ind w:left="2520" w:hanging="360"/>
      </w:pPr>
    </w:lvl>
    <w:lvl w:ilvl="4" w:tplc="04090003" w:tentative="1">
      <w:start w:val="1"/>
      <w:numFmt w:val="lowerLetter"/>
      <w:lvlText w:val="%5."/>
      <w:lvlJc w:val="left"/>
      <w:pPr>
        <w:ind w:left="3240" w:hanging="360"/>
      </w:pPr>
    </w:lvl>
    <w:lvl w:ilvl="5" w:tplc="04090005" w:tentative="1">
      <w:start w:val="1"/>
      <w:numFmt w:val="lowerRoman"/>
      <w:lvlText w:val="%6."/>
      <w:lvlJc w:val="right"/>
      <w:pPr>
        <w:ind w:left="3960" w:hanging="180"/>
      </w:pPr>
    </w:lvl>
    <w:lvl w:ilvl="6" w:tplc="04090001" w:tentative="1">
      <w:start w:val="1"/>
      <w:numFmt w:val="decimal"/>
      <w:lvlText w:val="%7."/>
      <w:lvlJc w:val="left"/>
      <w:pPr>
        <w:ind w:left="4680" w:hanging="360"/>
      </w:pPr>
    </w:lvl>
    <w:lvl w:ilvl="7" w:tplc="04090003" w:tentative="1">
      <w:start w:val="1"/>
      <w:numFmt w:val="lowerLetter"/>
      <w:lvlText w:val="%8."/>
      <w:lvlJc w:val="left"/>
      <w:pPr>
        <w:ind w:left="5400" w:hanging="360"/>
      </w:pPr>
    </w:lvl>
    <w:lvl w:ilvl="8" w:tplc="04090005" w:tentative="1">
      <w:start w:val="1"/>
      <w:numFmt w:val="lowerRoman"/>
      <w:lvlText w:val="%9."/>
      <w:lvlJc w:val="right"/>
      <w:pPr>
        <w:ind w:left="6120" w:hanging="180"/>
      </w:pPr>
    </w:lvl>
  </w:abstractNum>
  <w:abstractNum w:abstractNumId="38">
    <w:nsid w:val="4BF125EE"/>
    <w:multiLevelType w:val="hybridMultilevel"/>
    <w:tmpl w:val="99CE0DBE"/>
    <w:lvl w:ilvl="0" w:tplc="5C64C766">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nsid w:val="4E2C20C3"/>
    <w:multiLevelType w:val="multilevel"/>
    <w:tmpl w:val="2A240756"/>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40">
    <w:nsid w:val="4F070AF2"/>
    <w:multiLevelType w:val="hybridMultilevel"/>
    <w:tmpl w:val="16AAE96A"/>
    <w:lvl w:ilvl="0" w:tplc="B618598C">
      <w:start w:val="1"/>
      <w:numFmt w:val="decimal"/>
      <w:pStyle w:val="Numbering"/>
      <w:lvlText w:val="%1."/>
      <w:lvlJc w:val="left"/>
      <w:pPr>
        <w:ind w:left="720" w:hanging="360"/>
      </w:pPr>
    </w:lvl>
    <w:lvl w:ilvl="1" w:tplc="B61251BA" w:tentative="1">
      <w:start w:val="1"/>
      <w:numFmt w:val="lowerLetter"/>
      <w:lvlText w:val="%2."/>
      <w:lvlJc w:val="left"/>
      <w:pPr>
        <w:ind w:left="1440" w:hanging="360"/>
      </w:pPr>
    </w:lvl>
    <w:lvl w:ilvl="2" w:tplc="A89CF2A6" w:tentative="1">
      <w:start w:val="1"/>
      <w:numFmt w:val="lowerRoman"/>
      <w:lvlText w:val="%3."/>
      <w:lvlJc w:val="right"/>
      <w:pPr>
        <w:ind w:left="2160" w:hanging="180"/>
      </w:pPr>
    </w:lvl>
    <w:lvl w:ilvl="3" w:tplc="63949230" w:tentative="1">
      <w:start w:val="1"/>
      <w:numFmt w:val="decimal"/>
      <w:lvlText w:val="%4."/>
      <w:lvlJc w:val="left"/>
      <w:pPr>
        <w:ind w:left="2880" w:hanging="360"/>
      </w:pPr>
    </w:lvl>
    <w:lvl w:ilvl="4" w:tplc="D7E06BA2" w:tentative="1">
      <w:start w:val="1"/>
      <w:numFmt w:val="lowerLetter"/>
      <w:lvlText w:val="%5."/>
      <w:lvlJc w:val="left"/>
      <w:pPr>
        <w:ind w:left="3600" w:hanging="360"/>
      </w:pPr>
    </w:lvl>
    <w:lvl w:ilvl="5" w:tplc="8932C7A2" w:tentative="1">
      <w:start w:val="1"/>
      <w:numFmt w:val="lowerRoman"/>
      <w:lvlText w:val="%6."/>
      <w:lvlJc w:val="right"/>
      <w:pPr>
        <w:ind w:left="4320" w:hanging="180"/>
      </w:pPr>
    </w:lvl>
    <w:lvl w:ilvl="6" w:tplc="1D300C44" w:tentative="1">
      <w:start w:val="1"/>
      <w:numFmt w:val="decimal"/>
      <w:lvlText w:val="%7."/>
      <w:lvlJc w:val="left"/>
      <w:pPr>
        <w:ind w:left="5040" w:hanging="360"/>
      </w:pPr>
    </w:lvl>
    <w:lvl w:ilvl="7" w:tplc="F3246F92" w:tentative="1">
      <w:start w:val="1"/>
      <w:numFmt w:val="lowerLetter"/>
      <w:lvlText w:val="%8."/>
      <w:lvlJc w:val="left"/>
      <w:pPr>
        <w:ind w:left="5760" w:hanging="360"/>
      </w:pPr>
    </w:lvl>
    <w:lvl w:ilvl="8" w:tplc="9FC6EF56" w:tentative="1">
      <w:start w:val="1"/>
      <w:numFmt w:val="lowerRoman"/>
      <w:lvlText w:val="%9."/>
      <w:lvlJc w:val="right"/>
      <w:pPr>
        <w:ind w:left="6480" w:hanging="180"/>
      </w:pPr>
    </w:lvl>
  </w:abstractNum>
  <w:abstractNum w:abstractNumId="41">
    <w:nsid w:val="4F2C1607"/>
    <w:multiLevelType w:val="hybridMultilevel"/>
    <w:tmpl w:val="98069BB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2">
    <w:nsid w:val="4FA52778"/>
    <w:multiLevelType w:val="hybridMultilevel"/>
    <w:tmpl w:val="ABFA05A2"/>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3">
    <w:nsid w:val="518E0C9E"/>
    <w:multiLevelType w:val="hybridMultilevel"/>
    <w:tmpl w:val="8B6C38FC"/>
    <w:lvl w:ilvl="0" w:tplc="0C090001">
      <w:start w:val="1"/>
      <w:numFmt w:val="bullet"/>
      <w:lvlText w:val=""/>
      <w:lvlJc w:val="left"/>
      <w:pPr>
        <w:ind w:left="1287" w:hanging="360"/>
      </w:pPr>
      <w:rPr>
        <w:rFonts w:ascii="Symbol" w:hAnsi="Symbol" w:hint="default"/>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44">
    <w:nsid w:val="541977DB"/>
    <w:multiLevelType w:val="hybridMultilevel"/>
    <w:tmpl w:val="DB0E542C"/>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5">
    <w:nsid w:val="55892166"/>
    <w:multiLevelType w:val="hybridMultilevel"/>
    <w:tmpl w:val="8626F888"/>
    <w:lvl w:ilvl="0" w:tplc="1486D41A">
      <w:start w:val="1"/>
      <w:numFmt w:val="bullet"/>
      <w:pStyle w:val="Bullet2"/>
      <w:lvlText w:val=""/>
      <w:lvlJc w:val="left"/>
      <w:pPr>
        <w:ind w:left="360" w:hanging="360"/>
      </w:pPr>
      <w:rPr>
        <w:rFonts w:ascii="Wingdings" w:hAnsi="Wingdings" w:hint="default"/>
      </w:rPr>
    </w:lvl>
    <w:lvl w:ilvl="1" w:tplc="0C090019">
      <w:start w:val="1"/>
      <w:numFmt w:val="bullet"/>
      <w:lvlText w:val="o"/>
      <w:lvlJc w:val="left"/>
      <w:pPr>
        <w:ind w:left="1800" w:hanging="360"/>
      </w:pPr>
      <w:rPr>
        <w:rFonts w:ascii="Courier New" w:hAnsi="Courier New" w:cs="Courier New" w:hint="default"/>
      </w:rPr>
    </w:lvl>
    <w:lvl w:ilvl="2" w:tplc="0C09001B" w:tentative="1">
      <w:start w:val="1"/>
      <w:numFmt w:val="bullet"/>
      <w:lvlText w:val=""/>
      <w:lvlJc w:val="left"/>
      <w:pPr>
        <w:ind w:left="2520" w:hanging="360"/>
      </w:pPr>
      <w:rPr>
        <w:rFonts w:ascii="Wingdings" w:hAnsi="Wingdings" w:hint="default"/>
      </w:rPr>
    </w:lvl>
    <w:lvl w:ilvl="3" w:tplc="0C09000F" w:tentative="1">
      <w:start w:val="1"/>
      <w:numFmt w:val="bullet"/>
      <w:lvlText w:val=""/>
      <w:lvlJc w:val="left"/>
      <w:pPr>
        <w:ind w:left="3240" w:hanging="360"/>
      </w:pPr>
      <w:rPr>
        <w:rFonts w:ascii="Symbol" w:hAnsi="Symbol" w:hint="default"/>
      </w:rPr>
    </w:lvl>
    <w:lvl w:ilvl="4" w:tplc="0C090019" w:tentative="1">
      <w:start w:val="1"/>
      <w:numFmt w:val="bullet"/>
      <w:lvlText w:val="o"/>
      <w:lvlJc w:val="left"/>
      <w:pPr>
        <w:ind w:left="3960" w:hanging="360"/>
      </w:pPr>
      <w:rPr>
        <w:rFonts w:ascii="Courier New" w:hAnsi="Courier New" w:cs="Courier New" w:hint="default"/>
      </w:rPr>
    </w:lvl>
    <w:lvl w:ilvl="5" w:tplc="0C09001B" w:tentative="1">
      <w:start w:val="1"/>
      <w:numFmt w:val="bullet"/>
      <w:lvlText w:val=""/>
      <w:lvlJc w:val="left"/>
      <w:pPr>
        <w:ind w:left="4680" w:hanging="360"/>
      </w:pPr>
      <w:rPr>
        <w:rFonts w:ascii="Wingdings" w:hAnsi="Wingdings" w:hint="default"/>
      </w:rPr>
    </w:lvl>
    <w:lvl w:ilvl="6" w:tplc="0C09000F" w:tentative="1">
      <w:start w:val="1"/>
      <w:numFmt w:val="bullet"/>
      <w:lvlText w:val=""/>
      <w:lvlJc w:val="left"/>
      <w:pPr>
        <w:ind w:left="5400" w:hanging="360"/>
      </w:pPr>
      <w:rPr>
        <w:rFonts w:ascii="Symbol" w:hAnsi="Symbol" w:hint="default"/>
      </w:rPr>
    </w:lvl>
    <w:lvl w:ilvl="7" w:tplc="0C090019" w:tentative="1">
      <w:start w:val="1"/>
      <w:numFmt w:val="bullet"/>
      <w:lvlText w:val="o"/>
      <w:lvlJc w:val="left"/>
      <w:pPr>
        <w:ind w:left="6120" w:hanging="360"/>
      </w:pPr>
      <w:rPr>
        <w:rFonts w:ascii="Courier New" w:hAnsi="Courier New" w:cs="Courier New" w:hint="default"/>
      </w:rPr>
    </w:lvl>
    <w:lvl w:ilvl="8" w:tplc="0C09001B" w:tentative="1">
      <w:start w:val="1"/>
      <w:numFmt w:val="bullet"/>
      <w:lvlText w:val=""/>
      <w:lvlJc w:val="left"/>
      <w:pPr>
        <w:ind w:left="6840" w:hanging="360"/>
      </w:pPr>
      <w:rPr>
        <w:rFonts w:ascii="Wingdings" w:hAnsi="Wingdings" w:hint="default"/>
      </w:rPr>
    </w:lvl>
  </w:abstractNum>
  <w:abstractNum w:abstractNumId="46">
    <w:nsid w:val="56A40F66"/>
    <w:multiLevelType w:val="hybridMultilevel"/>
    <w:tmpl w:val="D76861C2"/>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7">
    <w:nsid w:val="57285D6A"/>
    <w:multiLevelType w:val="hybridMultilevel"/>
    <w:tmpl w:val="01E0308A"/>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8">
    <w:nsid w:val="5DD45592"/>
    <w:multiLevelType w:val="hybridMultilevel"/>
    <w:tmpl w:val="26B6563E"/>
    <w:lvl w:ilvl="0" w:tplc="416C5AE6">
      <w:start w:val="1"/>
      <w:numFmt w:val="bullet"/>
      <w:pStyle w:val="ActivityBullet2"/>
      <w:lvlText w:val=""/>
      <w:lvlJc w:val="left"/>
      <w:pPr>
        <w:ind w:left="1287" w:hanging="360"/>
      </w:pPr>
      <w:rPr>
        <w:rFonts w:ascii="Wingdings" w:hAnsi="Wingdings" w:hint="default"/>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49">
    <w:nsid w:val="5E6F06DD"/>
    <w:multiLevelType w:val="multilevel"/>
    <w:tmpl w:val="5550493E"/>
    <w:lvl w:ilvl="0">
      <w:start w:val="1"/>
      <w:numFmt w:val="decimal"/>
      <w:lvlText w:val="%1"/>
      <w:lvlJc w:val="left"/>
      <w:pPr>
        <w:tabs>
          <w:tab w:val="num" w:pos="375"/>
        </w:tabs>
        <w:ind w:left="375" w:hanging="375"/>
      </w:pPr>
      <w:rPr>
        <w:rFonts w:hint="default"/>
        <w:b/>
      </w:rPr>
    </w:lvl>
    <w:lvl w:ilvl="1">
      <w:start w:val="1"/>
      <w:numFmt w:val="decimal"/>
      <w:lvlText w:val="6.%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50">
    <w:nsid w:val="5E8B34FC"/>
    <w:multiLevelType w:val="multilevel"/>
    <w:tmpl w:val="B9581348"/>
    <w:lvl w:ilvl="0">
      <w:start w:val="1"/>
      <w:numFmt w:val="decimal"/>
      <w:lvlText w:val="%1"/>
      <w:lvlJc w:val="left"/>
      <w:pPr>
        <w:tabs>
          <w:tab w:val="num" w:pos="375"/>
        </w:tabs>
        <w:ind w:left="375" w:hanging="375"/>
      </w:pPr>
      <w:rPr>
        <w:rFonts w:hint="default"/>
        <w:b/>
      </w:rPr>
    </w:lvl>
    <w:lvl w:ilvl="1">
      <w:start w:val="1"/>
      <w:numFmt w:val="decimal"/>
      <w:lvlText w:val="4.%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51">
    <w:nsid w:val="5EBA55E4"/>
    <w:multiLevelType w:val="hybridMultilevel"/>
    <w:tmpl w:val="A5AAE300"/>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2">
    <w:nsid w:val="655F387A"/>
    <w:multiLevelType w:val="hybridMultilevel"/>
    <w:tmpl w:val="B79C529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3">
    <w:nsid w:val="66284F3E"/>
    <w:multiLevelType w:val="hybridMultilevel"/>
    <w:tmpl w:val="6B4A7A92"/>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4">
    <w:nsid w:val="687E75AE"/>
    <w:multiLevelType w:val="hybridMultilevel"/>
    <w:tmpl w:val="D994B166"/>
    <w:lvl w:ilvl="0" w:tplc="3E14157A">
      <w:start w:val="1"/>
      <w:numFmt w:val="decimal"/>
      <w:pStyle w:val="Tablelist"/>
      <w:lvlText w:val="%1."/>
      <w:lvlJc w:val="left"/>
      <w:pPr>
        <w:ind w:left="720" w:hanging="360"/>
      </w:pPr>
    </w:lvl>
    <w:lvl w:ilvl="1" w:tplc="6BB47944" w:tentative="1">
      <w:start w:val="1"/>
      <w:numFmt w:val="lowerLetter"/>
      <w:lvlText w:val="%2."/>
      <w:lvlJc w:val="left"/>
      <w:pPr>
        <w:ind w:left="1440" w:hanging="360"/>
      </w:pPr>
    </w:lvl>
    <w:lvl w:ilvl="2" w:tplc="9C72392A" w:tentative="1">
      <w:start w:val="1"/>
      <w:numFmt w:val="lowerRoman"/>
      <w:lvlText w:val="%3."/>
      <w:lvlJc w:val="right"/>
      <w:pPr>
        <w:ind w:left="2160" w:hanging="180"/>
      </w:pPr>
    </w:lvl>
    <w:lvl w:ilvl="3" w:tplc="4998E378" w:tentative="1">
      <w:start w:val="1"/>
      <w:numFmt w:val="decimal"/>
      <w:lvlText w:val="%4."/>
      <w:lvlJc w:val="left"/>
      <w:pPr>
        <w:ind w:left="2880" w:hanging="360"/>
      </w:pPr>
    </w:lvl>
    <w:lvl w:ilvl="4" w:tplc="3102A98E" w:tentative="1">
      <w:start w:val="1"/>
      <w:numFmt w:val="lowerLetter"/>
      <w:lvlText w:val="%5."/>
      <w:lvlJc w:val="left"/>
      <w:pPr>
        <w:ind w:left="3600" w:hanging="360"/>
      </w:pPr>
    </w:lvl>
    <w:lvl w:ilvl="5" w:tplc="29E8289C" w:tentative="1">
      <w:start w:val="1"/>
      <w:numFmt w:val="lowerRoman"/>
      <w:lvlText w:val="%6."/>
      <w:lvlJc w:val="right"/>
      <w:pPr>
        <w:ind w:left="4320" w:hanging="180"/>
      </w:pPr>
    </w:lvl>
    <w:lvl w:ilvl="6" w:tplc="3EC8F8EE" w:tentative="1">
      <w:start w:val="1"/>
      <w:numFmt w:val="decimal"/>
      <w:lvlText w:val="%7."/>
      <w:lvlJc w:val="left"/>
      <w:pPr>
        <w:ind w:left="5040" w:hanging="360"/>
      </w:pPr>
    </w:lvl>
    <w:lvl w:ilvl="7" w:tplc="4938805A" w:tentative="1">
      <w:start w:val="1"/>
      <w:numFmt w:val="lowerLetter"/>
      <w:lvlText w:val="%8."/>
      <w:lvlJc w:val="left"/>
      <w:pPr>
        <w:ind w:left="5760" w:hanging="360"/>
      </w:pPr>
    </w:lvl>
    <w:lvl w:ilvl="8" w:tplc="9CE0BEB4" w:tentative="1">
      <w:start w:val="1"/>
      <w:numFmt w:val="lowerRoman"/>
      <w:lvlText w:val="%9."/>
      <w:lvlJc w:val="right"/>
      <w:pPr>
        <w:ind w:left="6480" w:hanging="180"/>
      </w:pPr>
    </w:lvl>
  </w:abstractNum>
  <w:abstractNum w:abstractNumId="55">
    <w:nsid w:val="69AA7027"/>
    <w:multiLevelType w:val="hybridMultilevel"/>
    <w:tmpl w:val="A592625A"/>
    <w:lvl w:ilvl="0" w:tplc="C370288C">
      <w:start w:val="1"/>
      <w:numFmt w:val="bullet"/>
      <w:pStyle w:val="TableBullet2"/>
      <w:lvlText w:val=""/>
      <w:lvlJc w:val="left"/>
      <w:pPr>
        <w:ind w:left="720" w:hanging="360"/>
      </w:pPr>
      <w:rPr>
        <w:rFonts w:ascii="Wingdings" w:hAnsi="Wingdings" w:hint="default"/>
      </w:rPr>
    </w:lvl>
    <w:lvl w:ilvl="1" w:tplc="0C090019" w:tentative="1">
      <w:start w:val="1"/>
      <w:numFmt w:val="bullet"/>
      <w:lvlText w:val="o"/>
      <w:lvlJc w:val="left"/>
      <w:pPr>
        <w:ind w:left="1440" w:hanging="360"/>
      </w:pPr>
      <w:rPr>
        <w:rFonts w:ascii="Courier New" w:hAnsi="Courier New" w:cs="Courier New" w:hint="default"/>
      </w:rPr>
    </w:lvl>
    <w:lvl w:ilvl="2" w:tplc="0C09001B" w:tentative="1">
      <w:start w:val="1"/>
      <w:numFmt w:val="bullet"/>
      <w:lvlText w:val=""/>
      <w:lvlJc w:val="left"/>
      <w:pPr>
        <w:ind w:left="2160" w:hanging="360"/>
      </w:pPr>
      <w:rPr>
        <w:rFonts w:ascii="Wingdings" w:hAnsi="Wingdings" w:hint="default"/>
      </w:rPr>
    </w:lvl>
    <w:lvl w:ilvl="3" w:tplc="0C09000F" w:tentative="1">
      <w:start w:val="1"/>
      <w:numFmt w:val="bullet"/>
      <w:lvlText w:val=""/>
      <w:lvlJc w:val="left"/>
      <w:pPr>
        <w:ind w:left="2880" w:hanging="360"/>
      </w:pPr>
      <w:rPr>
        <w:rFonts w:ascii="Symbol" w:hAnsi="Symbol" w:hint="default"/>
      </w:rPr>
    </w:lvl>
    <w:lvl w:ilvl="4" w:tplc="0C090019" w:tentative="1">
      <w:start w:val="1"/>
      <w:numFmt w:val="bullet"/>
      <w:lvlText w:val="o"/>
      <w:lvlJc w:val="left"/>
      <w:pPr>
        <w:ind w:left="3600" w:hanging="360"/>
      </w:pPr>
      <w:rPr>
        <w:rFonts w:ascii="Courier New" w:hAnsi="Courier New" w:cs="Courier New" w:hint="default"/>
      </w:rPr>
    </w:lvl>
    <w:lvl w:ilvl="5" w:tplc="0C09001B" w:tentative="1">
      <w:start w:val="1"/>
      <w:numFmt w:val="bullet"/>
      <w:lvlText w:val=""/>
      <w:lvlJc w:val="left"/>
      <w:pPr>
        <w:ind w:left="4320" w:hanging="360"/>
      </w:pPr>
      <w:rPr>
        <w:rFonts w:ascii="Wingdings" w:hAnsi="Wingdings" w:hint="default"/>
      </w:rPr>
    </w:lvl>
    <w:lvl w:ilvl="6" w:tplc="0C09000F" w:tentative="1">
      <w:start w:val="1"/>
      <w:numFmt w:val="bullet"/>
      <w:lvlText w:val=""/>
      <w:lvlJc w:val="left"/>
      <w:pPr>
        <w:ind w:left="5040" w:hanging="360"/>
      </w:pPr>
      <w:rPr>
        <w:rFonts w:ascii="Symbol" w:hAnsi="Symbol" w:hint="default"/>
      </w:rPr>
    </w:lvl>
    <w:lvl w:ilvl="7" w:tplc="0C090019" w:tentative="1">
      <w:start w:val="1"/>
      <w:numFmt w:val="bullet"/>
      <w:lvlText w:val="o"/>
      <w:lvlJc w:val="left"/>
      <w:pPr>
        <w:ind w:left="5760" w:hanging="360"/>
      </w:pPr>
      <w:rPr>
        <w:rFonts w:ascii="Courier New" w:hAnsi="Courier New" w:cs="Courier New" w:hint="default"/>
      </w:rPr>
    </w:lvl>
    <w:lvl w:ilvl="8" w:tplc="0C09001B" w:tentative="1">
      <w:start w:val="1"/>
      <w:numFmt w:val="bullet"/>
      <w:lvlText w:val=""/>
      <w:lvlJc w:val="left"/>
      <w:pPr>
        <w:ind w:left="6480" w:hanging="360"/>
      </w:pPr>
      <w:rPr>
        <w:rFonts w:ascii="Wingdings" w:hAnsi="Wingdings" w:hint="default"/>
      </w:rPr>
    </w:lvl>
  </w:abstractNum>
  <w:abstractNum w:abstractNumId="56">
    <w:nsid w:val="6BA03A4F"/>
    <w:multiLevelType w:val="hybridMultilevel"/>
    <w:tmpl w:val="3846319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7">
    <w:nsid w:val="6D053A0C"/>
    <w:multiLevelType w:val="hybridMultilevel"/>
    <w:tmpl w:val="405A4A08"/>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8">
    <w:nsid w:val="6D0647ED"/>
    <w:multiLevelType w:val="hybridMultilevel"/>
    <w:tmpl w:val="4A587918"/>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9">
    <w:nsid w:val="6D1C1007"/>
    <w:multiLevelType w:val="multilevel"/>
    <w:tmpl w:val="056A27CE"/>
    <w:lvl w:ilvl="0">
      <w:start w:val="1"/>
      <w:numFmt w:val="decimal"/>
      <w:lvlText w:val="%1"/>
      <w:lvlJc w:val="left"/>
      <w:pPr>
        <w:tabs>
          <w:tab w:val="num" w:pos="375"/>
        </w:tabs>
        <w:ind w:left="375" w:hanging="375"/>
      </w:pPr>
      <w:rPr>
        <w:rFonts w:hint="default"/>
        <w:b/>
      </w:rPr>
    </w:lvl>
    <w:lvl w:ilvl="1">
      <w:start w:val="1"/>
      <w:numFmt w:val="decimal"/>
      <w:lvlText w:val="7.%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60">
    <w:nsid w:val="6FA55BD3"/>
    <w:multiLevelType w:val="multilevel"/>
    <w:tmpl w:val="DAC8A26A"/>
    <w:lvl w:ilvl="0">
      <w:start w:val="1"/>
      <w:numFmt w:val="bullet"/>
      <w:pStyle w:val="BodyTextIndent2"/>
      <w:lvlText w:val=""/>
      <w:lvlJc w:val="left"/>
      <w:pPr>
        <w:tabs>
          <w:tab w:val="num" w:pos="4706"/>
        </w:tabs>
        <w:ind w:left="4706" w:hanging="510"/>
      </w:pPr>
      <w:rPr>
        <w:rFonts w:ascii="Symbol" w:hAnsi="Symbol" w:hint="default"/>
      </w:rPr>
    </w:lvl>
    <w:lvl w:ilvl="1" w:tentative="1">
      <w:start w:val="1"/>
      <w:numFmt w:val="bullet"/>
      <w:lvlText w:val="o"/>
      <w:lvlJc w:val="left"/>
      <w:pPr>
        <w:tabs>
          <w:tab w:val="num" w:pos="3708"/>
        </w:tabs>
        <w:ind w:left="3708" w:hanging="360"/>
      </w:pPr>
      <w:rPr>
        <w:rFonts w:ascii="Courier New" w:hAnsi="Courier New" w:hint="default"/>
      </w:rPr>
    </w:lvl>
    <w:lvl w:ilvl="2" w:tentative="1">
      <w:start w:val="1"/>
      <w:numFmt w:val="bullet"/>
      <w:lvlText w:val=""/>
      <w:lvlJc w:val="left"/>
      <w:pPr>
        <w:tabs>
          <w:tab w:val="num" w:pos="4428"/>
        </w:tabs>
        <w:ind w:left="4428" w:hanging="360"/>
      </w:pPr>
      <w:rPr>
        <w:rFonts w:ascii="Wingdings" w:hAnsi="Wingdings" w:hint="default"/>
      </w:rPr>
    </w:lvl>
    <w:lvl w:ilvl="3" w:tentative="1">
      <w:start w:val="1"/>
      <w:numFmt w:val="bullet"/>
      <w:lvlText w:val=""/>
      <w:lvlJc w:val="left"/>
      <w:pPr>
        <w:tabs>
          <w:tab w:val="num" w:pos="5148"/>
        </w:tabs>
        <w:ind w:left="5148" w:hanging="360"/>
      </w:pPr>
      <w:rPr>
        <w:rFonts w:ascii="Symbol" w:hAnsi="Symbol" w:hint="default"/>
      </w:rPr>
    </w:lvl>
    <w:lvl w:ilvl="4" w:tentative="1">
      <w:start w:val="1"/>
      <w:numFmt w:val="bullet"/>
      <w:lvlText w:val="o"/>
      <w:lvlJc w:val="left"/>
      <w:pPr>
        <w:tabs>
          <w:tab w:val="num" w:pos="5868"/>
        </w:tabs>
        <w:ind w:left="5868" w:hanging="360"/>
      </w:pPr>
      <w:rPr>
        <w:rFonts w:ascii="Courier New" w:hAnsi="Courier New" w:hint="default"/>
      </w:rPr>
    </w:lvl>
    <w:lvl w:ilvl="5" w:tentative="1">
      <w:start w:val="1"/>
      <w:numFmt w:val="bullet"/>
      <w:lvlText w:val=""/>
      <w:lvlJc w:val="left"/>
      <w:pPr>
        <w:tabs>
          <w:tab w:val="num" w:pos="6588"/>
        </w:tabs>
        <w:ind w:left="6588" w:hanging="360"/>
      </w:pPr>
      <w:rPr>
        <w:rFonts w:ascii="Wingdings" w:hAnsi="Wingdings" w:hint="default"/>
      </w:rPr>
    </w:lvl>
    <w:lvl w:ilvl="6" w:tentative="1">
      <w:start w:val="1"/>
      <w:numFmt w:val="bullet"/>
      <w:lvlText w:val=""/>
      <w:lvlJc w:val="left"/>
      <w:pPr>
        <w:tabs>
          <w:tab w:val="num" w:pos="7308"/>
        </w:tabs>
        <w:ind w:left="7308" w:hanging="360"/>
      </w:pPr>
      <w:rPr>
        <w:rFonts w:ascii="Symbol" w:hAnsi="Symbol" w:hint="default"/>
      </w:rPr>
    </w:lvl>
    <w:lvl w:ilvl="7" w:tentative="1">
      <w:start w:val="1"/>
      <w:numFmt w:val="bullet"/>
      <w:lvlText w:val="o"/>
      <w:lvlJc w:val="left"/>
      <w:pPr>
        <w:tabs>
          <w:tab w:val="num" w:pos="8028"/>
        </w:tabs>
        <w:ind w:left="8028" w:hanging="360"/>
      </w:pPr>
      <w:rPr>
        <w:rFonts w:ascii="Courier New" w:hAnsi="Courier New" w:hint="default"/>
      </w:rPr>
    </w:lvl>
    <w:lvl w:ilvl="8" w:tentative="1">
      <w:start w:val="1"/>
      <w:numFmt w:val="bullet"/>
      <w:lvlText w:val=""/>
      <w:lvlJc w:val="left"/>
      <w:pPr>
        <w:tabs>
          <w:tab w:val="num" w:pos="8748"/>
        </w:tabs>
        <w:ind w:left="8748" w:hanging="360"/>
      </w:pPr>
      <w:rPr>
        <w:rFonts w:ascii="Wingdings" w:hAnsi="Wingdings" w:hint="default"/>
      </w:rPr>
    </w:lvl>
  </w:abstractNum>
  <w:abstractNum w:abstractNumId="61">
    <w:nsid w:val="703B524C"/>
    <w:multiLevelType w:val="hybridMultilevel"/>
    <w:tmpl w:val="C8564334"/>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2">
    <w:nsid w:val="70CD2830"/>
    <w:multiLevelType w:val="hybridMultilevel"/>
    <w:tmpl w:val="E0DCE202"/>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3">
    <w:nsid w:val="720A2F8F"/>
    <w:multiLevelType w:val="hybridMultilevel"/>
    <w:tmpl w:val="5E38151A"/>
    <w:lvl w:ilvl="0" w:tplc="013EFA34">
      <w:start w:val="1"/>
      <w:numFmt w:val="lowerLetter"/>
      <w:pStyle w:val="TableAlph"/>
      <w:lvlText w:val="%1)"/>
      <w:lvlJc w:val="left"/>
      <w:pPr>
        <w:ind w:left="1077" w:hanging="360"/>
      </w:pPr>
    </w:lvl>
    <w:lvl w:ilvl="1" w:tplc="2A44F258" w:tentative="1">
      <w:start w:val="1"/>
      <w:numFmt w:val="lowerLetter"/>
      <w:lvlText w:val="%2."/>
      <w:lvlJc w:val="left"/>
      <w:pPr>
        <w:ind w:left="1797" w:hanging="360"/>
      </w:pPr>
    </w:lvl>
    <w:lvl w:ilvl="2" w:tplc="C5D072CA" w:tentative="1">
      <w:start w:val="1"/>
      <w:numFmt w:val="lowerRoman"/>
      <w:lvlText w:val="%3."/>
      <w:lvlJc w:val="right"/>
      <w:pPr>
        <w:ind w:left="2517" w:hanging="180"/>
      </w:pPr>
    </w:lvl>
    <w:lvl w:ilvl="3" w:tplc="4F68C472" w:tentative="1">
      <w:start w:val="1"/>
      <w:numFmt w:val="decimal"/>
      <w:lvlText w:val="%4."/>
      <w:lvlJc w:val="left"/>
      <w:pPr>
        <w:ind w:left="3237" w:hanging="360"/>
      </w:pPr>
    </w:lvl>
    <w:lvl w:ilvl="4" w:tplc="FC70EDC6" w:tentative="1">
      <w:start w:val="1"/>
      <w:numFmt w:val="lowerLetter"/>
      <w:lvlText w:val="%5."/>
      <w:lvlJc w:val="left"/>
      <w:pPr>
        <w:ind w:left="3957" w:hanging="360"/>
      </w:pPr>
    </w:lvl>
    <w:lvl w:ilvl="5" w:tplc="4F1C5D54" w:tentative="1">
      <w:start w:val="1"/>
      <w:numFmt w:val="lowerRoman"/>
      <w:lvlText w:val="%6."/>
      <w:lvlJc w:val="right"/>
      <w:pPr>
        <w:ind w:left="4677" w:hanging="180"/>
      </w:pPr>
    </w:lvl>
    <w:lvl w:ilvl="6" w:tplc="DFB0F1BA" w:tentative="1">
      <w:start w:val="1"/>
      <w:numFmt w:val="decimal"/>
      <w:lvlText w:val="%7."/>
      <w:lvlJc w:val="left"/>
      <w:pPr>
        <w:ind w:left="5397" w:hanging="360"/>
      </w:pPr>
    </w:lvl>
    <w:lvl w:ilvl="7" w:tplc="1BF85FF6" w:tentative="1">
      <w:start w:val="1"/>
      <w:numFmt w:val="lowerLetter"/>
      <w:lvlText w:val="%8."/>
      <w:lvlJc w:val="left"/>
      <w:pPr>
        <w:ind w:left="6117" w:hanging="360"/>
      </w:pPr>
    </w:lvl>
    <w:lvl w:ilvl="8" w:tplc="B9F800B6" w:tentative="1">
      <w:start w:val="1"/>
      <w:numFmt w:val="lowerRoman"/>
      <w:lvlText w:val="%9."/>
      <w:lvlJc w:val="right"/>
      <w:pPr>
        <w:ind w:left="6837" w:hanging="180"/>
      </w:pPr>
    </w:lvl>
  </w:abstractNum>
  <w:abstractNum w:abstractNumId="64">
    <w:nsid w:val="72AF65F4"/>
    <w:multiLevelType w:val="hybridMultilevel"/>
    <w:tmpl w:val="892266EC"/>
    <w:lvl w:ilvl="0" w:tplc="0680CFEA">
      <w:start w:val="1"/>
      <w:numFmt w:val="decimal"/>
      <w:pStyle w:val="ActivityNumbered"/>
      <w:lvlText w:val="%1."/>
      <w:lvlJc w:val="left"/>
      <w:pPr>
        <w:ind w:left="360" w:hanging="360"/>
      </w:pPr>
      <w:rPr>
        <w:b w:val="0"/>
        <w:bCs w:val="0"/>
        <w:i w:val="0"/>
        <w:iCs w:val="0"/>
        <w:caps w:val="0"/>
        <w:smallCaps w:val="0"/>
        <w:strike w:val="0"/>
        <w:dstrike w:val="0"/>
        <w:noProof w:val="0"/>
        <w:vanish w:val="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65">
    <w:nsid w:val="72EC2AD7"/>
    <w:multiLevelType w:val="hybridMultilevel"/>
    <w:tmpl w:val="55889998"/>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6">
    <w:nsid w:val="7599412B"/>
    <w:multiLevelType w:val="hybridMultilevel"/>
    <w:tmpl w:val="BDD659BE"/>
    <w:lvl w:ilvl="0" w:tplc="4F886C06">
      <w:numFmt w:val="bullet"/>
      <w:lvlText w:val="•"/>
      <w:lvlJc w:val="left"/>
      <w:pPr>
        <w:ind w:left="720" w:hanging="360"/>
      </w:pPr>
      <w:rPr>
        <w:rFonts w:ascii="Helvetica" w:eastAsiaTheme="minorEastAsia" w:hAnsi="Helvetica" w:cs="HelveticaNeueLTStd-L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7">
    <w:nsid w:val="75A05EB5"/>
    <w:multiLevelType w:val="hybridMultilevel"/>
    <w:tmpl w:val="36D637E8"/>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8">
    <w:nsid w:val="763C30F3"/>
    <w:multiLevelType w:val="hybridMultilevel"/>
    <w:tmpl w:val="294A4526"/>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9">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num w:numId="1">
    <w:abstractNumId w:val="40"/>
  </w:num>
  <w:num w:numId="2">
    <w:abstractNumId w:val="37"/>
  </w:num>
  <w:num w:numId="3">
    <w:abstractNumId w:val="37"/>
    <w:lvlOverride w:ilvl="0">
      <w:startOverride w:val="1"/>
    </w:lvlOverride>
  </w:num>
  <w:num w:numId="4">
    <w:abstractNumId w:val="5"/>
  </w:num>
  <w:num w:numId="5">
    <w:abstractNumId w:val="54"/>
  </w:num>
  <w:num w:numId="6">
    <w:abstractNumId w:val="64"/>
  </w:num>
  <w:num w:numId="7">
    <w:abstractNumId w:val="35"/>
  </w:num>
  <w:num w:numId="8">
    <w:abstractNumId w:val="23"/>
  </w:num>
  <w:num w:numId="9">
    <w:abstractNumId w:val="10"/>
  </w:num>
  <w:num w:numId="10">
    <w:abstractNumId w:val="24"/>
  </w:num>
  <w:num w:numId="11">
    <w:abstractNumId w:val="63"/>
  </w:num>
  <w:num w:numId="12">
    <w:abstractNumId w:val="69"/>
  </w:num>
  <w:num w:numId="13">
    <w:abstractNumId w:val="27"/>
  </w:num>
  <w:num w:numId="14">
    <w:abstractNumId w:val="55"/>
  </w:num>
  <w:num w:numId="15">
    <w:abstractNumId w:val="7"/>
  </w:num>
  <w:num w:numId="16">
    <w:abstractNumId w:val="45"/>
  </w:num>
  <w:num w:numId="17">
    <w:abstractNumId w:val="13"/>
  </w:num>
  <w:num w:numId="18">
    <w:abstractNumId w:val="1"/>
  </w:num>
  <w:num w:numId="19">
    <w:abstractNumId w:val="2"/>
  </w:num>
  <w:num w:numId="20">
    <w:abstractNumId w:val="39"/>
  </w:num>
  <w:num w:numId="21">
    <w:abstractNumId w:val="17"/>
  </w:num>
  <w:num w:numId="22">
    <w:abstractNumId w:val="16"/>
  </w:num>
  <w:num w:numId="23">
    <w:abstractNumId w:val="50"/>
  </w:num>
  <w:num w:numId="24">
    <w:abstractNumId w:val="20"/>
  </w:num>
  <w:num w:numId="25">
    <w:abstractNumId w:val="49"/>
  </w:num>
  <w:num w:numId="26">
    <w:abstractNumId w:val="59"/>
  </w:num>
  <w:num w:numId="27">
    <w:abstractNumId w:val="26"/>
  </w:num>
  <w:num w:numId="28">
    <w:abstractNumId w:val="3"/>
  </w:num>
  <w:num w:numId="29">
    <w:abstractNumId w:val="38"/>
  </w:num>
  <w:num w:numId="30">
    <w:abstractNumId w:val="15"/>
  </w:num>
  <w:num w:numId="31">
    <w:abstractNumId w:val="56"/>
  </w:num>
  <w:num w:numId="32">
    <w:abstractNumId w:val="0"/>
  </w:num>
  <w:num w:numId="33">
    <w:abstractNumId w:val="42"/>
  </w:num>
  <w:num w:numId="34">
    <w:abstractNumId w:val="43"/>
  </w:num>
  <w:num w:numId="35">
    <w:abstractNumId w:val="22"/>
  </w:num>
  <w:num w:numId="36">
    <w:abstractNumId w:val="31"/>
  </w:num>
  <w:num w:numId="37">
    <w:abstractNumId w:val="8"/>
  </w:num>
  <w:num w:numId="38">
    <w:abstractNumId w:val="19"/>
  </w:num>
  <w:num w:numId="39">
    <w:abstractNumId w:val="65"/>
  </w:num>
  <w:num w:numId="40">
    <w:abstractNumId w:val="33"/>
  </w:num>
  <w:num w:numId="41">
    <w:abstractNumId w:val="53"/>
  </w:num>
  <w:num w:numId="42">
    <w:abstractNumId w:val="25"/>
  </w:num>
  <w:num w:numId="43">
    <w:abstractNumId w:val="44"/>
  </w:num>
  <w:num w:numId="44">
    <w:abstractNumId w:val="6"/>
  </w:num>
  <w:num w:numId="45">
    <w:abstractNumId w:val="62"/>
  </w:num>
  <w:num w:numId="46">
    <w:abstractNumId w:val="51"/>
  </w:num>
  <w:num w:numId="47">
    <w:abstractNumId w:val="67"/>
  </w:num>
  <w:num w:numId="48">
    <w:abstractNumId w:val="32"/>
  </w:num>
  <w:num w:numId="49">
    <w:abstractNumId w:val="14"/>
  </w:num>
  <w:num w:numId="50">
    <w:abstractNumId w:val="29"/>
  </w:num>
  <w:num w:numId="51">
    <w:abstractNumId w:val="58"/>
  </w:num>
  <w:num w:numId="52">
    <w:abstractNumId w:val="61"/>
  </w:num>
  <w:num w:numId="53">
    <w:abstractNumId w:val="4"/>
  </w:num>
  <w:num w:numId="54">
    <w:abstractNumId w:val="46"/>
  </w:num>
  <w:num w:numId="55">
    <w:abstractNumId w:val="68"/>
  </w:num>
  <w:num w:numId="56">
    <w:abstractNumId w:val="34"/>
  </w:num>
  <w:num w:numId="57">
    <w:abstractNumId w:val="11"/>
  </w:num>
  <w:num w:numId="58">
    <w:abstractNumId w:val="9"/>
  </w:num>
  <w:num w:numId="59">
    <w:abstractNumId w:val="52"/>
  </w:num>
  <w:num w:numId="60">
    <w:abstractNumId w:val="41"/>
  </w:num>
  <w:num w:numId="61">
    <w:abstractNumId w:val="60"/>
  </w:num>
  <w:num w:numId="62">
    <w:abstractNumId w:val="21"/>
  </w:num>
  <w:num w:numId="63">
    <w:abstractNumId w:val="57"/>
  </w:num>
  <w:num w:numId="64">
    <w:abstractNumId w:val="66"/>
  </w:num>
  <w:num w:numId="65">
    <w:abstractNumId w:val="47"/>
  </w:num>
  <w:num w:numId="66">
    <w:abstractNumId w:val="28"/>
  </w:num>
  <w:num w:numId="67">
    <w:abstractNumId w:val="36"/>
  </w:num>
  <w:num w:numId="68">
    <w:abstractNumId w:val="12"/>
  </w:num>
  <w:num w:numId="69">
    <w:abstractNumId w:val="30"/>
  </w:num>
  <w:num w:numId="70">
    <w:abstractNumId w:val="18"/>
  </w:num>
  <w:num w:numId="71">
    <w:abstractNumId w:val="48"/>
  </w:num>
  <w:numIdMacAtCleanup w:val="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trackRevisions/>
  <w:defaultTabStop w:val="720"/>
  <w:evenAndOddHeaders/>
  <w:drawingGridHorizontalSpacing w:val="110"/>
  <w:displayHorizontalDrawingGridEvery w:val="2"/>
  <w:characterSpacingControl w:val="doNotCompress"/>
  <w:hdrShapeDefaults>
    <o:shapedefaults v:ext="edit" spidmax="82945"/>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6FD5"/>
    <w:rsid w:val="000310CA"/>
    <w:rsid w:val="00031896"/>
    <w:rsid w:val="00035F31"/>
    <w:rsid w:val="00074A27"/>
    <w:rsid w:val="00074CEF"/>
    <w:rsid w:val="000D7A1F"/>
    <w:rsid w:val="000E3EC8"/>
    <w:rsid w:val="000F7661"/>
    <w:rsid w:val="0012464C"/>
    <w:rsid w:val="00142019"/>
    <w:rsid w:val="0014491C"/>
    <w:rsid w:val="00173766"/>
    <w:rsid w:val="00176087"/>
    <w:rsid w:val="00176A2D"/>
    <w:rsid w:val="00184B13"/>
    <w:rsid w:val="001953F4"/>
    <w:rsid w:val="001D2FD2"/>
    <w:rsid w:val="001D6FCD"/>
    <w:rsid w:val="001E78EE"/>
    <w:rsid w:val="00206EEC"/>
    <w:rsid w:val="00212302"/>
    <w:rsid w:val="00213B4C"/>
    <w:rsid w:val="00213C0A"/>
    <w:rsid w:val="00222978"/>
    <w:rsid w:val="00254D4E"/>
    <w:rsid w:val="00280B32"/>
    <w:rsid w:val="00293359"/>
    <w:rsid w:val="002A6A11"/>
    <w:rsid w:val="002A6E7C"/>
    <w:rsid w:val="002B0157"/>
    <w:rsid w:val="002F4262"/>
    <w:rsid w:val="00316FD5"/>
    <w:rsid w:val="00334DCE"/>
    <w:rsid w:val="003431C4"/>
    <w:rsid w:val="00346634"/>
    <w:rsid w:val="00347976"/>
    <w:rsid w:val="00356F9C"/>
    <w:rsid w:val="003721C3"/>
    <w:rsid w:val="003956C3"/>
    <w:rsid w:val="003A1AD2"/>
    <w:rsid w:val="00413122"/>
    <w:rsid w:val="00417199"/>
    <w:rsid w:val="0048585F"/>
    <w:rsid w:val="004924A2"/>
    <w:rsid w:val="004C0D86"/>
    <w:rsid w:val="004E1B78"/>
    <w:rsid w:val="00540599"/>
    <w:rsid w:val="0057244C"/>
    <w:rsid w:val="00581DF5"/>
    <w:rsid w:val="00595843"/>
    <w:rsid w:val="00595C7D"/>
    <w:rsid w:val="005C10BD"/>
    <w:rsid w:val="005C6339"/>
    <w:rsid w:val="005D09B0"/>
    <w:rsid w:val="005F37C1"/>
    <w:rsid w:val="0063560F"/>
    <w:rsid w:val="00635BF6"/>
    <w:rsid w:val="00665157"/>
    <w:rsid w:val="00683D93"/>
    <w:rsid w:val="00686E8C"/>
    <w:rsid w:val="006D69DB"/>
    <w:rsid w:val="006E5782"/>
    <w:rsid w:val="007075B8"/>
    <w:rsid w:val="00743DD4"/>
    <w:rsid w:val="00745157"/>
    <w:rsid w:val="00751024"/>
    <w:rsid w:val="00753ECF"/>
    <w:rsid w:val="00762899"/>
    <w:rsid w:val="00775FA8"/>
    <w:rsid w:val="00780113"/>
    <w:rsid w:val="00791ABF"/>
    <w:rsid w:val="007933F0"/>
    <w:rsid w:val="007F2987"/>
    <w:rsid w:val="007F5DB8"/>
    <w:rsid w:val="008051AE"/>
    <w:rsid w:val="00812DE3"/>
    <w:rsid w:val="00836896"/>
    <w:rsid w:val="008515CA"/>
    <w:rsid w:val="00890FB5"/>
    <w:rsid w:val="0089117D"/>
    <w:rsid w:val="008B3403"/>
    <w:rsid w:val="008B4B3A"/>
    <w:rsid w:val="008C3B41"/>
    <w:rsid w:val="008E37B6"/>
    <w:rsid w:val="00914C1C"/>
    <w:rsid w:val="00936A55"/>
    <w:rsid w:val="00940763"/>
    <w:rsid w:val="00957DBE"/>
    <w:rsid w:val="00964861"/>
    <w:rsid w:val="00973700"/>
    <w:rsid w:val="0097587C"/>
    <w:rsid w:val="009900B5"/>
    <w:rsid w:val="009960F4"/>
    <w:rsid w:val="009A51BD"/>
    <w:rsid w:val="009B1520"/>
    <w:rsid w:val="009B25DA"/>
    <w:rsid w:val="00A1139C"/>
    <w:rsid w:val="00A2015A"/>
    <w:rsid w:val="00A36236"/>
    <w:rsid w:val="00A4686E"/>
    <w:rsid w:val="00A47E55"/>
    <w:rsid w:val="00A62949"/>
    <w:rsid w:val="00A83341"/>
    <w:rsid w:val="00A97178"/>
    <w:rsid w:val="00AA3FAB"/>
    <w:rsid w:val="00AA70A3"/>
    <w:rsid w:val="00AC3F8F"/>
    <w:rsid w:val="00AF62BC"/>
    <w:rsid w:val="00B103BF"/>
    <w:rsid w:val="00B3100E"/>
    <w:rsid w:val="00B378C2"/>
    <w:rsid w:val="00B44EC5"/>
    <w:rsid w:val="00BB4272"/>
    <w:rsid w:val="00BC7E38"/>
    <w:rsid w:val="00BD1FB3"/>
    <w:rsid w:val="00BD4805"/>
    <w:rsid w:val="00BF7C2D"/>
    <w:rsid w:val="00C07A74"/>
    <w:rsid w:val="00C375EE"/>
    <w:rsid w:val="00C45B9A"/>
    <w:rsid w:val="00C50FA6"/>
    <w:rsid w:val="00C53C27"/>
    <w:rsid w:val="00C76F30"/>
    <w:rsid w:val="00C93343"/>
    <w:rsid w:val="00C934BB"/>
    <w:rsid w:val="00CA32E3"/>
    <w:rsid w:val="00CA68A1"/>
    <w:rsid w:val="00CB282A"/>
    <w:rsid w:val="00CC077A"/>
    <w:rsid w:val="00CC2098"/>
    <w:rsid w:val="00CC63BD"/>
    <w:rsid w:val="00CE3D0D"/>
    <w:rsid w:val="00CE564B"/>
    <w:rsid w:val="00CF1B0A"/>
    <w:rsid w:val="00D35214"/>
    <w:rsid w:val="00D400C7"/>
    <w:rsid w:val="00D5147F"/>
    <w:rsid w:val="00D87679"/>
    <w:rsid w:val="00DB0689"/>
    <w:rsid w:val="00DD27EB"/>
    <w:rsid w:val="00DF5096"/>
    <w:rsid w:val="00E070AE"/>
    <w:rsid w:val="00E206DE"/>
    <w:rsid w:val="00E44697"/>
    <w:rsid w:val="00E44777"/>
    <w:rsid w:val="00E457EB"/>
    <w:rsid w:val="00E53A21"/>
    <w:rsid w:val="00E72304"/>
    <w:rsid w:val="00E72BDF"/>
    <w:rsid w:val="00E83D01"/>
    <w:rsid w:val="00EA29AE"/>
    <w:rsid w:val="00EA7B34"/>
    <w:rsid w:val="00EB4E9D"/>
    <w:rsid w:val="00ED257F"/>
    <w:rsid w:val="00EE3F2F"/>
    <w:rsid w:val="00F1496E"/>
    <w:rsid w:val="00F17655"/>
    <w:rsid w:val="00F229D8"/>
    <w:rsid w:val="00F82243"/>
    <w:rsid w:val="00F96FDB"/>
    <w:rsid w:val="00FC1D27"/>
    <w:rsid w:val="00FC456C"/>
    <w:rsid w:val="00FD03C3"/>
    <w:rsid w:val="00FF370B"/>
    <w:rsid w:val="00FF4D8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82945"/>
    <o:shapelayout v:ext="edit">
      <o:idmap v:ext="edit" data="1"/>
    </o:shapelayout>
  </w:shapeDefaults>
  <w:decimalSymbol w:val="."/>
  <w:listSeparator w:val=","/>
  <w15:docId w15:val="{DA8322F4-C825-4F73-8E82-16FF3B3A50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075B8"/>
  </w:style>
  <w:style w:type="paragraph" w:styleId="Heading1">
    <w:name w:val="heading 1"/>
    <w:basedOn w:val="Normal"/>
    <w:next w:val="Normal"/>
    <w:link w:val="Heading1Char"/>
    <w:uiPriority w:val="9"/>
    <w:qFormat/>
    <w:rsid w:val="00753ECF"/>
    <w:pPr>
      <w:spacing w:before="360" w:after="360" w:line="240" w:lineRule="auto"/>
      <w:outlineLvl w:val="0"/>
    </w:pPr>
    <w:rPr>
      <w:rFonts w:ascii="Helvetica" w:eastAsiaTheme="majorEastAsia" w:hAnsi="Helvetica" w:cstheme="majorBidi"/>
      <w:b/>
      <w:bCs/>
      <w:color w:val="0000FF"/>
      <w:sz w:val="44"/>
      <w:szCs w:val="28"/>
      <w:lang w:val="en-GB" w:eastAsia="en-US"/>
    </w:rPr>
  </w:style>
  <w:style w:type="paragraph" w:styleId="Heading2">
    <w:name w:val="heading 2"/>
    <w:basedOn w:val="Normal"/>
    <w:next w:val="Normal"/>
    <w:link w:val="Heading2Char"/>
    <w:uiPriority w:val="9"/>
    <w:unhideWhenUsed/>
    <w:qFormat/>
    <w:rsid w:val="00B378C2"/>
    <w:pPr>
      <w:spacing w:before="240" w:after="240" w:line="240" w:lineRule="auto"/>
      <w:outlineLvl w:val="1"/>
    </w:pPr>
    <w:rPr>
      <w:rFonts w:ascii="Helvetica" w:eastAsiaTheme="majorEastAsia" w:hAnsi="Helvetica" w:cstheme="majorBidi"/>
      <w:b/>
      <w:bCs/>
      <w:color w:val="0000FF"/>
      <w:sz w:val="32"/>
      <w:szCs w:val="26"/>
    </w:rPr>
  </w:style>
  <w:style w:type="paragraph" w:styleId="Heading3">
    <w:name w:val="heading 3"/>
    <w:basedOn w:val="Normal"/>
    <w:next w:val="Normal"/>
    <w:link w:val="Heading3Char"/>
    <w:uiPriority w:val="9"/>
    <w:unhideWhenUsed/>
    <w:qFormat/>
    <w:rsid w:val="00743DD4"/>
    <w:pPr>
      <w:keepNext/>
      <w:keepLines/>
      <w:spacing w:before="240" w:after="240" w:line="240" w:lineRule="auto"/>
      <w:outlineLvl w:val="2"/>
    </w:pPr>
    <w:rPr>
      <w:rFonts w:ascii="Helvetica" w:eastAsiaTheme="majorEastAsia" w:hAnsi="Helvetica" w:cstheme="majorBidi"/>
      <w:b/>
      <w:bCs/>
      <w:color w:val="0000FF"/>
      <w:sz w:val="24"/>
    </w:rPr>
  </w:style>
  <w:style w:type="paragraph" w:styleId="Heading4">
    <w:name w:val="heading 4"/>
    <w:basedOn w:val="Normal"/>
    <w:next w:val="Normal"/>
    <w:link w:val="Heading4Char"/>
    <w:uiPriority w:val="9"/>
    <w:semiHidden/>
    <w:unhideWhenUsed/>
    <w:qFormat/>
    <w:rsid w:val="004E1B78"/>
    <w:pPr>
      <w:keepNext/>
      <w:keepLines/>
      <w:spacing w:before="240" w:after="120" w:line="240" w:lineRule="auto"/>
      <w:outlineLvl w:val="3"/>
    </w:pPr>
    <w:rPr>
      <w:rFonts w:ascii="Helvetica" w:eastAsiaTheme="majorEastAsia" w:hAnsi="Helvetic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3ECF"/>
    <w:rPr>
      <w:color w:val="808080"/>
    </w:rPr>
  </w:style>
  <w:style w:type="paragraph" w:styleId="BalloonText">
    <w:name w:val="Balloon Text"/>
    <w:basedOn w:val="Normal"/>
    <w:link w:val="BalloonTextChar"/>
    <w:uiPriority w:val="99"/>
    <w:semiHidden/>
    <w:unhideWhenUsed/>
    <w:rsid w:val="00753E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3ECF"/>
    <w:rPr>
      <w:rFonts w:ascii="Tahoma" w:hAnsi="Tahoma" w:cs="Tahoma"/>
      <w:sz w:val="16"/>
      <w:szCs w:val="16"/>
    </w:rPr>
  </w:style>
  <w:style w:type="paragraph" w:customStyle="1" w:styleId="UnitNameTitlePage">
    <w:name w:val="Unit Name Title Page"/>
    <w:basedOn w:val="Normal"/>
    <w:qFormat/>
    <w:rsid w:val="00A47E55"/>
    <w:pPr>
      <w:spacing w:before="360" w:after="1200"/>
      <w:jc w:val="center"/>
    </w:pPr>
    <w:rPr>
      <w:rFonts w:ascii="Helvetica" w:hAnsi="Helvetica"/>
      <w:b/>
      <w:color w:val="0000FF"/>
      <w:sz w:val="72"/>
    </w:rPr>
  </w:style>
  <w:style w:type="paragraph" w:customStyle="1" w:styleId="UnitCodeCoverPage">
    <w:name w:val="Unit Code CoverPage"/>
    <w:basedOn w:val="UnitNameTitlePage"/>
    <w:qFormat/>
    <w:rsid w:val="00A47E55"/>
    <w:pPr>
      <w:spacing w:after="960"/>
    </w:pPr>
    <w:rPr>
      <w:sz w:val="52"/>
    </w:rPr>
  </w:style>
  <w:style w:type="paragraph" w:customStyle="1" w:styleId="AssessorManualCoverPage">
    <w:name w:val="Assessor Manual CoverPage"/>
    <w:basedOn w:val="UnitNameTitlePage"/>
    <w:qFormat/>
    <w:rsid w:val="00753ECF"/>
    <w:rPr>
      <w:b w:val="0"/>
      <w:sz w:val="52"/>
    </w:rPr>
  </w:style>
  <w:style w:type="paragraph" w:customStyle="1" w:styleId="ModuleNamecoverpage">
    <w:name w:val="Module Name coverpage"/>
    <w:basedOn w:val="Normal"/>
    <w:qFormat/>
    <w:rsid w:val="00753ECF"/>
    <w:pPr>
      <w:spacing w:after="0" w:line="240" w:lineRule="auto"/>
    </w:pPr>
    <w:rPr>
      <w:rFonts w:ascii="Helvetica" w:eastAsia="Times New Roman" w:hAnsi="Helvetica"/>
      <w:b/>
      <w:noProof/>
      <w:color w:val="FFFFFF" w:themeColor="background1"/>
      <w:kern w:val="28"/>
      <w:sz w:val="44"/>
      <w:lang w:val="en-US" w:eastAsia="en-US"/>
    </w:rPr>
  </w:style>
  <w:style w:type="paragraph" w:customStyle="1" w:styleId="TraineeManualcoverpage">
    <w:name w:val="Trainee Manual coverpage"/>
    <w:basedOn w:val="Normal"/>
    <w:qFormat/>
    <w:rsid w:val="00753ECF"/>
    <w:pPr>
      <w:spacing w:after="0" w:line="240" w:lineRule="auto"/>
    </w:pPr>
    <w:rPr>
      <w:rFonts w:ascii="Helvetica" w:hAnsi="Helvetica"/>
      <w:b/>
      <w:color w:val="FFFFFF" w:themeColor="background1"/>
      <w:sz w:val="36"/>
      <w:lang w:val="en-US"/>
    </w:rPr>
  </w:style>
  <w:style w:type="paragraph" w:customStyle="1" w:styleId="UnitCodeCoverpage0">
    <w:name w:val="Unit Code Coverpage"/>
    <w:basedOn w:val="ModuleNamecoverpage"/>
    <w:qFormat/>
    <w:rsid w:val="00753ECF"/>
    <w:pPr>
      <w:spacing w:before="240" w:after="240"/>
      <w:jc w:val="right"/>
    </w:pPr>
    <w:rPr>
      <w:sz w:val="36"/>
    </w:rPr>
  </w:style>
  <w:style w:type="table" w:styleId="TableGrid">
    <w:name w:val="Table Grid"/>
    <w:basedOn w:val="TableNormal"/>
    <w:rsid w:val="00753EC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753ECF"/>
    <w:rPr>
      <w:rFonts w:ascii="Helvetica" w:hAnsi="Helvetica"/>
      <w:color w:val="0000FF" w:themeColor="hyperlink"/>
      <w:u w:val="single"/>
    </w:rPr>
  </w:style>
  <w:style w:type="paragraph" w:customStyle="1" w:styleId="BodyCopy-Introduction">
    <w:name w:val="Body Copy - Introduction"/>
    <w:basedOn w:val="Normal"/>
    <w:qFormat/>
    <w:rsid w:val="00753ECF"/>
    <w:pPr>
      <w:suppressAutoHyphens/>
      <w:spacing w:before="60" w:after="160" w:line="240" w:lineRule="auto"/>
      <w:ind w:left="567"/>
    </w:pPr>
    <w:rPr>
      <w:rFonts w:ascii="Helvetica" w:eastAsia="Calibri" w:hAnsi="Helvetica" w:cs="Calibri"/>
      <w:noProof/>
      <w:sz w:val="18"/>
      <w:szCs w:val="16"/>
      <w:lang w:val="en-US" w:eastAsia="ar-SA"/>
    </w:rPr>
  </w:style>
  <w:style w:type="paragraph" w:customStyle="1" w:styleId="AcknowledgementsImprint">
    <w:name w:val="Acknowledgements &amp; Imprint"/>
    <w:basedOn w:val="Normal"/>
    <w:rsid w:val="00753ECF"/>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
    <w:name w:val="Body Copy_Bold"/>
    <w:rsid w:val="00753ECF"/>
    <w:rPr>
      <w:rFonts w:ascii="Helvetica 55 Roman" w:hAnsi="Helvetica 55 Roman" w:cs="Helvetica 55 Roman"/>
      <w:b/>
      <w:bCs/>
    </w:rPr>
  </w:style>
  <w:style w:type="paragraph" w:customStyle="1" w:styleId="TableofContents">
    <w:name w:val="Table of Contents"/>
    <w:basedOn w:val="Normal"/>
    <w:qFormat/>
    <w:rsid w:val="00753ECF"/>
    <w:pPr>
      <w:spacing w:before="480" w:after="480"/>
    </w:pPr>
    <w:rPr>
      <w:rFonts w:ascii="Helvetica" w:hAnsi="Helvetica"/>
      <w:b/>
      <w:color w:val="0000FF"/>
      <w:sz w:val="44"/>
    </w:rPr>
  </w:style>
  <w:style w:type="character" w:customStyle="1" w:styleId="Heading1Char">
    <w:name w:val="Heading 1 Char"/>
    <w:basedOn w:val="DefaultParagraphFont"/>
    <w:link w:val="Heading1"/>
    <w:uiPriority w:val="9"/>
    <w:rsid w:val="00753ECF"/>
    <w:rPr>
      <w:rFonts w:ascii="Helvetica" w:eastAsiaTheme="majorEastAsia" w:hAnsi="Helvetica" w:cstheme="majorBidi"/>
      <w:b/>
      <w:bCs/>
      <w:color w:val="0000FF"/>
      <w:sz w:val="44"/>
      <w:szCs w:val="28"/>
      <w:lang w:val="en-GB" w:eastAsia="en-US"/>
    </w:rPr>
  </w:style>
  <w:style w:type="paragraph" w:customStyle="1" w:styleId="TableText">
    <w:name w:val="Table Text"/>
    <w:basedOn w:val="TableofContents"/>
    <w:link w:val="TableTextChar"/>
    <w:qFormat/>
    <w:rsid w:val="006D69DB"/>
    <w:pPr>
      <w:spacing w:before="80" w:after="120" w:line="240" w:lineRule="auto"/>
    </w:pPr>
    <w:rPr>
      <w:rFonts w:eastAsia="Times New Roman" w:cs="Times New Roman"/>
      <w:b w:val="0"/>
      <w:color w:val="auto"/>
      <w:sz w:val="22"/>
      <w:szCs w:val="20"/>
    </w:rPr>
  </w:style>
  <w:style w:type="paragraph" w:customStyle="1" w:styleId="TableTextBold">
    <w:name w:val="Table Text Bold"/>
    <w:basedOn w:val="TableText"/>
    <w:qFormat/>
    <w:rsid w:val="006D69DB"/>
    <w:rPr>
      <w:b/>
    </w:rPr>
  </w:style>
  <w:style w:type="paragraph" w:customStyle="1" w:styleId="Numbering">
    <w:name w:val="Numbering"/>
    <w:basedOn w:val="TableTextBold"/>
    <w:qFormat/>
    <w:rsid w:val="00753ECF"/>
    <w:pPr>
      <w:numPr>
        <w:numId w:val="1"/>
      </w:numPr>
      <w:ind w:left="357" w:hanging="357"/>
    </w:pPr>
    <w:rPr>
      <w:b w:val="0"/>
    </w:rPr>
  </w:style>
  <w:style w:type="paragraph" w:customStyle="1" w:styleId="Tablelist">
    <w:name w:val="Table list"/>
    <w:basedOn w:val="TableText"/>
    <w:qFormat/>
    <w:rsid w:val="006D69DB"/>
    <w:pPr>
      <w:numPr>
        <w:numId w:val="5"/>
      </w:numPr>
      <w:ind w:left="357" w:hanging="357"/>
    </w:pPr>
    <w:rPr>
      <w:rFonts w:eastAsiaTheme="minorHAnsi" w:cstheme="minorBidi"/>
      <w:szCs w:val="22"/>
      <w:lang w:val="en-GB" w:eastAsia="en-US"/>
    </w:rPr>
  </w:style>
  <w:style w:type="paragraph" w:customStyle="1" w:styleId="Checkbox">
    <w:name w:val="Checkbox"/>
    <w:basedOn w:val="Normal"/>
    <w:qFormat/>
    <w:rsid w:val="00753ECF"/>
    <w:pPr>
      <w:numPr>
        <w:numId w:val="4"/>
      </w:numPr>
      <w:spacing w:before="120" w:after="240" w:line="240" w:lineRule="auto"/>
      <w:ind w:left="340" w:hanging="227"/>
    </w:pPr>
    <w:rPr>
      <w:rFonts w:ascii="Helvetica" w:eastAsiaTheme="minorHAnsi" w:hAnsi="Helvetica"/>
      <w:sz w:val="20"/>
      <w:lang w:val="en-GB" w:eastAsia="en-US"/>
    </w:rPr>
  </w:style>
  <w:style w:type="paragraph" w:styleId="Header">
    <w:name w:val="header"/>
    <w:basedOn w:val="Normal"/>
    <w:link w:val="HeaderChar"/>
    <w:uiPriority w:val="99"/>
    <w:semiHidden/>
    <w:unhideWhenUsed/>
    <w:rsid w:val="007075B8"/>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7075B8"/>
  </w:style>
  <w:style w:type="paragraph" w:styleId="Footer">
    <w:name w:val="footer"/>
    <w:basedOn w:val="Normal"/>
    <w:link w:val="FooterChar"/>
    <w:uiPriority w:val="99"/>
    <w:semiHidden/>
    <w:unhideWhenUsed/>
    <w:rsid w:val="007075B8"/>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7075B8"/>
  </w:style>
  <w:style w:type="paragraph" w:customStyle="1" w:styleId="Footer-Right">
    <w:name w:val="Footer - Right"/>
    <w:basedOn w:val="Footer-Left"/>
    <w:semiHidden/>
    <w:qFormat/>
    <w:rsid w:val="007075B8"/>
    <w:pPr>
      <w:jc w:val="right"/>
    </w:pPr>
  </w:style>
  <w:style w:type="paragraph" w:customStyle="1" w:styleId="Footer-Left">
    <w:name w:val="Footer - Left"/>
    <w:basedOn w:val="Normal"/>
    <w:semiHidden/>
    <w:rsid w:val="007075B8"/>
    <w:pPr>
      <w:tabs>
        <w:tab w:val="center" w:pos="4513"/>
        <w:tab w:val="right" w:pos="9026"/>
      </w:tabs>
      <w:spacing w:after="0" w:line="240" w:lineRule="auto"/>
    </w:pPr>
    <w:rPr>
      <w:rFonts w:ascii="Helvetica" w:eastAsia="Times New Roman" w:hAnsi="Helvetica" w:cs="Times New Roman"/>
      <w:sz w:val="18"/>
      <w:szCs w:val="20"/>
      <w:lang w:val="en-US"/>
    </w:rPr>
  </w:style>
  <w:style w:type="paragraph" w:customStyle="1" w:styleId="HeaderRight">
    <w:name w:val="Header Right"/>
    <w:basedOn w:val="Header"/>
    <w:qFormat/>
    <w:rsid w:val="00CA32E3"/>
    <w:pPr>
      <w:jc w:val="right"/>
    </w:pPr>
    <w:rPr>
      <w:rFonts w:ascii="Helvetica" w:eastAsia="Calibri" w:hAnsi="Helvetica" w:cs="Times New Roman"/>
      <w:color w:val="FFFFFF" w:themeColor="background1"/>
      <w:sz w:val="18"/>
      <w:szCs w:val="20"/>
    </w:rPr>
  </w:style>
  <w:style w:type="paragraph" w:customStyle="1" w:styleId="HeaderLeft">
    <w:name w:val="Header Left"/>
    <w:basedOn w:val="HeaderRight"/>
    <w:qFormat/>
    <w:rsid w:val="00CA32E3"/>
    <w:pPr>
      <w:jc w:val="left"/>
    </w:pPr>
  </w:style>
  <w:style w:type="paragraph" w:customStyle="1" w:styleId="BodyCopy">
    <w:name w:val="Body Copy"/>
    <w:basedOn w:val="Normal"/>
    <w:link w:val="BodyCopyChar1"/>
    <w:qFormat/>
    <w:rsid w:val="000D7A1F"/>
    <w:pPr>
      <w:spacing w:before="60" w:after="120" w:line="240" w:lineRule="auto"/>
    </w:pPr>
    <w:rPr>
      <w:rFonts w:ascii="Helvetica" w:eastAsia="Times New Roman" w:hAnsi="Helvetica" w:cs="Times New Roman"/>
      <w:szCs w:val="24"/>
      <w:lang w:val="en-US" w:eastAsia="en-US"/>
    </w:rPr>
  </w:style>
  <w:style w:type="paragraph" w:customStyle="1" w:styleId="ActivityNumbered">
    <w:name w:val="Activity Numbered"/>
    <w:basedOn w:val="BodyCopy"/>
    <w:rsid w:val="006D69DB"/>
    <w:pPr>
      <w:numPr>
        <w:numId w:val="6"/>
      </w:numPr>
      <w:suppressAutoHyphens/>
      <w:spacing w:before="240" w:after="240"/>
      <w:ind w:left="567" w:hanging="567"/>
    </w:pPr>
    <w:rPr>
      <w:rFonts w:eastAsia="Calibri" w:cs="Calibri"/>
      <w:szCs w:val="16"/>
      <w:lang w:eastAsia="ar-SA"/>
    </w:rPr>
  </w:style>
  <w:style w:type="paragraph" w:customStyle="1" w:styleId="ActivityRulesInsertTab">
    <w:name w:val="Activity Rules (Insert Tab)"/>
    <w:basedOn w:val="BodyCopy"/>
    <w:qFormat/>
    <w:rsid w:val="006D69DB"/>
    <w:pPr>
      <w:tabs>
        <w:tab w:val="right" w:leader="underscore" w:pos="9072"/>
      </w:tabs>
      <w:spacing w:before="120" w:after="200"/>
      <w:ind w:left="567"/>
    </w:pPr>
    <w:rPr>
      <w:rFonts w:eastAsia="Calibri"/>
      <w:szCs w:val="22"/>
      <w:lang w:val="en-AU" w:eastAsia="en-AU"/>
    </w:rPr>
  </w:style>
  <w:style w:type="paragraph" w:customStyle="1" w:styleId="ActivityBottom">
    <w:name w:val="Activity Bottom"/>
    <w:basedOn w:val="BodyCopy"/>
    <w:rsid w:val="006D69DB"/>
    <w:pPr>
      <w:pBdr>
        <w:bottom w:val="single" w:sz="20" w:space="1" w:color="000000"/>
      </w:pBdr>
      <w:tabs>
        <w:tab w:val="left" w:pos="851"/>
      </w:tabs>
      <w:suppressAutoHyphens/>
      <w:spacing w:after="200"/>
      <w:ind w:left="714" w:firstLine="720"/>
    </w:pPr>
    <w:rPr>
      <w:rFonts w:ascii="Verdana" w:eastAsia="Calibri" w:hAnsi="Verdana" w:cs="Calibri"/>
      <w:noProof/>
      <w:sz w:val="18"/>
      <w:szCs w:val="18"/>
      <w:lang w:eastAsia="ar-SA"/>
    </w:rPr>
  </w:style>
  <w:style w:type="paragraph" w:customStyle="1" w:styleId="BodyBullet1">
    <w:name w:val="Body Bullet 1"/>
    <w:basedOn w:val="Normal"/>
    <w:qFormat/>
    <w:rsid w:val="006D69DB"/>
    <w:pPr>
      <w:numPr>
        <w:numId w:val="7"/>
      </w:numPr>
      <w:autoSpaceDE w:val="0"/>
      <w:autoSpaceDN w:val="0"/>
      <w:adjustRightInd w:val="0"/>
      <w:spacing w:after="120" w:line="240" w:lineRule="auto"/>
    </w:pPr>
    <w:rPr>
      <w:rFonts w:ascii="Helvetica" w:eastAsia="Times New Roman" w:hAnsi="Helvetica" w:cs="Times New Roman"/>
      <w:snapToGrid w:val="0"/>
      <w:sz w:val="20"/>
      <w:szCs w:val="24"/>
      <w:lang w:eastAsia="en-US"/>
    </w:rPr>
  </w:style>
  <w:style w:type="paragraph" w:customStyle="1" w:styleId="ActivityNumberedBold">
    <w:name w:val="Activity Numbered Bold"/>
    <w:basedOn w:val="ActivityNumbered"/>
    <w:next w:val="ActivityText"/>
    <w:qFormat/>
    <w:rsid w:val="000D7A1F"/>
    <w:pPr>
      <w:numPr>
        <w:numId w:val="9"/>
      </w:numPr>
      <w:ind w:left="567" w:hanging="567"/>
    </w:pPr>
    <w:rPr>
      <w:b/>
    </w:rPr>
  </w:style>
  <w:style w:type="paragraph" w:customStyle="1" w:styleId="ActivityText">
    <w:name w:val="Activity Text"/>
    <w:basedOn w:val="BodyCopy"/>
    <w:qFormat/>
    <w:rsid w:val="000D7A1F"/>
    <w:pPr>
      <w:ind w:left="567"/>
    </w:pPr>
    <w:rPr>
      <w:lang w:val="en-AU"/>
    </w:rPr>
  </w:style>
  <w:style w:type="paragraph" w:customStyle="1" w:styleId="ActivityBullet1">
    <w:name w:val="Activity Bullet 1"/>
    <w:basedOn w:val="BodyCopy"/>
    <w:qFormat/>
    <w:rsid w:val="000D7A1F"/>
    <w:pPr>
      <w:numPr>
        <w:numId w:val="8"/>
      </w:numPr>
      <w:ind w:left="924" w:hanging="357"/>
    </w:pPr>
    <w:rPr>
      <w:lang w:val="en-AU"/>
    </w:rPr>
  </w:style>
  <w:style w:type="paragraph" w:customStyle="1" w:styleId="TableAlph">
    <w:name w:val="Table Alph"/>
    <w:basedOn w:val="TableText"/>
    <w:qFormat/>
    <w:rsid w:val="00F82243"/>
    <w:pPr>
      <w:numPr>
        <w:numId w:val="11"/>
      </w:numPr>
      <w:ind w:left="714" w:hanging="357"/>
    </w:pPr>
  </w:style>
  <w:style w:type="paragraph" w:customStyle="1" w:styleId="boxbullet">
    <w:name w:val="box bullet"/>
    <w:basedOn w:val="List"/>
    <w:rsid w:val="00E070AE"/>
    <w:pPr>
      <w:numPr>
        <w:numId w:val="12"/>
      </w:numPr>
      <w:spacing w:before="60" w:after="60" w:line="240" w:lineRule="auto"/>
      <w:contextualSpacing w:val="0"/>
    </w:pPr>
    <w:rPr>
      <w:rFonts w:ascii="Helvetica" w:eastAsia="Times New Roman" w:hAnsi="Helvetica" w:cs="Times New Roman"/>
      <w:sz w:val="18"/>
      <w:szCs w:val="20"/>
      <w:lang w:val="en-GB" w:eastAsia="en-US"/>
    </w:rPr>
  </w:style>
  <w:style w:type="paragraph" w:styleId="TOC1">
    <w:name w:val="toc 1"/>
    <w:basedOn w:val="Normal"/>
    <w:next w:val="Normal"/>
    <w:autoRedefine/>
    <w:uiPriority w:val="39"/>
    <w:unhideWhenUsed/>
    <w:rsid w:val="0097587C"/>
    <w:pPr>
      <w:spacing w:after="100"/>
    </w:pPr>
    <w:rPr>
      <w:rFonts w:ascii="Helvetica" w:hAnsi="Helvetica"/>
    </w:rPr>
  </w:style>
  <w:style w:type="paragraph" w:styleId="List">
    <w:name w:val="List"/>
    <w:basedOn w:val="Normal"/>
    <w:uiPriority w:val="99"/>
    <w:semiHidden/>
    <w:unhideWhenUsed/>
    <w:rsid w:val="00E070AE"/>
    <w:pPr>
      <w:ind w:left="283" w:hanging="283"/>
      <w:contextualSpacing/>
    </w:pPr>
  </w:style>
  <w:style w:type="character" w:customStyle="1" w:styleId="Heading2Char">
    <w:name w:val="Heading 2 Char"/>
    <w:basedOn w:val="DefaultParagraphFont"/>
    <w:link w:val="Heading2"/>
    <w:uiPriority w:val="9"/>
    <w:rsid w:val="00B378C2"/>
    <w:rPr>
      <w:rFonts w:ascii="Helvetica" w:eastAsiaTheme="majorEastAsia" w:hAnsi="Helvetica" w:cstheme="majorBidi"/>
      <w:b/>
      <w:bCs/>
      <w:color w:val="0000FF"/>
      <w:sz w:val="32"/>
      <w:szCs w:val="26"/>
    </w:rPr>
  </w:style>
  <w:style w:type="paragraph" w:customStyle="1" w:styleId="UnitNameCoverPage">
    <w:name w:val="Unit Name CoverPage"/>
    <w:basedOn w:val="Normal"/>
    <w:qFormat/>
    <w:rsid w:val="00973700"/>
    <w:pPr>
      <w:spacing w:before="120" w:after="120" w:line="240" w:lineRule="auto"/>
      <w:jc w:val="right"/>
    </w:pPr>
    <w:rPr>
      <w:rFonts w:ascii="Helvetica" w:hAnsi="Helvetica"/>
      <w:b/>
      <w:color w:val="FFFFFF" w:themeColor="background1"/>
      <w:sz w:val="44"/>
      <w:szCs w:val="44"/>
    </w:rPr>
  </w:style>
  <w:style w:type="paragraph" w:customStyle="1" w:styleId="UnitCodeCoverPage1">
    <w:name w:val="Unit Code Cover Page"/>
    <w:basedOn w:val="UnitNameCoverPage"/>
    <w:qFormat/>
    <w:rsid w:val="00973700"/>
    <w:pPr>
      <w:spacing w:before="240" w:after="240"/>
    </w:pPr>
    <w:rPr>
      <w:sz w:val="36"/>
    </w:rPr>
  </w:style>
  <w:style w:type="paragraph" w:customStyle="1" w:styleId="AssessorManualCoverPage0">
    <w:name w:val="Assessor Manual Cover Page"/>
    <w:basedOn w:val="UnitCodeCoverPage1"/>
    <w:qFormat/>
    <w:rsid w:val="00973700"/>
  </w:style>
  <w:style w:type="character" w:customStyle="1" w:styleId="Heading3Char">
    <w:name w:val="Heading 3 Char"/>
    <w:basedOn w:val="DefaultParagraphFont"/>
    <w:link w:val="Heading3"/>
    <w:uiPriority w:val="9"/>
    <w:rsid w:val="00743DD4"/>
    <w:rPr>
      <w:rFonts w:ascii="Helvetica" w:eastAsiaTheme="majorEastAsia" w:hAnsi="Helvetica" w:cstheme="majorBidi"/>
      <w:b/>
      <w:bCs/>
      <w:color w:val="0000FF"/>
      <w:sz w:val="24"/>
    </w:rPr>
  </w:style>
  <w:style w:type="paragraph" w:customStyle="1" w:styleId="TableBullet1">
    <w:name w:val="Table Bullet 1"/>
    <w:basedOn w:val="TableText"/>
    <w:qFormat/>
    <w:rsid w:val="00CB282A"/>
    <w:pPr>
      <w:numPr>
        <w:numId w:val="13"/>
      </w:numPr>
    </w:pPr>
  </w:style>
  <w:style w:type="paragraph" w:customStyle="1" w:styleId="TableBullet2">
    <w:name w:val="Table Bullet 2"/>
    <w:basedOn w:val="TableBullet1"/>
    <w:qFormat/>
    <w:rsid w:val="00CB282A"/>
    <w:pPr>
      <w:numPr>
        <w:numId w:val="14"/>
      </w:numPr>
      <w:ind w:left="714" w:hanging="357"/>
    </w:pPr>
  </w:style>
  <w:style w:type="character" w:customStyle="1" w:styleId="Heading4Char">
    <w:name w:val="Heading 4 Char"/>
    <w:basedOn w:val="DefaultParagraphFont"/>
    <w:link w:val="Heading4"/>
    <w:uiPriority w:val="9"/>
    <w:semiHidden/>
    <w:rsid w:val="004E1B78"/>
    <w:rPr>
      <w:rFonts w:ascii="Helvetica" w:eastAsiaTheme="majorEastAsia" w:hAnsi="Helvetica" w:cstheme="majorBidi"/>
      <w:b/>
      <w:bCs/>
      <w:iCs/>
      <w:sz w:val="26"/>
    </w:rPr>
  </w:style>
  <w:style w:type="paragraph" w:customStyle="1" w:styleId="Bullet1">
    <w:name w:val="Bullet 1"/>
    <w:basedOn w:val="Normal"/>
    <w:qFormat/>
    <w:rsid w:val="004E1B78"/>
    <w:pPr>
      <w:numPr>
        <w:numId w:val="15"/>
      </w:numPr>
      <w:autoSpaceDE w:val="0"/>
      <w:autoSpaceDN w:val="0"/>
      <w:adjustRightInd w:val="0"/>
      <w:spacing w:before="120" w:after="120" w:line="240" w:lineRule="auto"/>
      <w:ind w:left="357" w:hanging="357"/>
    </w:pPr>
    <w:rPr>
      <w:rFonts w:ascii="Helvetica" w:eastAsiaTheme="minorHAnsi" w:hAnsi="Helvetica" w:cs="Arial"/>
      <w:lang w:eastAsia="en-US"/>
    </w:rPr>
  </w:style>
  <w:style w:type="character" w:customStyle="1" w:styleId="BodyCopyChar1">
    <w:name w:val="Body Copy Char1"/>
    <w:basedOn w:val="DefaultParagraphFont"/>
    <w:link w:val="BodyCopy"/>
    <w:rsid w:val="004E1B78"/>
    <w:rPr>
      <w:rFonts w:ascii="Helvetica" w:eastAsia="Times New Roman" w:hAnsi="Helvetica" w:cs="Times New Roman"/>
      <w:szCs w:val="24"/>
      <w:lang w:val="en-US" w:eastAsia="en-US"/>
    </w:rPr>
  </w:style>
  <w:style w:type="paragraph" w:customStyle="1" w:styleId="Tabletext0">
    <w:name w:val="Table text"/>
    <w:basedOn w:val="Normal"/>
    <w:qFormat/>
    <w:rsid w:val="004E1B78"/>
    <w:pPr>
      <w:spacing w:before="80" w:after="120" w:line="240" w:lineRule="auto"/>
    </w:pPr>
    <w:rPr>
      <w:rFonts w:ascii="Helvetica" w:eastAsiaTheme="minorHAnsi" w:hAnsi="Helvetica"/>
      <w:sz w:val="20"/>
      <w:lang w:val="en-GB" w:eastAsia="en-US"/>
    </w:rPr>
  </w:style>
  <w:style w:type="character" w:customStyle="1" w:styleId="TableTextChar">
    <w:name w:val="Table Text Char"/>
    <w:basedOn w:val="DefaultParagraphFont"/>
    <w:link w:val="TableText"/>
    <w:rsid w:val="004E1B78"/>
    <w:rPr>
      <w:rFonts w:ascii="Helvetica" w:eastAsia="Times New Roman" w:hAnsi="Helvetica" w:cs="Times New Roman"/>
      <w:szCs w:val="20"/>
    </w:rPr>
  </w:style>
  <w:style w:type="paragraph" w:customStyle="1" w:styleId="Tableheading">
    <w:name w:val="Table heading"/>
    <w:basedOn w:val="Normal"/>
    <w:next w:val="TableText"/>
    <w:link w:val="TableheadingChar"/>
    <w:qFormat/>
    <w:rsid w:val="004E1B78"/>
    <w:pPr>
      <w:spacing w:before="80" w:after="80" w:line="240" w:lineRule="auto"/>
    </w:pPr>
    <w:rPr>
      <w:rFonts w:ascii="Helvetica" w:eastAsia="Times New Roman" w:hAnsi="Helvetica" w:cs="Times New Roman"/>
      <w:b/>
      <w:color w:val="FFFFFF" w:themeColor="background1"/>
      <w:sz w:val="20"/>
      <w:szCs w:val="20"/>
      <w:lang w:eastAsia="zh-CN" w:bidi="en-US"/>
    </w:rPr>
  </w:style>
  <w:style w:type="character" w:customStyle="1" w:styleId="TableheadingChar">
    <w:name w:val="Table heading Char"/>
    <w:basedOn w:val="DefaultParagraphFont"/>
    <w:link w:val="Tableheading"/>
    <w:rsid w:val="004E1B78"/>
    <w:rPr>
      <w:rFonts w:ascii="Helvetica" w:eastAsia="Times New Roman" w:hAnsi="Helvetica" w:cs="Times New Roman"/>
      <w:b/>
      <w:color w:val="FFFFFF" w:themeColor="background1"/>
      <w:sz w:val="20"/>
      <w:szCs w:val="20"/>
      <w:lang w:eastAsia="zh-CN" w:bidi="en-US"/>
    </w:rPr>
  </w:style>
  <w:style w:type="paragraph" w:customStyle="1" w:styleId="BodyCopyBold0">
    <w:name w:val="Body Copy Bold"/>
    <w:basedOn w:val="BodyCopy"/>
    <w:link w:val="BodyCopyBoldChar1"/>
    <w:qFormat/>
    <w:rsid w:val="004E1B78"/>
    <w:pPr>
      <w:spacing w:before="80"/>
    </w:pPr>
    <w:rPr>
      <w:rFonts w:eastAsiaTheme="minorHAnsi" w:cstheme="minorBidi"/>
      <w:b/>
      <w:szCs w:val="22"/>
      <w:lang w:val="en-SG"/>
    </w:rPr>
  </w:style>
  <w:style w:type="character" w:customStyle="1" w:styleId="BodyCopyBoldChar1">
    <w:name w:val="Body Copy Bold Char1"/>
    <w:basedOn w:val="DefaultParagraphFont"/>
    <w:link w:val="BodyCopyBold0"/>
    <w:rsid w:val="004E1B78"/>
    <w:rPr>
      <w:rFonts w:ascii="Helvetica" w:eastAsiaTheme="minorHAnsi" w:hAnsi="Helvetica"/>
      <w:b/>
      <w:lang w:val="en-SG" w:eastAsia="en-US"/>
    </w:rPr>
  </w:style>
  <w:style w:type="paragraph" w:customStyle="1" w:styleId="Bullet2">
    <w:name w:val="Bullet 2"/>
    <w:basedOn w:val="BodyCopy"/>
    <w:qFormat/>
    <w:rsid w:val="004E1B78"/>
    <w:pPr>
      <w:numPr>
        <w:numId w:val="16"/>
      </w:numPr>
      <w:spacing w:before="120"/>
      <w:ind w:left="714" w:hanging="357"/>
    </w:pPr>
  </w:style>
  <w:style w:type="paragraph" w:customStyle="1" w:styleId="Style1">
    <w:name w:val="Style1"/>
    <w:basedOn w:val="TableText"/>
    <w:qFormat/>
    <w:rsid w:val="006E5782"/>
    <w:rPr>
      <w:rFonts w:eastAsia="SimSun" w:cs="Arial"/>
      <w:b/>
      <w:szCs w:val="22"/>
    </w:rPr>
  </w:style>
  <w:style w:type="paragraph" w:styleId="ListParagraph">
    <w:name w:val="List Paragraph"/>
    <w:basedOn w:val="Normal"/>
    <w:uiPriority w:val="34"/>
    <w:qFormat/>
    <w:rsid w:val="003721C3"/>
    <w:pPr>
      <w:ind w:left="720"/>
      <w:contextualSpacing/>
    </w:pPr>
  </w:style>
  <w:style w:type="paragraph" w:customStyle="1" w:styleId="Bullet1Level">
    <w:name w:val="Bullet 1 Level"/>
    <w:basedOn w:val="BodyCopy"/>
    <w:link w:val="Bullet1LevelChar"/>
    <w:autoRedefine/>
    <w:uiPriority w:val="99"/>
    <w:rsid w:val="009960F4"/>
    <w:pPr>
      <w:numPr>
        <w:numId w:val="44"/>
      </w:numPr>
      <w:tabs>
        <w:tab w:val="left" w:pos="709"/>
      </w:tabs>
      <w:suppressAutoHyphens/>
      <w:spacing w:before="80"/>
      <w:ind w:left="709"/>
    </w:pPr>
    <w:rPr>
      <w:rFonts w:eastAsia="Calibri" w:cs="Calibri"/>
      <w:noProof/>
      <w:szCs w:val="16"/>
      <w:lang w:val="en-AU" w:eastAsia="ar-SA"/>
    </w:rPr>
  </w:style>
  <w:style w:type="character" w:customStyle="1" w:styleId="Bullet1LevelChar">
    <w:name w:val="Bullet 1 Level Char"/>
    <w:basedOn w:val="BodyCopyChar1"/>
    <w:link w:val="Bullet1Level"/>
    <w:uiPriority w:val="99"/>
    <w:rsid w:val="009960F4"/>
    <w:rPr>
      <w:rFonts w:ascii="Helvetica" w:eastAsia="Calibri" w:hAnsi="Helvetica" w:cs="Calibri"/>
      <w:noProof/>
      <w:szCs w:val="16"/>
      <w:lang w:val="en-US" w:eastAsia="ar-SA"/>
    </w:rPr>
  </w:style>
  <w:style w:type="paragraph" w:customStyle="1" w:styleId="Pa2">
    <w:name w:val="Pa2"/>
    <w:basedOn w:val="Normal"/>
    <w:next w:val="Normal"/>
    <w:uiPriority w:val="99"/>
    <w:rsid w:val="001953F4"/>
    <w:pPr>
      <w:autoSpaceDE w:val="0"/>
      <w:autoSpaceDN w:val="0"/>
      <w:adjustRightInd w:val="0"/>
      <w:spacing w:after="0" w:line="221" w:lineRule="atLeast"/>
    </w:pPr>
    <w:rPr>
      <w:rFonts w:ascii="HelveticaNeueLT Std Lt" w:hAnsi="HelveticaNeueLT Std Lt" w:cs="Times New Roman"/>
      <w:sz w:val="24"/>
      <w:szCs w:val="24"/>
    </w:rPr>
  </w:style>
  <w:style w:type="paragraph" w:customStyle="1" w:styleId="Pa1">
    <w:name w:val="Pa1"/>
    <w:basedOn w:val="Normal"/>
    <w:next w:val="Normal"/>
    <w:uiPriority w:val="99"/>
    <w:rsid w:val="001953F4"/>
    <w:pPr>
      <w:autoSpaceDE w:val="0"/>
      <w:autoSpaceDN w:val="0"/>
      <w:adjustRightInd w:val="0"/>
      <w:spacing w:after="0" w:line="361" w:lineRule="atLeast"/>
    </w:pPr>
    <w:rPr>
      <w:rFonts w:ascii="HelveticaNeueLT Std Lt" w:hAnsi="HelveticaNeueLT Std Lt" w:cs="Times New Roman"/>
      <w:sz w:val="24"/>
      <w:szCs w:val="24"/>
    </w:rPr>
  </w:style>
  <w:style w:type="paragraph" w:customStyle="1" w:styleId="Pa17">
    <w:name w:val="Pa17"/>
    <w:basedOn w:val="Normal"/>
    <w:next w:val="Normal"/>
    <w:uiPriority w:val="99"/>
    <w:rsid w:val="001953F4"/>
    <w:pPr>
      <w:autoSpaceDE w:val="0"/>
      <w:autoSpaceDN w:val="0"/>
      <w:adjustRightInd w:val="0"/>
      <w:spacing w:after="0" w:line="221" w:lineRule="atLeast"/>
    </w:pPr>
    <w:rPr>
      <w:rFonts w:ascii="HelveticaNeueLT Std Lt" w:hAnsi="HelveticaNeueLT Std Lt" w:cs="Times New Roman"/>
      <w:sz w:val="24"/>
      <w:szCs w:val="24"/>
    </w:rPr>
  </w:style>
  <w:style w:type="paragraph" w:styleId="BodyTextIndent2">
    <w:name w:val="Body Text Indent 2"/>
    <w:basedOn w:val="Normal"/>
    <w:link w:val="BodyTextIndent2Char"/>
    <w:rsid w:val="00936A55"/>
    <w:pPr>
      <w:numPr>
        <w:numId w:val="61"/>
      </w:numPr>
      <w:tabs>
        <w:tab w:val="clear" w:pos="4706"/>
        <w:tab w:val="left" w:pos="397"/>
      </w:tabs>
      <w:suppressAutoHyphens/>
      <w:autoSpaceDE w:val="0"/>
      <w:autoSpaceDN w:val="0"/>
      <w:adjustRightInd w:val="0"/>
      <w:spacing w:after="113" w:line="288" w:lineRule="auto"/>
      <w:ind w:left="715" w:hanging="735"/>
      <w:textAlignment w:val="center"/>
    </w:pPr>
    <w:rPr>
      <w:rFonts w:ascii="Helvetica 45 Light" w:eastAsia="Times New Roman" w:hAnsi="Helvetica 45 Light" w:cs="Times New Roman"/>
      <w:color w:val="000000"/>
      <w:sz w:val="21"/>
      <w:szCs w:val="21"/>
      <w:lang w:eastAsia="en-US"/>
    </w:rPr>
  </w:style>
  <w:style w:type="character" w:customStyle="1" w:styleId="BodyTextIndent2Char">
    <w:name w:val="Body Text Indent 2 Char"/>
    <w:basedOn w:val="DefaultParagraphFont"/>
    <w:link w:val="BodyTextIndent2"/>
    <w:rsid w:val="00936A55"/>
    <w:rPr>
      <w:rFonts w:ascii="Helvetica 45 Light" w:eastAsia="Times New Roman" w:hAnsi="Helvetica 45 Light" w:cs="Times New Roman"/>
      <w:color w:val="000000"/>
      <w:sz w:val="21"/>
      <w:szCs w:val="21"/>
      <w:lang w:eastAsia="en-US"/>
    </w:rPr>
  </w:style>
  <w:style w:type="paragraph" w:customStyle="1" w:styleId="ActivityBullet2">
    <w:name w:val="Activity Bullet 2"/>
    <w:basedOn w:val="ActivityBullet1"/>
    <w:qFormat/>
    <w:rsid w:val="00074A27"/>
    <w:pPr>
      <w:numPr>
        <w:numId w:val="71"/>
      </w:numPr>
      <w:ind w:left="1281" w:hanging="357"/>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footer" Target="footer1.xml"/><Relationship Id="rId26" Type="http://schemas.openxmlformats.org/officeDocument/2006/relationships/footer" Target="footer5.xml"/><Relationship Id="rId39" Type="http://schemas.openxmlformats.org/officeDocument/2006/relationships/header" Target="header14.xml"/><Relationship Id="rId3" Type="http://schemas.openxmlformats.org/officeDocument/2006/relationships/styles" Target="styles.xml"/><Relationship Id="rId21" Type="http://schemas.openxmlformats.org/officeDocument/2006/relationships/header" Target="header2.xml"/><Relationship Id="rId34" Type="http://schemas.openxmlformats.org/officeDocument/2006/relationships/header" Target="header9.xml"/><Relationship Id="rId42" Type="http://schemas.openxmlformats.org/officeDocument/2006/relationships/footer" Target="footer9.xml"/><Relationship Id="rId47" Type="http://schemas.openxmlformats.org/officeDocument/2006/relationships/footer" Target="footer12.xml"/><Relationship Id="rId50" Type="http://schemas.openxmlformats.org/officeDocument/2006/relationships/header" Target="header19.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www.sxc.hu/" TargetMode="External"/><Relationship Id="rId25" Type="http://schemas.openxmlformats.org/officeDocument/2006/relationships/header" Target="header4.xml"/><Relationship Id="rId33" Type="http://schemas.openxmlformats.org/officeDocument/2006/relationships/header" Target="header8.xml"/><Relationship Id="rId38" Type="http://schemas.openxmlformats.org/officeDocument/2006/relationships/header" Target="header13.xml"/><Relationship Id="rId46" Type="http://schemas.openxmlformats.org/officeDocument/2006/relationships/footer" Target="footer11.xml"/><Relationship Id="rId2" Type="http://schemas.openxmlformats.org/officeDocument/2006/relationships/numbering" Target="numbering.xml"/><Relationship Id="rId16" Type="http://schemas.openxmlformats.org/officeDocument/2006/relationships/hyperlink" Target="http://creativecommons.org/licenses/by/2.0/deed.en" TargetMode="External"/><Relationship Id="rId20" Type="http://schemas.openxmlformats.org/officeDocument/2006/relationships/header" Target="header1.xml"/><Relationship Id="rId29" Type="http://schemas.openxmlformats.org/officeDocument/2006/relationships/header" Target="header6.xml"/><Relationship Id="rId41" Type="http://schemas.openxmlformats.org/officeDocument/2006/relationships/header" Target="header16.xm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eader" Target="header3.xml"/><Relationship Id="rId32" Type="http://schemas.openxmlformats.org/officeDocument/2006/relationships/header" Target="header7.xml"/><Relationship Id="rId37" Type="http://schemas.openxmlformats.org/officeDocument/2006/relationships/header" Target="header12.xml"/><Relationship Id="rId40" Type="http://schemas.openxmlformats.org/officeDocument/2006/relationships/header" Target="header15.xml"/><Relationship Id="rId45" Type="http://schemas.openxmlformats.org/officeDocument/2006/relationships/header" Target="header18.xml"/><Relationship Id="rId53"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hyperlink" Target="http://www.asean.org" TargetMode="External"/><Relationship Id="rId23" Type="http://schemas.openxmlformats.org/officeDocument/2006/relationships/footer" Target="footer4.xml"/><Relationship Id="rId28" Type="http://schemas.openxmlformats.org/officeDocument/2006/relationships/header" Target="header5.xml"/><Relationship Id="rId36" Type="http://schemas.openxmlformats.org/officeDocument/2006/relationships/header" Target="header11.xml"/><Relationship Id="rId49" Type="http://schemas.openxmlformats.org/officeDocument/2006/relationships/image" Target="media/image9.png"/><Relationship Id="rId10" Type="http://schemas.openxmlformats.org/officeDocument/2006/relationships/image" Target="media/image3.gif"/><Relationship Id="rId19" Type="http://schemas.openxmlformats.org/officeDocument/2006/relationships/footer" Target="footer2.xml"/><Relationship Id="rId31" Type="http://schemas.openxmlformats.org/officeDocument/2006/relationships/footer" Target="footer8.xml"/><Relationship Id="rId44" Type="http://schemas.openxmlformats.org/officeDocument/2006/relationships/header" Target="header17.xm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footer" Target="footer3.xml"/><Relationship Id="rId27" Type="http://schemas.openxmlformats.org/officeDocument/2006/relationships/footer" Target="footer6.xml"/><Relationship Id="rId30" Type="http://schemas.openxmlformats.org/officeDocument/2006/relationships/footer" Target="footer7.xml"/><Relationship Id="rId35" Type="http://schemas.openxmlformats.org/officeDocument/2006/relationships/header" Target="header10.xml"/><Relationship Id="rId43" Type="http://schemas.openxmlformats.org/officeDocument/2006/relationships/footer" Target="footer10.xml"/><Relationship Id="rId48" Type="http://schemas.openxmlformats.org/officeDocument/2006/relationships/image" Target="media/image8.png"/><Relationship Id="rId8" Type="http://schemas.openxmlformats.org/officeDocument/2006/relationships/image" Target="media/image1.png"/><Relationship Id="rId51" Type="http://schemas.openxmlformats.org/officeDocument/2006/relationships/footer" Target="footer1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C67485CB5ABA441E9249397B9C9A201B"/>
        <w:category>
          <w:name w:val="General"/>
          <w:gallery w:val="placeholder"/>
        </w:category>
        <w:types>
          <w:type w:val="bbPlcHdr"/>
        </w:types>
        <w:behaviors>
          <w:behavior w:val="content"/>
        </w:behaviors>
        <w:guid w:val="{E905B3A9-C24E-4FB5-809C-6F4F91E27182}"/>
      </w:docPartPr>
      <w:docPartBody>
        <w:p w:rsidR="00643027" w:rsidRDefault="00643027">
          <w:pPr>
            <w:pStyle w:val="C67485CB5ABA441E9249397B9C9A201B"/>
          </w:pPr>
          <w:r w:rsidRPr="00246573">
            <w:rPr>
              <w:rStyle w:val="PlaceholderText"/>
            </w:rPr>
            <w:t>Click here to enter text.</w:t>
          </w:r>
        </w:p>
      </w:docPartBody>
    </w:docPart>
    <w:docPart>
      <w:docPartPr>
        <w:name w:val="1F95E13C60BA449C832B2FAC4706B469"/>
        <w:category>
          <w:name w:val="General"/>
          <w:gallery w:val="placeholder"/>
        </w:category>
        <w:types>
          <w:type w:val="bbPlcHdr"/>
        </w:types>
        <w:behaviors>
          <w:behavior w:val="content"/>
        </w:behaviors>
        <w:guid w:val="{BCD9431A-9322-4F47-9D4D-0B941EA4C1A9}"/>
      </w:docPartPr>
      <w:docPartBody>
        <w:p w:rsidR="00643027" w:rsidRDefault="00643027">
          <w:pPr>
            <w:pStyle w:val="1F95E13C60BA449C832B2FAC4706B469"/>
          </w:pPr>
          <w:r w:rsidRPr="00246573">
            <w:rPr>
              <w:rStyle w:val="PlaceholderText"/>
            </w:rPr>
            <w:t>Click here to enter text.</w:t>
          </w:r>
        </w:p>
      </w:docPartBody>
    </w:docPart>
    <w:docPart>
      <w:docPartPr>
        <w:name w:val="B14DF8632A9941F191330230D682ABC6"/>
        <w:category>
          <w:name w:val="General"/>
          <w:gallery w:val="placeholder"/>
        </w:category>
        <w:types>
          <w:type w:val="bbPlcHdr"/>
        </w:types>
        <w:behaviors>
          <w:behavior w:val="content"/>
        </w:behaviors>
        <w:guid w:val="{F2825595-F08D-478B-A4AC-B24C39186D11}"/>
      </w:docPartPr>
      <w:docPartBody>
        <w:p w:rsidR="00DA4DD4" w:rsidRDefault="00FD6DAE" w:rsidP="00FD6DAE">
          <w:pPr>
            <w:pStyle w:val="B14DF8632A9941F191330230D682ABC6"/>
          </w:pPr>
          <w:r w:rsidRPr="00246573">
            <w:rPr>
              <w:rStyle w:val="PlaceholderText"/>
            </w:rPr>
            <w:t>Click here to enter text.</w:t>
          </w:r>
        </w:p>
      </w:docPartBody>
    </w:docPart>
    <w:docPart>
      <w:docPartPr>
        <w:name w:val="920FD8DED6864201BB787E2DF04AAC29"/>
        <w:category>
          <w:name w:val="General"/>
          <w:gallery w:val="placeholder"/>
        </w:category>
        <w:types>
          <w:type w:val="bbPlcHdr"/>
        </w:types>
        <w:behaviors>
          <w:behavior w:val="content"/>
        </w:behaviors>
        <w:guid w:val="{A77A9602-8D8B-4A50-BB1B-75BBD5CC3182}"/>
      </w:docPartPr>
      <w:docPartBody>
        <w:p w:rsidR="00DA4DD4" w:rsidRDefault="00FD6DAE" w:rsidP="00FD6DAE">
          <w:pPr>
            <w:pStyle w:val="920FD8DED6864201BB787E2DF04AAC29"/>
          </w:pPr>
          <w:r w:rsidRPr="00246573">
            <w:rPr>
              <w:rStyle w:val="PlaceholderText"/>
            </w:rPr>
            <w:t>Click here to enter text.</w:t>
          </w:r>
        </w:p>
      </w:docPartBody>
    </w:docPart>
    <w:docPart>
      <w:docPartPr>
        <w:name w:val="3F574A610DF149D09A49E604D35F2216"/>
        <w:category>
          <w:name w:val="General"/>
          <w:gallery w:val="placeholder"/>
        </w:category>
        <w:types>
          <w:type w:val="bbPlcHdr"/>
        </w:types>
        <w:behaviors>
          <w:behavior w:val="content"/>
        </w:behaviors>
        <w:guid w:val="{209B47B1-8737-4FC9-9DE8-9530BAC72375}"/>
      </w:docPartPr>
      <w:docPartBody>
        <w:p w:rsidR="00DA4DD4" w:rsidRDefault="00FD6DAE" w:rsidP="00FD6DAE">
          <w:pPr>
            <w:pStyle w:val="3F574A610DF149D09A49E604D35F2216"/>
          </w:pPr>
          <w:r w:rsidRPr="00246573">
            <w:rPr>
              <w:rStyle w:val="PlaceholderText"/>
            </w:rPr>
            <w:t>Click here to enter text.</w:t>
          </w:r>
        </w:p>
      </w:docPartBody>
    </w:docPart>
    <w:docPart>
      <w:docPartPr>
        <w:name w:val="B7EDBB30D4484545BD4B0959CEF9A1B6"/>
        <w:category>
          <w:name w:val="General"/>
          <w:gallery w:val="placeholder"/>
        </w:category>
        <w:types>
          <w:type w:val="bbPlcHdr"/>
        </w:types>
        <w:behaviors>
          <w:behavior w:val="content"/>
        </w:behaviors>
        <w:guid w:val="{CDAB3D8E-7163-44CF-86CC-2C6532204412}"/>
      </w:docPartPr>
      <w:docPartBody>
        <w:p w:rsidR="00DA4DD4" w:rsidRDefault="00FD6DAE" w:rsidP="00FD6DAE">
          <w:pPr>
            <w:pStyle w:val="B7EDBB30D4484545BD4B0959CEF9A1B6"/>
          </w:pPr>
          <w:r w:rsidRPr="00246573">
            <w:rPr>
              <w:rStyle w:val="PlaceholderText"/>
            </w:rPr>
            <w:t>Click here to enter text.</w:t>
          </w:r>
        </w:p>
      </w:docPartBody>
    </w:docPart>
    <w:docPart>
      <w:docPartPr>
        <w:name w:val="549AD0A5A8304A1488C7AC8B9CDA3FA6"/>
        <w:category>
          <w:name w:val="General"/>
          <w:gallery w:val="placeholder"/>
        </w:category>
        <w:types>
          <w:type w:val="bbPlcHdr"/>
        </w:types>
        <w:behaviors>
          <w:behavior w:val="content"/>
        </w:behaviors>
        <w:guid w:val="{E097936F-8BD7-4088-8F28-0AD816E48810}"/>
      </w:docPartPr>
      <w:docPartBody>
        <w:p w:rsidR="00DA4DD4" w:rsidRDefault="00FD6DAE" w:rsidP="00FD6DAE">
          <w:pPr>
            <w:pStyle w:val="549AD0A5A8304A1488C7AC8B9CDA3FA6"/>
          </w:pPr>
          <w:r w:rsidRPr="00246573">
            <w:rPr>
              <w:rStyle w:val="PlaceholderText"/>
            </w:rPr>
            <w:t>Click here to enter text.</w:t>
          </w:r>
        </w:p>
      </w:docPartBody>
    </w:docPart>
    <w:docPart>
      <w:docPartPr>
        <w:name w:val="1A564B3594824800A96B21881459CE15"/>
        <w:category>
          <w:name w:val="General"/>
          <w:gallery w:val="placeholder"/>
        </w:category>
        <w:types>
          <w:type w:val="bbPlcHdr"/>
        </w:types>
        <w:behaviors>
          <w:behavior w:val="content"/>
        </w:behaviors>
        <w:guid w:val="{0A3B9C04-5BF7-4F58-A0A6-310E8F3EA575}"/>
      </w:docPartPr>
      <w:docPartBody>
        <w:p w:rsidR="00DA4DD4" w:rsidRDefault="00FD6DAE" w:rsidP="00FD6DAE">
          <w:pPr>
            <w:pStyle w:val="1A564B3594824800A96B21881459CE15"/>
          </w:pPr>
          <w:r w:rsidRPr="00246573">
            <w:rPr>
              <w:rStyle w:val="PlaceholderText"/>
            </w:rPr>
            <w:t>Click here to enter text.</w:t>
          </w:r>
        </w:p>
      </w:docPartBody>
    </w:docPart>
    <w:docPart>
      <w:docPartPr>
        <w:name w:val="CA18BAD4BCC94745BFEB8E49CF5E938B"/>
        <w:category>
          <w:name w:val="General"/>
          <w:gallery w:val="placeholder"/>
        </w:category>
        <w:types>
          <w:type w:val="bbPlcHdr"/>
        </w:types>
        <w:behaviors>
          <w:behavior w:val="content"/>
        </w:behaviors>
        <w:guid w:val="{A72E9F92-D1EF-46A6-8FC9-422D49A39FBE}"/>
      </w:docPartPr>
      <w:docPartBody>
        <w:p w:rsidR="00DA4DD4" w:rsidRDefault="00FD6DAE" w:rsidP="00FD6DAE">
          <w:pPr>
            <w:pStyle w:val="CA18BAD4BCC94745BFEB8E49CF5E938B"/>
          </w:pPr>
          <w:r w:rsidRPr="00246573">
            <w:rPr>
              <w:rStyle w:val="PlaceholderText"/>
            </w:rPr>
            <w:t>Click here to enter text.</w:t>
          </w:r>
        </w:p>
      </w:docPartBody>
    </w:docPart>
    <w:docPart>
      <w:docPartPr>
        <w:name w:val="064002A78DBC4F10AB2AE2680AE12C90"/>
        <w:category>
          <w:name w:val="General"/>
          <w:gallery w:val="placeholder"/>
        </w:category>
        <w:types>
          <w:type w:val="bbPlcHdr"/>
        </w:types>
        <w:behaviors>
          <w:behavior w:val="content"/>
        </w:behaviors>
        <w:guid w:val="{DA558892-CEBB-4985-A6D6-319C2F005BA0}"/>
      </w:docPartPr>
      <w:docPartBody>
        <w:p w:rsidR="00DA4DD4" w:rsidRDefault="00FD6DAE" w:rsidP="00FD6DAE">
          <w:pPr>
            <w:pStyle w:val="064002A78DBC4F10AB2AE2680AE12C90"/>
          </w:pPr>
          <w:r w:rsidRPr="00246573">
            <w:rPr>
              <w:rStyle w:val="PlaceholderText"/>
            </w:rPr>
            <w:t>Click here to enter text.</w:t>
          </w:r>
        </w:p>
      </w:docPartBody>
    </w:docPart>
    <w:docPart>
      <w:docPartPr>
        <w:name w:val="927F9A349F71448592214AC045E826D8"/>
        <w:category>
          <w:name w:val="General"/>
          <w:gallery w:val="placeholder"/>
        </w:category>
        <w:types>
          <w:type w:val="bbPlcHdr"/>
        </w:types>
        <w:behaviors>
          <w:behavior w:val="content"/>
        </w:behaviors>
        <w:guid w:val="{13E4C900-AB23-4738-AE47-1C4BAE0DB9FB}"/>
      </w:docPartPr>
      <w:docPartBody>
        <w:p w:rsidR="00DA4DD4" w:rsidRDefault="00FD6DAE" w:rsidP="00FD6DAE">
          <w:pPr>
            <w:pStyle w:val="927F9A349F71448592214AC045E826D8"/>
          </w:pPr>
          <w:r w:rsidRPr="00246573">
            <w:rPr>
              <w:rStyle w:val="PlaceholderText"/>
            </w:rPr>
            <w:t>Click here to enter text.</w:t>
          </w:r>
        </w:p>
      </w:docPartBody>
    </w:docPart>
    <w:docPart>
      <w:docPartPr>
        <w:name w:val="3720C99A5CF84BB68516CC91644B25FC"/>
        <w:category>
          <w:name w:val="General"/>
          <w:gallery w:val="placeholder"/>
        </w:category>
        <w:types>
          <w:type w:val="bbPlcHdr"/>
        </w:types>
        <w:behaviors>
          <w:behavior w:val="content"/>
        </w:behaviors>
        <w:guid w:val="{6585C749-9F0A-4968-BB3D-7B502F1579AD}"/>
      </w:docPartPr>
      <w:docPartBody>
        <w:p w:rsidR="00DA4DD4" w:rsidRDefault="00FD6DAE" w:rsidP="00FD6DAE">
          <w:pPr>
            <w:pStyle w:val="3720C99A5CF84BB68516CC91644B25FC"/>
          </w:pPr>
          <w:r w:rsidRPr="00246573">
            <w:rPr>
              <w:rStyle w:val="PlaceholderText"/>
            </w:rPr>
            <w:t>Click here to enter text.</w:t>
          </w:r>
        </w:p>
      </w:docPartBody>
    </w:docPart>
    <w:docPart>
      <w:docPartPr>
        <w:name w:val="E5CE995DC372464399036F6A79A2A707"/>
        <w:category>
          <w:name w:val="General"/>
          <w:gallery w:val="placeholder"/>
        </w:category>
        <w:types>
          <w:type w:val="bbPlcHdr"/>
        </w:types>
        <w:behaviors>
          <w:behavior w:val="content"/>
        </w:behaviors>
        <w:guid w:val="{0EB74CA0-A66B-4AB6-921D-17BF5C059EF9}"/>
      </w:docPartPr>
      <w:docPartBody>
        <w:p w:rsidR="00DA4DD4" w:rsidRDefault="00FD6DAE" w:rsidP="00FD6DAE">
          <w:pPr>
            <w:pStyle w:val="E5CE995DC372464399036F6A79A2A707"/>
          </w:pPr>
          <w:r w:rsidRPr="00246573">
            <w:rPr>
              <w:rStyle w:val="PlaceholderText"/>
            </w:rPr>
            <w:t>Click here to enter text.</w:t>
          </w:r>
        </w:p>
      </w:docPartBody>
    </w:docPart>
    <w:docPart>
      <w:docPartPr>
        <w:name w:val="718D1530166240BDBD52A23B478A306D"/>
        <w:category>
          <w:name w:val="General"/>
          <w:gallery w:val="placeholder"/>
        </w:category>
        <w:types>
          <w:type w:val="bbPlcHdr"/>
        </w:types>
        <w:behaviors>
          <w:behavior w:val="content"/>
        </w:behaviors>
        <w:guid w:val="{30EF62B1-7BA5-4DBF-9A64-CC2379258F5C}"/>
      </w:docPartPr>
      <w:docPartBody>
        <w:p w:rsidR="00DA4DD4" w:rsidRDefault="00FD6DAE" w:rsidP="00FD6DAE">
          <w:pPr>
            <w:pStyle w:val="718D1530166240BDBD52A23B478A306D"/>
          </w:pPr>
          <w:r w:rsidRPr="00246573">
            <w:rPr>
              <w:rStyle w:val="PlaceholderText"/>
            </w:rPr>
            <w:t>Click here to enter text.</w:t>
          </w:r>
        </w:p>
      </w:docPartBody>
    </w:docPart>
    <w:docPart>
      <w:docPartPr>
        <w:name w:val="660EEEC7DE37405094E8394853E10F0C"/>
        <w:category>
          <w:name w:val="General"/>
          <w:gallery w:val="placeholder"/>
        </w:category>
        <w:types>
          <w:type w:val="bbPlcHdr"/>
        </w:types>
        <w:behaviors>
          <w:behavior w:val="content"/>
        </w:behaviors>
        <w:guid w:val="{6E8C815A-76A4-45B8-88F3-7DE0854C581D}"/>
      </w:docPartPr>
      <w:docPartBody>
        <w:p w:rsidR="00DA4DD4" w:rsidRDefault="00FD6DAE" w:rsidP="00FD6DAE">
          <w:pPr>
            <w:pStyle w:val="660EEEC7DE37405094E8394853E10F0C"/>
          </w:pPr>
          <w:r w:rsidRPr="00246573">
            <w:rPr>
              <w:rStyle w:val="PlaceholderText"/>
            </w:rPr>
            <w:t>Click here to enter text.</w:t>
          </w:r>
        </w:p>
      </w:docPartBody>
    </w:docPart>
    <w:docPart>
      <w:docPartPr>
        <w:name w:val="5867D38A978749DFBC702A207F67E95D"/>
        <w:category>
          <w:name w:val="General"/>
          <w:gallery w:val="placeholder"/>
        </w:category>
        <w:types>
          <w:type w:val="bbPlcHdr"/>
        </w:types>
        <w:behaviors>
          <w:behavior w:val="content"/>
        </w:behaviors>
        <w:guid w:val="{B0885F67-7063-4A43-8FF3-408BF28CEF3D}"/>
      </w:docPartPr>
      <w:docPartBody>
        <w:p w:rsidR="00DA4DD4" w:rsidRDefault="00FD6DAE" w:rsidP="00FD6DAE">
          <w:pPr>
            <w:pStyle w:val="5867D38A978749DFBC702A207F67E95D"/>
          </w:pPr>
          <w:r w:rsidRPr="00246573">
            <w:rPr>
              <w:rStyle w:val="PlaceholderText"/>
            </w:rPr>
            <w:t>Click here to enter text.</w:t>
          </w:r>
        </w:p>
      </w:docPartBody>
    </w:docPart>
    <w:docPart>
      <w:docPartPr>
        <w:name w:val="E90CB786BE034EDD9761D56EAE818E33"/>
        <w:category>
          <w:name w:val="General"/>
          <w:gallery w:val="placeholder"/>
        </w:category>
        <w:types>
          <w:type w:val="bbPlcHdr"/>
        </w:types>
        <w:behaviors>
          <w:behavior w:val="content"/>
        </w:behaviors>
        <w:guid w:val="{43937C13-8B7A-43DC-BB6A-E4EDDC064653}"/>
      </w:docPartPr>
      <w:docPartBody>
        <w:p w:rsidR="00DA4DD4" w:rsidRDefault="00FD6DAE" w:rsidP="00FD6DAE">
          <w:pPr>
            <w:pStyle w:val="E90CB786BE034EDD9761D56EAE818E33"/>
          </w:pPr>
          <w:r w:rsidRPr="00246573">
            <w:rPr>
              <w:rStyle w:val="PlaceholderText"/>
            </w:rPr>
            <w:t>Click here to enter text.</w:t>
          </w:r>
        </w:p>
      </w:docPartBody>
    </w:docPart>
    <w:docPart>
      <w:docPartPr>
        <w:name w:val="8EF01D6A2F1B4003AA6EC8A6A5E127B9"/>
        <w:category>
          <w:name w:val="General"/>
          <w:gallery w:val="placeholder"/>
        </w:category>
        <w:types>
          <w:type w:val="bbPlcHdr"/>
        </w:types>
        <w:behaviors>
          <w:behavior w:val="content"/>
        </w:behaviors>
        <w:guid w:val="{687C07E4-9F0B-4161-A9B6-02C0CFA7D7C6}"/>
      </w:docPartPr>
      <w:docPartBody>
        <w:p w:rsidR="00DA4DD4" w:rsidRDefault="00FD6DAE" w:rsidP="00FD6DAE">
          <w:pPr>
            <w:pStyle w:val="8EF01D6A2F1B4003AA6EC8A6A5E127B9"/>
          </w:pPr>
          <w:r w:rsidRPr="00246573">
            <w:rPr>
              <w:rStyle w:val="PlaceholderText"/>
            </w:rPr>
            <w:t>Click here to enter text.</w:t>
          </w:r>
        </w:p>
      </w:docPartBody>
    </w:docPart>
    <w:docPart>
      <w:docPartPr>
        <w:name w:val="EA01B4B764E944BC8CEE58B6BA578039"/>
        <w:category>
          <w:name w:val="General"/>
          <w:gallery w:val="placeholder"/>
        </w:category>
        <w:types>
          <w:type w:val="bbPlcHdr"/>
        </w:types>
        <w:behaviors>
          <w:behavior w:val="content"/>
        </w:behaviors>
        <w:guid w:val="{DE2FC203-08E8-4978-86F8-7F450D3ED532}"/>
      </w:docPartPr>
      <w:docPartBody>
        <w:p w:rsidR="00DA4DD4" w:rsidRDefault="00FD6DAE" w:rsidP="00FD6DAE">
          <w:pPr>
            <w:pStyle w:val="EA01B4B764E944BC8CEE58B6BA578039"/>
          </w:pPr>
          <w:r w:rsidRPr="00246573">
            <w:rPr>
              <w:rStyle w:val="PlaceholderText"/>
            </w:rPr>
            <w:t>Click here to enter text.</w:t>
          </w:r>
        </w:p>
      </w:docPartBody>
    </w:docPart>
    <w:docPart>
      <w:docPartPr>
        <w:name w:val="BD7B16B197A64AE9BAAD90C38C9B0A4E"/>
        <w:category>
          <w:name w:val="General"/>
          <w:gallery w:val="placeholder"/>
        </w:category>
        <w:types>
          <w:type w:val="bbPlcHdr"/>
        </w:types>
        <w:behaviors>
          <w:behavior w:val="content"/>
        </w:behaviors>
        <w:guid w:val="{4C085105-70A8-49C9-861F-4F7DBA7BC14E}"/>
      </w:docPartPr>
      <w:docPartBody>
        <w:p w:rsidR="00DA4DD4" w:rsidRDefault="00FD6DAE" w:rsidP="00FD6DAE">
          <w:pPr>
            <w:pStyle w:val="BD7B16B197A64AE9BAAD90C38C9B0A4E"/>
          </w:pPr>
          <w:r w:rsidRPr="00246573">
            <w:rPr>
              <w:rStyle w:val="PlaceholderText"/>
            </w:rPr>
            <w:t>Click here to enter text.</w:t>
          </w:r>
        </w:p>
      </w:docPartBody>
    </w:docPart>
    <w:docPart>
      <w:docPartPr>
        <w:name w:val="F08FBB71C3194FC6A4A5F37D3AC32B34"/>
        <w:category>
          <w:name w:val="General"/>
          <w:gallery w:val="placeholder"/>
        </w:category>
        <w:types>
          <w:type w:val="bbPlcHdr"/>
        </w:types>
        <w:behaviors>
          <w:behavior w:val="content"/>
        </w:behaviors>
        <w:guid w:val="{B527FB11-7B43-4016-B428-4474BEBA7AF9}"/>
      </w:docPartPr>
      <w:docPartBody>
        <w:p w:rsidR="00DA4DD4" w:rsidRDefault="00FD6DAE" w:rsidP="00FD6DAE">
          <w:pPr>
            <w:pStyle w:val="F08FBB71C3194FC6A4A5F37D3AC32B34"/>
          </w:pPr>
          <w:r w:rsidRPr="00246573">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HelveticaNeueLTStd-Lt">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61002A87" w:usb1="80000000" w:usb2="00000008"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20000287" w:usb1="00000000" w:usb2="00000000" w:usb3="00000000" w:csb0="0000019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revisionView w:inkAnnotations="0"/>
  <w:defaultTabStop w:val="720"/>
  <w:characterSpacingControl w:val="doNotCompress"/>
  <w:compat>
    <w:useFELayout/>
    <w:compatSetting w:name="compatibilityMode" w:uri="http://schemas.microsoft.com/office/word" w:val="12"/>
  </w:compat>
  <w:rsids>
    <w:rsidRoot w:val="00643027"/>
    <w:rsid w:val="00460794"/>
    <w:rsid w:val="00643027"/>
    <w:rsid w:val="007F6E52"/>
    <w:rsid w:val="008127BA"/>
    <w:rsid w:val="00A748C0"/>
    <w:rsid w:val="00C21041"/>
    <w:rsid w:val="00C75582"/>
    <w:rsid w:val="00DA4DD4"/>
    <w:rsid w:val="00F24F99"/>
    <w:rsid w:val="00F65673"/>
    <w:rsid w:val="00FD6DA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2104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D6DAE"/>
    <w:rPr>
      <w:color w:val="808080"/>
    </w:rPr>
  </w:style>
  <w:style w:type="paragraph" w:customStyle="1" w:styleId="C67485CB5ABA441E9249397B9C9A201B">
    <w:name w:val="C67485CB5ABA441E9249397B9C9A201B"/>
    <w:rsid w:val="00C21041"/>
  </w:style>
  <w:style w:type="paragraph" w:customStyle="1" w:styleId="1F95E13C60BA449C832B2FAC4706B469">
    <w:name w:val="1F95E13C60BA449C832B2FAC4706B469"/>
    <w:rsid w:val="00C21041"/>
  </w:style>
  <w:style w:type="paragraph" w:customStyle="1" w:styleId="B88DD1BD53FF4916B831E5724EE464C9">
    <w:name w:val="B88DD1BD53FF4916B831E5724EE464C9"/>
    <w:rsid w:val="00C21041"/>
  </w:style>
  <w:style w:type="paragraph" w:customStyle="1" w:styleId="DF9A52DBE6BE4569BA734DA29D706718">
    <w:name w:val="DF9A52DBE6BE4569BA734DA29D706718"/>
    <w:rsid w:val="00C21041"/>
  </w:style>
  <w:style w:type="paragraph" w:customStyle="1" w:styleId="CE95415EEC4240F1BBFCD3E14053CF22">
    <w:name w:val="CE95415EEC4240F1BBFCD3E14053CF22"/>
    <w:rsid w:val="00C21041"/>
  </w:style>
  <w:style w:type="paragraph" w:customStyle="1" w:styleId="56722799A9B248ACA18096AF59ED4AA2">
    <w:name w:val="56722799A9B248ACA18096AF59ED4AA2"/>
    <w:rsid w:val="00C21041"/>
  </w:style>
  <w:style w:type="paragraph" w:customStyle="1" w:styleId="B54D7B65DCE2483EB0D1DFCE5C7BAC30">
    <w:name w:val="B54D7B65DCE2483EB0D1DFCE5C7BAC30"/>
    <w:rsid w:val="00C21041"/>
  </w:style>
  <w:style w:type="paragraph" w:customStyle="1" w:styleId="3925F618E4C64591A84C733A786D9D0C">
    <w:name w:val="3925F618E4C64591A84C733A786D9D0C"/>
    <w:rsid w:val="00C21041"/>
  </w:style>
  <w:style w:type="paragraph" w:customStyle="1" w:styleId="4FC39FB6D66843E7ACE43A19E77C5A3C">
    <w:name w:val="4FC39FB6D66843E7ACE43A19E77C5A3C"/>
    <w:rsid w:val="00C21041"/>
  </w:style>
  <w:style w:type="paragraph" w:customStyle="1" w:styleId="E8CEB0137B7E4C999B2F44B6752244D3">
    <w:name w:val="E8CEB0137B7E4C999B2F44B6752244D3"/>
    <w:rsid w:val="00C21041"/>
  </w:style>
  <w:style w:type="paragraph" w:customStyle="1" w:styleId="8274A64E08964636974ABF729AF6A517">
    <w:name w:val="8274A64E08964636974ABF729AF6A517"/>
    <w:rsid w:val="00C21041"/>
  </w:style>
  <w:style w:type="paragraph" w:customStyle="1" w:styleId="6DEC3C151AC84ED2AB06F6F84CFE99F1">
    <w:name w:val="6DEC3C151AC84ED2AB06F6F84CFE99F1"/>
    <w:rsid w:val="00C21041"/>
  </w:style>
  <w:style w:type="paragraph" w:customStyle="1" w:styleId="D1AC2B1C4833455495AA128D6D2E143F">
    <w:name w:val="D1AC2B1C4833455495AA128D6D2E143F"/>
    <w:rsid w:val="00C21041"/>
  </w:style>
  <w:style w:type="paragraph" w:customStyle="1" w:styleId="00F3C8A053E6434FB4655FC6883AFE12">
    <w:name w:val="00F3C8A053E6434FB4655FC6883AFE12"/>
    <w:rsid w:val="00C21041"/>
  </w:style>
  <w:style w:type="paragraph" w:customStyle="1" w:styleId="B61AEAE9B8B74184AAF23E7F66E83470">
    <w:name w:val="B61AEAE9B8B74184AAF23E7F66E83470"/>
    <w:rsid w:val="00C21041"/>
  </w:style>
  <w:style w:type="paragraph" w:customStyle="1" w:styleId="EB5842ECFB0F4FD48733153BB48725E4">
    <w:name w:val="EB5842ECFB0F4FD48733153BB48725E4"/>
    <w:rsid w:val="00C21041"/>
  </w:style>
  <w:style w:type="paragraph" w:customStyle="1" w:styleId="891236E61E864B2AA3F852DA5839A0C6">
    <w:name w:val="891236E61E864B2AA3F852DA5839A0C6"/>
    <w:rsid w:val="00C21041"/>
  </w:style>
  <w:style w:type="paragraph" w:customStyle="1" w:styleId="2E6E33FD709D4E41B60FF099C144A4FE">
    <w:name w:val="2E6E33FD709D4E41B60FF099C144A4FE"/>
    <w:rsid w:val="00C21041"/>
  </w:style>
  <w:style w:type="paragraph" w:customStyle="1" w:styleId="7B6CC1FA6AF64A14BEBF354D026F8773">
    <w:name w:val="7B6CC1FA6AF64A14BEBF354D026F8773"/>
    <w:rsid w:val="00C21041"/>
  </w:style>
  <w:style w:type="paragraph" w:customStyle="1" w:styleId="F0DD7FE22D5447EE956DAEBC26837957">
    <w:name w:val="F0DD7FE22D5447EE956DAEBC26837957"/>
    <w:rsid w:val="00C21041"/>
  </w:style>
  <w:style w:type="paragraph" w:customStyle="1" w:styleId="59F9776F0206451BA086836EBF3671F8">
    <w:name w:val="59F9776F0206451BA086836EBF3671F8"/>
    <w:rsid w:val="00C21041"/>
  </w:style>
  <w:style w:type="paragraph" w:customStyle="1" w:styleId="077923F74FB646FB93AA220651CAE2FA">
    <w:name w:val="077923F74FB646FB93AA220651CAE2FA"/>
    <w:rsid w:val="00643027"/>
  </w:style>
  <w:style w:type="paragraph" w:customStyle="1" w:styleId="1716A209FB6A4FE388063229AA933B2C">
    <w:name w:val="1716A209FB6A4FE388063229AA933B2C"/>
    <w:rsid w:val="00643027"/>
  </w:style>
  <w:style w:type="paragraph" w:customStyle="1" w:styleId="FB189265E9DA4177AFE50E719E1761CA">
    <w:name w:val="FB189265E9DA4177AFE50E719E1761CA"/>
    <w:rsid w:val="00643027"/>
  </w:style>
  <w:style w:type="paragraph" w:customStyle="1" w:styleId="AFD2F43224194D3F8FF271303DEF8281">
    <w:name w:val="AFD2F43224194D3F8FF271303DEF8281"/>
    <w:rsid w:val="00643027"/>
  </w:style>
  <w:style w:type="paragraph" w:customStyle="1" w:styleId="F04FB099090F4E3782E8DAC9085B2876">
    <w:name w:val="F04FB099090F4E3782E8DAC9085B2876"/>
    <w:rsid w:val="00643027"/>
  </w:style>
  <w:style w:type="paragraph" w:customStyle="1" w:styleId="FE453D5E636444349259805DE015DF95">
    <w:name w:val="FE453D5E636444349259805DE015DF95"/>
    <w:rsid w:val="00643027"/>
  </w:style>
  <w:style w:type="paragraph" w:customStyle="1" w:styleId="EF329E1FAE4C4A4A8F9F7C9FA197315F">
    <w:name w:val="EF329E1FAE4C4A4A8F9F7C9FA197315F"/>
    <w:rsid w:val="00643027"/>
  </w:style>
  <w:style w:type="paragraph" w:customStyle="1" w:styleId="ACA7F99C7533432E9F0CF39EDF48875A">
    <w:name w:val="ACA7F99C7533432E9F0CF39EDF48875A"/>
    <w:rsid w:val="00643027"/>
  </w:style>
  <w:style w:type="paragraph" w:customStyle="1" w:styleId="4622A2C664F54EF9B38CA4D9A493D76C">
    <w:name w:val="4622A2C664F54EF9B38CA4D9A493D76C"/>
    <w:rsid w:val="00643027"/>
  </w:style>
  <w:style w:type="paragraph" w:customStyle="1" w:styleId="4A5A4A0664804A34860903DF63271832">
    <w:name w:val="4A5A4A0664804A34860903DF63271832"/>
    <w:rsid w:val="00643027"/>
  </w:style>
  <w:style w:type="paragraph" w:customStyle="1" w:styleId="D80EAF9B24DE4D2F93EAF386F7556797">
    <w:name w:val="D80EAF9B24DE4D2F93EAF386F7556797"/>
    <w:rsid w:val="00643027"/>
  </w:style>
  <w:style w:type="paragraph" w:customStyle="1" w:styleId="8351DC36AE5345D2A12434C6ABC7E3D9">
    <w:name w:val="8351DC36AE5345D2A12434C6ABC7E3D9"/>
    <w:rsid w:val="00643027"/>
  </w:style>
  <w:style w:type="paragraph" w:customStyle="1" w:styleId="087A1883B6C9421E85EEC3E486B50BF7">
    <w:name w:val="087A1883B6C9421E85EEC3E486B50BF7"/>
    <w:rsid w:val="00643027"/>
  </w:style>
  <w:style w:type="paragraph" w:customStyle="1" w:styleId="4EB36BB4942C4D1FA51DB52E31DDCFE3">
    <w:name w:val="4EB36BB4942C4D1FA51DB52E31DDCFE3"/>
    <w:rsid w:val="00643027"/>
  </w:style>
  <w:style w:type="paragraph" w:customStyle="1" w:styleId="8A8417DAE240452E89B2391D53249329">
    <w:name w:val="8A8417DAE240452E89B2391D53249329"/>
    <w:rsid w:val="00643027"/>
  </w:style>
  <w:style w:type="paragraph" w:customStyle="1" w:styleId="70FE1C2CD266478EB926ED38C52C0050">
    <w:name w:val="70FE1C2CD266478EB926ED38C52C0050"/>
    <w:rsid w:val="00643027"/>
  </w:style>
  <w:style w:type="paragraph" w:customStyle="1" w:styleId="328F9CC5B35548C2B45D1F391C614295">
    <w:name w:val="328F9CC5B35548C2B45D1F391C614295"/>
    <w:rsid w:val="00643027"/>
  </w:style>
  <w:style w:type="paragraph" w:customStyle="1" w:styleId="8C036A03A89540D4AC5687171491BE7B">
    <w:name w:val="8C036A03A89540D4AC5687171491BE7B"/>
    <w:rsid w:val="00643027"/>
  </w:style>
  <w:style w:type="paragraph" w:customStyle="1" w:styleId="9B5ED1FFD13149ADABFAF5680EBA8B82">
    <w:name w:val="9B5ED1FFD13149ADABFAF5680EBA8B82"/>
    <w:rsid w:val="00643027"/>
  </w:style>
  <w:style w:type="paragraph" w:customStyle="1" w:styleId="A3C2DD212E4F457290B50162C68DECDB">
    <w:name w:val="A3C2DD212E4F457290B50162C68DECDB"/>
    <w:rsid w:val="00643027"/>
  </w:style>
  <w:style w:type="paragraph" w:customStyle="1" w:styleId="06D4AD08037746EFBBCDCC478DAECEA5">
    <w:name w:val="06D4AD08037746EFBBCDCC478DAECEA5"/>
    <w:rsid w:val="00643027"/>
  </w:style>
  <w:style w:type="paragraph" w:customStyle="1" w:styleId="0D018172E68544899759E89AE8C37033">
    <w:name w:val="0D018172E68544899759E89AE8C37033"/>
    <w:rsid w:val="00643027"/>
  </w:style>
  <w:style w:type="paragraph" w:customStyle="1" w:styleId="61164A6C013742849240B3C045B63A35">
    <w:name w:val="61164A6C013742849240B3C045B63A35"/>
    <w:rsid w:val="00643027"/>
  </w:style>
  <w:style w:type="paragraph" w:customStyle="1" w:styleId="3C65B73A7A914A928BEE965B4D81F541">
    <w:name w:val="3C65B73A7A914A928BEE965B4D81F541"/>
    <w:rsid w:val="00643027"/>
  </w:style>
  <w:style w:type="paragraph" w:customStyle="1" w:styleId="ADFF94BD4E804C50B80AE9E511D44EC0">
    <w:name w:val="ADFF94BD4E804C50B80AE9E511D44EC0"/>
    <w:rsid w:val="00643027"/>
  </w:style>
  <w:style w:type="paragraph" w:customStyle="1" w:styleId="1FE77CC720334B669EDBB356FF1A01D2">
    <w:name w:val="1FE77CC720334B669EDBB356FF1A01D2"/>
    <w:rsid w:val="00643027"/>
  </w:style>
  <w:style w:type="paragraph" w:customStyle="1" w:styleId="49B244CE8486452EB4364D8CE43767E9">
    <w:name w:val="49B244CE8486452EB4364D8CE43767E9"/>
    <w:rsid w:val="00643027"/>
  </w:style>
  <w:style w:type="paragraph" w:customStyle="1" w:styleId="3C5EF6F895F146B4B934E390497C7B7A">
    <w:name w:val="3C5EF6F895F146B4B934E390497C7B7A"/>
    <w:rsid w:val="00643027"/>
  </w:style>
  <w:style w:type="paragraph" w:customStyle="1" w:styleId="32A76F427F4C4C08893E0AB326A600FB">
    <w:name w:val="32A76F427F4C4C08893E0AB326A600FB"/>
    <w:rsid w:val="00643027"/>
  </w:style>
  <w:style w:type="paragraph" w:customStyle="1" w:styleId="6546EED91022409D85119FBA0935AA15">
    <w:name w:val="6546EED91022409D85119FBA0935AA15"/>
    <w:rsid w:val="00643027"/>
  </w:style>
  <w:style w:type="paragraph" w:customStyle="1" w:styleId="8D778DC9001344A698055D3834145D76">
    <w:name w:val="8D778DC9001344A698055D3834145D76"/>
    <w:rsid w:val="00643027"/>
  </w:style>
  <w:style w:type="paragraph" w:customStyle="1" w:styleId="47C548444B8D4F06BF38596C322C04B3">
    <w:name w:val="47C548444B8D4F06BF38596C322C04B3"/>
    <w:rsid w:val="00643027"/>
  </w:style>
  <w:style w:type="paragraph" w:customStyle="1" w:styleId="6A2C93D7BA504ADEBA811D824EE08430">
    <w:name w:val="6A2C93D7BA504ADEBA811D824EE08430"/>
    <w:rsid w:val="00643027"/>
  </w:style>
  <w:style w:type="paragraph" w:customStyle="1" w:styleId="70E108261E6F476EA1C01CC427501C5C">
    <w:name w:val="70E108261E6F476EA1C01CC427501C5C"/>
    <w:rsid w:val="00643027"/>
  </w:style>
  <w:style w:type="paragraph" w:customStyle="1" w:styleId="06DCEF61845140599C3C37A33A00BB26">
    <w:name w:val="06DCEF61845140599C3C37A33A00BB26"/>
    <w:rsid w:val="00643027"/>
  </w:style>
  <w:style w:type="paragraph" w:customStyle="1" w:styleId="F48EE166112A40DA9FC0E418F818F43B">
    <w:name w:val="F48EE166112A40DA9FC0E418F818F43B"/>
    <w:rsid w:val="00C21041"/>
  </w:style>
  <w:style w:type="paragraph" w:customStyle="1" w:styleId="FBC9B1C75B0340358CCE5FBB17E9FAF6">
    <w:name w:val="FBC9B1C75B0340358CCE5FBB17E9FAF6"/>
    <w:rsid w:val="00C21041"/>
  </w:style>
  <w:style w:type="paragraph" w:customStyle="1" w:styleId="3850255F08254B1BB7BD0183D5C48C9C">
    <w:name w:val="3850255F08254B1BB7BD0183D5C48C9C"/>
    <w:rsid w:val="00C21041"/>
  </w:style>
  <w:style w:type="paragraph" w:customStyle="1" w:styleId="FD1D8517B5CF40F7BA9A5C4AB1454B8D">
    <w:name w:val="FD1D8517B5CF40F7BA9A5C4AB1454B8D"/>
    <w:rsid w:val="00C21041"/>
  </w:style>
  <w:style w:type="paragraph" w:customStyle="1" w:styleId="6BD3B3B71C014780A8F3464745978141">
    <w:name w:val="6BD3B3B71C014780A8F3464745978141"/>
    <w:rsid w:val="00C21041"/>
  </w:style>
  <w:style w:type="paragraph" w:customStyle="1" w:styleId="60C1291BC2AC40F28CA3B65D491E236C">
    <w:name w:val="60C1291BC2AC40F28CA3B65D491E236C"/>
    <w:rsid w:val="00C21041"/>
  </w:style>
  <w:style w:type="paragraph" w:customStyle="1" w:styleId="B14DF8632A9941F191330230D682ABC6">
    <w:name w:val="B14DF8632A9941F191330230D682ABC6"/>
    <w:rsid w:val="00FD6DAE"/>
  </w:style>
  <w:style w:type="paragraph" w:customStyle="1" w:styleId="920FD8DED6864201BB787E2DF04AAC29">
    <w:name w:val="920FD8DED6864201BB787E2DF04AAC29"/>
    <w:rsid w:val="00FD6DAE"/>
  </w:style>
  <w:style w:type="paragraph" w:customStyle="1" w:styleId="3F574A610DF149D09A49E604D35F2216">
    <w:name w:val="3F574A610DF149D09A49E604D35F2216"/>
    <w:rsid w:val="00FD6DAE"/>
  </w:style>
  <w:style w:type="paragraph" w:customStyle="1" w:styleId="B7EDBB30D4484545BD4B0959CEF9A1B6">
    <w:name w:val="B7EDBB30D4484545BD4B0959CEF9A1B6"/>
    <w:rsid w:val="00FD6DAE"/>
  </w:style>
  <w:style w:type="paragraph" w:customStyle="1" w:styleId="549AD0A5A8304A1488C7AC8B9CDA3FA6">
    <w:name w:val="549AD0A5A8304A1488C7AC8B9CDA3FA6"/>
    <w:rsid w:val="00FD6DAE"/>
  </w:style>
  <w:style w:type="paragraph" w:customStyle="1" w:styleId="1A564B3594824800A96B21881459CE15">
    <w:name w:val="1A564B3594824800A96B21881459CE15"/>
    <w:rsid w:val="00FD6DAE"/>
  </w:style>
  <w:style w:type="paragraph" w:customStyle="1" w:styleId="CA18BAD4BCC94745BFEB8E49CF5E938B">
    <w:name w:val="CA18BAD4BCC94745BFEB8E49CF5E938B"/>
    <w:rsid w:val="00FD6DAE"/>
  </w:style>
  <w:style w:type="paragraph" w:customStyle="1" w:styleId="064002A78DBC4F10AB2AE2680AE12C90">
    <w:name w:val="064002A78DBC4F10AB2AE2680AE12C90"/>
    <w:rsid w:val="00FD6DAE"/>
  </w:style>
  <w:style w:type="paragraph" w:customStyle="1" w:styleId="927F9A349F71448592214AC045E826D8">
    <w:name w:val="927F9A349F71448592214AC045E826D8"/>
    <w:rsid w:val="00FD6DAE"/>
  </w:style>
  <w:style w:type="paragraph" w:customStyle="1" w:styleId="3720C99A5CF84BB68516CC91644B25FC">
    <w:name w:val="3720C99A5CF84BB68516CC91644B25FC"/>
    <w:rsid w:val="00FD6DAE"/>
  </w:style>
  <w:style w:type="paragraph" w:customStyle="1" w:styleId="E5CE995DC372464399036F6A79A2A707">
    <w:name w:val="E5CE995DC372464399036F6A79A2A707"/>
    <w:rsid w:val="00FD6DAE"/>
  </w:style>
  <w:style w:type="paragraph" w:customStyle="1" w:styleId="718D1530166240BDBD52A23B478A306D">
    <w:name w:val="718D1530166240BDBD52A23B478A306D"/>
    <w:rsid w:val="00FD6DAE"/>
  </w:style>
  <w:style w:type="paragraph" w:customStyle="1" w:styleId="660EEEC7DE37405094E8394853E10F0C">
    <w:name w:val="660EEEC7DE37405094E8394853E10F0C"/>
    <w:rsid w:val="00FD6DAE"/>
  </w:style>
  <w:style w:type="paragraph" w:customStyle="1" w:styleId="5867D38A978749DFBC702A207F67E95D">
    <w:name w:val="5867D38A978749DFBC702A207F67E95D"/>
    <w:rsid w:val="00FD6DAE"/>
  </w:style>
  <w:style w:type="paragraph" w:customStyle="1" w:styleId="E90CB786BE034EDD9761D56EAE818E33">
    <w:name w:val="E90CB786BE034EDD9761D56EAE818E33"/>
    <w:rsid w:val="00FD6DAE"/>
  </w:style>
  <w:style w:type="paragraph" w:customStyle="1" w:styleId="8EF01D6A2F1B4003AA6EC8A6A5E127B9">
    <w:name w:val="8EF01D6A2F1B4003AA6EC8A6A5E127B9"/>
    <w:rsid w:val="00FD6DAE"/>
  </w:style>
  <w:style w:type="paragraph" w:customStyle="1" w:styleId="EA01B4B764E944BC8CEE58B6BA578039">
    <w:name w:val="EA01B4B764E944BC8CEE58B6BA578039"/>
    <w:rsid w:val="00FD6DAE"/>
  </w:style>
  <w:style w:type="paragraph" w:customStyle="1" w:styleId="BD7B16B197A64AE9BAAD90C38C9B0A4E">
    <w:name w:val="BD7B16B197A64AE9BAAD90C38C9B0A4E"/>
    <w:rsid w:val="00FD6DAE"/>
  </w:style>
  <w:style w:type="paragraph" w:customStyle="1" w:styleId="F08FBB71C3194FC6A4A5F37D3AC32B34">
    <w:name w:val="F08FBB71C3194FC6A4A5F37D3AC32B34"/>
    <w:rsid w:val="00FD6DA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4A16B58-4A1D-4D40-BD36-36913DFD4C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92</Pages>
  <Words>11638</Words>
  <Characters>66341</Characters>
  <Application>Microsoft Office Word</Application>
  <DocSecurity>0</DocSecurity>
  <Lines>552</Lines>
  <Paragraphs>155</Paragraphs>
  <ScaleCrop>false</ScaleCrop>
  <HeadingPairs>
    <vt:vector size="2" baseType="variant">
      <vt:variant>
        <vt:lpstr>Title</vt:lpstr>
      </vt:variant>
      <vt:variant>
        <vt:i4>1</vt:i4>
      </vt:variant>
    </vt:vector>
  </HeadingPairs>
  <TitlesOfParts>
    <vt:vector size="1" baseType="lpstr">
      <vt:lpstr/>
    </vt:vector>
  </TitlesOfParts>
  <Company>William Angliss Institute</Company>
  <LinksUpToDate>false</LinksUpToDate>
  <CharactersWithSpaces>77824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James Chee</dc:creator>
  <cp:keywords/>
  <dc:description/>
  <cp:lastModifiedBy>Carla Angelica Co</cp:lastModifiedBy>
  <cp:revision>2</cp:revision>
  <cp:lastPrinted>2013-04-19T00:49:00Z</cp:lastPrinted>
  <dcterms:created xsi:type="dcterms:W3CDTF">2015-04-06T07:56:00Z</dcterms:created>
  <dcterms:modified xsi:type="dcterms:W3CDTF">2015-04-06T07:56:00Z</dcterms:modified>
</cp:coreProperties>
</file>