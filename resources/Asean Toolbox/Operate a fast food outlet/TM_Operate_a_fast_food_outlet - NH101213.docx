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27.xml" ContentType="application/vnd.openxmlformats-officedocument.wordprocessingml.header+xml"/>
  <Default Extension="jpeg" ContentType="image/jpeg"/>
  <Override PartName="/word/footer6.xml" ContentType="application/vnd.openxmlformats-officedocument.wordprocessingml.footer+xml"/>
  <Default Extension="wmf" ContentType="image/x-wmf"/>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header28.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noProof w:val="0"/>
        </w:rPr>
        <w:id w:val="9897582"/>
        <w:docPartObj>
          <w:docPartGallery w:val="Cover Pages"/>
          <w:docPartUnique/>
        </w:docPartObj>
      </w:sdtPr>
      <w:sdtContent>
        <w:p w:rsidR="003F504C" w:rsidRPr="00AF35DE" w:rsidRDefault="00313E08" w:rsidP="00A05D67">
          <w:pPr>
            <w:pStyle w:val="BodyCopy"/>
            <w:rPr>
              <w:noProof w:val="0"/>
            </w:rPr>
          </w:pPr>
          <w:r>
            <w:rPr>
              <w:noProof w:val="0"/>
            </w:rPr>
            <w:pict>
              <v:rect id="_x0000_s1082" style="position:absolute;margin-left:-118pt;margin-top:-71.35pt;width:608.75pt;height:851.85pt;z-index:251693056;mso-position-horizontal-relative:text;mso-position-vertical-relative:text" fillcolor="#7f7f7f [1612]"/>
            </w:pict>
          </w:r>
          <w:r w:rsidR="00FA6265" w:rsidRPr="00AF35DE">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AF35DE">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AF35DE">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AF35DE" w:rsidRDefault="00313E08"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5.75pt;width:408.2pt;height:137.45pt;z-index:251698176" fillcolor="#7f7f7f [1612]" stroked="f">
                <v:textbox style="mso-next-textbox:#_x0000_s1085">
                  <w:txbxContent>
                    <w:p w:rsidR="00655EA0" w:rsidRDefault="00313E08" w:rsidP="00792FA4">
                      <w:pPr>
                        <w:pStyle w:val="ModuleNamecoverpage"/>
                        <w:jc w:val="right"/>
                      </w:pPr>
                      <w:fldSimple w:instr=" REF  ModuleName  \* MERGEFORMAT ">
                        <w:sdt>
                          <w:sdtPr>
                            <w:alias w:val="Title"/>
                            <w:tag w:val="Title"/>
                            <w:id w:val="1179656"/>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t>Operate a fast food outlet</w:t>
                            </w:r>
                          </w:sdtContent>
                        </w:sdt>
                      </w:fldSimple>
                    </w:p>
                    <w:p w:rsidR="00655EA0" w:rsidRDefault="00313E08" w:rsidP="00F45D9C">
                      <w:pPr>
                        <w:pStyle w:val="UnitCodeCoverpage"/>
                        <w:rPr>
                          <w:sz w:val="44"/>
                          <w:szCs w:val="44"/>
                        </w:rPr>
                      </w:pPr>
                      <w:fldSimple w:instr=" REF  UnitCode  \* MERGEFORMAT ">
                        <w:sdt>
                          <w:sdtPr>
                            <w:alias w:val="Unit Code"/>
                            <w:tag w:val="Unit Code"/>
                            <w:id w:val="1179657"/>
                            <w:lock w:val="sdtLocked"/>
                            <w:placeholder>
                              <w:docPart w:val="A9D1516E487849A0971EF25F99F892D4"/>
                            </w:placeholder>
                          </w:sdtPr>
                          <w:sdtEndPr>
                            <w:rPr>
                              <w:highlight w:val="yellow"/>
                            </w:rPr>
                          </w:sdtEndPr>
                          <w:sdtContent>
                            <w:r w:rsidR="00AF35DE" w:rsidRPr="00AF35DE">
                              <w:t>D1.HCA.CL3.05</w:t>
                            </w:r>
                          </w:sdtContent>
                        </w:sdt>
                      </w:fldSimple>
                      <w:r w:rsidR="00655EA0">
                        <w:rPr>
                          <w:sz w:val="44"/>
                          <w:szCs w:val="44"/>
                        </w:rPr>
                        <w:t xml:space="preserve"> </w:t>
                      </w:r>
                    </w:p>
                    <w:p w:rsidR="00655EA0" w:rsidRPr="00FA6265" w:rsidRDefault="00313E08" w:rsidP="00F45D9C">
                      <w:pPr>
                        <w:pStyle w:val="TraineeManualcoverpage"/>
                        <w:jc w:val="right"/>
                        <w:rPr>
                          <w:sz w:val="44"/>
                          <w:szCs w:val="44"/>
                        </w:rPr>
                      </w:pPr>
                      <w:sdt>
                        <w:sdtPr>
                          <w:alias w:val="Training Manual"/>
                          <w:tag w:val="Training Manual"/>
                          <w:id w:val="9181851"/>
                        </w:sdtPr>
                        <w:sdtContent>
                          <w:r w:rsidR="00655EA0" w:rsidRPr="0046605B">
                            <w:t>Trainee Manual</w:t>
                          </w:r>
                        </w:sdtContent>
                      </w:sdt>
                    </w:p>
                  </w:txbxContent>
                </v:textbox>
              </v:shape>
            </w:pict>
          </w:r>
        </w:p>
      </w:sdtContent>
    </w:sdt>
    <w:p w:rsidR="009E071C" w:rsidRPr="00AF35DE" w:rsidRDefault="009E071C" w:rsidP="00A05D67">
      <w:pPr>
        <w:pStyle w:val="BodyCopy"/>
        <w:rPr>
          <w:noProof w:val="0"/>
        </w:rPr>
      </w:pPr>
    </w:p>
    <w:p w:rsidR="009E071C" w:rsidRPr="00AF35DE" w:rsidRDefault="009E071C" w:rsidP="00A05D67">
      <w:pPr>
        <w:pStyle w:val="BodyCopy"/>
        <w:rPr>
          <w:noProof w:val="0"/>
        </w:rPr>
      </w:pPr>
    </w:p>
    <w:p w:rsidR="003F504C" w:rsidRPr="00AF35DE" w:rsidRDefault="003F504C" w:rsidP="003F504C">
      <w:pPr>
        <w:pStyle w:val="BodyCopy"/>
        <w:rPr>
          <w:noProof w:val="0"/>
        </w:rPr>
      </w:pPr>
    </w:p>
    <w:p w:rsidR="008007D6" w:rsidRPr="00AF35DE" w:rsidRDefault="001B6362" w:rsidP="0022088B">
      <w:pPr>
        <w:pStyle w:val="BodyCopy"/>
        <w:rPr>
          <w:noProof w:val="0"/>
          <w:szCs w:val="28"/>
        </w:rPr>
      </w:pPr>
      <w:r w:rsidRPr="00AF35DE">
        <w:rPr>
          <w:lang w:eastAsia="en-AU"/>
        </w:rPr>
        <w:drawing>
          <wp:anchor distT="0" distB="0" distL="114300" distR="114300" simplePos="0" relativeHeight="251727872" behindDoc="0" locked="0" layoutInCell="1" allowOverlap="1">
            <wp:simplePos x="0" y="0"/>
            <wp:positionH relativeFrom="column">
              <wp:posOffset>-1475740</wp:posOffset>
            </wp:positionH>
            <wp:positionV relativeFrom="paragraph">
              <wp:posOffset>990600</wp:posOffset>
            </wp:positionV>
            <wp:extent cx="7542530" cy="6200775"/>
            <wp:effectExtent l="19050" t="0" r="127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42530" cy="6200775"/>
                    </a:xfrm>
                    <a:prstGeom prst="rect">
                      <a:avLst/>
                    </a:prstGeom>
                  </pic:spPr>
                </pic:pic>
              </a:graphicData>
            </a:graphic>
          </wp:anchor>
        </w:drawing>
      </w:r>
      <w:r w:rsidR="008E391E" w:rsidRPr="00AF35DE">
        <w:rPr>
          <w:lang w:eastAsia="en-AU"/>
        </w:rPr>
        <w:drawing>
          <wp:anchor distT="0" distB="0" distL="114300" distR="114300" simplePos="0" relativeHeight="251713536" behindDoc="0" locked="0" layoutInCell="1" allowOverlap="1">
            <wp:simplePos x="0" y="0"/>
            <wp:positionH relativeFrom="column">
              <wp:posOffset>479425</wp:posOffset>
            </wp:positionH>
            <wp:positionV relativeFrom="paragraph">
              <wp:posOffset>7403465</wp:posOffset>
            </wp:positionV>
            <wp:extent cx="1275715" cy="572135"/>
            <wp:effectExtent l="19050" t="0" r="635" b="0"/>
            <wp:wrapSquare wrapText="bothSides"/>
            <wp:docPr id="2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stretch>
                      <a:fillRect/>
                    </a:stretch>
                  </pic:blipFill>
                  <pic:spPr>
                    <a:xfrm>
                      <a:off x="0" y="0"/>
                      <a:ext cx="1275715" cy="572135"/>
                    </a:xfrm>
                    <a:prstGeom prst="rect">
                      <a:avLst/>
                    </a:prstGeom>
                  </pic:spPr>
                </pic:pic>
              </a:graphicData>
            </a:graphic>
          </wp:anchor>
        </w:drawing>
      </w:r>
      <w:r w:rsidR="008E391E" w:rsidRPr="00AF35DE">
        <w:rPr>
          <w:lang w:eastAsia="en-AU"/>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7363460</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8E391E" w:rsidRPr="00AF35DE">
        <w:rPr>
          <w:lang w:eastAsia="en-AU"/>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7324090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313E08" w:rsidRPr="00313E08">
        <w:rPr>
          <w:noProof w:val="0"/>
          <w:lang w:eastAsia="en-AU"/>
        </w:rPr>
        <w:pict>
          <v:rect id="_x0000_s1087" style="position:absolute;margin-left:-118pt;margin-top:555.45pt;width:687.35pt;height:107.95pt;z-index:251702272;mso-position-horizontal-relative:text;mso-position-vertical-relative:text" fillcolor="#5a5a5a [2109]" stroked="f"/>
        </w:pict>
      </w:r>
      <w:r w:rsidR="008007D6" w:rsidRPr="00AF35DE">
        <w:rPr>
          <w:noProof w:val="0"/>
        </w:rPr>
        <w:br w:type="page"/>
      </w:r>
    </w:p>
    <w:p w:rsidR="003F504C" w:rsidRPr="00AF35DE" w:rsidRDefault="003F504C" w:rsidP="00DC584E">
      <w:pPr>
        <w:pStyle w:val="BodyCopy"/>
        <w:rPr>
          <w:noProof w:val="0"/>
        </w:rPr>
      </w:pPr>
    </w:p>
    <w:p w:rsidR="008007D6" w:rsidRPr="00AF35DE" w:rsidRDefault="008007D6" w:rsidP="00DC584E">
      <w:pPr>
        <w:pStyle w:val="BodyCopy"/>
        <w:rPr>
          <w:noProof w:val="0"/>
        </w:rPr>
      </w:pPr>
    </w:p>
    <w:p w:rsidR="00DC584E" w:rsidRPr="00AF35DE" w:rsidRDefault="00DC584E" w:rsidP="00DC584E">
      <w:pPr>
        <w:pStyle w:val="BodyCopy"/>
        <w:rPr>
          <w:noProof w:val="0"/>
        </w:rPr>
      </w:pPr>
    </w:p>
    <w:p w:rsidR="00DC584E" w:rsidRPr="00AF35DE" w:rsidRDefault="00DC584E" w:rsidP="00DC584E">
      <w:pPr>
        <w:pStyle w:val="BodyCopy"/>
        <w:rPr>
          <w:noProof w:val="0"/>
        </w:rPr>
      </w:pPr>
    </w:p>
    <w:p w:rsidR="00DC584E" w:rsidRPr="00AF35DE" w:rsidRDefault="00DC584E" w:rsidP="00DC584E">
      <w:pPr>
        <w:pStyle w:val="BodyCopy"/>
        <w:rPr>
          <w:noProof w:val="0"/>
        </w:rPr>
        <w:sectPr w:rsidR="00DC584E" w:rsidRPr="00AF35DE" w:rsidSect="00BB41F2">
          <w:pgSz w:w="11906" w:h="16838" w:code="9"/>
          <w:pgMar w:top="1440" w:right="1440" w:bottom="1440" w:left="1701" w:header="709" w:footer="1113" w:gutter="0"/>
          <w:cols w:space="708"/>
          <w:titlePg/>
          <w:docGrid w:linePitch="360"/>
        </w:sectPr>
      </w:pPr>
    </w:p>
    <w:p w:rsidR="00850F3D" w:rsidRPr="00AF35DE" w:rsidRDefault="008F6409" w:rsidP="002758F8">
      <w:pPr>
        <w:pStyle w:val="TitleofTrainingMaterial"/>
      </w:pPr>
      <w:r w:rsidRPr="00AF35DE">
        <w:lastRenderedPageBreak/>
        <w:br/>
      </w:r>
      <w:r w:rsidRPr="00AF35DE">
        <w:br/>
      </w:r>
      <w:r w:rsidRPr="00AF35DE">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Content>
          <w:r w:rsidR="00EA66F6" w:rsidRPr="00AF35DE">
            <w:t>Operate a fast food outlet</w:t>
          </w:r>
        </w:sdtContent>
      </w:sdt>
      <w:bookmarkEnd w:id="0"/>
    </w:p>
    <w:bookmarkStart w:id="1" w:name="UnitCode" w:displacedByCustomXml="next"/>
    <w:sdt>
      <w:sdtPr>
        <w:alias w:val="Unit Code"/>
        <w:tag w:val="Unit Code"/>
        <w:id w:val="9181836"/>
        <w:lock w:val="sdtLocked"/>
        <w:placeholder>
          <w:docPart w:val="DefaultPlaceholder_22675703"/>
        </w:placeholder>
      </w:sdtPr>
      <w:sdtContent>
        <w:p w:rsidR="008D7C3E" w:rsidRPr="00AF35DE" w:rsidRDefault="0048074F" w:rsidP="0048074F">
          <w:pPr>
            <w:pStyle w:val="UnitCode"/>
          </w:pPr>
          <w:r w:rsidRPr="00AF35DE">
            <w:t>D1.HCA.CL3.05</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Content>
        <w:p w:rsidR="00077251" w:rsidRPr="00AF35DE" w:rsidRDefault="00077251" w:rsidP="000C6630">
          <w:pPr>
            <w:pStyle w:val="TraineeManual"/>
            <w:rPr>
              <w:szCs w:val="22"/>
            </w:rPr>
          </w:pPr>
          <w:r w:rsidRPr="00AF35DE">
            <w:t>Trainee Manual</w:t>
          </w:r>
        </w:p>
      </w:sdtContent>
    </w:sdt>
    <w:bookmarkEnd w:id="2" w:displacedByCustomXml="prev"/>
    <w:p w:rsidR="008D7C3E" w:rsidRPr="00AF35DE" w:rsidRDefault="008D7C3E" w:rsidP="009D1817">
      <w:pPr>
        <w:pStyle w:val="BodyCopy"/>
        <w:rPr>
          <w:noProof w:val="0"/>
          <w:szCs w:val="28"/>
        </w:rPr>
      </w:pPr>
      <w:r w:rsidRPr="00AF35DE">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AF35DE" w:rsidTr="00E60317">
        <w:tc>
          <w:tcPr>
            <w:tcW w:w="5637" w:type="dxa"/>
          </w:tcPr>
          <w:p w:rsidR="00E60317" w:rsidRPr="00AF35DE" w:rsidRDefault="00E60317" w:rsidP="008D7C3E">
            <w:pPr>
              <w:pStyle w:val="BodyCopy-Introduction"/>
              <w:ind w:left="0"/>
              <w:rPr>
                <w:noProof w:val="0"/>
              </w:rPr>
            </w:pPr>
            <w:r w:rsidRPr="00AF35DE">
              <w:rPr>
                <w:lang w:eastAsia="en-AU"/>
              </w:rPr>
              <w:lastRenderedPageBreak/>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r w:rsidRPr="00AF35DE">
              <w:rPr>
                <w:lang w:eastAsia="en-AU"/>
              </w:rPr>
              <w:drawing>
                <wp:anchor distT="0" distB="0" distL="114300" distR="114300" simplePos="0" relativeHeight="251717632" behindDoc="0" locked="0" layoutInCell="1" allowOverlap="1">
                  <wp:simplePos x="0" y="0"/>
                  <wp:positionH relativeFrom="column">
                    <wp:posOffset>-45720</wp:posOffset>
                  </wp:positionH>
                  <wp:positionV relativeFrom="paragraph">
                    <wp:posOffset>60325</wp:posOffset>
                  </wp:positionV>
                  <wp:extent cx="874395" cy="400050"/>
                  <wp:effectExtent l="19050" t="0" r="1905" b="0"/>
                  <wp:wrapSquare wrapText="bothSides"/>
                  <wp:docPr id="7"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stretch>
                            <a:fillRect/>
                          </a:stretch>
                        </pic:blipFill>
                        <pic:spPr>
                          <a:xfrm>
                            <a:off x="0" y="0"/>
                            <a:ext cx="874395" cy="400050"/>
                          </a:xfrm>
                          <a:prstGeom prst="rect">
                            <a:avLst/>
                          </a:prstGeom>
                        </pic:spPr>
                      </pic:pic>
                    </a:graphicData>
                  </a:graphic>
                </wp:anchor>
              </w:drawing>
            </w:r>
            <w:r w:rsidRPr="00AF35DE">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p>
        </w:tc>
      </w:tr>
    </w:tbl>
    <w:p w:rsidR="008D7C3E" w:rsidRPr="00AF35DE" w:rsidRDefault="008D7C3E" w:rsidP="008D7C3E">
      <w:pPr>
        <w:pStyle w:val="BodyCopy-Introduction"/>
        <w:rPr>
          <w:noProof w:val="0"/>
        </w:rPr>
      </w:pPr>
    </w:p>
    <w:p w:rsidR="00850F3D" w:rsidRPr="00AF35DE" w:rsidRDefault="00850F3D" w:rsidP="008D7C3E">
      <w:pPr>
        <w:pStyle w:val="BodyCopy-Introduction"/>
        <w:rPr>
          <w:noProof w:val="0"/>
        </w:rPr>
      </w:pPr>
    </w:p>
    <w:p w:rsidR="00850F3D" w:rsidRPr="00AF35DE"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395"/>
      </w:tblGrid>
      <w:tr w:rsidR="00875435" w:rsidRPr="00AF35DE" w:rsidTr="004252A5">
        <w:tc>
          <w:tcPr>
            <w:tcW w:w="6771" w:type="dxa"/>
            <w:gridSpan w:val="2"/>
          </w:tcPr>
          <w:p w:rsidR="00875435" w:rsidRPr="00AF35DE" w:rsidRDefault="00875435" w:rsidP="00875435">
            <w:pPr>
              <w:pStyle w:val="AcknowledgementsImprint"/>
              <w:spacing w:before="240" w:after="240"/>
              <w:ind w:left="0"/>
              <w:rPr>
                <w:lang w:val="en-AU"/>
              </w:rPr>
            </w:pPr>
            <w:r w:rsidRPr="00AF35DE">
              <w:rPr>
                <w:rStyle w:val="BodyCopyBold0"/>
                <w:rFonts w:ascii="Helvetica" w:hAnsi="Helvetica" w:cs="Helvetica 45 Light"/>
                <w:bCs w:val="0"/>
                <w:lang w:val="en-AU"/>
              </w:rPr>
              <w:t>Project Base</w:t>
            </w:r>
          </w:p>
        </w:tc>
      </w:tr>
      <w:tr w:rsidR="00875435" w:rsidRPr="00AF35DE" w:rsidTr="004252A5">
        <w:tc>
          <w:tcPr>
            <w:tcW w:w="6771" w:type="dxa"/>
            <w:gridSpan w:val="2"/>
          </w:tcPr>
          <w:p w:rsidR="00875435" w:rsidRPr="00AF35DE" w:rsidRDefault="00875435" w:rsidP="00875435">
            <w:pPr>
              <w:pStyle w:val="AcknowledgementsImprint"/>
              <w:spacing w:before="0" w:after="0"/>
              <w:ind w:left="0"/>
              <w:rPr>
                <w:lang w:val="en-AU"/>
              </w:rPr>
            </w:pPr>
            <w:r w:rsidRPr="00AF35DE">
              <w:rPr>
                <w:lang w:val="en-AU"/>
              </w:rPr>
              <w:t>William Angliss Institute of TAFE</w:t>
            </w:r>
          </w:p>
        </w:tc>
      </w:tr>
      <w:tr w:rsidR="00875435" w:rsidRPr="00AF35DE" w:rsidTr="004252A5">
        <w:tc>
          <w:tcPr>
            <w:tcW w:w="6771" w:type="dxa"/>
            <w:gridSpan w:val="2"/>
          </w:tcPr>
          <w:p w:rsidR="00875435" w:rsidRPr="00AF35DE" w:rsidRDefault="00875435" w:rsidP="00875435">
            <w:pPr>
              <w:pStyle w:val="AcknowledgementsImprint"/>
              <w:spacing w:before="0" w:after="0"/>
              <w:ind w:left="0"/>
              <w:rPr>
                <w:lang w:val="en-AU"/>
              </w:rPr>
            </w:pPr>
            <w:r w:rsidRPr="00AF35DE">
              <w:rPr>
                <w:lang w:val="en-AU"/>
              </w:rPr>
              <w:t>555 La Trobe Street</w:t>
            </w:r>
          </w:p>
        </w:tc>
      </w:tr>
      <w:tr w:rsidR="00875435" w:rsidRPr="00AF35DE" w:rsidTr="004252A5">
        <w:tc>
          <w:tcPr>
            <w:tcW w:w="6771" w:type="dxa"/>
            <w:gridSpan w:val="2"/>
          </w:tcPr>
          <w:p w:rsidR="00875435" w:rsidRPr="00AF35DE" w:rsidRDefault="00875435" w:rsidP="00875435">
            <w:pPr>
              <w:pStyle w:val="AcknowledgementsImprint"/>
              <w:spacing w:before="0" w:after="0"/>
              <w:ind w:left="0"/>
              <w:rPr>
                <w:lang w:val="en-AU"/>
              </w:rPr>
            </w:pPr>
            <w:r w:rsidRPr="00AF35DE">
              <w:rPr>
                <w:lang w:val="en-AU"/>
              </w:rPr>
              <w:t>Melbourne 3000 Victoria</w:t>
            </w:r>
          </w:p>
        </w:tc>
      </w:tr>
      <w:tr w:rsidR="00875435" w:rsidRPr="00AF35DE" w:rsidTr="004252A5">
        <w:tc>
          <w:tcPr>
            <w:tcW w:w="2376" w:type="dxa"/>
          </w:tcPr>
          <w:p w:rsidR="00875435" w:rsidRPr="00AF35DE" w:rsidRDefault="00875435" w:rsidP="00875435">
            <w:pPr>
              <w:pStyle w:val="AcknowledgementsImprint"/>
              <w:spacing w:before="0" w:after="0"/>
              <w:ind w:left="0"/>
              <w:rPr>
                <w:lang w:val="en-AU"/>
              </w:rPr>
            </w:pPr>
            <w:r w:rsidRPr="00AF35DE">
              <w:rPr>
                <w:lang w:val="en-AU"/>
              </w:rPr>
              <w:t>Telephone:</w:t>
            </w:r>
          </w:p>
        </w:tc>
        <w:tc>
          <w:tcPr>
            <w:tcW w:w="4395" w:type="dxa"/>
          </w:tcPr>
          <w:p w:rsidR="00875435" w:rsidRPr="00AF35DE" w:rsidRDefault="00875435" w:rsidP="00875435">
            <w:pPr>
              <w:pStyle w:val="AcknowledgementsImprint"/>
              <w:spacing w:before="0" w:after="0"/>
              <w:ind w:left="0"/>
              <w:rPr>
                <w:lang w:val="en-AU"/>
              </w:rPr>
            </w:pPr>
            <w:r w:rsidRPr="00AF35DE">
              <w:rPr>
                <w:lang w:val="en-AU"/>
              </w:rPr>
              <w:t>(03) 9606 2111</w:t>
            </w:r>
          </w:p>
        </w:tc>
      </w:tr>
      <w:tr w:rsidR="00875435" w:rsidRPr="00AF35DE" w:rsidTr="004252A5">
        <w:tc>
          <w:tcPr>
            <w:tcW w:w="2376" w:type="dxa"/>
          </w:tcPr>
          <w:p w:rsidR="00875435" w:rsidRPr="00AF35DE" w:rsidRDefault="00875435" w:rsidP="00875435">
            <w:pPr>
              <w:pStyle w:val="AcknowledgementsImprint"/>
              <w:spacing w:before="0" w:after="0"/>
              <w:ind w:left="0"/>
              <w:rPr>
                <w:lang w:val="en-AU"/>
              </w:rPr>
            </w:pPr>
            <w:r w:rsidRPr="00AF35DE">
              <w:rPr>
                <w:lang w:val="en-AU"/>
              </w:rPr>
              <w:t>Facsimile:</w:t>
            </w:r>
          </w:p>
        </w:tc>
        <w:tc>
          <w:tcPr>
            <w:tcW w:w="4395" w:type="dxa"/>
          </w:tcPr>
          <w:p w:rsidR="00875435" w:rsidRPr="00AF35DE" w:rsidRDefault="00875435" w:rsidP="00875435">
            <w:pPr>
              <w:pStyle w:val="AcknowledgementsImprint"/>
              <w:spacing w:before="0" w:after="0"/>
              <w:ind w:left="0"/>
              <w:rPr>
                <w:lang w:val="en-AU"/>
              </w:rPr>
            </w:pPr>
            <w:r w:rsidRPr="00AF35DE">
              <w:rPr>
                <w:lang w:val="en-AU"/>
              </w:rPr>
              <w:t>(03) 9670 1330</w:t>
            </w:r>
          </w:p>
        </w:tc>
      </w:tr>
      <w:tr w:rsidR="00875435" w:rsidRPr="00AF35DE" w:rsidTr="004252A5">
        <w:tc>
          <w:tcPr>
            <w:tcW w:w="6771" w:type="dxa"/>
            <w:gridSpan w:val="2"/>
          </w:tcPr>
          <w:p w:rsidR="00875435" w:rsidRPr="00AF35DE" w:rsidRDefault="00875435" w:rsidP="00875435">
            <w:pPr>
              <w:pStyle w:val="AcknowledgementsImprint"/>
              <w:spacing w:before="240" w:after="240"/>
              <w:ind w:left="0"/>
              <w:rPr>
                <w:b/>
                <w:lang w:val="en-AU"/>
              </w:rPr>
            </w:pPr>
            <w:r w:rsidRPr="00AF35DE">
              <w:rPr>
                <w:b/>
                <w:lang w:val="en-AU"/>
              </w:rPr>
              <w:t>Acknowledgements</w:t>
            </w:r>
          </w:p>
        </w:tc>
      </w:tr>
      <w:tr w:rsidR="00912FDA" w:rsidRPr="00AF35DE" w:rsidTr="004252A5">
        <w:tc>
          <w:tcPr>
            <w:tcW w:w="2376" w:type="dxa"/>
          </w:tcPr>
          <w:p w:rsidR="00912FDA" w:rsidRPr="00AF35DE" w:rsidRDefault="00912FDA" w:rsidP="00875435">
            <w:pPr>
              <w:pStyle w:val="AcknowledgementsImprint"/>
              <w:spacing w:before="0" w:after="0"/>
              <w:ind w:left="0"/>
              <w:rPr>
                <w:lang w:val="en-AU"/>
              </w:rPr>
            </w:pPr>
            <w:r w:rsidRPr="00AF35DE">
              <w:rPr>
                <w:lang w:val="en-AU"/>
              </w:rPr>
              <w:t>Project Director:</w:t>
            </w:r>
          </w:p>
        </w:tc>
        <w:tc>
          <w:tcPr>
            <w:tcW w:w="4395" w:type="dxa"/>
          </w:tcPr>
          <w:p w:rsidR="00912FDA" w:rsidRPr="00AF35DE" w:rsidRDefault="00912FDA" w:rsidP="00875435">
            <w:pPr>
              <w:pStyle w:val="AcknowledgementsImprint"/>
              <w:spacing w:before="0" w:after="0"/>
              <w:ind w:left="0"/>
              <w:rPr>
                <w:lang w:val="en-AU"/>
              </w:rPr>
            </w:pPr>
            <w:r w:rsidRPr="00AF35DE">
              <w:rPr>
                <w:lang w:val="en-AU"/>
              </w:rPr>
              <w:t>Wayne Crosbie</w:t>
            </w:r>
          </w:p>
        </w:tc>
      </w:tr>
      <w:tr w:rsidR="00912FDA" w:rsidRPr="00AF35DE" w:rsidTr="004252A5">
        <w:tc>
          <w:tcPr>
            <w:tcW w:w="2376" w:type="dxa"/>
          </w:tcPr>
          <w:p w:rsidR="00912FDA" w:rsidRPr="00AF35DE" w:rsidRDefault="00912FDA" w:rsidP="00875435">
            <w:pPr>
              <w:pStyle w:val="AcknowledgementsImprint"/>
              <w:spacing w:before="0" w:after="0"/>
              <w:ind w:left="0"/>
              <w:rPr>
                <w:lang w:val="en-AU"/>
              </w:rPr>
            </w:pPr>
            <w:r w:rsidRPr="00AF35DE">
              <w:rPr>
                <w:lang w:val="en-AU"/>
              </w:rPr>
              <w:t>Chief Writer:</w:t>
            </w:r>
          </w:p>
        </w:tc>
        <w:tc>
          <w:tcPr>
            <w:tcW w:w="4395" w:type="dxa"/>
          </w:tcPr>
          <w:p w:rsidR="00912FDA" w:rsidRPr="00AF35DE" w:rsidRDefault="00912FDA" w:rsidP="00875435">
            <w:pPr>
              <w:pStyle w:val="AcknowledgementsImprint"/>
              <w:spacing w:before="0" w:after="0"/>
              <w:ind w:left="0"/>
              <w:rPr>
                <w:lang w:val="en-AU"/>
              </w:rPr>
            </w:pPr>
            <w:r w:rsidRPr="00AF35DE">
              <w:rPr>
                <w:lang w:val="en-AU"/>
              </w:rPr>
              <w:t>Alan Hickman</w:t>
            </w:r>
          </w:p>
        </w:tc>
      </w:tr>
      <w:tr w:rsidR="00912FDA" w:rsidRPr="00AF35DE" w:rsidTr="004252A5">
        <w:tc>
          <w:tcPr>
            <w:tcW w:w="2376" w:type="dxa"/>
          </w:tcPr>
          <w:p w:rsidR="00912FDA" w:rsidRPr="00AF35DE" w:rsidRDefault="00912FDA" w:rsidP="00875435">
            <w:pPr>
              <w:pStyle w:val="AcknowledgementsImprint"/>
              <w:spacing w:before="0" w:after="0"/>
              <w:ind w:left="0"/>
              <w:rPr>
                <w:lang w:val="en-AU"/>
              </w:rPr>
            </w:pPr>
            <w:r w:rsidRPr="00AF35DE">
              <w:rPr>
                <w:lang w:val="en-AU"/>
              </w:rPr>
              <w:t>Subject Writer:</w:t>
            </w:r>
          </w:p>
        </w:tc>
        <w:tc>
          <w:tcPr>
            <w:tcW w:w="4395" w:type="dxa"/>
          </w:tcPr>
          <w:p w:rsidR="00912FDA" w:rsidRPr="00AF35DE" w:rsidRDefault="008E391E" w:rsidP="00875435">
            <w:pPr>
              <w:pStyle w:val="AcknowledgementsImprint"/>
              <w:spacing w:before="0" w:after="0"/>
              <w:ind w:left="0"/>
              <w:rPr>
                <w:lang w:val="en-AU"/>
              </w:rPr>
            </w:pPr>
            <w:r w:rsidRPr="00AF35DE">
              <w:rPr>
                <w:lang w:val="en-AU"/>
              </w:rPr>
              <w:t>Garry Blackburn</w:t>
            </w:r>
          </w:p>
        </w:tc>
      </w:tr>
      <w:tr w:rsidR="00912FDA" w:rsidRPr="00AF35DE" w:rsidTr="004252A5">
        <w:tc>
          <w:tcPr>
            <w:tcW w:w="2376" w:type="dxa"/>
          </w:tcPr>
          <w:p w:rsidR="00912FDA" w:rsidRPr="00AF35DE" w:rsidRDefault="00655EA0" w:rsidP="00655EA0">
            <w:pPr>
              <w:pStyle w:val="AcknowledgementsImprint"/>
              <w:spacing w:before="0" w:after="0"/>
              <w:ind w:left="0"/>
              <w:rPr>
                <w:lang w:val="en-AU"/>
              </w:rPr>
            </w:pPr>
            <w:r w:rsidRPr="00AF35DE">
              <w:rPr>
                <w:lang w:val="en-AU"/>
              </w:rPr>
              <w:t>Project Manager</w:t>
            </w:r>
          </w:p>
        </w:tc>
        <w:tc>
          <w:tcPr>
            <w:tcW w:w="4395" w:type="dxa"/>
          </w:tcPr>
          <w:p w:rsidR="00912FDA" w:rsidRPr="00AF35DE" w:rsidRDefault="00912FDA" w:rsidP="00875435">
            <w:pPr>
              <w:pStyle w:val="AcknowledgementsImprint"/>
              <w:spacing w:before="0" w:after="0"/>
              <w:ind w:left="0"/>
              <w:rPr>
                <w:lang w:val="en-AU"/>
              </w:rPr>
            </w:pPr>
            <w:r w:rsidRPr="00AF35DE">
              <w:rPr>
                <w:lang w:val="en-AU"/>
              </w:rPr>
              <w:t>Alan Maguire</w:t>
            </w:r>
          </w:p>
        </w:tc>
      </w:tr>
      <w:tr w:rsidR="00655EA0" w:rsidRPr="00AF35DE" w:rsidTr="004252A5">
        <w:tc>
          <w:tcPr>
            <w:tcW w:w="2376" w:type="dxa"/>
          </w:tcPr>
          <w:p w:rsidR="00655EA0" w:rsidRPr="00AF35DE" w:rsidRDefault="00655EA0" w:rsidP="00875435">
            <w:pPr>
              <w:pStyle w:val="AcknowledgementsImprint"/>
              <w:spacing w:before="0" w:after="0"/>
              <w:ind w:left="0"/>
              <w:rPr>
                <w:lang w:val="en-AU"/>
              </w:rPr>
            </w:pPr>
            <w:r w:rsidRPr="00AF35DE">
              <w:rPr>
                <w:lang w:val="en-AU"/>
              </w:rPr>
              <w:t>Editor:</w:t>
            </w:r>
          </w:p>
        </w:tc>
        <w:tc>
          <w:tcPr>
            <w:tcW w:w="4395" w:type="dxa"/>
          </w:tcPr>
          <w:p w:rsidR="00655EA0" w:rsidRPr="00AF35DE" w:rsidRDefault="00655EA0" w:rsidP="00875435">
            <w:pPr>
              <w:pStyle w:val="AcknowledgementsImprint"/>
              <w:spacing w:before="0" w:after="0"/>
              <w:ind w:left="0"/>
              <w:rPr>
                <w:lang w:val="en-AU"/>
              </w:rPr>
            </w:pPr>
            <w:r w:rsidRPr="00AF35DE">
              <w:rPr>
                <w:lang w:val="en-AU"/>
              </w:rPr>
              <w:t>Jim Irwin</w:t>
            </w:r>
          </w:p>
        </w:tc>
      </w:tr>
      <w:tr w:rsidR="00912FDA" w:rsidRPr="00AF35DE" w:rsidTr="004252A5">
        <w:tc>
          <w:tcPr>
            <w:tcW w:w="2376" w:type="dxa"/>
          </w:tcPr>
          <w:p w:rsidR="00912FDA" w:rsidRPr="00AF35DE" w:rsidRDefault="00875435" w:rsidP="00875435">
            <w:pPr>
              <w:pStyle w:val="AcknowledgementsImprint"/>
              <w:spacing w:before="0" w:after="0"/>
              <w:ind w:left="0"/>
              <w:rPr>
                <w:lang w:val="en-AU"/>
              </w:rPr>
            </w:pPr>
            <w:r w:rsidRPr="00AF35DE">
              <w:rPr>
                <w:lang w:val="en-AU"/>
              </w:rPr>
              <w:t>DTP/Production:</w:t>
            </w:r>
          </w:p>
        </w:tc>
        <w:tc>
          <w:tcPr>
            <w:tcW w:w="4395" w:type="dxa"/>
          </w:tcPr>
          <w:p w:rsidR="00912FDA" w:rsidRPr="00AF35DE" w:rsidRDefault="00875435" w:rsidP="00DC584E">
            <w:pPr>
              <w:pStyle w:val="AcknowledgementsImprint"/>
              <w:spacing w:before="0" w:after="0"/>
              <w:ind w:left="0"/>
              <w:rPr>
                <w:lang w:val="en-AU"/>
              </w:rPr>
            </w:pPr>
            <w:r w:rsidRPr="00AF35DE">
              <w:rPr>
                <w:lang w:val="en-AU"/>
              </w:rPr>
              <w:t>Daniel Chee, Mai Vu</w:t>
            </w:r>
          </w:p>
        </w:tc>
      </w:tr>
    </w:tbl>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br/>
        <w:t xml:space="preserve">The Association of Southeast Asian Nations (ASEAN) was established on 8 August 1967. The Member States of the Association are Brunei Darussalam, Cambodia, Indonesia, Lao PDR, Malaysia, Myanmar, Philippines, Singapore, Thailand and Viet Nam. </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 xml:space="preserve">The ASEAN Secretariat is based in Jakarta, Indonesia. </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 xml:space="preserve">General Information on ASEAN appears online at the ASEAN Website: </w:t>
      </w:r>
      <w:hyperlink r:id="rId17" w:history="1">
        <w:r w:rsidRPr="00AF35DE">
          <w:rPr>
            <w:rStyle w:val="Hyperlink"/>
            <w:rFonts w:eastAsiaTheme="majorEastAsia"/>
            <w:lang w:val="en-AU"/>
          </w:rPr>
          <w:t>www.asean.org</w:t>
        </w:r>
      </w:hyperlink>
      <w:r w:rsidRPr="00AF35DE">
        <w:rPr>
          <w:rStyle w:val="st"/>
          <w:rFonts w:eastAsiaTheme="majorEastAsia"/>
          <w:lang w:val="en-AU"/>
        </w:rPr>
        <w:t xml:space="preserve"> </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All text is produced by William Angliss Institute of TAFE for the ASEAN Project on “Toolbox Development for Front Office, Food and Beverage Services and Food Production Divisions”</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 xml:space="preserve">This publication is supported by Australian Aid through the ASEAN-Australia Development Cooperation Program Phase II (AADCP II) </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Copyright: Association of Southeast Asian Nations (ASEAN) 2013</w:t>
      </w:r>
    </w:p>
    <w:p w:rsidR="00655EA0" w:rsidRPr="00AF35DE" w:rsidRDefault="00655EA0" w:rsidP="00655EA0">
      <w:pPr>
        <w:pStyle w:val="AcknowledgementsImprint"/>
        <w:rPr>
          <w:rStyle w:val="st"/>
          <w:rFonts w:eastAsiaTheme="majorEastAsia"/>
          <w:lang w:val="en-AU"/>
        </w:rPr>
      </w:pPr>
      <w:r w:rsidRPr="00AF35DE">
        <w:rPr>
          <w:rStyle w:val="st"/>
          <w:rFonts w:eastAsiaTheme="majorEastAsia"/>
          <w:lang w:val="en-AU"/>
        </w:rPr>
        <w:t>All rights reserved</w:t>
      </w:r>
    </w:p>
    <w:p w:rsidR="00655EA0" w:rsidRPr="00AF35DE" w:rsidRDefault="00655EA0" w:rsidP="00655EA0">
      <w:pPr>
        <w:pStyle w:val="AcknowledgementsImprint"/>
        <w:rPr>
          <w:b/>
          <w:lang w:val="en-AU"/>
        </w:rPr>
      </w:pPr>
      <w:r w:rsidRPr="00AF35DE">
        <w:rPr>
          <w:b/>
          <w:lang w:val="en-AU"/>
        </w:rPr>
        <w:t>Disclaimer</w:t>
      </w:r>
    </w:p>
    <w:p w:rsidR="00655EA0" w:rsidRPr="00AF35DE" w:rsidRDefault="00655EA0" w:rsidP="00655EA0">
      <w:pPr>
        <w:pStyle w:val="AcknowledgementsImprint"/>
        <w:rPr>
          <w:lang w:val="en-AU"/>
        </w:rPr>
      </w:pPr>
      <w:r w:rsidRPr="00AF35DE">
        <w:rPr>
          <w:lang w:val="en-AU"/>
        </w:rPr>
        <w:t xml:space="preserve">Every effort has been made to ensure that this publication is free from errors or omissions. However, you should conduct your own enquiries and seek professional </w:t>
      </w:r>
      <w:proofErr w:type="spellStart"/>
      <w:proofErr w:type="gramStart"/>
      <w:r w:rsidRPr="00AF35DE">
        <w:rPr>
          <w:lang w:val="en-AU"/>
        </w:rPr>
        <w:t>advise</w:t>
      </w:r>
      <w:proofErr w:type="spellEnd"/>
      <w:proofErr w:type="gramEnd"/>
      <w:r w:rsidRPr="00AF35DE">
        <w:rPr>
          <w:lang w:val="en-AU"/>
        </w:rPr>
        <w:t xml:space="preserve"> before relying on any fact, statement or matter contained in this book. ASEAN Secretariat and William Angliss Institute of TAFE </w:t>
      </w:r>
      <w:proofErr w:type="gramStart"/>
      <w:r w:rsidRPr="00AF35DE">
        <w:rPr>
          <w:lang w:val="en-AU"/>
        </w:rPr>
        <w:t>is</w:t>
      </w:r>
      <w:proofErr w:type="gramEnd"/>
      <w:r w:rsidRPr="00AF35DE">
        <w:rPr>
          <w:lang w:val="en-AU"/>
        </w:rPr>
        <w:t xml:space="preserve"> not responsible for any injury, loss or damage a result of material included or omitted from this course. Information in this module is current at the time of publication. Time of publication is indicated in the date stamp at the bottom of each page. </w:t>
      </w:r>
    </w:p>
    <w:p w:rsidR="00655EA0" w:rsidRPr="00AF35DE" w:rsidRDefault="00655EA0" w:rsidP="00655EA0">
      <w:pPr>
        <w:pStyle w:val="AcknowledgementsImprint"/>
        <w:rPr>
          <w:lang w:val="en-AU"/>
        </w:rPr>
      </w:pPr>
      <w:r w:rsidRPr="00AF35DE">
        <w:rPr>
          <w:lang w:val="en-AU"/>
        </w:rPr>
        <w:t xml:space="preserve">Some images appearing in this resource have been purchased from various stock photography suppliers and other third party copyright owners and as such are non-transferable and non-exclusive. </w:t>
      </w:r>
    </w:p>
    <w:p w:rsidR="00655EA0" w:rsidRPr="00AF35DE" w:rsidRDefault="00655EA0" w:rsidP="00655EA0">
      <w:pPr>
        <w:pStyle w:val="AcknowledgementsImprint"/>
        <w:rPr>
          <w:lang w:val="en-AU"/>
        </w:rPr>
      </w:pPr>
      <w:r w:rsidRPr="00AF35DE">
        <w:rPr>
          <w:lang w:val="en-AU"/>
        </w:rPr>
        <w:t>Additional images have been sourced from Flickr and are used under:</w:t>
      </w:r>
    </w:p>
    <w:p w:rsidR="00875435" w:rsidRPr="00AF35DE" w:rsidRDefault="00313E08" w:rsidP="00875435">
      <w:pPr>
        <w:pStyle w:val="AcknowledgementsImprint"/>
        <w:rPr>
          <w:rStyle w:val="Hyperlink"/>
          <w:szCs w:val="18"/>
          <w:lang w:val="en-AU"/>
        </w:rPr>
      </w:pPr>
      <w:hyperlink r:id="rId18" w:history="1">
        <w:r w:rsidR="00875435" w:rsidRPr="00AF35DE">
          <w:rPr>
            <w:rStyle w:val="Hyperlink"/>
            <w:szCs w:val="18"/>
            <w:lang w:val="en-AU"/>
          </w:rPr>
          <w:t>http://creativecommons.org/licenses/by/2.0/deed.en</w:t>
        </w:r>
      </w:hyperlink>
    </w:p>
    <w:p w:rsidR="00875435" w:rsidRPr="00AF35DE" w:rsidRDefault="00875435" w:rsidP="00875435">
      <w:pPr>
        <w:pStyle w:val="AcknowledgementsImprint"/>
        <w:rPr>
          <w:lang w:val="en-AU"/>
        </w:rPr>
      </w:pPr>
      <w:r w:rsidRPr="00AF35DE">
        <w:rPr>
          <w:rStyle w:val="Hyperlink"/>
          <w:szCs w:val="18"/>
          <w:lang w:val="en-AU"/>
        </w:rPr>
        <w:t>http://www.sxc.hu/</w:t>
      </w:r>
    </w:p>
    <w:p w:rsidR="00850F3D" w:rsidRPr="00AF35DE" w:rsidRDefault="00850F3D" w:rsidP="00875435">
      <w:pPr>
        <w:pStyle w:val="AcknowledgementsImprint"/>
        <w:rPr>
          <w:lang w:val="en-AU"/>
        </w:rPr>
      </w:pPr>
      <w:r w:rsidRPr="00AF35DE">
        <w:rPr>
          <w:lang w:val="en-AU"/>
        </w:rPr>
        <w:t xml:space="preserve">File name: </w:t>
      </w:r>
      <w:fldSimple w:instr=" FILENAME   \* MERGEFORMAT ">
        <w:r w:rsidR="00655EA0" w:rsidRPr="00AF35DE">
          <w:rPr>
            <w:lang w:val="en-AU"/>
          </w:rPr>
          <w:t>TM_Operate_a_fast_food_outlet_180113</w:t>
        </w:r>
      </w:fldSimple>
    </w:p>
    <w:p w:rsidR="00850F3D" w:rsidRPr="00AF35DE" w:rsidRDefault="00850F3D" w:rsidP="00850F3D">
      <w:pPr>
        <w:pStyle w:val="BodyCopy"/>
        <w:rPr>
          <w:noProof w:val="0"/>
        </w:rPr>
      </w:pPr>
    </w:p>
    <w:p w:rsidR="00850F3D" w:rsidRPr="00AF35DE" w:rsidRDefault="00850F3D" w:rsidP="00850F3D">
      <w:pPr>
        <w:pStyle w:val="BodyCopy"/>
        <w:rPr>
          <w:noProof w:val="0"/>
        </w:rPr>
      </w:pPr>
    </w:p>
    <w:p w:rsidR="008E7626" w:rsidRPr="00AF35DE" w:rsidRDefault="008E7626" w:rsidP="00850F3D">
      <w:pPr>
        <w:pStyle w:val="BodyCopy"/>
        <w:rPr>
          <w:noProof w:val="0"/>
        </w:rPr>
        <w:sectPr w:rsidR="008E7626" w:rsidRPr="00AF35DE"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tblGrid>
      <w:tr w:rsidR="00E60317" w:rsidRPr="00AF35DE" w:rsidTr="00E60317">
        <w:tc>
          <w:tcPr>
            <w:tcW w:w="5637" w:type="dxa"/>
          </w:tcPr>
          <w:p w:rsidR="00E60317" w:rsidRPr="00AF35DE" w:rsidRDefault="00E60317" w:rsidP="008E7626">
            <w:pPr>
              <w:pStyle w:val="BodyCopy"/>
              <w:rPr>
                <w:noProof w:val="0"/>
              </w:rPr>
            </w:pPr>
            <w:r w:rsidRPr="00AF35DE">
              <w:rPr>
                <w:lang w:eastAsia="en-AU"/>
              </w:rPr>
              <w:lastRenderedPageBreak/>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76400" cy="542925"/>
                          </a:xfrm>
                          <a:prstGeom prst="rect">
                            <a:avLst/>
                          </a:prstGeom>
                        </pic:spPr>
                      </pic:pic>
                    </a:graphicData>
                  </a:graphic>
                </wp:anchor>
              </w:drawing>
            </w:r>
            <w:r w:rsidRPr="00AF35DE">
              <w:rPr>
                <w:lang w:eastAsia="en-AU"/>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 cstate="print"/>
                          <a:stretch>
                            <a:fillRect/>
                          </a:stretch>
                        </pic:blipFill>
                        <pic:spPr>
                          <a:xfrm>
                            <a:off x="0" y="0"/>
                            <a:ext cx="457200" cy="466725"/>
                          </a:xfrm>
                          <a:prstGeom prst="rect">
                            <a:avLst/>
                          </a:prstGeom>
                        </pic:spPr>
                      </pic:pic>
                    </a:graphicData>
                  </a:graphic>
                </wp:anchor>
              </w:drawing>
            </w:r>
            <w:r w:rsidRPr="00AF35DE">
              <w:rPr>
                <w:lang w:eastAsia="en-AU"/>
              </w:rPr>
              <w:drawing>
                <wp:anchor distT="0" distB="0" distL="114300" distR="114300" simplePos="0" relativeHeight="251721728" behindDoc="0" locked="0" layoutInCell="1" allowOverlap="1">
                  <wp:simplePos x="0" y="0"/>
                  <wp:positionH relativeFrom="column">
                    <wp:posOffset>-13335</wp:posOffset>
                  </wp:positionH>
                  <wp:positionV relativeFrom="paragraph">
                    <wp:posOffset>57150</wp:posOffset>
                  </wp:positionV>
                  <wp:extent cx="874395" cy="400050"/>
                  <wp:effectExtent l="19050" t="0" r="1905" b="0"/>
                  <wp:wrapSquare wrapText="bothSides"/>
                  <wp:docPr id="13"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stretch>
                            <a:fillRect/>
                          </a:stretch>
                        </pic:blipFill>
                        <pic:spPr>
                          <a:xfrm>
                            <a:off x="0" y="0"/>
                            <a:ext cx="874395" cy="400050"/>
                          </a:xfrm>
                          <a:prstGeom prst="rect">
                            <a:avLst/>
                          </a:prstGeom>
                        </pic:spPr>
                      </pic:pic>
                    </a:graphicData>
                  </a:graphic>
                </wp:anchor>
              </w:drawing>
            </w:r>
          </w:p>
        </w:tc>
      </w:tr>
    </w:tbl>
    <w:p w:rsidR="008E7626" w:rsidRPr="00AF35DE" w:rsidRDefault="008E7626" w:rsidP="008E7626">
      <w:pPr>
        <w:pStyle w:val="TableofContents"/>
      </w:pPr>
      <w:r w:rsidRPr="00AF35DE">
        <w:t>Table of contents</w:t>
      </w:r>
    </w:p>
    <w:p w:rsidR="00AF35DE" w:rsidRDefault="00313E08">
      <w:pPr>
        <w:pStyle w:val="TOC1"/>
        <w:rPr>
          <w:rFonts w:asciiTheme="minorHAnsi" w:hAnsiTheme="minorHAnsi"/>
          <w:lang w:val="en-US" w:eastAsia="en-US"/>
        </w:rPr>
      </w:pPr>
      <w:r w:rsidRPr="00313E08">
        <w:rPr>
          <w:noProof w:val="0"/>
        </w:rPr>
        <w:fldChar w:fldCharType="begin"/>
      </w:r>
      <w:r w:rsidR="00E71DE9" w:rsidRPr="00AF35DE">
        <w:rPr>
          <w:noProof w:val="0"/>
        </w:rPr>
        <w:instrText xml:space="preserve"> TOC \h \z \t "Heading 1,1" </w:instrText>
      </w:r>
      <w:r w:rsidRPr="00313E08">
        <w:rPr>
          <w:noProof w:val="0"/>
        </w:rPr>
        <w:fldChar w:fldCharType="separate"/>
      </w:r>
      <w:hyperlink w:anchor="_Toc346252803" w:history="1">
        <w:r w:rsidR="00AF35DE" w:rsidRPr="00C3080F">
          <w:rPr>
            <w:rStyle w:val="Hyperlink"/>
          </w:rPr>
          <w:t>Introduction to trainee manual</w:t>
        </w:r>
        <w:r w:rsidR="00AF35DE">
          <w:rPr>
            <w:webHidden/>
          </w:rPr>
          <w:tab/>
        </w:r>
        <w:r>
          <w:rPr>
            <w:webHidden/>
          </w:rPr>
          <w:fldChar w:fldCharType="begin"/>
        </w:r>
        <w:r w:rsidR="00AF35DE">
          <w:rPr>
            <w:webHidden/>
          </w:rPr>
          <w:instrText xml:space="preserve"> PAGEREF _Toc346252803 \h </w:instrText>
        </w:r>
        <w:r>
          <w:rPr>
            <w:webHidden/>
          </w:rPr>
        </w:r>
        <w:r>
          <w:rPr>
            <w:webHidden/>
          </w:rPr>
          <w:fldChar w:fldCharType="separate"/>
        </w:r>
        <w:r w:rsidR="00AF35DE">
          <w:rPr>
            <w:webHidden/>
          </w:rPr>
          <w:t>1</w:t>
        </w:r>
        <w:r>
          <w:rPr>
            <w:webHidden/>
          </w:rPr>
          <w:fldChar w:fldCharType="end"/>
        </w:r>
      </w:hyperlink>
    </w:p>
    <w:p w:rsidR="00AF35DE" w:rsidRDefault="00313E08">
      <w:pPr>
        <w:pStyle w:val="TOC1"/>
        <w:rPr>
          <w:rFonts w:asciiTheme="minorHAnsi" w:hAnsiTheme="minorHAnsi"/>
          <w:lang w:val="en-US" w:eastAsia="en-US"/>
        </w:rPr>
      </w:pPr>
      <w:hyperlink w:anchor="_Toc346252804" w:history="1">
        <w:r w:rsidR="00AF35DE" w:rsidRPr="00C3080F">
          <w:rPr>
            <w:rStyle w:val="Hyperlink"/>
          </w:rPr>
          <w:t>Unit descriptor</w:t>
        </w:r>
        <w:r w:rsidR="00AF35DE">
          <w:rPr>
            <w:webHidden/>
          </w:rPr>
          <w:tab/>
        </w:r>
        <w:r>
          <w:rPr>
            <w:webHidden/>
          </w:rPr>
          <w:fldChar w:fldCharType="begin"/>
        </w:r>
        <w:r w:rsidR="00AF35DE">
          <w:rPr>
            <w:webHidden/>
          </w:rPr>
          <w:instrText xml:space="preserve"> PAGEREF _Toc346252804 \h </w:instrText>
        </w:r>
        <w:r>
          <w:rPr>
            <w:webHidden/>
          </w:rPr>
        </w:r>
        <w:r>
          <w:rPr>
            <w:webHidden/>
          </w:rPr>
          <w:fldChar w:fldCharType="separate"/>
        </w:r>
        <w:r w:rsidR="00AF35DE">
          <w:rPr>
            <w:webHidden/>
          </w:rPr>
          <w:t>3</w:t>
        </w:r>
        <w:r>
          <w:rPr>
            <w:webHidden/>
          </w:rPr>
          <w:fldChar w:fldCharType="end"/>
        </w:r>
      </w:hyperlink>
    </w:p>
    <w:p w:rsidR="00AF35DE" w:rsidRDefault="00313E08">
      <w:pPr>
        <w:pStyle w:val="TOC1"/>
        <w:rPr>
          <w:rFonts w:asciiTheme="minorHAnsi" w:hAnsiTheme="minorHAnsi"/>
          <w:lang w:val="en-US" w:eastAsia="en-US"/>
        </w:rPr>
      </w:pPr>
      <w:hyperlink w:anchor="_Toc346252805" w:history="1">
        <w:r w:rsidR="00AF35DE" w:rsidRPr="00C3080F">
          <w:rPr>
            <w:rStyle w:val="Hyperlink"/>
          </w:rPr>
          <w:t>Assessment matrix</w:t>
        </w:r>
        <w:r w:rsidR="00AF35DE">
          <w:rPr>
            <w:webHidden/>
          </w:rPr>
          <w:tab/>
        </w:r>
        <w:r>
          <w:rPr>
            <w:webHidden/>
          </w:rPr>
          <w:fldChar w:fldCharType="begin"/>
        </w:r>
        <w:r w:rsidR="00AF35DE">
          <w:rPr>
            <w:webHidden/>
          </w:rPr>
          <w:instrText xml:space="preserve"> PAGEREF _Toc346252805 \h </w:instrText>
        </w:r>
        <w:r>
          <w:rPr>
            <w:webHidden/>
          </w:rPr>
        </w:r>
        <w:r>
          <w:rPr>
            <w:webHidden/>
          </w:rPr>
          <w:fldChar w:fldCharType="separate"/>
        </w:r>
        <w:r w:rsidR="00AF35DE">
          <w:rPr>
            <w:webHidden/>
          </w:rPr>
          <w:t>5</w:t>
        </w:r>
        <w:r>
          <w:rPr>
            <w:webHidden/>
          </w:rPr>
          <w:fldChar w:fldCharType="end"/>
        </w:r>
      </w:hyperlink>
    </w:p>
    <w:p w:rsidR="00AF35DE" w:rsidRDefault="00313E08">
      <w:pPr>
        <w:pStyle w:val="TOC1"/>
        <w:rPr>
          <w:rFonts w:asciiTheme="minorHAnsi" w:hAnsiTheme="minorHAnsi"/>
          <w:lang w:val="en-US" w:eastAsia="en-US"/>
        </w:rPr>
      </w:pPr>
      <w:hyperlink w:anchor="_Toc346252806" w:history="1">
        <w:r w:rsidR="00AF35DE" w:rsidRPr="00C3080F">
          <w:rPr>
            <w:rStyle w:val="Hyperlink"/>
          </w:rPr>
          <w:t>Glossary</w:t>
        </w:r>
        <w:r w:rsidR="00AF35DE">
          <w:rPr>
            <w:webHidden/>
          </w:rPr>
          <w:tab/>
        </w:r>
        <w:r>
          <w:rPr>
            <w:webHidden/>
          </w:rPr>
          <w:fldChar w:fldCharType="begin"/>
        </w:r>
        <w:r w:rsidR="00AF35DE">
          <w:rPr>
            <w:webHidden/>
          </w:rPr>
          <w:instrText xml:space="preserve"> PAGEREF _Toc346252806 \h </w:instrText>
        </w:r>
        <w:r>
          <w:rPr>
            <w:webHidden/>
          </w:rPr>
        </w:r>
        <w:r>
          <w:rPr>
            <w:webHidden/>
          </w:rPr>
          <w:fldChar w:fldCharType="separate"/>
        </w:r>
        <w:r w:rsidR="00AF35DE">
          <w:rPr>
            <w:webHidden/>
          </w:rPr>
          <w:t>7</w:t>
        </w:r>
        <w:r>
          <w:rPr>
            <w:webHidden/>
          </w:rPr>
          <w:fldChar w:fldCharType="end"/>
        </w:r>
      </w:hyperlink>
    </w:p>
    <w:p w:rsidR="00AF35DE" w:rsidRDefault="00313E08">
      <w:pPr>
        <w:pStyle w:val="TOC1"/>
        <w:rPr>
          <w:rFonts w:asciiTheme="minorHAnsi" w:hAnsiTheme="minorHAnsi"/>
          <w:lang w:val="en-US" w:eastAsia="en-US"/>
        </w:rPr>
      </w:pPr>
      <w:hyperlink w:anchor="_Toc346252807" w:history="1">
        <w:r w:rsidR="00AF35DE" w:rsidRPr="00C3080F">
          <w:rPr>
            <w:rStyle w:val="Hyperlink"/>
          </w:rPr>
          <w:t>Operating a fast food outlet</w:t>
        </w:r>
        <w:r w:rsidR="00AF35DE">
          <w:rPr>
            <w:webHidden/>
          </w:rPr>
          <w:tab/>
        </w:r>
        <w:r>
          <w:rPr>
            <w:webHidden/>
          </w:rPr>
          <w:fldChar w:fldCharType="begin"/>
        </w:r>
        <w:r w:rsidR="00AF35DE">
          <w:rPr>
            <w:webHidden/>
          </w:rPr>
          <w:instrText xml:space="preserve"> PAGEREF _Toc346252807 \h </w:instrText>
        </w:r>
        <w:r>
          <w:rPr>
            <w:webHidden/>
          </w:rPr>
        </w:r>
        <w:r>
          <w:rPr>
            <w:webHidden/>
          </w:rPr>
          <w:fldChar w:fldCharType="separate"/>
        </w:r>
        <w:r w:rsidR="00AF35DE">
          <w:rPr>
            <w:webHidden/>
          </w:rPr>
          <w:t>11</w:t>
        </w:r>
        <w:r>
          <w:rPr>
            <w:webHidden/>
          </w:rPr>
          <w:fldChar w:fldCharType="end"/>
        </w:r>
      </w:hyperlink>
    </w:p>
    <w:p w:rsidR="00AF35DE" w:rsidRDefault="00313E08">
      <w:pPr>
        <w:pStyle w:val="TOC1"/>
        <w:rPr>
          <w:rFonts w:asciiTheme="minorHAnsi" w:hAnsiTheme="minorHAnsi"/>
          <w:lang w:val="en-US" w:eastAsia="en-US"/>
        </w:rPr>
      </w:pPr>
      <w:hyperlink w:anchor="_Toc346252808" w:history="1">
        <w:r w:rsidR="00AF35DE" w:rsidRPr="00C3080F">
          <w:rPr>
            <w:rStyle w:val="Hyperlink"/>
          </w:rPr>
          <w:t>Element 1: Plan for fast food production</w:t>
        </w:r>
        <w:r w:rsidR="00AF35DE">
          <w:rPr>
            <w:webHidden/>
          </w:rPr>
          <w:tab/>
        </w:r>
        <w:r>
          <w:rPr>
            <w:webHidden/>
          </w:rPr>
          <w:fldChar w:fldCharType="begin"/>
        </w:r>
        <w:r w:rsidR="00AF35DE">
          <w:rPr>
            <w:webHidden/>
          </w:rPr>
          <w:instrText xml:space="preserve"> PAGEREF _Toc346252808 \h </w:instrText>
        </w:r>
        <w:r>
          <w:rPr>
            <w:webHidden/>
          </w:rPr>
        </w:r>
        <w:r>
          <w:rPr>
            <w:webHidden/>
          </w:rPr>
          <w:fldChar w:fldCharType="separate"/>
        </w:r>
        <w:r w:rsidR="00AF35DE">
          <w:rPr>
            <w:webHidden/>
          </w:rPr>
          <w:t>13</w:t>
        </w:r>
        <w:r>
          <w:rPr>
            <w:webHidden/>
          </w:rPr>
          <w:fldChar w:fldCharType="end"/>
        </w:r>
      </w:hyperlink>
    </w:p>
    <w:p w:rsidR="00AF35DE" w:rsidRDefault="00313E08">
      <w:pPr>
        <w:pStyle w:val="TOC1"/>
        <w:rPr>
          <w:rFonts w:asciiTheme="minorHAnsi" w:hAnsiTheme="minorHAnsi"/>
          <w:lang w:val="en-US" w:eastAsia="en-US"/>
        </w:rPr>
      </w:pPr>
      <w:hyperlink w:anchor="_Toc346252809" w:history="1">
        <w:r w:rsidR="00AF35DE" w:rsidRPr="00C3080F">
          <w:rPr>
            <w:rStyle w:val="Hyperlink"/>
          </w:rPr>
          <w:t>Element 2: Prepare, cook and hold items for fast food outlet</w:t>
        </w:r>
        <w:r w:rsidR="00AF35DE">
          <w:rPr>
            <w:webHidden/>
          </w:rPr>
          <w:tab/>
        </w:r>
        <w:r>
          <w:rPr>
            <w:webHidden/>
          </w:rPr>
          <w:fldChar w:fldCharType="begin"/>
        </w:r>
        <w:r w:rsidR="00AF35DE">
          <w:rPr>
            <w:webHidden/>
          </w:rPr>
          <w:instrText xml:space="preserve"> PAGEREF _Toc346252809 \h </w:instrText>
        </w:r>
        <w:r>
          <w:rPr>
            <w:webHidden/>
          </w:rPr>
        </w:r>
        <w:r>
          <w:rPr>
            <w:webHidden/>
          </w:rPr>
          <w:fldChar w:fldCharType="separate"/>
        </w:r>
        <w:r w:rsidR="00AF35DE">
          <w:rPr>
            <w:webHidden/>
          </w:rPr>
          <w:t>33</w:t>
        </w:r>
        <w:r>
          <w:rPr>
            <w:webHidden/>
          </w:rPr>
          <w:fldChar w:fldCharType="end"/>
        </w:r>
      </w:hyperlink>
    </w:p>
    <w:p w:rsidR="00AF35DE" w:rsidRDefault="00313E08">
      <w:pPr>
        <w:pStyle w:val="TOC1"/>
        <w:rPr>
          <w:rFonts w:asciiTheme="minorHAnsi" w:hAnsiTheme="minorHAnsi"/>
          <w:lang w:val="en-US" w:eastAsia="en-US"/>
        </w:rPr>
      </w:pPr>
      <w:hyperlink w:anchor="_Toc346252810" w:history="1">
        <w:r w:rsidR="00AF35DE" w:rsidRPr="00C3080F">
          <w:rPr>
            <w:rStyle w:val="Hyperlink"/>
          </w:rPr>
          <w:t>Element 3: Provide fast food service</w:t>
        </w:r>
        <w:r w:rsidR="00AF35DE">
          <w:rPr>
            <w:webHidden/>
          </w:rPr>
          <w:tab/>
        </w:r>
        <w:r>
          <w:rPr>
            <w:webHidden/>
          </w:rPr>
          <w:fldChar w:fldCharType="begin"/>
        </w:r>
        <w:r w:rsidR="00AF35DE">
          <w:rPr>
            <w:webHidden/>
          </w:rPr>
          <w:instrText xml:space="preserve"> PAGEREF _Toc346252810 \h </w:instrText>
        </w:r>
        <w:r>
          <w:rPr>
            <w:webHidden/>
          </w:rPr>
        </w:r>
        <w:r>
          <w:rPr>
            <w:webHidden/>
          </w:rPr>
          <w:fldChar w:fldCharType="separate"/>
        </w:r>
        <w:r w:rsidR="00AF35DE">
          <w:rPr>
            <w:webHidden/>
          </w:rPr>
          <w:t>47</w:t>
        </w:r>
        <w:r>
          <w:rPr>
            <w:webHidden/>
          </w:rPr>
          <w:fldChar w:fldCharType="end"/>
        </w:r>
      </w:hyperlink>
    </w:p>
    <w:p w:rsidR="00AF35DE" w:rsidRDefault="00313E08">
      <w:pPr>
        <w:pStyle w:val="TOC1"/>
        <w:rPr>
          <w:rFonts w:asciiTheme="minorHAnsi" w:hAnsiTheme="minorHAnsi"/>
          <w:lang w:val="en-US" w:eastAsia="en-US"/>
        </w:rPr>
      </w:pPr>
      <w:hyperlink w:anchor="_Toc346252811" w:history="1">
        <w:r w:rsidR="00AF35DE" w:rsidRPr="00C3080F">
          <w:rPr>
            <w:rStyle w:val="Hyperlink"/>
          </w:rPr>
          <w:t>Element 4: Maintain fast food outlet</w:t>
        </w:r>
        <w:r w:rsidR="00AF35DE">
          <w:rPr>
            <w:webHidden/>
          </w:rPr>
          <w:tab/>
        </w:r>
        <w:r>
          <w:rPr>
            <w:webHidden/>
          </w:rPr>
          <w:fldChar w:fldCharType="begin"/>
        </w:r>
        <w:r w:rsidR="00AF35DE">
          <w:rPr>
            <w:webHidden/>
          </w:rPr>
          <w:instrText xml:space="preserve"> PAGEREF _Toc346252811 \h </w:instrText>
        </w:r>
        <w:r>
          <w:rPr>
            <w:webHidden/>
          </w:rPr>
        </w:r>
        <w:r>
          <w:rPr>
            <w:webHidden/>
          </w:rPr>
          <w:fldChar w:fldCharType="separate"/>
        </w:r>
        <w:r w:rsidR="00AF35DE">
          <w:rPr>
            <w:webHidden/>
          </w:rPr>
          <w:t>55</w:t>
        </w:r>
        <w:r>
          <w:rPr>
            <w:webHidden/>
          </w:rPr>
          <w:fldChar w:fldCharType="end"/>
        </w:r>
      </w:hyperlink>
    </w:p>
    <w:p w:rsidR="00AF35DE" w:rsidRDefault="00313E08">
      <w:pPr>
        <w:pStyle w:val="TOC1"/>
        <w:rPr>
          <w:rFonts w:asciiTheme="minorHAnsi" w:hAnsiTheme="minorHAnsi"/>
          <w:lang w:val="en-US" w:eastAsia="en-US"/>
        </w:rPr>
      </w:pPr>
      <w:hyperlink w:anchor="_Toc346252812" w:history="1">
        <w:r w:rsidR="00AF35DE" w:rsidRPr="00C3080F">
          <w:rPr>
            <w:rStyle w:val="Hyperlink"/>
          </w:rPr>
          <w:t>Element 5: Store food items</w:t>
        </w:r>
        <w:r w:rsidR="00AF35DE">
          <w:rPr>
            <w:webHidden/>
          </w:rPr>
          <w:tab/>
        </w:r>
        <w:r>
          <w:rPr>
            <w:webHidden/>
          </w:rPr>
          <w:fldChar w:fldCharType="begin"/>
        </w:r>
        <w:r w:rsidR="00AF35DE">
          <w:rPr>
            <w:webHidden/>
          </w:rPr>
          <w:instrText xml:space="preserve"> PAGEREF _Toc346252812 \h </w:instrText>
        </w:r>
        <w:r>
          <w:rPr>
            <w:webHidden/>
          </w:rPr>
        </w:r>
        <w:r>
          <w:rPr>
            <w:webHidden/>
          </w:rPr>
          <w:fldChar w:fldCharType="separate"/>
        </w:r>
        <w:r w:rsidR="00AF35DE">
          <w:rPr>
            <w:webHidden/>
          </w:rPr>
          <w:t>69</w:t>
        </w:r>
        <w:r>
          <w:rPr>
            <w:webHidden/>
          </w:rPr>
          <w:fldChar w:fldCharType="end"/>
        </w:r>
      </w:hyperlink>
    </w:p>
    <w:p w:rsidR="00AF35DE" w:rsidRDefault="00313E08">
      <w:pPr>
        <w:pStyle w:val="TOC1"/>
        <w:rPr>
          <w:rFonts w:asciiTheme="minorHAnsi" w:hAnsiTheme="minorHAnsi"/>
          <w:lang w:val="en-US" w:eastAsia="en-US"/>
        </w:rPr>
      </w:pPr>
      <w:hyperlink w:anchor="_Toc346252813" w:history="1">
        <w:r w:rsidR="00AF35DE" w:rsidRPr="00C3080F">
          <w:rPr>
            <w:rStyle w:val="Hyperlink"/>
          </w:rPr>
          <w:t>Presentation of written work</w:t>
        </w:r>
        <w:r w:rsidR="00AF35DE">
          <w:rPr>
            <w:webHidden/>
          </w:rPr>
          <w:tab/>
        </w:r>
        <w:r>
          <w:rPr>
            <w:webHidden/>
          </w:rPr>
          <w:fldChar w:fldCharType="begin"/>
        </w:r>
        <w:r w:rsidR="00AF35DE">
          <w:rPr>
            <w:webHidden/>
          </w:rPr>
          <w:instrText xml:space="preserve"> PAGEREF _Toc346252813 \h </w:instrText>
        </w:r>
        <w:r>
          <w:rPr>
            <w:webHidden/>
          </w:rPr>
        </w:r>
        <w:r>
          <w:rPr>
            <w:webHidden/>
          </w:rPr>
          <w:fldChar w:fldCharType="separate"/>
        </w:r>
        <w:r w:rsidR="00AF35DE">
          <w:rPr>
            <w:webHidden/>
          </w:rPr>
          <w:t>81</w:t>
        </w:r>
        <w:r>
          <w:rPr>
            <w:webHidden/>
          </w:rPr>
          <w:fldChar w:fldCharType="end"/>
        </w:r>
      </w:hyperlink>
    </w:p>
    <w:p w:rsidR="00AF35DE" w:rsidRDefault="00313E08">
      <w:pPr>
        <w:pStyle w:val="TOC1"/>
        <w:rPr>
          <w:rFonts w:asciiTheme="minorHAnsi" w:hAnsiTheme="minorHAnsi"/>
          <w:lang w:val="en-US" w:eastAsia="en-US"/>
        </w:rPr>
      </w:pPr>
      <w:hyperlink w:anchor="_Toc346252814" w:history="1">
        <w:r w:rsidR="00AF35DE" w:rsidRPr="00C3080F">
          <w:rPr>
            <w:rStyle w:val="Hyperlink"/>
          </w:rPr>
          <w:t>Recommended reading</w:t>
        </w:r>
        <w:r w:rsidR="00AF35DE">
          <w:rPr>
            <w:webHidden/>
          </w:rPr>
          <w:tab/>
        </w:r>
        <w:r>
          <w:rPr>
            <w:webHidden/>
          </w:rPr>
          <w:fldChar w:fldCharType="begin"/>
        </w:r>
        <w:r w:rsidR="00AF35DE">
          <w:rPr>
            <w:webHidden/>
          </w:rPr>
          <w:instrText xml:space="preserve"> PAGEREF _Toc346252814 \h </w:instrText>
        </w:r>
        <w:r>
          <w:rPr>
            <w:webHidden/>
          </w:rPr>
        </w:r>
        <w:r>
          <w:rPr>
            <w:webHidden/>
          </w:rPr>
          <w:fldChar w:fldCharType="separate"/>
        </w:r>
        <w:r w:rsidR="00AF35DE">
          <w:rPr>
            <w:webHidden/>
          </w:rPr>
          <w:t>83</w:t>
        </w:r>
        <w:r>
          <w:rPr>
            <w:webHidden/>
          </w:rPr>
          <w:fldChar w:fldCharType="end"/>
        </w:r>
      </w:hyperlink>
    </w:p>
    <w:p w:rsidR="00AF35DE" w:rsidRDefault="00313E08">
      <w:pPr>
        <w:pStyle w:val="TOC1"/>
        <w:rPr>
          <w:rFonts w:asciiTheme="minorHAnsi" w:hAnsiTheme="minorHAnsi"/>
          <w:lang w:val="en-US" w:eastAsia="en-US"/>
        </w:rPr>
      </w:pPr>
      <w:hyperlink w:anchor="_Toc346252815" w:history="1">
        <w:r w:rsidR="00AF35DE" w:rsidRPr="00C3080F">
          <w:rPr>
            <w:rStyle w:val="Hyperlink"/>
          </w:rPr>
          <w:t>Trainee evaluation sheet</w:t>
        </w:r>
        <w:r w:rsidR="00AF35DE">
          <w:rPr>
            <w:webHidden/>
          </w:rPr>
          <w:tab/>
        </w:r>
        <w:r>
          <w:rPr>
            <w:webHidden/>
          </w:rPr>
          <w:fldChar w:fldCharType="begin"/>
        </w:r>
        <w:r w:rsidR="00AF35DE">
          <w:rPr>
            <w:webHidden/>
          </w:rPr>
          <w:instrText xml:space="preserve"> PAGEREF _Toc346252815 \h </w:instrText>
        </w:r>
        <w:r>
          <w:rPr>
            <w:webHidden/>
          </w:rPr>
        </w:r>
        <w:r>
          <w:rPr>
            <w:webHidden/>
          </w:rPr>
          <w:fldChar w:fldCharType="separate"/>
        </w:r>
        <w:r w:rsidR="00AF35DE">
          <w:rPr>
            <w:webHidden/>
          </w:rPr>
          <w:t>85</w:t>
        </w:r>
        <w:r>
          <w:rPr>
            <w:webHidden/>
          </w:rPr>
          <w:fldChar w:fldCharType="end"/>
        </w:r>
      </w:hyperlink>
    </w:p>
    <w:p w:rsidR="008E7626" w:rsidRPr="00AF35DE" w:rsidRDefault="00313E08" w:rsidP="00643893">
      <w:pPr>
        <w:pStyle w:val="BodyCopy"/>
        <w:outlineLvl w:val="0"/>
        <w:rPr>
          <w:noProof w:val="0"/>
        </w:rPr>
      </w:pPr>
      <w:r w:rsidRPr="00AF35DE">
        <w:rPr>
          <w:noProof w:val="0"/>
        </w:rPr>
        <w:fldChar w:fldCharType="end"/>
      </w:r>
    </w:p>
    <w:p w:rsidR="008E7626" w:rsidRPr="00AF35DE" w:rsidRDefault="008E7626" w:rsidP="008E7626">
      <w:pPr>
        <w:pStyle w:val="BodyCopy"/>
        <w:rPr>
          <w:noProof w:val="0"/>
        </w:rPr>
      </w:pPr>
    </w:p>
    <w:p w:rsidR="008E7626" w:rsidRPr="00AF35DE" w:rsidRDefault="008E7626">
      <w:pPr>
        <w:rPr>
          <w:rFonts w:ascii="Verdana" w:eastAsia="Calibri" w:hAnsi="Verdana" w:cs="Calibri"/>
          <w:szCs w:val="16"/>
          <w:lang w:eastAsia="ar-SA"/>
        </w:rPr>
      </w:pPr>
      <w:r w:rsidRPr="00AF35DE">
        <w:br w:type="page"/>
      </w:r>
    </w:p>
    <w:p w:rsidR="008E7626" w:rsidRPr="00AF35DE" w:rsidRDefault="008E7626" w:rsidP="008E7626">
      <w:pPr>
        <w:pStyle w:val="BodyCopy"/>
        <w:rPr>
          <w:noProof w:val="0"/>
        </w:rPr>
      </w:pPr>
    </w:p>
    <w:p w:rsidR="008E7626" w:rsidRPr="00AF35DE" w:rsidRDefault="008E7626" w:rsidP="008E7626">
      <w:pPr>
        <w:pStyle w:val="BodyCopy"/>
        <w:rPr>
          <w:noProof w:val="0"/>
        </w:rPr>
      </w:pPr>
    </w:p>
    <w:p w:rsidR="008E7626" w:rsidRPr="00AF35DE" w:rsidRDefault="008E7626" w:rsidP="008E7626">
      <w:pPr>
        <w:pStyle w:val="BodyCopy"/>
        <w:rPr>
          <w:noProof w:val="0"/>
        </w:rPr>
        <w:sectPr w:rsidR="008E7626" w:rsidRPr="00AF35DE" w:rsidSect="00DC584E">
          <w:footerReference w:type="even" r:id="rId22"/>
          <w:footerReference w:type="default" r:id="rId23"/>
          <w:pgSz w:w="11906" w:h="16838" w:code="9"/>
          <w:pgMar w:top="1440" w:right="1440" w:bottom="1440" w:left="1701" w:header="709" w:footer="398" w:gutter="0"/>
          <w:cols w:space="708"/>
          <w:docGrid w:linePitch="360"/>
        </w:sectPr>
      </w:pPr>
    </w:p>
    <w:p w:rsidR="00DC584E" w:rsidRPr="00AF35DE" w:rsidRDefault="00DC584E" w:rsidP="00DC584E">
      <w:pPr>
        <w:pStyle w:val="Heading1"/>
      </w:pPr>
      <w:bookmarkStart w:id="3" w:name="_Toc334515496"/>
      <w:bookmarkStart w:id="4" w:name="_Toc346252803"/>
      <w:r w:rsidRPr="00AF35DE">
        <w:lastRenderedPageBreak/>
        <w:t>Introduction to trainee manual</w:t>
      </w:r>
      <w:bookmarkEnd w:id="3"/>
      <w:bookmarkEnd w:id="4"/>
    </w:p>
    <w:p w:rsidR="00DC584E" w:rsidRPr="00AF35DE" w:rsidRDefault="00DC584E" w:rsidP="00DC584E">
      <w:pPr>
        <w:pStyle w:val="Heading3"/>
      </w:pPr>
      <w:r w:rsidRPr="00AF35DE">
        <w:t>To the Trainee</w:t>
      </w:r>
    </w:p>
    <w:p w:rsidR="00DC584E" w:rsidRPr="00AF35DE" w:rsidRDefault="00DC584E" w:rsidP="00DC584E">
      <w:pPr>
        <w:pStyle w:val="BodyCopy"/>
        <w:rPr>
          <w:noProof w:val="0"/>
        </w:rPr>
      </w:pPr>
      <w:r w:rsidRPr="00AF35DE">
        <w:rPr>
          <w:noProof w:val="0"/>
        </w:rPr>
        <w:t>Congratulations on joining this course. This Trainee Manual is one part of a ‘toolbox’ which is a resource provided to trainees, trainers and assessors to help you become competent in various areas of your work.</w:t>
      </w:r>
    </w:p>
    <w:p w:rsidR="00DC584E" w:rsidRPr="00AF35DE" w:rsidRDefault="00DC584E" w:rsidP="00DC584E">
      <w:pPr>
        <w:pStyle w:val="BodyCopy"/>
        <w:rPr>
          <w:noProof w:val="0"/>
        </w:rPr>
      </w:pPr>
      <w:r w:rsidRPr="00AF35DE">
        <w:rPr>
          <w:noProof w:val="0"/>
        </w:rPr>
        <w:t>The ‘toolbox’ consists of three elements:</w:t>
      </w:r>
    </w:p>
    <w:p w:rsidR="00DC584E" w:rsidRPr="00AF35DE" w:rsidRDefault="00DC584E" w:rsidP="00DC584E">
      <w:pPr>
        <w:pStyle w:val="Bullet1"/>
      </w:pPr>
      <w:r w:rsidRPr="00AF35DE">
        <w:t>A Trainee Manual for you to read and study at home or in class</w:t>
      </w:r>
    </w:p>
    <w:p w:rsidR="00DC584E" w:rsidRPr="00AF35DE" w:rsidRDefault="00DC584E" w:rsidP="00DC584E">
      <w:pPr>
        <w:pStyle w:val="Bullet1"/>
      </w:pPr>
      <w:r w:rsidRPr="00AF35DE">
        <w:t>A Trainer Guide with Power Point slides to help your Trainer explain the content of the training material and provide class activities to help with practice</w:t>
      </w:r>
    </w:p>
    <w:p w:rsidR="00DC584E" w:rsidRPr="00AF35DE" w:rsidRDefault="00DC584E" w:rsidP="00DC584E">
      <w:pPr>
        <w:pStyle w:val="Bullet1"/>
      </w:pPr>
      <w:r w:rsidRPr="00AF35DE">
        <w:t>An Assessment Manual which provides your Assessor with oral and written questions and other assessment tasks to establish whether or not you have achieved competency.</w:t>
      </w:r>
    </w:p>
    <w:p w:rsidR="00DC584E" w:rsidRPr="00AF35DE" w:rsidRDefault="00DC584E" w:rsidP="00DC584E">
      <w:pPr>
        <w:pStyle w:val="BodyCopy"/>
        <w:rPr>
          <w:noProof w:val="0"/>
        </w:rPr>
      </w:pPr>
      <w:r w:rsidRPr="00AF35DE">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DC584E" w:rsidRPr="00AF35DE" w:rsidRDefault="00DC584E" w:rsidP="00DC584E">
      <w:pPr>
        <w:pStyle w:val="BodyCopy"/>
        <w:rPr>
          <w:noProof w:val="0"/>
        </w:rPr>
      </w:pPr>
      <w:r w:rsidRPr="00AF35DE">
        <w:rPr>
          <w:noProof w:val="0"/>
        </w:rPr>
        <w:t>What is the CBT and CBA system and why has it been adopted by ASEAN?</w:t>
      </w:r>
    </w:p>
    <w:p w:rsidR="00DC584E" w:rsidRPr="00AF35DE" w:rsidRDefault="00DC584E" w:rsidP="00DC584E">
      <w:pPr>
        <w:pStyle w:val="BodyCopy"/>
        <w:rPr>
          <w:noProof w:val="0"/>
        </w:rPr>
      </w:pPr>
      <w:r w:rsidRPr="00AF35DE">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AF35DE">
        <w:rPr>
          <w:noProof w:val="0"/>
        </w:rPr>
        <w:t>trainees</w:t>
      </w:r>
      <w:proofErr w:type="gramEnd"/>
      <w:r w:rsidRPr="00AF35DE">
        <w:rPr>
          <w:noProof w:val="0"/>
        </w:rPr>
        <w:t xml:space="preserve"> chances of obtaining employment.</w:t>
      </w:r>
    </w:p>
    <w:p w:rsidR="00DC584E" w:rsidRPr="00AF35DE" w:rsidRDefault="00DC584E" w:rsidP="00DC584E">
      <w:pPr>
        <w:pStyle w:val="BodyCopy"/>
        <w:rPr>
          <w:noProof w:val="0"/>
        </w:rPr>
      </w:pPr>
      <w:r w:rsidRPr="00AF35DE">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DC584E" w:rsidRPr="00AF35DE" w:rsidRDefault="00DC584E" w:rsidP="00DC584E">
      <w:pPr>
        <w:pStyle w:val="BodyCopy"/>
        <w:rPr>
          <w:noProof w:val="0"/>
        </w:rPr>
      </w:pPr>
      <w:r w:rsidRPr="00AF35DE">
        <w:rPr>
          <w:noProof w:val="0"/>
        </w:rPr>
        <w:t>What is a competency standard?</w:t>
      </w:r>
    </w:p>
    <w:p w:rsidR="00DC584E" w:rsidRPr="00AF35DE" w:rsidRDefault="00DC584E" w:rsidP="00DC584E">
      <w:pPr>
        <w:pStyle w:val="BodyCopy"/>
        <w:rPr>
          <w:noProof w:val="0"/>
        </w:rPr>
      </w:pPr>
      <w:r w:rsidRPr="00AF35DE">
        <w:rPr>
          <w:noProof w:val="0"/>
        </w:rPr>
        <w:t>Competency standards are descriptions of the skills and knowledge required to perform a task or activity at the level of a required standard.</w:t>
      </w:r>
    </w:p>
    <w:p w:rsidR="00DC584E" w:rsidRPr="00AF35DE" w:rsidRDefault="00DC584E" w:rsidP="00DC584E">
      <w:pPr>
        <w:pStyle w:val="BodyCopy"/>
        <w:rPr>
          <w:noProof w:val="0"/>
        </w:rPr>
      </w:pPr>
      <w:r w:rsidRPr="00AF35DE">
        <w:rPr>
          <w:noProof w:val="0"/>
        </w:rPr>
        <w:t>242 competency standards for the tourism and hospitality industries throughout the ASEAN region have been developed to cover all the knowledge, skills and attitudes required to work in the following occupational areas:</w:t>
      </w:r>
    </w:p>
    <w:p w:rsidR="00DC584E" w:rsidRPr="00AF35DE" w:rsidRDefault="00DC584E" w:rsidP="00DC584E">
      <w:pPr>
        <w:pStyle w:val="Bullet1"/>
      </w:pPr>
      <w:r w:rsidRPr="00AF35DE">
        <w:t>Housekeeping</w:t>
      </w:r>
    </w:p>
    <w:p w:rsidR="00DC584E" w:rsidRPr="00AF35DE" w:rsidRDefault="00DC584E" w:rsidP="00DC584E">
      <w:pPr>
        <w:pStyle w:val="Bullet1"/>
      </w:pPr>
      <w:r w:rsidRPr="00AF35DE">
        <w:t>Food Production</w:t>
      </w:r>
    </w:p>
    <w:p w:rsidR="00DC584E" w:rsidRPr="00AF35DE" w:rsidRDefault="00DC584E" w:rsidP="00DC584E">
      <w:pPr>
        <w:pStyle w:val="Bullet1"/>
      </w:pPr>
      <w:r w:rsidRPr="00AF35DE">
        <w:t>Food and Beverage Service</w:t>
      </w:r>
    </w:p>
    <w:p w:rsidR="00DC584E" w:rsidRPr="00AF35DE" w:rsidRDefault="00DC584E" w:rsidP="00DC584E">
      <w:pPr>
        <w:pStyle w:val="Bullet1"/>
      </w:pPr>
      <w:r w:rsidRPr="00AF35DE">
        <w:lastRenderedPageBreak/>
        <w:t>Front Office</w:t>
      </w:r>
    </w:p>
    <w:p w:rsidR="00DC584E" w:rsidRPr="00AF35DE" w:rsidRDefault="00DC584E" w:rsidP="00DC584E">
      <w:pPr>
        <w:pStyle w:val="Bullet1"/>
      </w:pPr>
      <w:r w:rsidRPr="00AF35DE">
        <w:t>Travel Agencies</w:t>
      </w:r>
    </w:p>
    <w:p w:rsidR="00DC584E" w:rsidRPr="00AF35DE" w:rsidRDefault="00DC584E" w:rsidP="00DC584E">
      <w:pPr>
        <w:pStyle w:val="Bullet1"/>
      </w:pPr>
      <w:r w:rsidRPr="00AF35DE">
        <w:t>Tour Operations.</w:t>
      </w:r>
    </w:p>
    <w:p w:rsidR="00DC584E" w:rsidRPr="00AF35DE" w:rsidRDefault="00DC584E" w:rsidP="00DC584E">
      <w:pPr>
        <w:pStyle w:val="BodyCopy"/>
        <w:rPr>
          <w:noProof w:val="0"/>
        </w:rPr>
      </w:pPr>
      <w:r w:rsidRPr="00AF35DE">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DC584E" w:rsidRPr="00AF35DE" w:rsidRDefault="00DC584E" w:rsidP="00DC584E">
      <w:pPr>
        <w:pStyle w:val="BodyCopy"/>
        <w:rPr>
          <w:noProof w:val="0"/>
        </w:rPr>
      </w:pPr>
      <w:r w:rsidRPr="00AF35DE">
        <w:rPr>
          <w:noProof w:val="0"/>
        </w:rPr>
        <w:t>There are other components of the competency standard:</w:t>
      </w:r>
    </w:p>
    <w:p w:rsidR="00DC584E" w:rsidRPr="00AF35DE" w:rsidRDefault="00DC584E" w:rsidP="00DC584E">
      <w:pPr>
        <w:pStyle w:val="Bullet1"/>
      </w:pPr>
      <w:r w:rsidRPr="00AF35DE">
        <w:rPr>
          <w:i/>
        </w:rPr>
        <w:t xml:space="preserve">Unit Title: </w:t>
      </w:r>
      <w:r w:rsidRPr="00AF35DE">
        <w:t>statement about what is to be done in the workplace</w:t>
      </w:r>
    </w:p>
    <w:p w:rsidR="00DC584E" w:rsidRPr="00AF35DE" w:rsidRDefault="00DC584E" w:rsidP="00DC584E">
      <w:pPr>
        <w:pStyle w:val="Bullet1"/>
      </w:pPr>
      <w:r w:rsidRPr="00AF35DE">
        <w:rPr>
          <w:i/>
        </w:rPr>
        <w:t xml:space="preserve">Unit Number: </w:t>
      </w:r>
      <w:r w:rsidRPr="00AF35DE">
        <w:t>unique number identifying the particular competency</w:t>
      </w:r>
    </w:p>
    <w:p w:rsidR="00DC584E" w:rsidRPr="00AF35DE" w:rsidRDefault="00DC584E" w:rsidP="00DC584E">
      <w:pPr>
        <w:pStyle w:val="Bullet1"/>
      </w:pPr>
      <w:r w:rsidRPr="00AF35DE">
        <w:rPr>
          <w:i/>
        </w:rPr>
        <w:t xml:space="preserve">Nominal hours: </w:t>
      </w:r>
      <w:r w:rsidRPr="00AF35D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DC584E" w:rsidRPr="00AF35DE" w:rsidRDefault="00DC584E" w:rsidP="00DC584E">
      <w:pPr>
        <w:pStyle w:val="BodyCopy"/>
        <w:rPr>
          <w:noProof w:val="0"/>
        </w:rPr>
      </w:pPr>
      <w:r w:rsidRPr="00AF35DE">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DC584E" w:rsidRPr="00AF35DE" w:rsidRDefault="00DC584E" w:rsidP="00DC584E">
      <w:pPr>
        <w:pStyle w:val="BodyCopy"/>
        <w:rPr>
          <w:noProof w:val="0"/>
        </w:rPr>
      </w:pPr>
      <w:r w:rsidRPr="00AF35DE">
        <w:rPr>
          <w:noProof w:val="0"/>
        </w:rPr>
        <w:t>Your trainer and/or assessor may use other methods to assess you such as:</w:t>
      </w:r>
    </w:p>
    <w:p w:rsidR="00DC584E" w:rsidRPr="00AF35DE" w:rsidRDefault="00DC584E" w:rsidP="00DC584E">
      <w:pPr>
        <w:pStyle w:val="Bullet1"/>
      </w:pPr>
      <w:r w:rsidRPr="00AF35DE">
        <w:t>Journals</w:t>
      </w:r>
    </w:p>
    <w:p w:rsidR="00DC584E" w:rsidRPr="00AF35DE" w:rsidRDefault="00DC584E" w:rsidP="00DC584E">
      <w:pPr>
        <w:pStyle w:val="Bullet1"/>
      </w:pPr>
      <w:r w:rsidRPr="00AF35DE">
        <w:t>Oral presentations</w:t>
      </w:r>
    </w:p>
    <w:p w:rsidR="00DC584E" w:rsidRPr="00AF35DE" w:rsidRDefault="00DC584E" w:rsidP="00DC584E">
      <w:pPr>
        <w:pStyle w:val="Bullet1"/>
      </w:pPr>
      <w:r w:rsidRPr="00AF35DE">
        <w:t>Role plays</w:t>
      </w:r>
    </w:p>
    <w:p w:rsidR="00DC584E" w:rsidRPr="00AF35DE" w:rsidRDefault="00DC584E" w:rsidP="00DC584E">
      <w:pPr>
        <w:pStyle w:val="Bullet1"/>
      </w:pPr>
      <w:r w:rsidRPr="00AF35DE">
        <w:t>Log books</w:t>
      </w:r>
    </w:p>
    <w:p w:rsidR="00DC584E" w:rsidRPr="00AF35DE" w:rsidRDefault="00DC584E" w:rsidP="00DC584E">
      <w:pPr>
        <w:pStyle w:val="Bullet1"/>
      </w:pPr>
      <w:r w:rsidRPr="00AF35DE">
        <w:t>Group projects</w:t>
      </w:r>
    </w:p>
    <w:p w:rsidR="00DC584E" w:rsidRPr="00AF35DE" w:rsidRDefault="00DC584E" w:rsidP="00DC584E">
      <w:pPr>
        <w:pStyle w:val="Bullet1"/>
      </w:pPr>
      <w:r w:rsidRPr="00AF35DE">
        <w:t>Practical demonstrations.</w:t>
      </w:r>
    </w:p>
    <w:p w:rsidR="00DC584E" w:rsidRPr="00AF35DE" w:rsidRDefault="00DC584E" w:rsidP="00DC584E">
      <w:pPr>
        <w:pStyle w:val="BodyCopy"/>
        <w:rPr>
          <w:noProof w:val="0"/>
        </w:rPr>
      </w:pPr>
      <w:r w:rsidRPr="00AF35DE">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DC584E" w:rsidRPr="00AF35DE" w:rsidRDefault="00DC584E" w:rsidP="00DC584E">
      <w:pPr>
        <w:pStyle w:val="BodyCopy"/>
        <w:rPr>
          <w:noProof w:val="0"/>
          <w:lang w:eastAsia="en-AU"/>
        </w:rPr>
      </w:pPr>
    </w:p>
    <w:p w:rsidR="00DC584E" w:rsidRPr="00AF35DE" w:rsidRDefault="00DC584E" w:rsidP="00DC584E">
      <w:pPr>
        <w:pStyle w:val="BodyCopy"/>
        <w:rPr>
          <w:noProof w:val="0"/>
          <w:lang w:eastAsia="en-AU"/>
        </w:rPr>
      </w:pPr>
    </w:p>
    <w:p w:rsidR="00DC584E" w:rsidRPr="00AF35DE" w:rsidRDefault="00DC584E" w:rsidP="00DC584E">
      <w:pPr>
        <w:pStyle w:val="BodyCopy"/>
        <w:rPr>
          <w:noProof w:val="0"/>
          <w:lang w:eastAsia="en-AU"/>
        </w:rPr>
        <w:sectPr w:rsidR="00DC584E" w:rsidRPr="00AF35DE" w:rsidSect="00DC584E">
          <w:headerReference w:type="even" r:id="rId24"/>
          <w:headerReference w:type="default" r:id="rId25"/>
          <w:footerReference w:type="even" r:id="rId26"/>
          <w:footerReference w:type="default" r:id="rId27"/>
          <w:pgSz w:w="11906" w:h="16838" w:code="9"/>
          <w:pgMar w:top="1440" w:right="1440" w:bottom="1440" w:left="1701" w:header="709" w:footer="24" w:gutter="0"/>
          <w:pgNumType w:start="1"/>
          <w:cols w:space="708"/>
          <w:docGrid w:linePitch="360"/>
        </w:sectPr>
      </w:pPr>
    </w:p>
    <w:p w:rsidR="00E952B0" w:rsidRPr="00AF35DE" w:rsidRDefault="00E71DE9" w:rsidP="00E71DE9">
      <w:pPr>
        <w:pStyle w:val="Heading1"/>
      </w:pPr>
      <w:bookmarkStart w:id="5" w:name="_Toc346252804"/>
      <w:r w:rsidRPr="00AF35DE">
        <w:lastRenderedPageBreak/>
        <w:t>Unit descript</w:t>
      </w:r>
      <w:r w:rsidR="00B957A8" w:rsidRPr="00AF35DE">
        <w:t>or</w:t>
      </w:r>
      <w:bookmarkEnd w:id="5"/>
    </w:p>
    <w:p w:rsidR="00B07E5C" w:rsidRPr="00AF35DE" w:rsidRDefault="00313E08" w:rsidP="00B07E5C">
      <w:pPr>
        <w:pStyle w:val="BodyCopyBold"/>
        <w:rPr>
          <w:noProof w:val="0"/>
        </w:rPr>
      </w:pPr>
      <w:fldSimple w:instr=" REF  ModuleName  \* MERGEFORMAT ">
        <w:sdt>
          <w:sdtPr>
            <w:rPr>
              <w:rFonts w:eastAsia="Times New Roman"/>
              <w:noProof w:val="0"/>
              <w:kern w:val="28"/>
              <w:lang w:eastAsia="en-US"/>
            </w:rPr>
            <w:alias w:val="Title"/>
            <w:tag w:val="Title"/>
            <w:id w:val="1179597"/>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rPr>
                <w:rFonts w:eastAsia="Times New Roman"/>
                <w:noProof w:val="0"/>
                <w:kern w:val="28"/>
                <w:lang w:eastAsia="en-US"/>
              </w:rPr>
              <w:t>Operate a fast food outlet</w:t>
            </w:r>
          </w:sdtContent>
        </w:sdt>
      </w:fldSimple>
    </w:p>
    <w:p w:rsidR="00E952B0" w:rsidRPr="00AF35DE" w:rsidRDefault="00E952B0" w:rsidP="00E952B0">
      <w:pPr>
        <w:pStyle w:val="BodyCopy"/>
        <w:rPr>
          <w:noProof w:val="0"/>
        </w:rPr>
      </w:pPr>
      <w:r w:rsidRPr="00AF35DE">
        <w:rPr>
          <w:noProof w:val="0"/>
        </w:rPr>
        <w:t xml:space="preserve">This unit deals with the skills and knowledge required to </w:t>
      </w:r>
      <w:r w:rsidR="00313E08" w:rsidRPr="00AF35DE">
        <w:rPr>
          <w:noProof w:val="0"/>
        </w:rPr>
        <w:fldChar w:fldCharType="begin"/>
      </w:r>
      <w:r w:rsidR="0053596B" w:rsidRPr="00AF35DE">
        <w:rPr>
          <w:noProof w:val="0"/>
        </w:rPr>
        <w:instrText xml:space="preserve"> REF  ModuleName </w:instrText>
      </w:r>
      <w:r w:rsidR="00313E08" w:rsidRPr="00AF35DE">
        <w:rPr>
          <w:noProof w:val="0"/>
        </w:rPr>
        <w:fldChar w:fldCharType="separate"/>
      </w:r>
      <w:sdt>
        <w:sdtPr>
          <w:rPr>
            <w:noProof w:val="0"/>
          </w:rPr>
          <w:alias w:val="Title"/>
          <w:tag w:val="Title"/>
          <w:id w:val="1179598"/>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rPr>
              <w:noProof w:val="0"/>
            </w:rPr>
            <w:t>Operate a fast food outlet</w:t>
          </w:r>
        </w:sdtContent>
      </w:sdt>
      <w:r w:rsidR="00313E08" w:rsidRPr="00AF35DE">
        <w:rPr>
          <w:noProof w:val="0"/>
        </w:rPr>
        <w:fldChar w:fldCharType="end"/>
      </w:r>
      <w:r w:rsidR="00B07E5C" w:rsidRPr="00AF35DE">
        <w:rPr>
          <w:noProof w:val="0"/>
        </w:rPr>
        <w:t xml:space="preserve"> </w:t>
      </w:r>
      <w:r w:rsidRPr="00AF35DE">
        <w:rPr>
          <w:noProof w:val="0"/>
        </w:rPr>
        <w:t>in a range of settings within the hotel and travel industries workplace context.</w:t>
      </w:r>
    </w:p>
    <w:p w:rsidR="003C7D19" w:rsidRPr="00AF35DE" w:rsidRDefault="003C7D19" w:rsidP="003C7D19">
      <w:pPr>
        <w:pStyle w:val="BodyCopy"/>
        <w:rPr>
          <w:b/>
          <w:noProof w:val="0"/>
        </w:rPr>
      </w:pPr>
      <w:r w:rsidRPr="00AF35DE">
        <w:rPr>
          <w:b/>
          <w:noProof w:val="0"/>
        </w:rPr>
        <w:t xml:space="preserve">Unit Code: </w:t>
      </w:r>
    </w:p>
    <w:p w:rsidR="00727235" w:rsidRPr="00AF35DE" w:rsidRDefault="00313E08" w:rsidP="003C7D19">
      <w:pPr>
        <w:pStyle w:val="BodyCopy"/>
        <w:rPr>
          <w:b/>
          <w:noProof w:val="0"/>
        </w:rPr>
      </w:pPr>
      <w:r w:rsidRPr="00AF35DE">
        <w:rPr>
          <w:b/>
          <w:noProof w:val="0"/>
        </w:rPr>
        <w:fldChar w:fldCharType="begin"/>
      </w:r>
      <w:r w:rsidR="00727235" w:rsidRPr="00AF35DE">
        <w:rPr>
          <w:b/>
          <w:noProof w:val="0"/>
        </w:rPr>
        <w:instrText xml:space="preserve"> REF  UnitCode </w:instrText>
      </w:r>
      <w:r w:rsidRPr="00AF35DE">
        <w:rPr>
          <w:b/>
          <w:noProof w:val="0"/>
        </w:rPr>
        <w:fldChar w:fldCharType="separate"/>
      </w:r>
      <w:sdt>
        <w:sdtPr>
          <w:rPr>
            <w:noProof w:val="0"/>
          </w:rPr>
          <w:alias w:val="Unit Code"/>
          <w:tag w:val="Unit Code"/>
          <w:id w:val="1179599"/>
          <w:lock w:val="sdtLocked"/>
          <w:placeholder>
            <w:docPart w:val="0F12D28150D34947B77B6E66D5E27933"/>
          </w:placeholder>
        </w:sdtPr>
        <w:sdtContent>
          <w:r w:rsidR="00AF35DE" w:rsidRPr="00AF35DE">
            <w:rPr>
              <w:noProof w:val="0"/>
            </w:rPr>
            <w:t>D1.HCA.CL3.05</w:t>
          </w:r>
        </w:sdtContent>
      </w:sdt>
      <w:r w:rsidRPr="00AF35DE">
        <w:rPr>
          <w:b/>
          <w:noProof w:val="0"/>
        </w:rPr>
        <w:fldChar w:fldCharType="end"/>
      </w:r>
    </w:p>
    <w:p w:rsidR="003C7D19" w:rsidRPr="00AF35DE" w:rsidRDefault="003C7D19" w:rsidP="003C7D19">
      <w:pPr>
        <w:pStyle w:val="BodyCopy"/>
        <w:rPr>
          <w:b/>
          <w:noProof w:val="0"/>
        </w:rPr>
      </w:pPr>
      <w:r w:rsidRPr="00AF35DE">
        <w:rPr>
          <w:b/>
          <w:noProof w:val="0"/>
        </w:rPr>
        <w:t>Nominal Hours:</w:t>
      </w:r>
    </w:p>
    <w:p w:rsidR="003C7D19" w:rsidRPr="00AF35DE" w:rsidRDefault="0048074F" w:rsidP="003C7D19">
      <w:pPr>
        <w:pStyle w:val="BodyCopy"/>
        <w:rPr>
          <w:noProof w:val="0"/>
        </w:rPr>
      </w:pPr>
      <w:r w:rsidRPr="00AF35DE">
        <w:rPr>
          <w:noProof w:val="0"/>
        </w:rPr>
        <w:t>45</w:t>
      </w:r>
      <w:r w:rsidR="003C7D19" w:rsidRPr="00AF35DE">
        <w:rPr>
          <w:noProof w:val="0"/>
        </w:rPr>
        <w:t xml:space="preserve"> hours</w:t>
      </w:r>
    </w:p>
    <w:p w:rsidR="00E952B0" w:rsidRPr="00AF35DE" w:rsidRDefault="00E952B0" w:rsidP="0048074F">
      <w:pPr>
        <w:pStyle w:val="Heading3"/>
      </w:pPr>
      <w:r w:rsidRPr="00AF35DE">
        <w:t xml:space="preserve">Element 1: </w:t>
      </w:r>
      <w:bookmarkStart w:id="6" w:name="Element1"/>
      <w:sdt>
        <w:sdtPr>
          <w:alias w:val="Element 1"/>
          <w:tag w:val="Element 1"/>
          <w:id w:val="83089941"/>
          <w:lock w:val="sdtLocked"/>
          <w:placeholder>
            <w:docPart w:val="DefaultPlaceholder_22675703"/>
          </w:placeholder>
        </w:sdtPr>
        <w:sdtContent>
          <w:r w:rsidR="0048074F" w:rsidRPr="00AF35DE">
            <w:t>Plan for fast food production</w:t>
          </w:r>
        </w:sdtContent>
      </w:sdt>
      <w:bookmarkEnd w:id="6"/>
    </w:p>
    <w:p w:rsidR="00E952B0" w:rsidRPr="00AF35DE" w:rsidRDefault="00E952B0" w:rsidP="00305692">
      <w:pPr>
        <w:pStyle w:val="BodyCopyBold"/>
        <w:rPr>
          <w:noProof w:val="0"/>
        </w:rPr>
      </w:pPr>
      <w:r w:rsidRPr="00AF35DE">
        <w:rPr>
          <w:noProof w:val="0"/>
        </w:rPr>
        <w:t>Performance Criteria</w:t>
      </w:r>
    </w:p>
    <w:p w:rsidR="00E952B0" w:rsidRPr="00AF35DE" w:rsidRDefault="00E952B0" w:rsidP="0048074F">
      <w:pPr>
        <w:pStyle w:val="BodyCopyIndent"/>
        <w:rPr>
          <w:noProof w:val="0"/>
        </w:rPr>
      </w:pPr>
      <w:r w:rsidRPr="00AF35DE">
        <w:rPr>
          <w:noProof w:val="0"/>
        </w:rPr>
        <w:t>1.1</w:t>
      </w:r>
      <w:r w:rsidRPr="00AF35DE">
        <w:rPr>
          <w:noProof w:val="0"/>
        </w:rPr>
        <w:tab/>
      </w:r>
      <w:bookmarkStart w:id="7" w:name="Criteria11"/>
      <w:sdt>
        <w:sdtPr>
          <w:rPr>
            <w:noProof w:val="0"/>
          </w:rPr>
          <w:alias w:val="Criteria 1.1"/>
          <w:tag w:val="Insert Criteria 1.1"/>
          <w:id w:val="83089944"/>
          <w:lock w:val="sdtLocked"/>
          <w:placeholder>
            <w:docPart w:val="DefaultPlaceholder_22675703"/>
          </w:placeholder>
        </w:sdtPr>
        <w:sdtContent>
          <w:r w:rsidR="0048074F" w:rsidRPr="00AF35DE">
            <w:rPr>
              <w:noProof w:val="0"/>
            </w:rPr>
            <w:t>Identify large and small equipment requirements for menu and volume</w:t>
          </w:r>
        </w:sdtContent>
      </w:sdt>
      <w:bookmarkEnd w:id="7"/>
    </w:p>
    <w:p w:rsidR="00305692" w:rsidRPr="00AF35DE" w:rsidRDefault="00E952B0" w:rsidP="0048074F">
      <w:pPr>
        <w:pStyle w:val="BodyCopyIndent"/>
        <w:rPr>
          <w:noProof w:val="0"/>
        </w:rPr>
      </w:pPr>
      <w:r w:rsidRPr="00AF35DE">
        <w:rPr>
          <w:noProof w:val="0"/>
        </w:rPr>
        <w:t>1.2</w:t>
      </w:r>
      <w:r w:rsidRPr="00AF35DE">
        <w:rPr>
          <w:noProof w:val="0"/>
        </w:rPr>
        <w:tab/>
      </w:r>
      <w:bookmarkStart w:id="8" w:name="Criteria12"/>
      <w:sdt>
        <w:sdtPr>
          <w:rPr>
            <w:noProof w:val="0"/>
          </w:rPr>
          <w:alias w:val="Criteria 1.2"/>
          <w:tag w:val="Insert Criteria 1.2"/>
          <w:id w:val="83089950"/>
          <w:lock w:val="sdtLocked"/>
          <w:placeholder>
            <w:docPart w:val="DefaultPlaceholder_22675703"/>
          </w:placeholder>
        </w:sdtPr>
        <w:sdtContent>
          <w:r w:rsidR="0048074F" w:rsidRPr="00AF35DE">
            <w:rPr>
              <w:noProof w:val="0"/>
            </w:rPr>
            <w:t>Identify staff requirements</w:t>
          </w:r>
        </w:sdtContent>
      </w:sdt>
      <w:bookmarkEnd w:id="8"/>
    </w:p>
    <w:p w:rsidR="00305692" w:rsidRPr="00AF35DE" w:rsidRDefault="00E952B0" w:rsidP="0048074F">
      <w:pPr>
        <w:pStyle w:val="BodyCopyIndent"/>
        <w:rPr>
          <w:noProof w:val="0"/>
        </w:rPr>
      </w:pPr>
      <w:r w:rsidRPr="00AF35DE">
        <w:rPr>
          <w:noProof w:val="0"/>
        </w:rPr>
        <w:t>1.3</w:t>
      </w:r>
      <w:r w:rsidRPr="00AF35DE">
        <w:rPr>
          <w:noProof w:val="0"/>
        </w:rPr>
        <w:tab/>
      </w:r>
      <w:bookmarkStart w:id="9" w:name="Criteria13"/>
      <w:sdt>
        <w:sdtPr>
          <w:rPr>
            <w:noProof w:val="0"/>
          </w:rPr>
          <w:alias w:val="Criteria 1.3"/>
          <w:tag w:val="Insert Criteria 1.3"/>
          <w:id w:val="83089954"/>
          <w:lock w:val="sdtLocked"/>
          <w:placeholder>
            <w:docPart w:val="DefaultPlaceholder_22675703"/>
          </w:placeholder>
        </w:sdtPr>
        <w:sdtContent>
          <w:r w:rsidR="0048074F" w:rsidRPr="00AF35DE">
            <w:rPr>
              <w:noProof w:val="0"/>
            </w:rPr>
            <w:t>Plan a menu to meet establishment and client requirements</w:t>
          </w:r>
        </w:sdtContent>
      </w:sdt>
      <w:bookmarkEnd w:id="9"/>
    </w:p>
    <w:p w:rsidR="00305692" w:rsidRPr="00AF35DE" w:rsidRDefault="00E952B0" w:rsidP="0048074F">
      <w:pPr>
        <w:pStyle w:val="BodyCopyIndent"/>
        <w:rPr>
          <w:noProof w:val="0"/>
        </w:rPr>
      </w:pPr>
      <w:r w:rsidRPr="00AF35DE">
        <w:rPr>
          <w:noProof w:val="0"/>
        </w:rPr>
        <w:t>1.4</w:t>
      </w:r>
      <w:r w:rsidRPr="00AF35DE">
        <w:rPr>
          <w:noProof w:val="0"/>
        </w:rPr>
        <w:tab/>
      </w:r>
      <w:bookmarkStart w:id="10" w:name="Criteria14"/>
      <w:sdt>
        <w:sdtPr>
          <w:rPr>
            <w:noProof w:val="0"/>
          </w:rPr>
          <w:alias w:val="Criteria 1.4"/>
          <w:tag w:val="Insert Criteria 1.4"/>
          <w:id w:val="83089957"/>
          <w:lock w:val="sdtLocked"/>
          <w:placeholder>
            <w:docPart w:val="DefaultPlaceholder_22675703"/>
          </w:placeholder>
        </w:sdtPr>
        <w:sdtContent>
          <w:r w:rsidR="0048074F" w:rsidRPr="00AF35DE">
            <w:rPr>
              <w:noProof w:val="0"/>
            </w:rPr>
            <w:t>Plan workflow and production schedules</w:t>
          </w:r>
        </w:sdtContent>
      </w:sdt>
      <w:bookmarkEnd w:id="10"/>
    </w:p>
    <w:p w:rsidR="00305692" w:rsidRPr="00AF35DE" w:rsidRDefault="00E952B0" w:rsidP="0048074F">
      <w:pPr>
        <w:pStyle w:val="BodyCopyIndent"/>
        <w:rPr>
          <w:noProof w:val="0"/>
        </w:rPr>
      </w:pPr>
      <w:r w:rsidRPr="00AF35DE">
        <w:rPr>
          <w:noProof w:val="0"/>
        </w:rPr>
        <w:t>1.5</w:t>
      </w:r>
      <w:r w:rsidRPr="00AF35DE">
        <w:rPr>
          <w:noProof w:val="0"/>
        </w:rPr>
        <w:tab/>
      </w:r>
      <w:bookmarkStart w:id="11" w:name="Criteria15"/>
      <w:sdt>
        <w:sdtPr>
          <w:rPr>
            <w:noProof w:val="0"/>
          </w:rPr>
          <w:alias w:val="Criteria 1.5"/>
          <w:tag w:val="Insert Criteria 1.5"/>
          <w:id w:val="83089961"/>
          <w:lock w:val="sdtLocked"/>
          <w:placeholder>
            <w:docPart w:val="DefaultPlaceholder_22675703"/>
          </w:placeholder>
        </w:sdtPr>
        <w:sdtContent>
          <w:r w:rsidR="0048074F" w:rsidRPr="00AF35DE">
            <w:rPr>
              <w:noProof w:val="0"/>
            </w:rPr>
            <w:t>Prepare standard recipes for menu items</w:t>
          </w:r>
        </w:sdtContent>
      </w:sdt>
      <w:bookmarkEnd w:id="11"/>
    </w:p>
    <w:p w:rsidR="00E952B0" w:rsidRPr="00AF35DE" w:rsidRDefault="00E952B0" w:rsidP="00E952B0">
      <w:pPr>
        <w:pStyle w:val="Heading3"/>
      </w:pPr>
      <w:r w:rsidRPr="00AF35DE">
        <w:t xml:space="preserve">Element 2: </w:t>
      </w:r>
      <w:bookmarkStart w:id="12" w:name="Element2"/>
      <w:sdt>
        <w:sdtPr>
          <w:alias w:val="Element 2"/>
          <w:tag w:val="Element 2"/>
          <w:id w:val="83089997"/>
          <w:lock w:val="sdtLocked"/>
          <w:placeholder>
            <w:docPart w:val="DefaultPlaceholder_22675703"/>
          </w:placeholder>
        </w:sdtPr>
        <w:sdtContent>
          <w:r w:rsidR="0048074F" w:rsidRPr="00AF35DE">
            <w:t>Prepare, cook and hold items for fast food outlet</w:t>
          </w:r>
        </w:sdtContent>
      </w:sdt>
      <w:bookmarkEnd w:id="12"/>
    </w:p>
    <w:p w:rsidR="00E952B0" w:rsidRPr="00AF35DE" w:rsidRDefault="00E952B0" w:rsidP="00E952B0">
      <w:pPr>
        <w:pStyle w:val="BodyCopy"/>
        <w:rPr>
          <w:b/>
          <w:noProof w:val="0"/>
        </w:rPr>
      </w:pPr>
      <w:r w:rsidRPr="00AF35DE">
        <w:rPr>
          <w:b/>
          <w:noProof w:val="0"/>
        </w:rPr>
        <w:t>Performance Criteria</w:t>
      </w:r>
    </w:p>
    <w:p w:rsidR="00E952B0" w:rsidRPr="00AF35DE" w:rsidRDefault="00E952B0" w:rsidP="0048074F">
      <w:pPr>
        <w:pStyle w:val="BodyCopyIndent"/>
        <w:rPr>
          <w:noProof w:val="0"/>
        </w:rPr>
      </w:pPr>
      <w:r w:rsidRPr="00AF35DE">
        <w:rPr>
          <w:noProof w:val="0"/>
        </w:rPr>
        <w:t>2.1</w:t>
      </w:r>
      <w:r w:rsidRPr="00AF35DE">
        <w:rPr>
          <w:noProof w:val="0"/>
        </w:rPr>
        <w:tab/>
      </w:r>
      <w:bookmarkStart w:id="13" w:name="Criteria21"/>
      <w:sdt>
        <w:sdtPr>
          <w:rPr>
            <w:noProof w:val="0"/>
          </w:rPr>
          <w:alias w:val="Criteria 2.1"/>
          <w:tag w:val="Criteria 2.1"/>
          <w:id w:val="83090002"/>
          <w:lock w:val="sdtLocked"/>
          <w:placeholder>
            <w:docPart w:val="DefaultPlaceholder_22675703"/>
          </w:placeholder>
        </w:sdtPr>
        <w:sdtContent>
          <w:r w:rsidR="0048074F" w:rsidRPr="00AF35DE">
            <w:rPr>
              <w:noProof w:val="0"/>
            </w:rPr>
            <w:t xml:space="preserve">Use appropriate preparation and cooking methods </w:t>
          </w:r>
        </w:sdtContent>
      </w:sdt>
      <w:bookmarkEnd w:id="13"/>
    </w:p>
    <w:p w:rsidR="00E952B0" w:rsidRPr="00AF35DE" w:rsidRDefault="00E952B0" w:rsidP="0048074F">
      <w:pPr>
        <w:pStyle w:val="BodyCopyIndent"/>
        <w:rPr>
          <w:noProof w:val="0"/>
        </w:rPr>
      </w:pPr>
      <w:r w:rsidRPr="00AF35DE">
        <w:rPr>
          <w:noProof w:val="0"/>
        </w:rPr>
        <w:t>2.2</w:t>
      </w:r>
      <w:r w:rsidRPr="00AF35DE">
        <w:rPr>
          <w:noProof w:val="0"/>
        </w:rPr>
        <w:tab/>
      </w:r>
      <w:bookmarkStart w:id="14" w:name="Criteria22"/>
      <w:sdt>
        <w:sdtPr>
          <w:rPr>
            <w:noProof w:val="0"/>
          </w:rPr>
          <w:alias w:val="Criteria2.2"/>
          <w:tag w:val="Criteria2.2"/>
          <w:id w:val="83090016"/>
          <w:lock w:val="sdtLocked"/>
          <w:placeholder>
            <w:docPart w:val="DefaultPlaceholder_22675703"/>
          </w:placeholder>
        </w:sdtPr>
        <w:sdtContent>
          <w:r w:rsidR="0048074F" w:rsidRPr="00AF35DE">
            <w:rPr>
              <w:noProof w:val="0"/>
            </w:rPr>
            <w:t>Use appropriate equipment</w:t>
          </w:r>
        </w:sdtContent>
      </w:sdt>
      <w:bookmarkEnd w:id="14"/>
    </w:p>
    <w:p w:rsidR="00E952B0" w:rsidRPr="00AF35DE" w:rsidRDefault="00E952B0" w:rsidP="0048074F">
      <w:pPr>
        <w:pStyle w:val="BodyCopyIndent"/>
        <w:rPr>
          <w:noProof w:val="0"/>
        </w:rPr>
      </w:pPr>
      <w:r w:rsidRPr="00AF35DE">
        <w:rPr>
          <w:noProof w:val="0"/>
        </w:rPr>
        <w:t>2.3</w:t>
      </w:r>
      <w:r w:rsidRPr="00AF35DE">
        <w:rPr>
          <w:noProof w:val="0"/>
        </w:rPr>
        <w:tab/>
      </w:r>
      <w:bookmarkStart w:id="15"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48074F" w:rsidRPr="00AF35DE">
            <w:rPr>
              <w:noProof w:val="0"/>
            </w:rPr>
            <w:t>Follow food safety requirements</w:t>
          </w:r>
        </w:sdtContent>
      </w:sdt>
      <w:bookmarkEnd w:id="15"/>
    </w:p>
    <w:p w:rsidR="00E952B0" w:rsidRPr="00AF35DE" w:rsidRDefault="00E952B0" w:rsidP="0048074F">
      <w:pPr>
        <w:pStyle w:val="BodyCopyIndent"/>
        <w:rPr>
          <w:noProof w:val="0"/>
        </w:rPr>
      </w:pPr>
      <w:r w:rsidRPr="00AF35DE">
        <w:rPr>
          <w:noProof w:val="0"/>
        </w:rPr>
        <w:t>2.4</w:t>
      </w:r>
      <w:r w:rsidRPr="00AF35DE">
        <w:rPr>
          <w:noProof w:val="0"/>
        </w:rPr>
        <w:tab/>
      </w:r>
      <w:bookmarkStart w:id="16" w:name="Criteria24"/>
      <w:sdt>
        <w:sdtPr>
          <w:rPr>
            <w:noProof w:val="0"/>
          </w:rPr>
          <w:alias w:val="Insert Criteria 2.4"/>
          <w:tag w:val="Insert Criteria 2.4"/>
          <w:id w:val="83090024"/>
          <w:lock w:val="sdtLocked"/>
          <w:placeholder>
            <w:docPart w:val="DefaultPlaceholder_22675703"/>
          </w:placeholder>
        </w:sdtPr>
        <w:sdtContent>
          <w:r w:rsidR="0048074F" w:rsidRPr="00AF35DE">
            <w:rPr>
              <w:noProof w:val="0"/>
            </w:rPr>
            <w:t>Hold menu items</w:t>
          </w:r>
        </w:sdtContent>
      </w:sdt>
      <w:bookmarkEnd w:id="16"/>
    </w:p>
    <w:p w:rsidR="00E952B0" w:rsidRPr="00AF35DE" w:rsidRDefault="00E952B0" w:rsidP="0048074F">
      <w:pPr>
        <w:pStyle w:val="BodyCopyIndent"/>
        <w:rPr>
          <w:noProof w:val="0"/>
        </w:rPr>
      </w:pPr>
      <w:r w:rsidRPr="00AF35DE">
        <w:rPr>
          <w:noProof w:val="0"/>
        </w:rPr>
        <w:t>2.5</w:t>
      </w:r>
      <w:r w:rsidRPr="00AF35DE">
        <w:rPr>
          <w:noProof w:val="0"/>
        </w:rPr>
        <w:tab/>
      </w:r>
      <w:bookmarkStart w:id="17" w:name="Criteria25"/>
      <w:sdt>
        <w:sdtPr>
          <w:rPr>
            <w:noProof w:val="0"/>
          </w:rPr>
          <w:alias w:val="Criteria 2.5"/>
          <w:tag w:val="Criteria 2.5"/>
          <w:id w:val="83090028"/>
          <w:lock w:val="sdtLocked"/>
          <w:placeholder>
            <w:docPart w:val="DefaultPlaceholder_22675703"/>
          </w:placeholder>
        </w:sdtPr>
        <w:sdtContent>
          <w:r w:rsidR="0048074F" w:rsidRPr="00AF35DE">
            <w:rPr>
              <w:noProof w:val="0"/>
            </w:rPr>
            <w:t>Reheat menu items</w:t>
          </w:r>
        </w:sdtContent>
      </w:sdt>
      <w:bookmarkEnd w:id="17"/>
    </w:p>
    <w:p w:rsidR="00305692" w:rsidRPr="00AF35DE" w:rsidRDefault="00305692" w:rsidP="0048074F">
      <w:pPr>
        <w:pStyle w:val="Heading3"/>
      </w:pPr>
      <w:r w:rsidRPr="00AF35DE">
        <w:t xml:space="preserve">Element 3: </w:t>
      </w:r>
      <w:bookmarkStart w:id="18" w:name="Element3"/>
      <w:sdt>
        <w:sdtPr>
          <w:alias w:val="Element 3"/>
          <w:tag w:val="Element 3"/>
          <w:id w:val="83090210"/>
          <w:lock w:val="sdtLocked"/>
          <w:placeholder>
            <w:docPart w:val="DefaultPlaceholder_22675703"/>
          </w:placeholder>
        </w:sdtPr>
        <w:sdtContent>
          <w:r w:rsidR="0048074F" w:rsidRPr="00AF35DE">
            <w:t>Provide fast food service</w:t>
          </w:r>
        </w:sdtContent>
      </w:sdt>
      <w:bookmarkEnd w:id="18"/>
    </w:p>
    <w:p w:rsidR="00305692" w:rsidRPr="00AF35DE" w:rsidRDefault="00305692" w:rsidP="00305692">
      <w:pPr>
        <w:pStyle w:val="BodyCopy"/>
        <w:rPr>
          <w:b/>
          <w:noProof w:val="0"/>
        </w:rPr>
      </w:pPr>
      <w:r w:rsidRPr="00AF35DE">
        <w:rPr>
          <w:b/>
          <w:noProof w:val="0"/>
        </w:rPr>
        <w:t>Performance Criteria</w:t>
      </w:r>
    </w:p>
    <w:p w:rsidR="00305692" w:rsidRPr="00AF35DE" w:rsidRDefault="00305692" w:rsidP="0048074F">
      <w:pPr>
        <w:pStyle w:val="BodyCopyIndent"/>
        <w:rPr>
          <w:noProof w:val="0"/>
        </w:rPr>
      </w:pPr>
      <w:r w:rsidRPr="00AF35DE">
        <w:rPr>
          <w:noProof w:val="0"/>
        </w:rPr>
        <w:t>3.1</w:t>
      </w:r>
      <w:r w:rsidRPr="00AF35DE">
        <w:rPr>
          <w:noProof w:val="0"/>
        </w:rPr>
        <w:tab/>
      </w:r>
      <w:bookmarkStart w:id="19" w:name="Criteria31"/>
      <w:sdt>
        <w:sdtPr>
          <w:rPr>
            <w:noProof w:val="0"/>
          </w:rPr>
          <w:alias w:val="Criteria 3.1"/>
          <w:tag w:val="Criteria 3.1"/>
          <w:id w:val="83090154"/>
          <w:lock w:val="sdtLocked"/>
          <w:placeholder>
            <w:docPart w:val="DefaultPlaceholder_22675703"/>
          </w:placeholder>
        </w:sdtPr>
        <w:sdtContent>
          <w:r w:rsidR="0048074F" w:rsidRPr="00AF35DE">
            <w:rPr>
              <w:noProof w:val="0"/>
            </w:rPr>
            <w:t>Serve and present food items in line with customer volume</w:t>
          </w:r>
        </w:sdtContent>
      </w:sdt>
      <w:bookmarkEnd w:id="19"/>
    </w:p>
    <w:p w:rsidR="00305692" w:rsidRPr="00AF35DE" w:rsidRDefault="00305692" w:rsidP="0048074F">
      <w:pPr>
        <w:pStyle w:val="BodyCopyIndent"/>
        <w:rPr>
          <w:noProof w:val="0"/>
        </w:rPr>
      </w:pPr>
      <w:r w:rsidRPr="00AF35DE">
        <w:rPr>
          <w:noProof w:val="0"/>
        </w:rPr>
        <w:t>3.2</w:t>
      </w:r>
      <w:r w:rsidRPr="00AF35DE">
        <w:rPr>
          <w:noProof w:val="0"/>
        </w:rPr>
        <w:tab/>
      </w:r>
      <w:bookmarkStart w:id="20" w:name="Criteria32"/>
      <w:sdt>
        <w:sdtPr>
          <w:rPr>
            <w:noProof w:val="0"/>
          </w:rPr>
          <w:alias w:val="Insert Criteria 3.2"/>
          <w:tag w:val="Insert Criteria 3.2"/>
          <w:id w:val="83090158"/>
          <w:lock w:val="sdtLocked"/>
          <w:placeholder>
            <w:docPart w:val="DefaultPlaceholder_22675703"/>
          </w:placeholder>
        </w:sdtPr>
        <w:sdtContent>
          <w:r w:rsidR="0048074F" w:rsidRPr="00AF35DE">
            <w:rPr>
              <w:noProof w:val="0"/>
            </w:rPr>
            <w:t>Maintain a clean customer service area</w:t>
          </w:r>
        </w:sdtContent>
      </w:sdt>
      <w:bookmarkEnd w:id="20"/>
    </w:p>
    <w:p w:rsidR="0048074F" w:rsidRPr="00AF35DE" w:rsidRDefault="0048074F">
      <w:pPr>
        <w:rPr>
          <w:rFonts w:ascii="Helvetica" w:eastAsiaTheme="majorEastAsia" w:hAnsi="Helvetica" w:cstheme="majorBidi"/>
          <w:b/>
          <w:bCs/>
          <w:color w:val="0000FF"/>
          <w:sz w:val="28"/>
        </w:rPr>
      </w:pPr>
      <w:r w:rsidRPr="00AF35DE">
        <w:br w:type="page"/>
      </w:r>
    </w:p>
    <w:p w:rsidR="000D3B99" w:rsidRPr="00AF35DE" w:rsidRDefault="000D3B99" w:rsidP="0048074F">
      <w:pPr>
        <w:pStyle w:val="Heading3"/>
      </w:pPr>
      <w:r w:rsidRPr="00AF35DE">
        <w:lastRenderedPageBreak/>
        <w:t xml:space="preserve">Element 4: </w:t>
      </w:r>
      <w:bookmarkStart w:id="21" w:name="Element4"/>
      <w:sdt>
        <w:sdtPr>
          <w:alias w:val="Element 4"/>
          <w:id w:val="83090238"/>
          <w:lock w:val="sdtLocked"/>
          <w:placeholder>
            <w:docPart w:val="DefaultPlaceholder_22675703"/>
          </w:placeholder>
        </w:sdtPr>
        <w:sdtContent>
          <w:r w:rsidR="0048074F" w:rsidRPr="00AF35DE">
            <w:t>Maintain fast food outlet</w:t>
          </w:r>
        </w:sdtContent>
      </w:sdt>
      <w:bookmarkEnd w:id="21"/>
    </w:p>
    <w:p w:rsidR="000D3B99" w:rsidRPr="00AF35DE" w:rsidRDefault="000D3B99" w:rsidP="000D3B99">
      <w:pPr>
        <w:pStyle w:val="BodyCopy"/>
        <w:rPr>
          <w:b/>
          <w:noProof w:val="0"/>
        </w:rPr>
      </w:pPr>
      <w:r w:rsidRPr="00AF35DE">
        <w:rPr>
          <w:b/>
          <w:noProof w:val="0"/>
        </w:rPr>
        <w:t>Performance Criteria</w:t>
      </w:r>
    </w:p>
    <w:p w:rsidR="000D3B99" w:rsidRPr="00AF35DE" w:rsidRDefault="000D3B99" w:rsidP="0048074F">
      <w:pPr>
        <w:pStyle w:val="BodyCopyIndent"/>
        <w:rPr>
          <w:noProof w:val="0"/>
        </w:rPr>
      </w:pPr>
      <w:r w:rsidRPr="00AF35DE">
        <w:rPr>
          <w:noProof w:val="0"/>
        </w:rPr>
        <w:t>4.1</w:t>
      </w:r>
      <w:r w:rsidRPr="00AF35DE">
        <w:rPr>
          <w:noProof w:val="0"/>
        </w:rPr>
        <w:tab/>
      </w:r>
      <w:bookmarkStart w:id="22" w:name="Criteria41"/>
      <w:sdt>
        <w:sdtPr>
          <w:rPr>
            <w:noProof w:val="0"/>
            <w:highlight w:val="yellow"/>
          </w:rPr>
          <w:alias w:val="Criteria 4.1"/>
          <w:tag w:val="Criteria 4.1"/>
          <w:id w:val="83090241"/>
          <w:lock w:val="sdtLocked"/>
          <w:placeholder>
            <w:docPart w:val="DefaultPlaceholder_22675703"/>
          </w:placeholder>
        </w:sdtPr>
        <w:sdtContent>
          <w:r w:rsidR="0048074F" w:rsidRPr="00AF35DE">
            <w:rPr>
              <w:noProof w:val="0"/>
            </w:rPr>
            <w:t>Clean fast food area in line with establishment and equipment requirements</w:t>
          </w:r>
        </w:sdtContent>
      </w:sdt>
      <w:bookmarkEnd w:id="22"/>
    </w:p>
    <w:p w:rsidR="000D3B99" w:rsidRPr="00AF35DE" w:rsidRDefault="000D3B99" w:rsidP="0048074F">
      <w:pPr>
        <w:pStyle w:val="BodyCopyIndent"/>
        <w:rPr>
          <w:noProof w:val="0"/>
        </w:rPr>
      </w:pPr>
      <w:r w:rsidRPr="00AF35DE">
        <w:rPr>
          <w:noProof w:val="0"/>
        </w:rPr>
        <w:t>4.2</w:t>
      </w:r>
      <w:r w:rsidRPr="00AF35DE">
        <w:rPr>
          <w:noProof w:val="0"/>
        </w:rPr>
        <w:tab/>
      </w:r>
      <w:bookmarkStart w:id="23" w:name="Criteria42"/>
      <w:sdt>
        <w:sdtPr>
          <w:rPr>
            <w:noProof w:val="0"/>
            <w:highlight w:val="yellow"/>
          </w:rPr>
          <w:alias w:val="Criteria 4.2"/>
          <w:tag w:val="Criteria 4.2"/>
          <w:id w:val="83090245"/>
          <w:lock w:val="sdtLocked"/>
          <w:placeholder>
            <w:docPart w:val="DefaultPlaceholder_22675703"/>
          </w:placeholder>
        </w:sdtPr>
        <w:sdtContent>
          <w:r w:rsidR="0048074F" w:rsidRPr="00AF35DE">
            <w:rPr>
              <w:noProof w:val="0"/>
            </w:rPr>
            <w:t>Undertake stock control and reordering processes</w:t>
          </w:r>
        </w:sdtContent>
      </w:sdt>
      <w:bookmarkEnd w:id="23"/>
    </w:p>
    <w:p w:rsidR="000D3B99" w:rsidRPr="00AF35DE" w:rsidRDefault="000D3B99" w:rsidP="0048074F">
      <w:pPr>
        <w:pStyle w:val="BodyCopyIndent"/>
        <w:rPr>
          <w:noProof w:val="0"/>
        </w:rPr>
      </w:pPr>
      <w:r w:rsidRPr="00AF35DE">
        <w:rPr>
          <w:noProof w:val="0"/>
        </w:rPr>
        <w:t>4.3</w:t>
      </w:r>
      <w:r w:rsidRPr="00AF35DE">
        <w:rPr>
          <w:noProof w:val="0"/>
        </w:rPr>
        <w:tab/>
      </w:r>
      <w:bookmarkStart w:id="24" w:name="Criteria43"/>
      <w:sdt>
        <w:sdtPr>
          <w:rPr>
            <w:noProof w:val="0"/>
            <w:highlight w:val="yellow"/>
          </w:rPr>
          <w:alias w:val="Criteria 4.3"/>
          <w:tag w:val="Criteria 4.3"/>
          <w:id w:val="83090249"/>
          <w:lock w:val="sdtLocked"/>
          <w:placeholder>
            <w:docPart w:val="DefaultPlaceholder_22675703"/>
          </w:placeholder>
        </w:sdtPr>
        <w:sdtContent>
          <w:r w:rsidR="0048074F" w:rsidRPr="00AF35DE">
            <w:rPr>
              <w:noProof w:val="0"/>
            </w:rPr>
            <w:t>Identify and report maintenance issues to appropriate personnel</w:t>
          </w:r>
        </w:sdtContent>
      </w:sdt>
      <w:bookmarkEnd w:id="24"/>
    </w:p>
    <w:p w:rsidR="000D3B99" w:rsidRPr="00AF35DE" w:rsidRDefault="000D3B99" w:rsidP="0048074F">
      <w:pPr>
        <w:pStyle w:val="Heading3"/>
      </w:pPr>
      <w:r w:rsidRPr="00AF35DE">
        <w:t xml:space="preserve">Element 5: </w:t>
      </w:r>
      <w:bookmarkStart w:id="25" w:name="Element5"/>
      <w:sdt>
        <w:sdtPr>
          <w:alias w:val="Element 5"/>
          <w:tag w:val="Element 5"/>
          <w:id w:val="83090300"/>
          <w:lock w:val="sdtLocked"/>
          <w:placeholder>
            <w:docPart w:val="DefaultPlaceholder_22675703"/>
          </w:placeholder>
        </w:sdtPr>
        <w:sdtContent>
          <w:r w:rsidR="0048074F" w:rsidRPr="00AF35DE">
            <w:t>Store food items</w:t>
          </w:r>
        </w:sdtContent>
      </w:sdt>
      <w:bookmarkEnd w:id="25"/>
    </w:p>
    <w:p w:rsidR="000D3B99" w:rsidRPr="00AF35DE" w:rsidRDefault="000D3B99" w:rsidP="000D3B99">
      <w:pPr>
        <w:pStyle w:val="BodyCopy"/>
        <w:rPr>
          <w:b/>
          <w:noProof w:val="0"/>
        </w:rPr>
      </w:pPr>
      <w:r w:rsidRPr="00AF35DE">
        <w:rPr>
          <w:b/>
          <w:noProof w:val="0"/>
        </w:rPr>
        <w:t>Performance Criteria</w:t>
      </w:r>
    </w:p>
    <w:p w:rsidR="000D3B99" w:rsidRPr="00AF35DE" w:rsidRDefault="000D3B99" w:rsidP="0048074F">
      <w:pPr>
        <w:pStyle w:val="BodyCopyIndent"/>
        <w:rPr>
          <w:noProof w:val="0"/>
        </w:rPr>
      </w:pPr>
      <w:r w:rsidRPr="00AF35DE">
        <w:rPr>
          <w:noProof w:val="0"/>
        </w:rPr>
        <w:t>5.1</w:t>
      </w:r>
      <w:r w:rsidRPr="00AF35DE">
        <w:rPr>
          <w:noProof w:val="0"/>
        </w:rPr>
        <w:tab/>
      </w:r>
      <w:bookmarkStart w:id="26" w:name="Criteria51"/>
      <w:sdt>
        <w:sdtPr>
          <w:rPr>
            <w:noProof w:val="0"/>
            <w:highlight w:val="yellow"/>
          </w:rPr>
          <w:alias w:val="Criteria 5.1"/>
          <w:tag w:val="Criteria 5.1"/>
          <w:id w:val="83090303"/>
          <w:lock w:val="sdtLocked"/>
          <w:placeholder>
            <w:docPart w:val="DefaultPlaceholder_22675703"/>
          </w:placeholder>
        </w:sdtPr>
        <w:sdtContent>
          <w:r w:rsidR="0048074F" w:rsidRPr="00AF35DE">
            <w:rPr>
              <w:noProof w:val="0"/>
            </w:rPr>
            <w:t>Store fresh and/or Cryovac items correctly</w:t>
          </w:r>
        </w:sdtContent>
      </w:sdt>
      <w:bookmarkEnd w:id="26"/>
    </w:p>
    <w:p w:rsidR="000D3B99" w:rsidRPr="00AF35DE" w:rsidRDefault="000D3B99" w:rsidP="0048074F">
      <w:pPr>
        <w:pStyle w:val="BodyCopyIndent"/>
        <w:rPr>
          <w:noProof w:val="0"/>
        </w:rPr>
      </w:pPr>
      <w:r w:rsidRPr="00AF35DE">
        <w:rPr>
          <w:noProof w:val="0"/>
        </w:rPr>
        <w:t>5.2</w:t>
      </w:r>
      <w:r w:rsidRPr="00AF35DE">
        <w:rPr>
          <w:noProof w:val="0"/>
        </w:rPr>
        <w:tab/>
      </w:r>
      <w:bookmarkStart w:id="27" w:name="Criteria52"/>
      <w:sdt>
        <w:sdtPr>
          <w:rPr>
            <w:noProof w:val="0"/>
            <w:highlight w:val="yellow"/>
          </w:rPr>
          <w:alias w:val="Criteria 5.2"/>
          <w:tag w:val="Criteria 5.2"/>
          <w:id w:val="83090307"/>
          <w:lock w:val="sdtLocked"/>
          <w:placeholder>
            <w:docPart w:val="DefaultPlaceholder_22675703"/>
          </w:placeholder>
        </w:sdtPr>
        <w:sdtContent>
          <w:r w:rsidR="0048074F" w:rsidRPr="00AF35DE">
            <w:rPr>
              <w:noProof w:val="0"/>
            </w:rPr>
            <w:t>Prepare and maintain correct thawing of food items</w:t>
          </w:r>
        </w:sdtContent>
      </w:sdt>
      <w:bookmarkEnd w:id="27"/>
    </w:p>
    <w:p w:rsidR="000D3B99" w:rsidRPr="00AF35DE" w:rsidRDefault="000D3B99" w:rsidP="0048074F">
      <w:pPr>
        <w:pStyle w:val="BodyCopyIndent"/>
        <w:rPr>
          <w:noProof w:val="0"/>
        </w:rPr>
      </w:pPr>
      <w:r w:rsidRPr="00AF35DE">
        <w:rPr>
          <w:noProof w:val="0"/>
        </w:rPr>
        <w:t>5.3</w:t>
      </w:r>
      <w:r w:rsidRPr="00AF35DE">
        <w:rPr>
          <w:noProof w:val="0"/>
        </w:rPr>
        <w:tab/>
      </w:r>
      <w:bookmarkStart w:id="28" w:name="Criteria53"/>
      <w:sdt>
        <w:sdtPr>
          <w:rPr>
            <w:noProof w:val="0"/>
            <w:highlight w:val="yellow"/>
          </w:rPr>
          <w:alias w:val="Criteria 5.3"/>
          <w:tag w:val="Criteria 5.3"/>
          <w:id w:val="83090311"/>
          <w:lock w:val="sdtLocked"/>
          <w:placeholder>
            <w:docPart w:val="DefaultPlaceholder_22675703"/>
          </w:placeholder>
        </w:sdtPr>
        <w:sdtContent>
          <w:r w:rsidR="0048074F" w:rsidRPr="00AF35DE">
            <w:rPr>
              <w:noProof w:val="0"/>
            </w:rPr>
            <w:t>Store fast food products appropriately in correct containers</w:t>
          </w:r>
        </w:sdtContent>
      </w:sdt>
      <w:bookmarkEnd w:id="28"/>
    </w:p>
    <w:p w:rsidR="000D3B99" w:rsidRPr="00AF35DE" w:rsidRDefault="000D3B99" w:rsidP="0048074F">
      <w:pPr>
        <w:pStyle w:val="BodyCopyIndent"/>
        <w:rPr>
          <w:noProof w:val="0"/>
        </w:rPr>
      </w:pPr>
      <w:r w:rsidRPr="00AF35DE">
        <w:rPr>
          <w:noProof w:val="0"/>
        </w:rPr>
        <w:t>5.4</w:t>
      </w:r>
      <w:r w:rsidRPr="00AF35DE">
        <w:rPr>
          <w:noProof w:val="0"/>
        </w:rPr>
        <w:tab/>
      </w:r>
      <w:bookmarkStart w:id="29" w:name="Criteria54"/>
      <w:sdt>
        <w:sdtPr>
          <w:rPr>
            <w:noProof w:val="0"/>
            <w:highlight w:val="yellow"/>
          </w:rPr>
          <w:alias w:val="Criteria 5.4"/>
          <w:tag w:val="Criteria 5.4"/>
          <w:id w:val="83090315"/>
          <w:lock w:val="sdtLocked"/>
          <w:placeholder>
            <w:docPart w:val="DefaultPlaceholder_22675703"/>
          </w:placeholder>
        </w:sdtPr>
        <w:sdtContent>
          <w:r w:rsidR="0048074F" w:rsidRPr="00AF35DE">
            <w:rPr>
              <w:noProof w:val="0"/>
            </w:rPr>
            <w:t>Label fast food products correctly</w:t>
          </w:r>
        </w:sdtContent>
      </w:sdt>
      <w:bookmarkEnd w:id="29"/>
    </w:p>
    <w:p w:rsidR="000D3B99" w:rsidRPr="00AF35DE" w:rsidRDefault="000D3B99" w:rsidP="0048074F">
      <w:pPr>
        <w:pStyle w:val="BodyCopyIndent"/>
        <w:rPr>
          <w:noProof w:val="0"/>
        </w:rPr>
      </w:pPr>
      <w:r w:rsidRPr="00AF35DE">
        <w:rPr>
          <w:noProof w:val="0"/>
        </w:rPr>
        <w:t>5.5</w:t>
      </w:r>
      <w:r w:rsidRPr="00AF35DE">
        <w:rPr>
          <w:noProof w:val="0"/>
        </w:rPr>
        <w:tab/>
      </w:r>
      <w:bookmarkStart w:id="30" w:name="Criteria55"/>
      <w:sdt>
        <w:sdtPr>
          <w:rPr>
            <w:noProof w:val="0"/>
            <w:highlight w:val="yellow"/>
          </w:rPr>
          <w:alias w:val="Criteria 5.5"/>
          <w:tag w:val="Criteria 5.5"/>
          <w:id w:val="83090319"/>
          <w:lock w:val="sdtLocked"/>
          <w:placeholder>
            <w:docPart w:val="DefaultPlaceholder_22675703"/>
          </w:placeholder>
        </w:sdtPr>
        <w:sdtContent>
          <w:r w:rsidR="0048074F" w:rsidRPr="00AF35DE">
            <w:rPr>
              <w:noProof w:val="0"/>
            </w:rPr>
            <w:t>Ensure correct conditions are maintained for freshness and quality</w:t>
          </w:r>
        </w:sdtContent>
      </w:sdt>
      <w:bookmarkEnd w:id="30"/>
    </w:p>
    <w:p w:rsidR="0048074F" w:rsidRPr="00AF35DE" w:rsidRDefault="0048074F">
      <w:pPr>
        <w:rPr>
          <w:rFonts w:cs="Times New Roman"/>
          <w:szCs w:val="18"/>
        </w:rPr>
      </w:pPr>
    </w:p>
    <w:p w:rsidR="000D3B99" w:rsidRPr="00AF35DE" w:rsidRDefault="000D3B99" w:rsidP="000D3B99">
      <w:pPr>
        <w:pStyle w:val="BodyCopy"/>
        <w:rPr>
          <w:noProof w:val="0"/>
        </w:rPr>
      </w:pPr>
    </w:p>
    <w:p w:rsidR="00EB39FF" w:rsidRPr="00AF35DE" w:rsidRDefault="00EB39FF">
      <w:pPr>
        <w:rPr>
          <w:rFonts w:cs="Times New Roman"/>
          <w:szCs w:val="18"/>
        </w:rPr>
        <w:sectPr w:rsidR="00EB39FF" w:rsidRPr="00AF35DE" w:rsidSect="002758F8">
          <w:headerReference w:type="even" r:id="rId28"/>
          <w:headerReference w:type="default" r:id="rId29"/>
          <w:pgSz w:w="11906" w:h="16838" w:code="9"/>
          <w:pgMar w:top="1440" w:right="1440" w:bottom="1440" w:left="1701" w:header="709" w:footer="24" w:gutter="0"/>
          <w:cols w:space="708"/>
          <w:docGrid w:linePitch="360"/>
        </w:sectPr>
      </w:pPr>
    </w:p>
    <w:p w:rsidR="000F345B" w:rsidRPr="00AF35DE" w:rsidRDefault="000F345B" w:rsidP="00326643">
      <w:pPr>
        <w:pStyle w:val="Heading1"/>
      </w:pPr>
      <w:bookmarkStart w:id="31" w:name="_Toc346252805"/>
      <w:bookmarkStart w:id="32" w:name="_Toc294862958"/>
      <w:r w:rsidRPr="00AF35DE">
        <w:lastRenderedPageBreak/>
        <w:t>Assessment matrix</w:t>
      </w:r>
      <w:bookmarkEnd w:id="31"/>
    </w:p>
    <w:p w:rsidR="00EF0356" w:rsidRPr="00AF35DE" w:rsidRDefault="00EF0356" w:rsidP="00EE4BDA">
      <w:pPr>
        <w:pStyle w:val="BodyCopy"/>
        <w:rPr>
          <w:b/>
          <w:noProof w:val="0"/>
        </w:rPr>
      </w:pPr>
      <w:r w:rsidRPr="00AF35DE">
        <w:rPr>
          <w:b/>
          <w:noProof w:val="0"/>
        </w:rPr>
        <w:t>Showing mapping of Performance Criteria against Work Projects, Written Questions and Oral Questions</w:t>
      </w:r>
      <w:bookmarkEnd w:id="32"/>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6"/>
        <w:gridCol w:w="14"/>
        <w:gridCol w:w="4362"/>
        <w:gridCol w:w="1251"/>
        <w:gridCol w:w="1328"/>
        <w:gridCol w:w="1194"/>
      </w:tblGrid>
      <w:tr w:rsidR="00BB41F2" w:rsidRPr="00AF35DE" w:rsidTr="00EE4BDA">
        <w:trPr>
          <w:tblHeader/>
        </w:trPr>
        <w:tc>
          <w:tcPr>
            <w:tcW w:w="4982" w:type="dxa"/>
            <w:gridSpan w:val="3"/>
            <w:tcBorders>
              <w:top w:val="nil"/>
              <w:left w:val="nil"/>
              <w:bottom w:val="single" w:sz="4" w:space="0" w:color="auto"/>
            </w:tcBorders>
          </w:tcPr>
          <w:p w:rsidR="00BB41F2" w:rsidRPr="00AF35DE" w:rsidRDefault="00BB41F2" w:rsidP="00044293">
            <w:pPr>
              <w:pStyle w:val="TableHeading"/>
              <w:rPr>
                <w:noProof w:val="0"/>
              </w:rPr>
            </w:pPr>
          </w:p>
        </w:tc>
        <w:tc>
          <w:tcPr>
            <w:tcW w:w="1251" w:type="dxa"/>
            <w:tcBorders>
              <w:bottom w:val="single" w:sz="4" w:space="0" w:color="auto"/>
            </w:tcBorders>
            <w:shd w:val="clear" w:color="auto" w:fill="E36C0A" w:themeFill="accent6" w:themeFillShade="BF"/>
          </w:tcPr>
          <w:p w:rsidR="00BB41F2" w:rsidRPr="00AF35DE" w:rsidRDefault="00BB41F2" w:rsidP="007609E5">
            <w:pPr>
              <w:pStyle w:val="TableHeading"/>
              <w:jc w:val="center"/>
              <w:rPr>
                <w:noProof w:val="0"/>
              </w:rPr>
            </w:pPr>
            <w:r w:rsidRPr="00AF35DE">
              <w:rPr>
                <w:noProof w:val="0"/>
              </w:rPr>
              <w:t>Work Projects</w:t>
            </w:r>
          </w:p>
        </w:tc>
        <w:tc>
          <w:tcPr>
            <w:tcW w:w="1328" w:type="dxa"/>
            <w:tcBorders>
              <w:bottom w:val="single" w:sz="4" w:space="0" w:color="auto"/>
            </w:tcBorders>
            <w:shd w:val="clear" w:color="auto" w:fill="E36C0A" w:themeFill="accent6" w:themeFillShade="BF"/>
          </w:tcPr>
          <w:p w:rsidR="00BB41F2" w:rsidRPr="00AF35DE" w:rsidRDefault="00BB41F2" w:rsidP="007609E5">
            <w:pPr>
              <w:pStyle w:val="TableHeading"/>
              <w:jc w:val="center"/>
              <w:rPr>
                <w:noProof w:val="0"/>
              </w:rPr>
            </w:pPr>
            <w:r w:rsidRPr="00AF35DE">
              <w:rPr>
                <w:noProof w:val="0"/>
              </w:rPr>
              <w:t>Written Questions</w:t>
            </w:r>
          </w:p>
        </w:tc>
        <w:tc>
          <w:tcPr>
            <w:tcW w:w="1194" w:type="dxa"/>
            <w:tcBorders>
              <w:bottom w:val="single" w:sz="4" w:space="0" w:color="auto"/>
            </w:tcBorders>
            <w:shd w:val="clear" w:color="auto" w:fill="E36C0A" w:themeFill="accent6" w:themeFillShade="BF"/>
          </w:tcPr>
          <w:p w:rsidR="00BB41F2" w:rsidRPr="00AF35DE" w:rsidRDefault="00BB41F2" w:rsidP="007609E5">
            <w:pPr>
              <w:pStyle w:val="TableHeading"/>
              <w:jc w:val="center"/>
              <w:rPr>
                <w:noProof w:val="0"/>
              </w:rPr>
            </w:pPr>
            <w:r w:rsidRPr="00AF35DE">
              <w:rPr>
                <w:noProof w:val="0"/>
              </w:rPr>
              <w:t>Oral Questions</w:t>
            </w:r>
          </w:p>
        </w:tc>
      </w:tr>
      <w:tr w:rsidR="00BB41F2" w:rsidRPr="00AF35DE" w:rsidTr="006C2C0E">
        <w:tc>
          <w:tcPr>
            <w:tcW w:w="8755" w:type="dxa"/>
            <w:gridSpan w:val="6"/>
            <w:shd w:val="clear" w:color="auto" w:fill="E36C0A" w:themeFill="accent6" w:themeFillShade="BF"/>
          </w:tcPr>
          <w:p w:rsidR="00BB41F2" w:rsidRPr="00AF35DE" w:rsidRDefault="00BB41F2" w:rsidP="00044293">
            <w:pPr>
              <w:pStyle w:val="TableHeading"/>
              <w:rPr>
                <w:noProof w:val="0"/>
              </w:rPr>
            </w:pPr>
            <w:r w:rsidRPr="00AF35DE">
              <w:rPr>
                <w:noProof w:val="0"/>
              </w:rPr>
              <w:t xml:space="preserve">Element 1: </w:t>
            </w:r>
            <w:r w:rsidR="00313E08" w:rsidRPr="00AF35DE">
              <w:rPr>
                <w:noProof w:val="0"/>
              </w:rPr>
              <w:fldChar w:fldCharType="begin"/>
            </w:r>
            <w:r w:rsidR="00277256" w:rsidRPr="00AF35DE">
              <w:rPr>
                <w:noProof w:val="0"/>
              </w:rPr>
              <w:instrText xml:space="preserve"> REF  Element1 </w:instrText>
            </w:r>
            <w:r w:rsidR="00313E08" w:rsidRPr="00AF35DE">
              <w:rPr>
                <w:noProof w:val="0"/>
              </w:rPr>
              <w:fldChar w:fldCharType="separate"/>
            </w:r>
            <w:sdt>
              <w:sdtPr>
                <w:rPr>
                  <w:noProof w:val="0"/>
                </w:rPr>
                <w:alias w:val="Element 1"/>
                <w:tag w:val="Element 1"/>
                <w:id w:val="1179600"/>
                <w:lock w:val="sdtLocked"/>
                <w:placeholder>
                  <w:docPart w:val="5E84F18190434E3FB48905D880F2685D"/>
                </w:placeholder>
              </w:sdtPr>
              <w:sdtContent>
                <w:r w:rsidR="00AF35DE" w:rsidRPr="00AF35DE">
                  <w:rPr>
                    <w:noProof w:val="0"/>
                  </w:rPr>
                  <w:t>Plan for fast food production</w:t>
                </w:r>
              </w:sdtContent>
            </w:sdt>
            <w:r w:rsidR="00313E08" w:rsidRPr="00AF35DE">
              <w:rPr>
                <w:noProof w:val="0"/>
              </w:rPr>
              <w:fldChar w:fldCharType="end"/>
            </w:r>
          </w:p>
        </w:tc>
      </w:tr>
      <w:tr w:rsidR="00BB41F2" w:rsidRPr="00AF35DE" w:rsidTr="00EE4BDA">
        <w:tc>
          <w:tcPr>
            <w:tcW w:w="606" w:type="dxa"/>
          </w:tcPr>
          <w:p w:rsidR="00BB41F2" w:rsidRPr="00AF35DE" w:rsidRDefault="00BB41F2" w:rsidP="007609E5">
            <w:pPr>
              <w:pStyle w:val="TableText"/>
              <w:rPr>
                <w:noProof w:val="0"/>
              </w:rPr>
            </w:pPr>
            <w:r w:rsidRPr="00AF35DE">
              <w:rPr>
                <w:noProof w:val="0"/>
              </w:rPr>
              <w:t>1.1</w:t>
            </w:r>
          </w:p>
        </w:tc>
        <w:tc>
          <w:tcPr>
            <w:tcW w:w="4376" w:type="dxa"/>
            <w:gridSpan w:val="2"/>
          </w:tcPr>
          <w:p w:rsidR="00297D1F" w:rsidRPr="00AF35DE" w:rsidRDefault="00313E08" w:rsidP="007609E5">
            <w:pPr>
              <w:pStyle w:val="TableText"/>
              <w:rPr>
                <w:noProof w:val="0"/>
              </w:rPr>
            </w:pPr>
            <w:fldSimple w:instr=" REF  Criteria11  \* MERGEFORMAT ">
              <w:sdt>
                <w:sdtPr>
                  <w:rPr>
                    <w:noProof w:val="0"/>
                  </w:rPr>
                  <w:alias w:val="Criteria 1.1"/>
                  <w:tag w:val="Insert Criteria 1.1"/>
                  <w:id w:val="1179601"/>
                  <w:lock w:val="sdtLocked"/>
                  <w:placeholder>
                    <w:docPart w:val="73F682FE8CDC42E985DC049DB6E606CA"/>
                  </w:placeholder>
                </w:sdtPr>
                <w:sdtContent>
                  <w:r w:rsidR="00AF35DE" w:rsidRPr="00AF35DE">
                    <w:rPr>
                      <w:noProof w:val="0"/>
                    </w:rPr>
                    <w:t>Identify large and small equipment requirements for menu and volume</w:t>
                  </w:r>
                </w:sdtContent>
              </w:sdt>
            </w:fldSimple>
          </w:p>
        </w:tc>
        <w:tc>
          <w:tcPr>
            <w:tcW w:w="1251" w:type="dxa"/>
          </w:tcPr>
          <w:p w:rsidR="00BB41F2" w:rsidRPr="00AF35DE" w:rsidRDefault="00E57CF9" w:rsidP="007609E5">
            <w:pPr>
              <w:pStyle w:val="TableText"/>
              <w:jc w:val="center"/>
              <w:rPr>
                <w:noProof w:val="0"/>
              </w:rPr>
            </w:pPr>
            <w:r w:rsidRPr="00AF35DE">
              <w:rPr>
                <w:noProof w:val="0"/>
              </w:rPr>
              <w:t>1.1</w:t>
            </w:r>
          </w:p>
        </w:tc>
        <w:tc>
          <w:tcPr>
            <w:tcW w:w="1328" w:type="dxa"/>
          </w:tcPr>
          <w:p w:rsidR="00BB41F2" w:rsidRPr="00AF35DE" w:rsidRDefault="00E57CF9" w:rsidP="007609E5">
            <w:pPr>
              <w:pStyle w:val="TableText"/>
              <w:jc w:val="center"/>
              <w:rPr>
                <w:noProof w:val="0"/>
              </w:rPr>
            </w:pPr>
            <w:r w:rsidRPr="00AF35DE">
              <w:rPr>
                <w:noProof w:val="0"/>
              </w:rPr>
              <w:t>1, 2</w:t>
            </w:r>
          </w:p>
        </w:tc>
        <w:tc>
          <w:tcPr>
            <w:tcW w:w="1194" w:type="dxa"/>
          </w:tcPr>
          <w:p w:rsidR="00BB41F2" w:rsidRPr="00AF35DE" w:rsidRDefault="00767CF8" w:rsidP="007609E5">
            <w:pPr>
              <w:pStyle w:val="TableText"/>
              <w:jc w:val="center"/>
              <w:rPr>
                <w:noProof w:val="0"/>
              </w:rPr>
            </w:pPr>
            <w:r w:rsidRPr="00AF35DE">
              <w:rPr>
                <w:noProof w:val="0"/>
              </w:rPr>
              <w:t>1</w:t>
            </w:r>
          </w:p>
        </w:tc>
      </w:tr>
      <w:tr w:rsidR="00BB41F2" w:rsidRPr="00AF35DE" w:rsidTr="00EE4BDA">
        <w:tc>
          <w:tcPr>
            <w:tcW w:w="606" w:type="dxa"/>
          </w:tcPr>
          <w:p w:rsidR="00BB41F2" w:rsidRPr="00AF35DE" w:rsidRDefault="00BB41F2" w:rsidP="007609E5">
            <w:pPr>
              <w:pStyle w:val="TableText"/>
              <w:rPr>
                <w:noProof w:val="0"/>
              </w:rPr>
            </w:pPr>
            <w:r w:rsidRPr="00AF35DE">
              <w:rPr>
                <w:noProof w:val="0"/>
              </w:rPr>
              <w:t>1.2</w:t>
            </w:r>
          </w:p>
        </w:tc>
        <w:tc>
          <w:tcPr>
            <w:tcW w:w="4376" w:type="dxa"/>
            <w:gridSpan w:val="2"/>
          </w:tcPr>
          <w:p w:rsidR="006C2C0E" w:rsidRPr="00AF35DE" w:rsidRDefault="00313E08" w:rsidP="007609E5">
            <w:pPr>
              <w:pStyle w:val="TableText"/>
              <w:rPr>
                <w:noProof w:val="0"/>
              </w:rPr>
            </w:pPr>
            <w:fldSimple w:instr=" REF  Criteria12  \* MERGEFORMAT ">
              <w:sdt>
                <w:sdtPr>
                  <w:rPr>
                    <w:noProof w:val="0"/>
                  </w:rPr>
                  <w:alias w:val="Criteria 1.2"/>
                  <w:tag w:val="Insert Criteria 1.2"/>
                  <w:id w:val="1179602"/>
                  <w:lock w:val="sdtLocked"/>
                  <w:placeholder>
                    <w:docPart w:val="B6BA20C50CD84DFFA7D088056231ACE4"/>
                  </w:placeholder>
                </w:sdtPr>
                <w:sdtContent>
                  <w:r w:rsidR="00AF35DE" w:rsidRPr="00AF35DE">
                    <w:rPr>
                      <w:noProof w:val="0"/>
                    </w:rPr>
                    <w:t>Identify staff requirements</w:t>
                  </w:r>
                </w:sdtContent>
              </w:sdt>
            </w:fldSimple>
          </w:p>
        </w:tc>
        <w:tc>
          <w:tcPr>
            <w:tcW w:w="1251" w:type="dxa"/>
          </w:tcPr>
          <w:p w:rsidR="00BB41F2" w:rsidRPr="00AF35DE" w:rsidRDefault="00E57CF9" w:rsidP="007609E5">
            <w:pPr>
              <w:pStyle w:val="TableText"/>
              <w:jc w:val="center"/>
              <w:rPr>
                <w:noProof w:val="0"/>
              </w:rPr>
            </w:pPr>
            <w:r w:rsidRPr="00AF35DE">
              <w:rPr>
                <w:noProof w:val="0"/>
              </w:rPr>
              <w:t>1.2</w:t>
            </w:r>
          </w:p>
        </w:tc>
        <w:tc>
          <w:tcPr>
            <w:tcW w:w="1328" w:type="dxa"/>
          </w:tcPr>
          <w:p w:rsidR="00BB41F2" w:rsidRPr="00AF35DE" w:rsidRDefault="00E57CF9" w:rsidP="007609E5">
            <w:pPr>
              <w:pStyle w:val="TableText"/>
              <w:jc w:val="center"/>
              <w:rPr>
                <w:noProof w:val="0"/>
              </w:rPr>
            </w:pPr>
            <w:r w:rsidRPr="00AF35DE">
              <w:rPr>
                <w:noProof w:val="0"/>
              </w:rPr>
              <w:t>3</w:t>
            </w:r>
          </w:p>
        </w:tc>
        <w:tc>
          <w:tcPr>
            <w:tcW w:w="1194" w:type="dxa"/>
          </w:tcPr>
          <w:p w:rsidR="00BB41F2" w:rsidRPr="00AF35DE" w:rsidRDefault="00767CF8" w:rsidP="007609E5">
            <w:pPr>
              <w:pStyle w:val="TableText"/>
              <w:jc w:val="center"/>
              <w:rPr>
                <w:noProof w:val="0"/>
              </w:rPr>
            </w:pPr>
            <w:r w:rsidRPr="00AF35DE">
              <w:rPr>
                <w:noProof w:val="0"/>
              </w:rPr>
              <w:t>2</w:t>
            </w:r>
          </w:p>
        </w:tc>
      </w:tr>
      <w:tr w:rsidR="00BB41F2" w:rsidRPr="00AF35DE" w:rsidTr="00EE4BDA">
        <w:tc>
          <w:tcPr>
            <w:tcW w:w="606" w:type="dxa"/>
          </w:tcPr>
          <w:p w:rsidR="00BB41F2" w:rsidRPr="00AF35DE" w:rsidRDefault="00BB41F2" w:rsidP="007609E5">
            <w:pPr>
              <w:pStyle w:val="TableText"/>
              <w:rPr>
                <w:noProof w:val="0"/>
              </w:rPr>
            </w:pPr>
            <w:r w:rsidRPr="00AF35DE">
              <w:rPr>
                <w:noProof w:val="0"/>
              </w:rPr>
              <w:t>1.3</w:t>
            </w:r>
          </w:p>
        </w:tc>
        <w:tc>
          <w:tcPr>
            <w:tcW w:w="4376" w:type="dxa"/>
            <w:gridSpan w:val="2"/>
          </w:tcPr>
          <w:p w:rsidR="006C2C0E" w:rsidRPr="00AF35DE" w:rsidRDefault="00313E08" w:rsidP="007609E5">
            <w:pPr>
              <w:pStyle w:val="TableText"/>
              <w:rPr>
                <w:noProof w:val="0"/>
              </w:rPr>
            </w:pPr>
            <w:fldSimple w:instr=" REF  Criteria13  \* MERGEFORMAT ">
              <w:sdt>
                <w:sdtPr>
                  <w:rPr>
                    <w:noProof w:val="0"/>
                  </w:rPr>
                  <w:alias w:val="Criteria 1.3"/>
                  <w:tag w:val="Insert Criteria 1.3"/>
                  <w:id w:val="1179603"/>
                  <w:lock w:val="sdtLocked"/>
                  <w:placeholder>
                    <w:docPart w:val="992FFC3FD9ED470ABB98C4152EB62E91"/>
                  </w:placeholder>
                </w:sdtPr>
                <w:sdtContent>
                  <w:r w:rsidR="00AF35DE" w:rsidRPr="00AF35DE">
                    <w:rPr>
                      <w:noProof w:val="0"/>
                    </w:rPr>
                    <w:t>Plan a menu to meet establishment and client requirements</w:t>
                  </w:r>
                </w:sdtContent>
              </w:sdt>
            </w:fldSimple>
          </w:p>
        </w:tc>
        <w:tc>
          <w:tcPr>
            <w:tcW w:w="1251" w:type="dxa"/>
          </w:tcPr>
          <w:p w:rsidR="00BB41F2" w:rsidRPr="00AF35DE" w:rsidRDefault="00E57CF9" w:rsidP="007609E5">
            <w:pPr>
              <w:pStyle w:val="TableText"/>
              <w:jc w:val="center"/>
              <w:rPr>
                <w:noProof w:val="0"/>
              </w:rPr>
            </w:pPr>
            <w:r w:rsidRPr="00AF35DE">
              <w:rPr>
                <w:noProof w:val="0"/>
              </w:rPr>
              <w:t>1.3</w:t>
            </w:r>
          </w:p>
        </w:tc>
        <w:tc>
          <w:tcPr>
            <w:tcW w:w="1328" w:type="dxa"/>
          </w:tcPr>
          <w:p w:rsidR="00BB41F2" w:rsidRPr="00AF35DE" w:rsidRDefault="00E57CF9" w:rsidP="007609E5">
            <w:pPr>
              <w:pStyle w:val="TableText"/>
              <w:jc w:val="center"/>
              <w:rPr>
                <w:noProof w:val="0"/>
              </w:rPr>
            </w:pPr>
            <w:r w:rsidRPr="00AF35DE">
              <w:rPr>
                <w:noProof w:val="0"/>
              </w:rPr>
              <w:t>4</w:t>
            </w:r>
          </w:p>
        </w:tc>
        <w:tc>
          <w:tcPr>
            <w:tcW w:w="1194" w:type="dxa"/>
          </w:tcPr>
          <w:p w:rsidR="00BB41F2" w:rsidRPr="00AF35DE" w:rsidRDefault="00767CF8" w:rsidP="007609E5">
            <w:pPr>
              <w:pStyle w:val="TableText"/>
              <w:jc w:val="center"/>
              <w:rPr>
                <w:noProof w:val="0"/>
              </w:rPr>
            </w:pPr>
            <w:r w:rsidRPr="00AF35DE">
              <w:rPr>
                <w:noProof w:val="0"/>
              </w:rPr>
              <w:t>3</w:t>
            </w:r>
          </w:p>
        </w:tc>
      </w:tr>
      <w:tr w:rsidR="00BB41F2" w:rsidRPr="00AF35DE" w:rsidTr="00EE4BDA">
        <w:tc>
          <w:tcPr>
            <w:tcW w:w="606" w:type="dxa"/>
          </w:tcPr>
          <w:p w:rsidR="00BB41F2" w:rsidRPr="00AF35DE" w:rsidRDefault="00BB41F2" w:rsidP="007609E5">
            <w:pPr>
              <w:pStyle w:val="TableText"/>
              <w:rPr>
                <w:noProof w:val="0"/>
              </w:rPr>
            </w:pPr>
            <w:r w:rsidRPr="00AF35DE">
              <w:rPr>
                <w:noProof w:val="0"/>
              </w:rPr>
              <w:t>1.4</w:t>
            </w:r>
          </w:p>
        </w:tc>
        <w:tc>
          <w:tcPr>
            <w:tcW w:w="4376" w:type="dxa"/>
            <w:gridSpan w:val="2"/>
          </w:tcPr>
          <w:p w:rsidR="006C2C0E" w:rsidRPr="00AF35DE" w:rsidRDefault="00313E08" w:rsidP="007609E5">
            <w:pPr>
              <w:pStyle w:val="TableText"/>
              <w:rPr>
                <w:noProof w:val="0"/>
              </w:rPr>
            </w:pPr>
            <w:fldSimple w:instr=" REF  Criteria14  \* MERGEFORMAT ">
              <w:sdt>
                <w:sdtPr>
                  <w:rPr>
                    <w:noProof w:val="0"/>
                  </w:rPr>
                  <w:alias w:val="Criteria 1.4"/>
                  <w:tag w:val="Insert Criteria 1.4"/>
                  <w:id w:val="1179604"/>
                  <w:lock w:val="sdtLocked"/>
                  <w:placeholder>
                    <w:docPart w:val="EDC939BBCAC04F299940687F974442BF"/>
                  </w:placeholder>
                </w:sdtPr>
                <w:sdtContent>
                  <w:r w:rsidR="00AF35DE" w:rsidRPr="00AF35DE">
                    <w:rPr>
                      <w:noProof w:val="0"/>
                    </w:rPr>
                    <w:t>Plan workflow and production schedules</w:t>
                  </w:r>
                </w:sdtContent>
              </w:sdt>
            </w:fldSimple>
          </w:p>
        </w:tc>
        <w:tc>
          <w:tcPr>
            <w:tcW w:w="1251" w:type="dxa"/>
          </w:tcPr>
          <w:p w:rsidR="00BB41F2" w:rsidRPr="00AF35DE" w:rsidRDefault="00E57CF9" w:rsidP="007609E5">
            <w:pPr>
              <w:pStyle w:val="TableText"/>
              <w:jc w:val="center"/>
              <w:rPr>
                <w:noProof w:val="0"/>
              </w:rPr>
            </w:pPr>
            <w:r w:rsidRPr="00AF35DE">
              <w:rPr>
                <w:noProof w:val="0"/>
              </w:rPr>
              <w:t>1.4</w:t>
            </w:r>
          </w:p>
        </w:tc>
        <w:tc>
          <w:tcPr>
            <w:tcW w:w="1328" w:type="dxa"/>
          </w:tcPr>
          <w:p w:rsidR="00BB41F2" w:rsidRPr="00AF35DE" w:rsidRDefault="00E57CF9" w:rsidP="007609E5">
            <w:pPr>
              <w:pStyle w:val="TableText"/>
              <w:jc w:val="center"/>
              <w:rPr>
                <w:noProof w:val="0"/>
              </w:rPr>
            </w:pPr>
            <w:r w:rsidRPr="00AF35DE">
              <w:rPr>
                <w:noProof w:val="0"/>
              </w:rPr>
              <w:t>5</w:t>
            </w:r>
          </w:p>
        </w:tc>
        <w:tc>
          <w:tcPr>
            <w:tcW w:w="1194" w:type="dxa"/>
          </w:tcPr>
          <w:p w:rsidR="00BB41F2" w:rsidRPr="00AF35DE" w:rsidRDefault="00767CF8" w:rsidP="007609E5">
            <w:pPr>
              <w:pStyle w:val="TableText"/>
              <w:jc w:val="center"/>
              <w:rPr>
                <w:noProof w:val="0"/>
              </w:rPr>
            </w:pPr>
            <w:r w:rsidRPr="00AF35DE">
              <w:rPr>
                <w:noProof w:val="0"/>
              </w:rPr>
              <w:t>4</w:t>
            </w:r>
          </w:p>
        </w:tc>
      </w:tr>
      <w:tr w:rsidR="00BB41F2" w:rsidRPr="00AF35DE" w:rsidTr="00EE4BDA">
        <w:tc>
          <w:tcPr>
            <w:tcW w:w="606" w:type="dxa"/>
          </w:tcPr>
          <w:p w:rsidR="00BB41F2" w:rsidRPr="00AF35DE" w:rsidRDefault="00BB41F2" w:rsidP="007609E5">
            <w:pPr>
              <w:pStyle w:val="TableText"/>
              <w:rPr>
                <w:noProof w:val="0"/>
              </w:rPr>
            </w:pPr>
            <w:r w:rsidRPr="00AF35DE">
              <w:rPr>
                <w:noProof w:val="0"/>
              </w:rPr>
              <w:t>1.5</w:t>
            </w:r>
          </w:p>
        </w:tc>
        <w:tc>
          <w:tcPr>
            <w:tcW w:w="4376" w:type="dxa"/>
            <w:gridSpan w:val="2"/>
          </w:tcPr>
          <w:p w:rsidR="006C2C0E" w:rsidRPr="00AF35DE" w:rsidRDefault="00313E08" w:rsidP="007609E5">
            <w:pPr>
              <w:pStyle w:val="TableText"/>
              <w:rPr>
                <w:noProof w:val="0"/>
              </w:rPr>
            </w:pPr>
            <w:fldSimple w:instr=" REF  Criteria15  \* MERGEFORMAT ">
              <w:sdt>
                <w:sdtPr>
                  <w:rPr>
                    <w:noProof w:val="0"/>
                  </w:rPr>
                  <w:alias w:val="Criteria 1.5"/>
                  <w:tag w:val="Insert Criteria 1.5"/>
                  <w:id w:val="1179605"/>
                  <w:lock w:val="sdtLocked"/>
                  <w:placeholder>
                    <w:docPart w:val="CB5C8942E3E34523A57E9F495FFE5F8F"/>
                  </w:placeholder>
                </w:sdtPr>
                <w:sdtContent>
                  <w:r w:rsidR="00AF35DE" w:rsidRPr="00AF35DE">
                    <w:rPr>
                      <w:noProof w:val="0"/>
                    </w:rPr>
                    <w:t>Prepare standard recipes for menu items</w:t>
                  </w:r>
                </w:sdtContent>
              </w:sdt>
            </w:fldSimple>
          </w:p>
        </w:tc>
        <w:tc>
          <w:tcPr>
            <w:tcW w:w="1251" w:type="dxa"/>
          </w:tcPr>
          <w:p w:rsidR="00BB41F2" w:rsidRPr="00AF35DE" w:rsidRDefault="00E57CF9" w:rsidP="007609E5">
            <w:pPr>
              <w:pStyle w:val="TableText"/>
              <w:jc w:val="center"/>
              <w:rPr>
                <w:noProof w:val="0"/>
              </w:rPr>
            </w:pPr>
            <w:r w:rsidRPr="00AF35DE">
              <w:rPr>
                <w:noProof w:val="0"/>
              </w:rPr>
              <w:t>1.5</w:t>
            </w:r>
          </w:p>
        </w:tc>
        <w:tc>
          <w:tcPr>
            <w:tcW w:w="1328" w:type="dxa"/>
          </w:tcPr>
          <w:p w:rsidR="00BB41F2" w:rsidRPr="00AF35DE" w:rsidRDefault="00E57CF9" w:rsidP="007609E5">
            <w:pPr>
              <w:pStyle w:val="TableText"/>
              <w:jc w:val="center"/>
              <w:rPr>
                <w:noProof w:val="0"/>
              </w:rPr>
            </w:pPr>
            <w:r w:rsidRPr="00AF35DE">
              <w:rPr>
                <w:noProof w:val="0"/>
              </w:rPr>
              <w:t>6, 7</w:t>
            </w:r>
          </w:p>
        </w:tc>
        <w:tc>
          <w:tcPr>
            <w:tcW w:w="1194" w:type="dxa"/>
          </w:tcPr>
          <w:p w:rsidR="00BB41F2" w:rsidRPr="00AF35DE" w:rsidRDefault="00767CF8" w:rsidP="007609E5">
            <w:pPr>
              <w:pStyle w:val="TableText"/>
              <w:jc w:val="center"/>
              <w:rPr>
                <w:noProof w:val="0"/>
              </w:rPr>
            </w:pPr>
            <w:r w:rsidRPr="00AF35DE">
              <w:rPr>
                <w:noProof w:val="0"/>
              </w:rPr>
              <w:t>5</w:t>
            </w:r>
          </w:p>
        </w:tc>
      </w:tr>
      <w:tr w:rsidR="00BB41F2" w:rsidRPr="00AF35DE" w:rsidTr="006C2C0E">
        <w:tc>
          <w:tcPr>
            <w:tcW w:w="8755" w:type="dxa"/>
            <w:gridSpan w:val="6"/>
            <w:shd w:val="clear" w:color="auto" w:fill="E36C0A" w:themeFill="accent6" w:themeFillShade="BF"/>
          </w:tcPr>
          <w:p w:rsidR="00BB41F2" w:rsidRPr="00AF35DE" w:rsidRDefault="00BB41F2" w:rsidP="00044293">
            <w:pPr>
              <w:pStyle w:val="TableHeading"/>
              <w:rPr>
                <w:noProof w:val="0"/>
              </w:rPr>
            </w:pPr>
            <w:r w:rsidRPr="00AF35DE">
              <w:rPr>
                <w:noProof w:val="0"/>
              </w:rPr>
              <w:t xml:space="preserve">Element 2: </w:t>
            </w:r>
            <w:r w:rsidR="00313E08" w:rsidRPr="00AF35DE">
              <w:rPr>
                <w:noProof w:val="0"/>
              </w:rPr>
              <w:fldChar w:fldCharType="begin"/>
            </w:r>
            <w:r w:rsidR="00277256" w:rsidRPr="00AF35DE">
              <w:rPr>
                <w:noProof w:val="0"/>
              </w:rPr>
              <w:instrText xml:space="preserve"> REF  Element2 </w:instrText>
            </w:r>
            <w:r w:rsidR="00313E08" w:rsidRPr="00AF35DE">
              <w:rPr>
                <w:noProof w:val="0"/>
              </w:rPr>
              <w:fldChar w:fldCharType="separate"/>
            </w:r>
            <w:sdt>
              <w:sdtPr>
                <w:rPr>
                  <w:noProof w:val="0"/>
                </w:rPr>
                <w:alias w:val="Element 2"/>
                <w:tag w:val="Element 2"/>
                <w:id w:val="1179606"/>
                <w:lock w:val="sdtLocked"/>
                <w:placeholder>
                  <w:docPart w:val="EEB5666612C6483D9C99DF2C76FEB1CD"/>
                </w:placeholder>
              </w:sdtPr>
              <w:sdtContent>
                <w:r w:rsidR="00AF35DE" w:rsidRPr="00AF35DE">
                  <w:rPr>
                    <w:noProof w:val="0"/>
                  </w:rPr>
                  <w:t>Prepare, cook and hold items for fast food outlet</w:t>
                </w:r>
              </w:sdtContent>
            </w:sdt>
            <w:r w:rsidR="00313E08" w:rsidRPr="00AF35DE">
              <w:rPr>
                <w:noProof w:val="0"/>
              </w:rPr>
              <w:fldChar w:fldCharType="end"/>
            </w:r>
          </w:p>
        </w:tc>
      </w:tr>
      <w:tr w:rsidR="00BB41F2" w:rsidRPr="00AF35DE" w:rsidTr="00EE4BDA">
        <w:tc>
          <w:tcPr>
            <w:tcW w:w="620" w:type="dxa"/>
            <w:gridSpan w:val="2"/>
          </w:tcPr>
          <w:p w:rsidR="00BB41F2" w:rsidRPr="00AF35DE" w:rsidRDefault="00BB41F2" w:rsidP="007609E5">
            <w:pPr>
              <w:pStyle w:val="TableText"/>
              <w:rPr>
                <w:noProof w:val="0"/>
              </w:rPr>
            </w:pPr>
            <w:r w:rsidRPr="00AF35DE">
              <w:rPr>
                <w:noProof w:val="0"/>
              </w:rPr>
              <w:t>2.1</w:t>
            </w:r>
          </w:p>
        </w:tc>
        <w:tc>
          <w:tcPr>
            <w:tcW w:w="4362" w:type="dxa"/>
            <w:vAlign w:val="center"/>
          </w:tcPr>
          <w:p w:rsidR="006C2C0E" w:rsidRPr="00AF35DE" w:rsidRDefault="00313E08" w:rsidP="007609E5">
            <w:pPr>
              <w:pStyle w:val="TableText"/>
              <w:rPr>
                <w:noProof w:val="0"/>
              </w:rPr>
            </w:pPr>
            <w:fldSimple w:instr=" REF  Criteria21  \* MERGEFORMAT ">
              <w:sdt>
                <w:sdtPr>
                  <w:rPr>
                    <w:noProof w:val="0"/>
                  </w:rPr>
                  <w:alias w:val="Criteria 2.1"/>
                  <w:tag w:val="Criteria 2.1"/>
                  <w:id w:val="1179607"/>
                  <w:lock w:val="sdtLocked"/>
                  <w:placeholder>
                    <w:docPart w:val="F4A410E102D544B68CE4E02EBC835F53"/>
                  </w:placeholder>
                </w:sdtPr>
                <w:sdtContent>
                  <w:r w:rsidR="00AF35DE" w:rsidRPr="00AF35DE">
                    <w:rPr>
                      <w:noProof w:val="0"/>
                    </w:rPr>
                    <w:t xml:space="preserve">Use appropriate preparation and cooking methods </w:t>
                  </w:r>
                </w:sdtContent>
              </w:sdt>
            </w:fldSimple>
          </w:p>
        </w:tc>
        <w:tc>
          <w:tcPr>
            <w:tcW w:w="1251" w:type="dxa"/>
            <w:vAlign w:val="center"/>
          </w:tcPr>
          <w:p w:rsidR="00BB41F2" w:rsidRPr="00AF35DE" w:rsidRDefault="00E57CF9" w:rsidP="007609E5">
            <w:pPr>
              <w:pStyle w:val="TableText"/>
              <w:jc w:val="center"/>
              <w:rPr>
                <w:noProof w:val="0"/>
              </w:rPr>
            </w:pPr>
            <w:r w:rsidRPr="00AF35DE">
              <w:rPr>
                <w:noProof w:val="0"/>
              </w:rPr>
              <w:t>2.1</w:t>
            </w:r>
          </w:p>
        </w:tc>
        <w:tc>
          <w:tcPr>
            <w:tcW w:w="1328" w:type="dxa"/>
            <w:vAlign w:val="center"/>
          </w:tcPr>
          <w:p w:rsidR="00BB41F2" w:rsidRPr="00AF35DE" w:rsidRDefault="00E57CF9" w:rsidP="007609E5">
            <w:pPr>
              <w:pStyle w:val="TableText"/>
              <w:jc w:val="center"/>
              <w:rPr>
                <w:noProof w:val="0"/>
              </w:rPr>
            </w:pPr>
            <w:r w:rsidRPr="00AF35DE">
              <w:rPr>
                <w:noProof w:val="0"/>
              </w:rPr>
              <w:t>8</w:t>
            </w:r>
          </w:p>
        </w:tc>
        <w:tc>
          <w:tcPr>
            <w:tcW w:w="1194" w:type="dxa"/>
            <w:vAlign w:val="center"/>
          </w:tcPr>
          <w:p w:rsidR="00BB41F2" w:rsidRPr="00AF35DE" w:rsidRDefault="00767CF8" w:rsidP="007609E5">
            <w:pPr>
              <w:pStyle w:val="TableText"/>
              <w:jc w:val="center"/>
              <w:rPr>
                <w:noProof w:val="0"/>
              </w:rPr>
            </w:pPr>
            <w:r w:rsidRPr="00AF35DE">
              <w:rPr>
                <w:noProof w:val="0"/>
              </w:rPr>
              <w:t>6</w:t>
            </w:r>
          </w:p>
        </w:tc>
      </w:tr>
      <w:tr w:rsidR="00BB41F2" w:rsidRPr="00AF35DE" w:rsidTr="00EE4BDA">
        <w:tc>
          <w:tcPr>
            <w:tcW w:w="620" w:type="dxa"/>
            <w:gridSpan w:val="2"/>
          </w:tcPr>
          <w:p w:rsidR="00BB41F2" w:rsidRPr="00AF35DE" w:rsidRDefault="00BB41F2" w:rsidP="007609E5">
            <w:pPr>
              <w:pStyle w:val="TableText"/>
              <w:rPr>
                <w:noProof w:val="0"/>
              </w:rPr>
            </w:pPr>
            <w:r w:rsidRPr="00AF35DE">
              <w:rPr>
                <w:noProof w:val="0"/>
              </w:rPr>
              <w:t>2.2</w:t>
            </w:r>
          </w:p>
        </w:tc>
        <w:tc>
          <w:tcPr>
            <w:tcW w:w="4362" w:type="dxa"/>
            <w:vAlign w:val="center"/>
          </w:tcPr>
          <w:p w:rsidR="006C2C0E" w:rsidRPr="00AF35DE" w:rsidRDefault="00313E08" w:rsidP="007609E5">
            <w:pPr>
              <w:pStyle w:val="TableText"/>
              <w:rPr>
                <w:noProof w:val="0"/>
              </w:rPr>
            </w:pPr>
            <w:fldSimple w:instr=" REF  Criteria22  \* MERGEFORMAT ">
              <w:sdt>
                <w:sdtPr>
                  <w:rPr>
                    <w:noProof w:val="0"/>
                  </w:rPr>
                  <w:alias w:val="Criteria2.2"/>
                  <w:tag w:val="Criteria2.2"/>
                  <w:id w:val="1179608"/>
                  <w:lock w:val="sdtLocked"/>
                  <w:placeholder>
                    <w:docPart w:val="4D998355F0EA409CB0D8CF749C1A1AF1"/>
                  </w:placeholder>
                </w:sdtPr>
                <w:sdtContent>
                  <w:r w:rsidR="00AF35DE" w:rsidRPr="00AF35DE">
                    <w:rPr>
                      <w:noProof w:val="0"/>
                    </w:rPr>
                    <w:t>Use appropriate equipment</w:t>
                  </w:r>
                </w:sdtContent>
              </w:sdt>
            </w:fldSimple>
          </w:p>
        </w:tc>
        <w:tc>
          <w:tcPr>
            <w:tcW w:w="1251" w:type="dxa"/>
            <w:vAlign w:val="center"/>
          </w:tcPr>
          <w:p w:rsidR="00BB41F2" w:rsidRPr="00AF35DE" w:rsidRDefault="00E57CF9" w:rsidP="007609E5">
            <w:pPr>
              <w:pStyle w:val="TableText"/>
              <w:jc w:val="center"/>
              <w:rPr>
                <w:noProof w:val="0"/>
              </w:rPr>
            </w:pPr>
            <w:r w:rsidRPr="00AF35DE">
              <w:rPr>
                <w:noProof w:val="0"/>
              </w:rPr>
              <w:t>2.2</w:t>
            </w:r>
          </w:p>
        </w:tc>
        <w:tc>
          <w:tcPr>
            <w:tcW w:w="1328" w:type="dxa"/>
            <w:vAlign w:val="center"/>
          </w:tcPr>
          <w:p w:rsidR="00BB41F2" w:rsidRPr="00AF35DE" w:rsidRDefault="00E57CF9" w:rsidP="007609E5">
            <w:pPr>
              <w:pStyle w:val="TableText"/>
              <w:jc w:val="center"/>
              <w:rPr>
                <w:noProof w:val="0"/>
              </w:rPr>
            </w:pPr>
            <w:r w:rsidRPr="00AF35DE">
              <w:rPr>
                <w:noProof w:val="0"/>
              </w:rPr>
              <w:t>9</w:t>
            </w:r>
          </w:p>
        </w:tc>
        <w:tc>
          <w:tcPr>
            <w:tcW w:w="1194" w:type="dxa"/>
            <w:vAlign w:val="center"/>
          </w:tcPr>
          <w:p w:rsidR="00BB41F2" w:rsidRPr="00AF35DE" w:rsidRDefault="00767CF8" w:rsidP="007609E5">
            <w:pPr>
              <w:pStyle w:val="TableText"/>
              <w:jc w:val="center"/>
              <w:rPr>
                <w:noProof w:val="0"/>
              </w:rPr>
            </w:pPr>
            <w:r w:rsidRPr="00AF35DE">
              <w:rPr>
                <w:noProof w:val="0"/>
              </w:rPr>
              <w:t>7</w:t>
            </w:r>
          </w:p>
        </w:tc>
      </w:tr>
      <w:tr w:rsidR="00BB41F2" w:rsidRPr="00AF35DE" w:rsidTr="00EE4BDA">
        <w:tc>
          <w:tcPr>
            <w:tcW w:w="620" w:type="dxa"/>
            <w:gridSpan w:val="2"/>
          </w:tcPr>
          <w:p w:rsidR="00BB41F2" w:rsidRPr="00AF35DE" w:rsidRDefault="00BB41F2" w:rsidP="007609E5">
            <w:pPr>
              <w:pStyle w:val="TableText"/>
              <w:rPr>
                <w:noProof w:val="0"/>
              </w:rPr>
            </w:pPr>
            <w:r w:rsidRPr="00AF35DE">
              <w:rPr>
                <w:noProof w:val="0"/>
              </w:rPr>
              <w:t>2.3</w:t>
            </w:r>
          </w:p>
        </w:tc>
        <w:tc>
          <w:tcPr>
            <w:tcW w:w="4362" w:type="dxa"/>
            <w:vAlign w:val="center"/>
          </w:tcPr>
          <w:p w:rsidR="006C2C0E" w:rsidRPr="00AF35DE" w:rsidRDefault="00313E08" w:rsidP="007609E5">
            <w:pPr>
              <w:pStyle w:val="TableText"/>
              <w:rPr>
                <w:noProof w:val="0"/>
              </w:rPr>
            </w:pPr>
            <w:fldSimple w:instr=" REF  Criteria23  \* MERGEFORMAT ">
              <w:sdt>
                <w:sdtPr>
                  <w:rPr>
                    <w:noProof w:val="0"/>
                    <w:highlight w:val="yellow"/>
                  </w:rPr>
                  <w:alias w:val="Criteria 2.3"/>
                  <w:tag w:val="Criteria 2.3"/>
                  <w:id w:val="1179609"/>
                  <w:lock w:val="sdtLocked"/>
                  <w:placeholder>
                    <w:docPart w:val="7B1DEEE9C40B4C828ABCC3499809635B"/>
                  </w:placeholder>
                </w:sdtPr>
                <w:sdtEndPr>
                  <w:rPr>
                    <w:highlight w:val="none"/>
                  </w:rPr>
                </w:sdtEndPr>
                <w:sdtContent>
                  <w:r w:rsidR="00AF35DE" w:rsidRPr="00AF35DE">
                    <w:rPr>
                      <w:noProof w:val="0"/>
                    </w:rPr>
                    <w:t>Follow food safety requirements</w:t>
                  </w:r>
                </w:sdtContent>
              </w:sdt>
            </w:fldSimple>
          </w:p>
        </w:tc>
        <w:tc>
          <w:tcPr>
            <w:tcW w:w="1251" w:type="dxa"/>
            <w:vAlign w:val="center"/>
          </w:tcPr>
          <w:p w:rsidR="00BB41F2" w:rsidRPr="00AF35DE" w:rsidRDefault="00E57CF9" w:rsidP="007609E5">
            <w:pPr>
              <w:pStyle w:val="TableText"/>
              <w:jc w:val="center"/>
              <w:rPr>
                <w:noProof w:val="0"/>
              </w:rPr>
            </w:pPr>
            <w:r w:rsidRPr="00AF35DE">
              <w:rPr>
                <w:noProof w:val="0"/>
              </w:rPr>
              <w:t>2.3</w:t>
            </w:r>
          </w:p>
        </w:tc>
        <w:tc>
          <w:tcPr>
            <w:tcW w:w="1328" w:type="dxa"/>
            <w:vAlign w:val="center"/>
          </w:tcPr>
          <w:p w:rsidR="00BB41F2" w:rsidRPr="00AF35DE" w:rsidRDefault="00E57CF9" w:rsidP="007609E5">
            <w:pPr>
              <w:pStyle w:val="TableText"/>
              <w:jc w:val="center"/>
              <w:rPr>
                <w:noProof w:val="0"/>
              </w:rPr>
            </w:pPr>
            <w:r w:rsidRPr="00AF35DE">
              <w:rPr>
                <w:noProof w:val="0"/>
              </w:rPr>
              <w:t>10, 11</w:t>
            </w:r>
          </w:p>
        </w:tc>
        <w:tc>
          <w:tcPr>
            <w:tcW w:w="1194" w:type="dxa"/>
            <w:vAlign w:val="center"/>
          </w:tcPr>
          <w:p w:rsidR="00BB41F2" w:rsidRPr="00AF35DE" w:rsidRDefault="00767CF8" w:rsidP="007609E5">
            <w:pPr>
              <w:pStyle w:val="TableText"/>
              <w:jc w:val="center"/>
              <w:rPr>
                <w:noProof w:val="0"/>
              </w:rPr>
            </w:pPr>
            <w:r w:rsidRPr="00AF35DE">
              <w:rPr>
                <w:noProof w:val="0"/>
              </w:rPr>
              <w:t>8</w:t>
            </w:r>
          </w:p>
        </w:tc>
      </w:tr>
      <w:tr w:rsidR="00BB41F2" w:rsidRPr="00AF35DE" w:rsidTr="00EE4BDA">
        <w:tc>
          <w:tcPr>
            <w:tcW w:w="620" w:type="dxa"/>
            <w:gridSpan w:val="2"/>
          </w:tcPr>
          <w:p w:rsidR="00BB41F2" w:rsidRPr="00AF35DE" w:rsidRDefault="00BB41F2" w:rsidP="007609E5">
            <w:pPr>
              <w:pStyle w:val="TableText"/>
              <w:rPr>
                <w:noProof w:val="0"/>
              </w:rPr>
            </w:pPr>
            <w:r w:rsidRPr="00AF35DE">
              <w:rPr>
                <w:noProof w:val="0"/>
              </w:rPr>
              <w:t>2.4</w:t>
            </w:r>
          </w:p>
        </w:tc>
        <w:tc>
          <w:tcPr>
            <w:tcW w:w="4362" w:type="dxa"/>
            <w:vAlign w:val="center"/>
          </w:tcPr>
          <w:p w:rsidR="006C2C0E" w:rsidRPr="00AF35DE" w:rsidRDefault="00313E08" w:rsidP="007609E5">
            <w:pPr>
              <w:pStyle w:val="TableText"/>
              <w:rPr>
                <w:noProof w:val="0"/>
              </w:rPr>
            </w:pPr>
            <w:fldSimple w:instr=" REF  Criteria24  \* MERGEFORMAT ">
              <w:sdt>
                <w:sdtPr>
                  <w:rPr>
                    <w:noProof w:val="0"/>
                  </w:rPr>
                  <w:alias w:val="Insert Criteria 2.4"/>
                  <w:tag w:val="Insert Criteria 2.4"/>
                  <w:id w:val="1179610"/>
                  <w:lock w:val="sdtLocked"/>
                  <w:placeholder>
                    <w:docPart w:val="C8F91CEE1F564C64B56C7934E0F42D9A"/>
                  </w:placeholder>
                </w:sdtPr>
                <w:sdtContent>
                  <w:r w:rsidR="00AF35DE" w:rsidRPr="00AF35DE">
                    <w:rPr>
                      <w:noProof w:val="0"/>
                    </w:rPr>
                    <w:t>Hold menu items</w:t>
                  </w:r>
                </w:sdtContent>
              </w:sdt>
            </w:fldSimple>
          </w:p>
        </w:tc>
        <w:tc>
          <w:tcPr>
            <w:tcW w:w="1251" w:type="dxa"/>
            <w:vAlign w:val="center"/>
          </w:tcPr>
          <w:p w:rsidR="00BB41F2" w:rsidRPr="00AF35DE" w:rsidRDefault="00E57CF9" w:rsidP="007609E5">
            <w:pPr>
              <w:pStyle w:val="TableText"/>
              <w:jc w:val="center"/>
              <w:rPr>
                <w:noProof w:val="0"/>
              </w:rPr>
            </w:pPr>
            <w:r w:rsidRPr="00AF35DE">
              <w:rPr>
                <w:noProof w:val="0"/>
              </w:rPr>
              <w:t>2.4</w:t>
            </w:r>
          </w:p>
        </w:tc>
        <w:tc>
          <w:tcPr>
            <w:tcW w:w="1328" w:type="dxa"/>
            <w:vAlign w:val="center"/>
          </w:tcPr>
          <w:p w:rsidR="00BB41F2" w:rsidRPr="00AF35DE" w:rsidRDefault="00E57CF9" w:rsidP="007609E5">
            <w:pPr>
              <w:pStyle w:val="TableText"/>
              <w:jc w:val="center"/>
              <w:rPr>
                <w:noProof w:val="0"/>
              </w:rPr>
            </w:pPr>
            <w:r w:rsidRPr="00AF35DE">
              <w:rPr>
                <w:noProof w:val="0"/>
              </w:rPr>
              <w:t>12, 13</w:t>
            </w:r>
          </w:p>
        </w:tc>
        <w:tc>
          <w:tcPr>
            <w:tcW w:w="1194" w:type="dxa"/>
            <w:vAlign w:val="center"/>
          </w:tcPr>
          <w:p w:rsidR="00BB41F2" w:rsidRPr="00AF35DE" w:rsidRDefault="00767CF8" w:rsidP="007609E5">
            <w:pPr>
              <w:pStyle w:val="TableText"/>
              <w:jc w:val="center"/>
              <w:rPr>
                <w:noProof w:val="0"/>
              </w:rPr>
            </w:pPr>
            <w:r w:rsidRPr="00AF35DE">
              <w:rPr>
                <w:noProof w:val="0"/>
              </w:rPr>
              <w:t>9</w:t>
            </w:r>
          </w:p>
        </w:tc>
      </w:tr>
      <w:tr w:rsidR="00BB41F2" w:rsidRPr="00AF35DE" w:rsidTr="00EE4BDA">
        <w:tc>
          <w:tcPr>
            <w:tcW w:w="620" w:type="dxa"/>
            <w:gridSpan w:val="2"/>
          </w:tcPr>
          <w:p w:rsidR="00BB41F2" w:rsidRPr="00AF35DE" w:rsidRDefault="00BB41F2" w:rsidP="007609E5">
            <w:pPr>
              <w:pStyle w:val="TableText"/>
              <w:rPr>
                <w:noProof w:val="0"/>
              </w:rPr>
            </w:pPr>
            <w:r w:rsidRPr="00AF35DE">
              <w:rPr>
                <w:noProof w:val="0"/>
              </w:rPr>
              <w:t>2.5</w:t>
            </w:r>
          </w:p>
        </w:tc>
        <w:tc>
          <w:tcPr>
            <w:tcW w:w="4362" w:type="dxa"/>
            <w:vAlign w:val="center"/>
          </w:tcPr>
          <w:p w:rsidR="006C2C0E" w:rsidRPr="00AF35DE" w:rsidRDefault="00313E08" w:rsidP="007609E5">
            <w:pPr>
              <w:pStyle w:val="TableText"/>
              <w:rPr>
                <w:noProof w:val="0"/>
              </w:rPr>
            </w:pPr>
            <w:fldSimple w:instr=" REF  Criteria25  \* MERGEFORMAT ">
              <w:sdt>
                <w:sdtPr>
                  <w:rPr>
                    <w:noProof w:val="0"/>
                  </w:rPr>
                  <w:alias w:val="Criteria 2.5"/>
                  <w:tag w:val="Criteria 2.5"/>
                  <w:id w:val="1179611"/>
                  <w:lock w:val="sdtLocked"/>
                  <w:placeholder>
                    <w:docPart w:val="9CCB4818EEB846A8A5901E1AB2C8BC51"/>
                  </w:placeholder>
                </w:sdtPr>
                <w:sdtContent>
                  <w:r w:rsidR="00AF35DE" w:rsidRPr="00AF35DE">
                    <w:rPr>
                      <w:noProof w:val="0"/>
                    </w:rPr>
                    <w:t>Reheat menu items</w:t>
                  </w:r>
                </w:sdtContent>
              </w:sdt>
            </w:fldSimple>
          </w:p>
        </w:tc>
        <w:tc>
          <w:tcPr>
            <w:tcW w:w="1251" w:type="dxa"/>
            <w:vAlign w:val="center"/>
          </w:tcPr>
          <w:p w:rsidR="00BB41F2" w:rsidRPr="00AF35DE" w:rsidRDefault="00E57CF9" w:rsidP="007609E5">
            <w:pPr>
              <w:pStyle w:val="TableText"/>
              <w:jc w:val="center"/>
              <w:rPr>
                <w:noProof w:val="0"/>
              </w:rPr>
            </w:pPr>
            <w:r w:rsidRPr="00AF35DE">
              <w:rPr>
                <w:noProof w:val="0"/>
              </w:rPr>
              <w:t>2.5</w:t>
            </w:r>
          </w:p>
        </w:tc>
        <w:tc>
          <w:tcPr>
            <w:tcW w:w="1328" w:type="dxa"/>
            <w:vAlign w:val="center"/>
          </w:tcPr>
          <w:p w:rsidR="00BB41F2" w:rsidRPr="00AF35DE" w:rsidRDefault="00E57CF9" w:rsidP="007609E5">
            <w:pPr>
              <w:pStyle w:val="TableText"/>
              <w:jc w:val="center"/>
              <w:rPr>
                <w:noProof w:val="0"/>
              </w:rPr>
            </w:pPr>
            <w:r w:rsidRPr="00AF35DE">
              <w:rPr>
                <w:noProof w:val="0"/>
              </w:rPr>
              <w:t>14</w:t>
            </w:r>
          </w:p>
        </w:tc>
        <w:tc>
          <w:tcPr>
            <w:tcW w:w="1194" w:type="dxa"/>
            <w:vAlign w:val="center"/>
          </w:tcPr>
          <w:p w:rsidR="00BB41F2" w:rsidRPr="00AF35DE" w:rsidRDefault="00767CF8" w:rsidP="007609E5">
            <w:pPr>
              <w:pStyle w:val="TableText"/>
              <w:jc w:val="center"/>
              <w:rPr>
                <w:noProof w:val="0"/>
              </w:rPr>
            </w:pPr>
            <w:r w:rsidRPr="00AF35DE">
              <w:rPr>
                <w:noProof w:val="0"/>
              </w:rPr>
              <w:t>10</w:t>
            </w:r>
          </w:p>
        </w:tc>
      </w:tr>
      <w:tr w:rsidR="006C2C0E" w:rsidRPr="00AF35DE" w:rsidTr="006C2C0E">
        <w:tc>
          <w:tcPr>
            <w:tcW w:w="8755" w:type="dxa"/>
            <w:gridSpan w:val="6"/>
            <w:shd w:val="clear" w:color="auto" w:fill="E36C0A" w:themeFill="accent6" w:themeFillShade="BF"/>
          </w:tcPr>
          <w:p w:rsidR="006C2C0E" w:rsidRPr="00AF35DE" w:rsidRDefault="006C2C0E" w:rsidP="00044293">
            <w:pPr>
              <w:pStyle w:val="TableHeading"/>
              <w:rPr>
                <w:noProof w:val="0"/>
              </w:rPr>
            </w:pPr>
            <w:r w:rsidRPr="00AF35DE">
              <w:rPr>
                <w:noProof w:val="0"/>
              </w:rPr>
              <w:t xml:space="preserve">Element 3: </w:t>
            </w:r>
            <w:r w:rsidR="00313E08" w:rsidRPr="00AF35DE">
              <w:rPr>
                <w:noProof w:val="0"/>
              </w:rPr>
              <w:fldChar w:fldCharType="begin"/>
            </w:r>
            <w:r w:rsidR="00277256" w:rsidRPr="00AF35DE">
              <w:rPr>
                <w:noProof w:val="0"/>
              </w:rPr>
              <w:instrText xml:space="preserve"> REF  Element3 </w:instrText>
            </w:r>
            <w:r w:rsidR="00313E08" w:rsidRPr="00AF35DE">
              <w:rPr>
                <w:noProof w:val="0"/>
              </w:rPr>
              <w:fldChar w:fldCharType="separate"/>
            </w:r>
            <w:sdt>
              <w:sdtPr>
                <w:rPr>
                  <w:noProof w:val="0"/>
                </w:rPr>
                <w:alias w:val="Element 3"/>
                <w:tag w:val="Element 3"/>
                <w:id w:val="1179612"/>
                <w:lock w:val="sdtLocked"/>
                <w:placeholder>
                  <w:docPart w:val="DDCE69284E7B426F98AA67744C2337F8"/>
                </w:placeholder>
              </w:sdtPr>
              <w:sdtContent>
                <w:r w:rsidR="00AF35DE" w:rsidRPr="00AF35DE">
                  <w:rPr>
                    <w:noProof w:val="0"/>
                  </w:rPr>
                  <w:t>Provide fast food service</w:t>
                </w:r>
              </w:sdtContent>
            </w:sdt>
            <w:r w:rsidR="00313E08" w:rsidRPr="00AF35DE">
              <w:rPr>
                <w:noProof w:val="0"/>
              </w:rPr>
              <w:fldChar w:fldCharType="end"/>
            </w:r>
          </w:p>
        </w:tc>
      </w:tr>
      <w:tr w:rsidR="006C2C0E" w:rsidRPr="00AF35DE" w:rsidTr="00792FA4">
        <w:tc>
          <w:tcPr>
            <w:tcW w:w="606" w:type="dxa"/>
          </w:tcPr>
          <w:p w:rsidR="006C2C0E" w:rsidRPr="00AF35DE" w:rsidRDefault="006C2C0E" w:rsidP="007609E5">
            <w:pPr>
              <w:pStyle w:val="TableText"/>
              <w:rPr>
                <w:noProof w:val="0"/>
              </w:rPr>
            </w:pPr>
            <w:r w:rsidRPr="00AF35DE">
              <w:rPr>
                <w:noProof w:val="0"/>
              </w:rPr>
              <w:t>3.1</w:t>
            </w:r>
          </w:p>
        </w:tc>
        <w:tc>
          <w:tcPr>
            <w:tcW w:w="4376" w:type="dxa"/>
            <w:gridSpan w:val="2"/>
          </w:tcPr>
          <w:p w:rsidR="006C2C0E" w:rsidRPr="00AF35DE" w:rsidRDefault="00313E08" w:rsidP="007609E5">
            <w:pPr>
              <w:pStyle w:val="TableText"/>
              <w:rPr>
                <w:noProof w:val="0"/>
              </w:rPr>
            </w:pPr>
            <w:fldSimple w:instr=" REF  Criteria31  \* MERGEFORMAT ">
              <w:sdt>
                <w:sdtPr>
                  <w:rPr>
                    <w:noProof w:val="0"/>
                  </w:rPr>
                  <w:alias w:val="Criteria 3.1"/>
                  <w:tag w:val="Criteria 3.1"/>
                  <w:id w:val="1179613"/>
                  <w:lock w:val="sdtLocked"/>
                  <w:placeholder>
                    <w:docPart w:val="BB94B68419B5476293CF9776728504A1"/>
                  </w:placeholder>
                </w:sdtPr>
                <w:sdtContent>
                  <w:r w:rsidR="00AF35DE" w:rsidRPr="00AF35DE">
                    <w:rPr>
                      <w:noProof w:val="0"/>
                    </w:rPr>
                    <w:t>Serve and present food items in line with customer volume</w:t>
                  </w:r>
                </w:sdtContent>
              </w:sdt>
            </w:fldSimple>
          </w:p>
        </w:tc>
        <w:tc>
          <w:tcPr>
            <w:tcW w:w="1251" w:type="dxa"/>
          </w:tcPr>
          <w:p w:rsidR="006C2C0E" w:rsidRPr="00AF35DE" w:rsidRDefault="00E57CF9" w:rsidP="007609E5">
            <w:pPr>
              <w:pStyle w:val="TableText"/>
              <w:jc w:val="center"/>
              <w:rPr>
                <w:noProof w:val="0"/>
              </w:rPr>
            </w:pPr>
            <w:r w:rsidRPr="00AF35DE">
              <w:rPr>
                <w:noProof w:val="0"/>
              </w:rPr>
              <w:t>3.1</w:t>
            </w:r>
          </w:p>
        </w:tc>
        <w:tc>
          <w:tcPr>
            <w:tcW w:w="1328" w:type="dxa"/>
          </w:tcPr>
          <w:p w:rsidR="006C2C0E" w:rsidRPr="00AF35DE" w:rsidRDefault="00E57CF9" w:rsidP="007609E5">
            <w:pPr>
              <w:pStyle w:val="TableText"/>
              <w:jc w:val="center"/>
              <w:rPr>
                <w:noProof w:val="0"/>
              </w:rPr>
            </w:pPr>
            <w:r w:rsidRPr="00AF35DE">
              <w:rPr>
                <w:noProof w:val="0"/>
              </w:rPr>
              <w:t>15</w:t>
            </w:r>
          </w:p>
        </w:tc>
        <w:tc>
          <w:tcPr>
            <w:tcW w:w="1194" w:type="dxa"/>
          </w:tcPr>
          <w:p w:rsidR="006C2C0E" w:rsidRPr="00AF35DE" w:rsidRDefault="00767CF8" w:rsidP="007609E5">
            <w:pPr>
              <w:pStyle w:val="TableText"/>
              <w:jc w:val="center"/>
              <w:rPr>
                <w:noProof w:val="0"/>
              </w:rPr>
            </w:pPr>
            <w:r w:rsidRPr="00AF35DE">
              <w:rPr>
                <w:noProof w:val="0"/>
              </w:rPr>
              <w:t>11</w:t>
            </w:r>
          </w:p>
        </w:tc>
      </w:tr>
      <w:tr w:rsidR="006C2C0E" w:rsidRPr="00AF35DE" w:rsidTr="00792FA4">
        <w:tc>
          <w:tcPr>
            <w:tcW w:w="606" w:type="dxa"/>
          </w:tcPr>
          <w:p w:rsidR="006C2C0E" w:rsidRPr="00AF35DE" w:rsidRDefault="006C2C0E" w:rsidP="007609E5">
            <w:pPr>
              <w:pStyle w:val="TableText"/>
              <w:rPr>
                <w:noProof w:val="0"/>
              </w:rPr>
            </w:pPr>
            <w:r w:rsidRPr="00AF35DE">
              <w:rPr>
                <w:noProof w:val="0"/>
              </w:rPr>
              <w:t>3.2</w:t>
            </w:r>
          </w:p>
        </w:tc>
        <w:tc>
          <w:tcPr>
            <w:tcW w:w="4376" w:type="dxa"/>
            <w:gridSpan w:val="2"/>
          </w:tcPr>
          <w:p w:rsidR="006C2C0E" w:rsidRPr="00AF35DE" w:rsidRDefault="00313E08" w:rsidP="007609E5">
            <w:pPr>
              <w:pStyle w:val="TableText"/>
              <w:rPr>
                <w:noProof w:val="0"/>
              </w:rPr>
            </w:pPr>
            <w:fldSimple w:instr=" REF  Criteria32  \* MERGEFORMAT ">
              <w:sdt>
                <w:sdtPr>
                  <w:rPr>
                    <w:noProof w:val="0"/>
                  </w:rPr>
                  <w:alias w:val="Insert Criteria 3.2"/>
                  <w:tag w:val="Insert Criteria 3.2"/>
                  <w:id w:val="1179614"/>
                  <w:lock w:val="sdtLocked"/>
                  <w:placeholder>
                    <w:docPart w:val="3ACFA8589D1D4DA28C92F54E50C1256E"/>
                  </w:placeholder>
                </w:sdtPr>
                <w:sdtContent>
                  <w:r w:rsidR="00AF35DE" w:rsidRPr="00AF35DE">
                    <w:rPr>
                      <w:noProof w:val="0"/>
                    </w:rPr>
                    <w:t>Maintain a clean customer service area</w:t>
                  </w:r>
                </w:sdtContent>
              </w:sdt>
            </w:fldSimple>
          </w:p>
        </w:tc>
        <w:tc>
          <w:tcPr>
            <w:tcW w:w="1251" w:type="dxa"/>
          </w:tcPr>
          <w:p w:rsidR="006C2C0E" w:rsidRPr="00AF35DE" w:rsidRDefault="00E57CF9" w:rsidP="007609E5">
            <w:pPr>
              <w:pStyle w:val="TableText"/>
              <w:jc w:val="center"/>
              <w:rPr>
                <w:noProof w:val="0"/>
              </w:rPr>
            </w:pPr>
            <w:r w:rsidRPr="00AF35DE">
              <w:rPr>
                <w:noProof w:val="0"/>
              </w:rPr>
              <w:t>3.2</w:t>
            </w:r>
          </w:p>
        </w:tc>
        <w:tc>
          <w:tcPr>
            <w:tcW w:w="1328" w:type="dxa"/>
          </w:tcPr>
          <w:p w:rsidR="006C2C0E" w:rsidRPr="00AF35DE" w:rsidRDefault="00E57CF9" w:rsidP="007609E5">
            <w:pPr>
              <w:pStyle w:val="TableText"/>
              <w:jc w:val="center"/>
              <w:rPr>
                <w:noProof w:val="0"/>
              </w:rPr>
            </w:pPr>
            <w:r w:rsidRPr="00AF35DE">
              <w:rPr>
                <w:noProof w:val="0"/>
              </w:rPr>
              <w:t>16</w:t>
            </w:r>
          </w:p>
        </w:tc>
        <w:tc>
          <w:tcPr>
            <w:tcW w:w="1194" w:type="dxa"/>
          </w:tcPr>
          <w:p w:rsidR="006C2C0E" w:rsidRPr="00AF35DE" w:rsidRDefault="00767CF8" w:rsidP="007609E5">
            <w:pPr>
              <w:pStyle w:val="TableText"/>
              <w:jc w:val="center"/>
              <w:rPr>
                <w:noProof w:val="0"/>
              </w:rPr>
            </w:pPr>
            <w:r w:rsidRPr="00AF35DE">
              <w:rPr>
                <w:noProof w:val="0"/>
              </w:rPr>
              <w:t>12</w:t>
            </w:r>
          </w:p>
        </w:tc>
      </w:tr>
      <w:tr w:rsidR="006C2C0E" w:rsidRPr="00AF35DE" w:rsidTr="006C2C0E">
        <w:tc>
          <w:tcPr>
            <w:tcW w:w="8755" w:type="dxa"/>
            <w:gridSpan w:val="6"/>
            <w:shd w:val="clear" w:color="auto" w:fill="E36C0A" w:themeFill="accent6" w:themeFillShade="BF"/>
          </w:tcPr>
          <w:p w:rsidR="006C2C0E" w:rsidRPr="00AF35DE" w:rsidRDefault="006C2C0E" w:rsidP="00044293">
            <w:pPr>
              <w:pStyle w:val="TableHeading"/>
              <w:rPr>
                <w:noProof w:val="0"/>
              </w:rPr>
            </w:pPr>
            <w:r w:rsidRPr="00AF35DE">
              <w:rPr>
                <w:noProof w:val="0"/>
              </w:rPr>
              <w:t xml:space="preserve">Element 4: </w:t>
            </w:r>
            <w:r w:rsidR="00313E08" w:rsidRPr="00AF35DE">
              <w:rPr>
                <w:noProof w:val="0"/>
              </w:rPr>
              <w:fldChar w:fldCharType="begin"/>
            </w:r>
            <w:r w:rsidR="00277256" w:rsidRPr="00AF35DE">
              <w:rPr>
                <w:noProof w:val="0"/>
              </w:rPr>
              <w:instrText xml:space="preserve"> REF  Element4 </w:instrText>
            </w:r>
            <w:r w:rsidR="00313E08" w:rsidRPr="00AF35DE">
              <w:rPr>
                <w:noProof w:val="0"/>
              </w:rPr>
              <w:fldChar w:fldCharType="separate"/>
            </w:r>
            <w:sdt>
              <w:sdtPr>
                <w:rPr>
                  <w:noProof w:val="0"/>
                </w:rPr>
                <w:alias w:val="Element 4"/>
                <w:id w:val="1179615"/>
                <w:lock w:val="sdtLocked"/>
                <w:placeholder>
                  <w:docPart w:val="8B782216BC054869AB82008C04C8EA57"/>
                </w:placeholder>
              </w:sdtPr>
              <w:sdtContent>
                <w:r w:rsidR="00AF35DE" w:rsidRPr="00AF35DE">
                  <w:rPr>
                    <w:noProof w:val="0"/>
                  </w:rPr>
                  <w:t>Maintain fast food outlet</w:t>
                </w:r>
              </w:sdtContent>
            </w:sdt>
            <w:r w:rsidR="00313E08" w:rsidRPr="00AF35DE">
              <w:rPr>
                <w:noProof w:val="0"/>
              </w:rPr>
              <w:fldChar w:fldCharType="end"/>
            </w:r>
          </w:p>
        </w:tc>
      </w:tr>
      <w:tr w:rsidR="006C2C0E" w:rsidRPr="00AF35DE" w:rsidTr="00792FA4">
        <w:tc>
          <w:tcPr>
            <w:tcW w:w="620" w:type="dxa"/>
            <w:gridSpan w:val="2"/>
          </w:tcPr>
          <w:p w:rsidR="006C2C0E" w:rsidRPr="00AF35DE" w:rsidRDefault="006C2C0E" w:rsidP="007609E5">
            <w:pPr>
              <w:pStyle w:val="TableText"/>
              <w:rPr>
                <w:noProof w:val="0"/>
              </w:rPr>
            </w:pPr>
            <w:r w:rsidRPr="00AF35DE">
              <w:rPr>
                <w:noProof w:val="0"/>
              </w:rPr>
              <w:t>4.1</w:t>
            </w:r>
          </w:p>
        </w:tc>
        <w:tc>
          <w:tcPr>
            <w:tcW w:w="4362" w:type="dxa"/>
            <w:vAlign w:val="center"/>
          </w:tcPr>
          <w:p w:rsidR="006C2C0E" w:rsidRPr="00AF35DE" w:rsidRDefault="00313E08" w:rsidP="007609E5">
            <w:pPr>
              <w:pStyle w:val="TableText"/>
              <w:rPr>
                <w:noProof w:val="0"/>
              </w:rPr>
            </w:pPr>
            <w:fldSimple w:instr=" REF  Criteria41  \* MERGEFORMAT ">
              <w:sdt>
                <w:sdtPr>
                  <w:rPr>
                    <w:noProof w:val="0"/>
                    <w:highlight w:val="yellow"/>
                  </w:rPr>
                  <w:alias w:val="Criteria 4.1"/>
                  <w:tag w:val="Criteria 4.1"/>
                  <w:id w:val="1179616"/>
                  <w:lock w:val="sdtLocked"/>
                  <w:placeholder>
                    <w:docPart w:val="C1DD2A621FFE459DABA656EFD4EACAC3"/>
                  </w:placeholder>
                </w:sdtPr>
                <w:sdtContent>
                  <w:r w:rsidR="00AF35DE" w:rsidRPr="00AF35DE">
                    <w:rPr>
                      <w:noProof w:val="0"/>
                    </w:rPr>
                    <w:t>Clean fast food area in line with establishment and equipment requirements</w:t>
                  </w:r>
                </w:sdtContent>
              </w:sdt>
            </w:fldSimple>
          </w:p>
        </w:tc>
        <w:tc>
          <w:tcPr>
            <w:tcW w:w="1251" w:type="dxa"/>
            <w:vAlign w:val="center"/>
          </w:tcPr>
          <w:p w:rsidR="006C2C0E" w:rsidRPr="00AF35DE" w:rsidRDefault="00E57CF9" w:rsidP="007609E5">
            <w:pPr>
              <w:pStyle w:val="TableText"/>
              <w:jc w:val="center"/>
              <w:rPr>
                <w:noProof w:val="0"/>
              </w:rPr>
            </w:pPr>
            <w:r w:rsidRPr="00AF35DE">
              <w:rPr>
                <w:noProof w:val="0"/>
              </w:rPr>
              <w:t>4.1</w:t>
            </w:r>
          </w:p>
        </w:tc>
        <w:tc>
          <w:tcPr>
            <w:tcW w:w="1328" w:type="dxa"/>
            <w:vAlign w:val="center"/>
          </w:tcPr>
          <w:p w:rsidR="006C2C0E" w:rsidRPr="00AF35DE" w:rsidRDefault="00E57CF9" w:rsidP="007609E5">
            <w:pPr>
              <w:pStyle w:val="TableText"/>
              <w:jc w:val="center"/>
              <w:rPr>
                <w:noProof w:val="0"/>
              </w:rPr>
            </w:pPr>
            <w:r w:rsidRPr="00AF35DE">
              <w:rPr>
                <w:noProof w:val="0"/>
              </w:rPr>
              <w:t>17, 18, 19</w:t>
            </w:r>
          </w:p>
        </w:tc>
        <w:tc>
          <w:tcPr>
            <w:tcW w:w="1194" w:type="dxa"/>
            <w:vAlign w:val="center"/>
          </w:tcPr>
          <w:p w:rsidR="006C2C0E" w:rsidRPr="00AF35DE" w:rsidRDefault="00767CF8" w:rsidP="007609E5">
            <w:pPr>
              <w:pStyle w:val="TableText"/>
              <w:jc w:val="center"/>
              <w:rPr>
                <w:noProof w:val="0"/>
              </w:rPr>
            </w:pPr>
            <w:r w:rsidRPr="00AF35DE">
              <w:rPr>
                <w:noProof w:val="0"/>
              </w:rPr>
              <w:t>13</w:t>
            </w:r>
          </w:p>
        </w:tc>
      </w:tr>
      <w:tr w:rsidR="006C2C0E" w:rsidRPr="00AF35DE" w:rsidTr="00792FA4">
        <w:tc>
          <w:tcPr>
            <w:tcW w:w="620" w:type="dxa"/>
            <w:gridSpan w:val="2"/>
          </w:tcPr>
          <w:p w:rsidR="006C2C0E" w:rsidRPr="00AF35DE" w:rsidRDefault="006C2C0E" w:rsidP="007609E5">
            <w:pPr>
              <w:pStyle w:val="TableText"/>
              <w:rPr>
                <w:noProof w:val="0"/>
              </w:rPr>
            </w:pPr>
            <w:r w:rsidRPr="00AF35DE">
              <w:rPr>
                <w:noProof w:val="0"/>
              </w:rPr>
              <w:t>4.2</w:t>
            </w:r>
          </w:p>
        </w:tc>
        <w:tc>
          <w:tcPr>
            <w:tcW w:w="4362" w:type="dxa"/>
            <w:vAlign w:val="center"/>
          </w:tcPr>
          <w:p w:rsidR="006C2C0E" w:rsidRPr="00AF35DE" w:rsidRDefault="00313E08" w:rsidP="007609E5">
            <w:pPr>
              <w:pStyle w:val="TableText"/>
              <w:rPr>
                <w:noProof w:val="0"/>
              </w:rPr>
            </w:pPr>
            <w:fldSimple w:instr=" REF  Criteria42  \* MERGEFORMAT ">
              <w:sdt>
                <w:sdtPr>
                  <w:rPr>
                    <w:noProof w:val="0"/>
                    <w:highlight w:val="yellow"/>
                  </w:rPr>
                  <w:alias w:val="Criteria 4.2"/>
                  <w:tag w:val="Criteria 4.2"/>
                  <w:id w:val="1179617"/>
                  <w:lock w:val="sdtLocked"/>
                  <w:placeholder>
                    <w:docPart w:val="45BF668C64A342D1BB6DCB96BCC650B8"/>
                  </w:placeholder>
                </w:sdtPr>
                <w:sdtContent>
                  <w:r w:rsidR="00AF35DE" w:rsidRPr="00AF35DE">
                    <w:rPr>
                      <w:noProof w:val="0"/>
                    </w:rPr>
                    <w:t>Undertake stock control and reordering processes</w:t>
                  </w:r>
                </w:sdtContent>
              </w:sdt>
            </w:fldSimple>
          </w:p>
        </w:tc>
        <w:tc>
          <w:tcPr>
            <w:tcW w:w="1251" w:type="dxa"/>
            <w:vAlign w:val="center"/>
          </w:tcPr>
          <w:p w:rsidR="006C2C0E" w:rsidRPr="00AF35DE" w:rsidRDefault="00E57CF9" w:rsidP="007609E5">
            <w:pPr>
              <w:pStyle w:val="TableText"/>
              <w:jc w:val="center"/>
              <w:rPr>
                <w:noProof w:val="0"/>
              </w:rPr>
            </w:pPr>
            <w:r w:rsidRPr="00AF35DE">
              <w:rPr>
                <w:noProof w:val="0"/>
              </w:rPr>
              <w:t>4.2</w:t>
            </w:r>
          </w:p>
        </w:tc>
        <w:tc>
          <w:tcPr>
            <w:tcW w:w="1328" w:type="dxa"/>
            <w:vAlign w:val="center"/>
          </w:tcPr>
          <w:p w:rsidR="006C2C0E" w:rsidRPr="00AF35DE" w:rsidRDefault="00E57CF9" w:rsidP="007609E5">
            <w:pPr>
              <w:pStyle w:val="TableText"/>
              <w:jc w:val="center"/>
              <w:rPr>
                <w:noProof w:val="0"/>
              </w:rPr>
            </w:pPr>
            <w:r w:rsidRPr="00AF35DE">
              <w:rPr>
                <w:noProof w:val="0"/>
              </w:rPr>
              <w:t>20, 21</w:t>
            </w:r>
          </w:p>
        </w:tc>
        <w:tc>
          <w:tcPr>
            <w:tcW w:w="1194" w:type="dxa"/>
            <w:vAlign w:val="center"/>
          </w:tcPr>
          <w:p w:rsidR="006C2C0E" w:rsidRPr="00AF35DE" w:rsidRDefault="00767CF8" w:rsidP="007609E5">
            <w:pPr>
              <w:pStyle w:val="TableText"/>
              <w:jc w:val="center"/>
              <w:rPr>
                <w:noProof w:val="0"/>
              </w:rPr>
            </w:pPr>
            <w:r w:rsidRPr="00AF35DE">
              <w:rPr>
                <w:noProof w:val="0"/>
              </w:rPr>
              <w:t>14</w:t>
            </w:r>
          </w:p>
        </w:tc>
      </w:tr>
      <w:tr w:rsidR="006C2C0E" w:rsidRPr="00AF35DE" w:rsidTr="00792FA4">
        <w:tc>
          <w:tcPr>
            <w:tcW w:w="620" w:type="dxa"/>
            <w:gridSpan w:val="2"/>
          </w:tcPr>
          <w:p w:rsidR="006C2C0E" w:rsidRPr="00AF35DE" w:rsidRDefault="006C2C0E" w:rsidP="007609E5">
            <w:pPr>
              <w:pStyle w:val="TableText"/>
              <w:rPr>
                <w:noProof w:val="0"/>
              </w:rPr>
            </w:pPr>
            <w:r w:rsidRPr="00AF35DE">
              <w:rPr>
                <w:noProof w:val="0"/>
              </w:rPr>
              <w:t>4.3</w:t>
            </w:r>
          </w:p>
        </w:tc>
        <w:tc>
          <w:tcPr>
            <w:tcW w:w="4362" w:type="dxa"/>
            <w:vAlign w:val="center"/>
          </w:tcPr>
          <w:p w:rsidR="006C2C0E" w:rsidRPr="00AF35DE" w:rsidRDefault="00313E08" w:rsidP="007609E5">
            <w:pPr>
              <w:pStyle w:val="TableText"/>
              <w:rPr>
                <w:noProof w:val="0"/>
              </w:rPr>
            </w:pPr>
            <w:fldSimple w:instr=" REF  Criteria43  \* MERGEFORMAT ">
              <w:sdt>
                <w:sdtPr>
                  <w:rPr>
                    <w:noProof w:val="0"/>
                    <w:highlight w:val="yellow"/>
                  </w:rPr>
                  <w:alias w:val="Criteria 4.3"/>
                  <w:tag w:val="Criteria 4.3"/>
                  <w:id w:val="1179618"/>
                  <w:lock w:val="sdtLocked"/>
                  <w:placeholder>
                    <w:docPart w:val="3ADF34FE15A547CFBF2F9A05B4FCF5D4"/>
                  </w:placeholder>
                </w:sdtPr>
                <w:sdtContent>
                  <w:r w:rsidR="00AF35DE" w:rsidRPr="00AF35DE">
                    <w:rPr>
                      <w:noProof w:val="0"/>
                    </w:rPr>
                    <w:t>Identify and report maintenance issues to appropriate personnel</w:t>
                  </w:r>
                </w:sdtContent>
              </w:sdt>
            </w:fldSimple>
          </w:p>
        </w:tc>
        <w:tc>
          <w:tcPr>
            <w:tcW w:w="1251" w:type="dxa"/>
            <w:vAlign w:val="center"/>
          </w:tcPr>
          <w:p w:rsidR="006C2C0E" w:rsidRPr="00AF35DE" w:rsidRDefault="00E57CF9" w:rsidP="007609E5">
            <w:pPr>
              <w:pStyle w:val="TableText"/>
              <w:jc w:val="center"/>
              <w:rPr>
                <w:noProof w:val="0"/>
              </w:rPr>
            </w:pPr>
            <w:r w:rsidRPr="00AF35DE">
              <w:rPr>
                <w:noProof w:val="0"/>
              </w:rPr>
              <w:t>4.3</w:t>
            </w:r>
          </w:p>
        </w:tc>
        <w:tc>
          <w:tcPr>
            <w:tcW w:w="1328" w:type="dxa"/>
            <w:vAlign w:val="center"/>
          </w:tcPr>
          <w:p w:rsidR="006C2C0E" w:rsidRPr="00AF35DE" w:rsidRDefault="00E57CF9" w:rsidP="007609E5">
            <w:pPr>
              <w:pStyle w:val="TableText"/>
              <w:jc w:val="center"/>
              <w:rPr>
                <w:noProof w:val="0"/>
              </w:rPr>
            </w:pPr>
            <w:r w:rsidRPr="00AF35DE">
              <w:rPr>
                <w:noProof w:val="0"/>
              </w:rPr>
              <w:t>22</w:t>
            </w:r>
          </w:p>
        </w:tc>
        <w:tc>
          <w:tcPr>
            <w:tcW w:w="1194" w:type="dxa"/>
            <w:vAlign w:val="center"/>
          </w:tcPr>
          <w:p w:rsidR="006C2C0E" w:rsidRPr="00AF35DE" w:rsidRDefault="00767CF8" w:rsidP="007609E5">
            <w:pPr>
              <w:pStyle w:val="TableText"/>
              <w:jc w:val="center"/>
              <w:rPr>
                <w:noProof w:val="0"/>
              </w:rPr>
            </w:pPr>
            <w:r w:rsidRPr="00AF35DE">
              <w:rPr>
                <w:noProof w:val="0"/>
              </w:rPr>
              <w:t>15</w:t>
            </w:r>
          </w:p>
        </w:tc>
      </w:tr>
      <w:tr w:rsidR="006C2C0E" w:rsidRPr="00AF35DE" w:rsidTr="006C2C0E">
        <w:tc>
          <w:tcPr>
            <w:tcW w:w="8755" w:type="dxa"/>
            <w:gridSpan w:val="6"/>
            <w:shd w:val="clear" w:color="auto" w:fill="E36C0A" w:themeFill="accent6" w:themeFillShade="BF"/>
          </w:tcPr>
          <w:p w:rsidR="006C2C0E" w:rsidRPr="00AF35DE" w:rsidRDefault="006C2C0E" w:rsidP="00044293">
            <w:pPr>
              <w:pStyle w:val="TableHeading"/>
              <w:rPr>
                <w:noProof w:val="0"/>
              </w:rPr>
            </w:pPr>
            <w:r w:rsidRPr="00AF35DE">
              <w:rPr>
                <w:noProof w:val="0"/>
              </w:rPr>
              <w:t xml:space="preserve">Element 5: </w:t>
            </w:r>
            <w:r w:rsidR="00313E08" w:rsidRPr="00AF35DE">
              <w:rPr>
                <w:noProof w:val="0"/>
              </w:rPr>
              <w:fldChar w:fldCharType="begin"/>
            </w:r>
            <w:r w:rsidR="00277256" w:rsidRPr="00AF35DE">
              <w:rPr>
                <w:noProof w:val="0"/>
              </w:rPr>
              <w:instrText xml:space="preserve"> REF  Element5 </w:instrText>
            </w:r>
            <w:r w:rsidR="00313E08" w:rsidRPr="00AF35DE">
              <w:rPr>
                <w:noProof w:val="0"/>
              </w:rPr>
              <w:fldChar w:fldCharType="separate"/>
            </w:r>
            <w:sdt>
              <w:sdtPr>
                <w:rPr>
                  <w:noProof w:val="0"/>
                </w:rPr>
                <w:alias w:val="Element 5"/>
                <w:tag w:val="Element 5"/>
                <w:id w:val="1179619"/>
                <w:lock w:val="sdtLocked"/>
                <w:placeholder>
                  <w:docPart w:val="C3A5E6C9BD014DD6A91BFF06DC8DC8F6"/>
                </w:placeholder>
              </w:sdtPr>
              <w:sdtContent>
                <w:r w:rsidR="00AF35DE" w:rsidRPr="00AF35DE">
                  <w:rPr>
                    <w:noProof w:val="0"/>
                  </w:rPr>
                  <w:t>Store food items</w:t>
                </w:r>
              </w:sdtContent>
            </w:sdt>
            <w:r w:rsidR="00313E08" w:rsidRPr="00AF35DE">
              <w:rPr>
                <w:noProof w:val="0"/>
              </w:rPr>
              <w:fldChar w:fldCharType="end"/>
            </w:r>
          </w:p>
        </w:tc>
      </w:tr>
      <w:tr w:rsidR="006C2C0E" w:rsidRPr="00AF35DE" w:rsidTr="00792FA4">
        <w:tc>
          <w:tcPr>
            <w:tcW w:w="606" w:type="dxa"/>
          </w:tcPr>
          <w:p w:rsidR="006C2C0E" w:rsidRPr="00AF35DE" w:rsidRDefault="006C2C0E" w:rsidP="00044293">
            <w:pPr>
              <w:pStyle w:val="TableText"/>
              <w:rPr>
                <w:noProof w:val="0"/>
              </w:rPr>
            </w:pPr>
            <w:r w:rsidRPr="00AF35DE">
              <w:rPr>
                <w:noProof w:val="0"/>
              </w:rPr>
              <w:t>5.1</w:t>
            </w:r>
          </w:p>
        </w:tc>
        <w:tc>
          <w:tcPr>
            <w:tcW w:w="4376" w:type="dxa"/>
            <w:gridSpan w:val="2"/>
          </w:tcPr>
          <w:p w:rsidR="006C2C0E" w:rsidRPr="00AF35DE" w:rsidRDefault="00313E08" w:rsidP="00044293">
            <w:pPr>
              <w:pStyle w:val="TableText"/>
              <w:rPr>
                <w:noProof w:val="0"/>
              </w:rPr>
            </w:pPr>
            <w:fldSimple w:instr=" REF  Criteria51  \* MERGEFORMAT ">
              <w:sdt>
                <w:sdtPr>
                  <w:rPr>
                    <w:noProof w:val="0"/>
                    <w:highlight w:val="yellow"/>
                  </w:rPr>
                  <w:alias w:val="Criteria 5.1"/>
                  <w:tag w:val="Criteria 5.1"/>
                  <w:id w:val="1179620"/>
                  <w:lock w:val="sdtLocked"/>
                  <w:placeholder>
                    <w:docPart w:val="8D2615DF0A9D41C29A0A9E606C72A648"/>
                  </w:placeholder>
                </w:sdtPr>
                <w:sdtContent>
                  <w:r w:rsidR="00AF35DE" w:rsidRPr="00AF35DE">
                    <w:rPr>
                      <w:noProof w:val="0"/>
                    </w:rPr>
                    <w:t>Store fresh and/or Cryovac items correctly</w:t>
                  </w:r>
                </w:sdtContent>
              </w:sdt>
            </w:fldSimple>
          </w:p>
        </w:tc>
        <w:tc>
          <w:tcPr>
            <w:tcW w:w="1251" w:type="dxa"/>
          </w:tcPr>
          <w:p w:rsidR="006C2C0E" w:rsidRPr="00AF35DE" w:rsidRDefault="00E57CF9" w:rsidP="007609E5">
            <w:pPr>
              <w:pStyle w:val="TableText"/>
              <w:jc w:val="center"/>
              <w:rPr>
                <w:noProof w:val="0"/>
              </w:rPr>
            </w:pPr>
            <w:r w:rsidRPr="00AF35DE">
              <w:rPr>
                <w:noProof w:val="0"/>
              </w:rPr>
              <w:t>5.1</w:t>
            </w:r>
          </w:p>
        </w:tc>
        <w:tc>
          <w:tcPr>
            <w:tcW w:w="1328" w:type="dxa"/>
          </w:tcPr>
          <w:p w:rsidR="006C2C0E" w:rsidRPr="00AF35DE" w:rsidRDefault="00E57CF9" w:rsidP="007609E5">
            <w:pPr>
              <w:pStyle w:val="TableText"/>
              <w:jc w:val="center"/>
              <w:rPr>
                <w:noProof w:val="0"/>
              </w:rPr>
            </w:pPr>
            <w:r w:rsidRPr="00AF35DE">
              <w:rPr>
                <w:noProof w:val="0"/>
              </w:rPr>
              <w:t>23, 24,</w:t>
            </w:r>
          </w:p>
        </w:tc>
        <w:tc>
          <w:tcPr>
            <w:tcW w:w="1194" w:type="dxa"/>
          </w:tcPr>
          <w:p w:rsidR="006C2C0E" w:rsidRPr="00AF35DE" w:rsidRDefault="00767CF8" w:rsidP="007609E5">
            <w:pPr>
              <w:pStyle w:val="TableText"/>
              <w:jc w:val="center"/>
              <w:rPr>
                <w:noProof w:val="0"/>
              </w:rPr>
            </w:pPr>
            <w:r w:rsidRPr="00AF35DE">
              <w:rPr>
                <w:noProof w:val="0"/>
              </w:rPr>
              <w:t>16</w:t>
            </w:r>
          </w:p>
        </w:tc>
      </w:tr>
      <w:tr w:rsidR="006C2C0E" w:rsidRPr="00AF35DE" w:rsidTr="00792FA4">
        <w:tc>
          <w:tcPr>
            <w:tcW w:w="606" w:type="dxa"/>
          </w:tcPr>
          <w:p w:rsidR="006C2C0E" w:rsidRPr="00AF35DE" w:rsidRDefault="006C2C0E" w:rsidP="007609E5">
            <w:pPr>
              <w:pStyle w:val="TableText"/>
              <w:rPr>
                <w:noProof w:val="0"/>
              </w:rPr>
            </w:pPr>
            <w:r w:rsidRPr="00AF35DE">
              <w:rPr>
                <w:noProof w:val="0"/>
              </w:rPr>
              <w:t>5.2</w:t>
            </w:r>
          </w:p>
        </w:tc>
        <w:tc>
          <w:tcPr>
            <w:tcW w:w="4376" w:type="dxa"/>
            <w:gridSpan w:val="2"/>
          </w:tcPr>
          <w:p w:rsidR="006C2C0E" w:rsidRPr="00AF35DE" w:rsidRDefault="00313E08" w:rsidP="007609E5">
            <w:pPr>
              <w:pStyle w:val="TableText"/>
              <w:rPr>
                <w:noProof w:val="0"/>
              </w:rPr>
            </w:pPr>
            <w:fldSimple w:instr=" REF  Criteria52  \* MERGEFORMAT ">
              <w:sdt>
                <w:sdtPr>
                  <w:rPr>
                    <w:noProof w:val="0"/>
                    <w:highlight w:val="yellow"/>
                  </w:rPr>
                  <w:alias w:val="Criteria 5.2"/>
                  <w:tag w:val="Criteria 5.2"/>
                  <w:id w:val="1179621"/>
                  <w:lock w:val="sdtLocked"/>
                  <w:placeholder>
                    <w:docPart w:val="9DBB7F1C750541B4A2C7A39DBA658851"/>
                  </w:placeholder>
                </w:sdtPr>
                <w:sdtContent>
                  <w:r w:rsidR="00AF35DE" w:rsidRPr="00AF35DE">
                    <w:rPr>
                      <w:noProof w:val="0"/>
                    </w:rPr>
                    <w:t>Prepare and maintain correct thawing of food items</w:t>
                  </w:r>
                </w:sdtContent>
              </w:sdt>
            </w:fldSimple>
          </w:p>
        </w:tc>
        <w:tc>
          <w:tcPr>
            <w:tcW w:w="1251" w:type="dxa"/>
          </w:tcPr>
          <w:p w:rsidR="006C2C0E" w:rsidRPr="00AF35DE" w:rsidRDefault="00E57CF9" w:rsidP="007609E5">
            <w:pPr>
              <w:pStyle w:val="TableText"/>
              <w:jc w:val="center"/>
              <w:rPr>
                <w:noProof w:val="0"/>
              </w:rPr>
            </w:pPr>
            <w:r w:rsidRPr="00AF35DE">
              <w:rPr>
                <w:noProof w:val="0"/>
              </w:rPr>
              <w:t>5.2</w:t>
            </w:r>
          </w:p>
        </w:tc>
        <w:tc>
          <w:tcPr>
            <w:tcW w:w="1328" w:type="dxa"/>
          </w:tcPr>
          <w:p w:rsidR="006C2C0E" w:rsidRPr="00AF35DE" w:rsidRDefault="00E57CF9" w:rsidP="007609E5">
            <w:pPr>
              <w:pStyle w:val="TableText"/>
              <w:jc w:val="center"/>
              <w:rPr>
                <w:noProof w:val="0"/>
              </w:rPr>
            </w:pPr>
            <w:r w:rsidRPr="00AF35DE">
              <w:rPr>
                <w:noProof w:val="0"/>
              </w:rPr>
              <w:t>25</w:t>
            </w:r>
          </w:p>
        </w:tc>
        <w:tc>
          <w:tcPr>
            <w:tcW w:w="1194" w:type="dxa"/>
          </w:tcPr>
          <w:p w:rsidR="006C2C0E" w:rsidRPr="00AF35DE" w:rsidRDefault="00767CF8" w:rsidP="007609E5">
            <w:pPr>
              <w:pStyle w:val="TableText"/>
              <w:jc w:val="center"/>
              <w:rPr>
                <w:noProof w:val="0"/>
              </w:rPr>
            </w:pPr>
            <w:r w:rsidRPr="00AF35DE">
              <w:rPr>
                <w:noProof w:val="0"/>
              </w:rPr>
              <w:t>17</w:t>
            </w:r>
          </w:p>
        </w:tc>
      </w:tr>
      <w:tr w:rsidR="006C2C0E" w:rsidRPr="00AF35DE" w:rsidTr="00792FA4">
        <w:tc>
          <w:tcPr>
            <w:tcW w:w="606" w:type="dxa"/>
          </w:tcPr>
          <w:p w:rsidR="006C2C0E" w:rsidRPr="00AF35DE" w:rsidRDefault="006C2C0E" w:rsidP="007609E5">
            <w:pPr>
              <w:pStyle w:val="TableText"/>
              <w:rPr>
                <w:noProof w:val="0"/>
              </w:rPr>
            </w:pPr>
            <w:r w:rsidRPr="00AF35DE">
              <w:rPr>
                <w:noProof w:val="0"/>
              </w:rPr>
              <w:t>5.3</w:t>
            </w:r>
          </w:p>
        </w:tc>
        <w:tc>
          <w:tcPr>
            <w:tcW w:w="4376" w:type="dxa"/>
            <w:gridSpan w:val="2"/>
          </w:tcPr>
          <w:p w:rsidR="006C2C0E" w:rsidRPr="00AF35DE" w:rsidRDefault="00313E08" w:rsidP="007609E5">
            <w:pPr>
              <w:pStyle w:val="TableText"/>
              <w:rPr>
                <w:noProof w:val="0"/>
              </w:rPr>
            </w:pPr>
            <w:fldSimple w:instr=" REF  Criteria53  \* MERGEFORMAT ">
              <w:sdt>
                <w:sdtPr>
                  <w:rPr>
                    <w:noProof w:val="0"/>
                    <w:highlight w:val="yellow"/>
                  </w:rPr>
                  <w:alias w:val="Criteria 5.3"/>
                  <w:tag w:val="Criteria 5.3"/>
                  <w:id w:val="1179622"/>
                  <w:lock w:val="sdtLocked"/>
                  <w:placeholder>
                    <w:docPart w:val="3B6073142F8F4EB98EBD6C18B9BE2F9E"/>
                  </w:placeholder>
                </w:sdtPr>
                <w:sdtContent>
                  <w:r w:rsidR="00AF35DE" w:rsidRPr="00AF35DE">
                    <w:rPr>
                      <w:noProof w:val="0"/>
                    </w:rPr>
                    <w:t>Store fast food products appropriately in correct containers</w:t>
                  </w:r>
                </w:sdtContent>
              </w:sdt>
            </w:fldSimple>
          </w:p>
        </w:tc>
        <w:tc>
          <w:tcPr>
            <w:tcW w:w="1251" w:type="dxa"/>
          </w:tcPr>
          <w:p w:rsidR="006C2C0E" w:rsidRPr="00AF35DE" w:rsidRDefault="00E57CF9" w:rsidP="007609E5">
            <w:pPr>
              <w:pStyle w:val="TableText"/>
              <w:jc w:val="center"/>
              <w:rPr>
                <w:noProof w:val="0"/>
              </w:rPr>
            </w:pPr>
            <w:r w:rsidRPr="00AF35DE">
              <w:rPr>
                <w:noProof w:val="0"/>
              </w:rPr>
              <w:t>5.3</w:t>
            </w:r>
          </w:p>
        </w:tc>
        <w:tc>
          <w:tcPr>
            <w:tcW w:w="1328" w:type="dxa"/>
          </w:tcPr>
          <w:p w:rsidR="006C2C0E" w:rsidRPr="00AF35DE" w:rsidRDefault="00E57CF9" w:rsidP="007609E5">
            <w:pPr>
              <w:pStyle w:val="TableText"/>
              <w:jc w:val="center"/>
              <w:rPr>
                <w:noProof w:val="0"/>
              </w:rPr>
            </w:pPr>
            <w:r w:rsidRPr="00AF35DE">
              <w:rPr>
                <w:noProof w:val="0"/>
              </w:rPr>
              <w:t>26, 27</w:t>
            </w:r>
          </w:p>
        </w:tc>
        <w:tc>
          <w:tcPr>
            <w:tcW w:w="1194" w:type="dxa"/>
          </w:tcPr>
          <w:p w:rsidR="006C2C0E" w:rsidRPr="00AF35DE" w:rsidRDefault="00767CF8" w:rsidP="007609E5">
            <w:pPr>
              <w:pStyle w:val="TableText"/>
              <w:jc w:val="center"/>
              <w:rPr>
                <w:noProof w:val="0"/>
              </w:rPr>
            </w:pPr>
            <w:r w:rsidRPr="00AF35DE">
              <w:rPr>
                <w:noProof w:val="0"/>
              </w:rPr>
              <w:t>18</w:t>
            </w:r>
          </w:p>
        </w:tc>
      </w:tr>
      <w:tr w:rsidR="006C2C0E" w:rsidRPr="00AF35DE" w:rsidTr="00792FA4">
        <w:tc>
          <w:tcPr>
            <w:tcW w:w="606" w:type="dxa"/>
          </w:tcPr>
          <w:p w:rsidR="006C2C0E" w:rsidRPr="00AF35DE" w:rsidRDefault="006C2C0E" w:rsidP="007609E5">
            <w:pPr>
              <w:pStyle w:val="TableText"/>
              <w:rPr>
                <w:noProof w:val="0"/>
              </w:rPr>
            </w:pPr>
            <w:r w:rsidRPr="00AF35DE">
              <w:rPr>
                <w:noProof w:val="0"/>
              </w:rPr>
              <w:lastRenderedPageBreak/>
              <w:t>5.4</w:t>
            </w:r>
          </w:p>
        </w:tc>
        <w:tc>
          <w:tcPr>
            <w:tcW w:w="4376" w:type="dxa"/>
            <w:gridSpan w:val="2"/>
          </w:tcPr>
          <w:p w:rsidR="006C2C0E" w:rsidRPr="00AF35DE" w:rsidRDefault="00313E08" w:rsidP="007609E5">
            <w:pPr>
              <w:pStyle w:val="TableText"/>
              <w:rPr>
                <w:noProof w:val="0"/>
              </w:rPr>
            </w:pPr>
            <w:fldSimple w:instr=" REF  Criteria54  \* MERGEFORMAT ">
              <w:sdt>
                <w:sdtPr>
                  <w:rPr>
                    <w:noProof w:val="0"/>
                    <w:highlight w:val="yellow"/>
                  </w:rPr>
                  <w:alias w:val="Criteria 5.4"/>
                  <w:tag w:val="Criteria 5.4"/>
                  <w:id w:val="1179623"/>
                  <w:lock w:val="sdtLocked"/>
                  <w:placeholder>
                    <w:docPart w:val="8A8104E469B84FC5B7B4DBD319DCBD60"/>
                  </w:placeholder>
                </w:sdtPr>
                <w:sdtContent>
                  <w:r w:rsidR="00AF35DE" w:rsidRPr="00AF35DE">
                    <w:rPr>
                      <w:noProof w:val="0"/>
                    </w:rPr>
                    <w:t>Label fast food products correctly</w:t>
                  </w:r>
                </w:sdtContent>
              </w:sdt>
            </w:fldSimple>
          </w:p>
        </w:tc>
        <w:tc>
          <w:tcPr>
            <w:tcW w:w="1251" w:type="dxa"/>
          </w:tcPr>
          <w:p w:rsidR="006C2C0E" w:rsidRPr="00AF35DE" w:rsidRDefault="00E57CF9" w:rsidP="007609E5">
            <w:pPr>
              <w:pStyle w:val="TableText"/>
              <w:jc w:val="center"/>
              <w:rPr>
                <w:noProof w:val="0"/>
              </w:rPr>
            </w:pPr>
            <w:r w:rsidRPr="00AF35DE">
              <w:rPr>
                <w:noProof w:val="0"/>
              </w:rPr>
              <w:t>5.4</w:t>
            </w:r>
          </w:p>
        </w:tc>
        <w:tc>
          <w:tcPr>
            <w:tcW w:w="1328" w:type="dxa"/>
          </w:tcPr>
          <w:p w:rsidR="006C2C0E" w:rsidRPr="00AF35DE" w:rsidRDefault="00E57CF9" w:rsidP="007609E5">
            <w:pPr>
              <w:pStyle w:val="TableText"/>
              <w:jc w:val="center"/>
              <w:rPr>
                <w:noProof w:val="0"/>
              </w:rPr>
            </w:pPr>
            <w:r w:rsidRPr="00AF35DE">
              <w:rPr>
                <w:noProof w:val="0"/>
              </w:rPr>
              <w:t>28</w:t>
            </w:r>
          </w:p>
        </w:tc>
        <w:tc>
          <w:tcPr>
            <w:tcW w:w="1194" w:type="dxa"/>
          </w:tcPr>
          <w:p w:rsidR="006C2C0E" w:rsidRPr="00AF35DE" w:rsidRDefault="00767CF8" w:rsidP="007609E5">
            <w:pPr>
              <w:pStyle w:val="TableText"/>
              <w:jc w:val="center"/>
              <w:rPr>
                <w:noProof w:val="0"/>
              </w:rPr>
            </w:pPr>
            <w:r w:rsidRPr="00AF35DE">
              <w:rPr>
                <w:noProof w:val="0"/>
              </w:rPr>
              <w:t>19</w:t>
            </w:r>
          </w:p>
        </w:tc>
      </w:tr>
      <w:tr w:rsidR="006C2C0E" w:rsidRPr="00AF35DE" w:rsidTr="00792FA4">
        <w:tc>
          <w:tcPr>
            <w:tcW w:w="606" w:type="dxa"/>
          </w:tcPr>
          <w:p w:rsidR="006C2C0E" w:rsidRPr="00AF35DE" w:rsidRDefault="006C2C0E" w:rsidP="007609E5">
            <w:pPr>
              <w:pStyle w:val="TableText"/>
              <w:rPr>
                <w:noProof w:val="0"/>
              </w:rPr>
            </w:pPr>
            <w:r w:rsidRPr="00AF35DE">
              <w:rPr>
                <w:noProof w:val="0"/>
              </w:rPr>
              <w:t>5.5</w:t>
            </w:r>
          </w:p>
        </w:tc>
        <w:tc>
          <w:tcPr>
            <w:tcW w:w="4376" w:type="dxa"/>
            <w:gridSpan w:val="2"/>
          </w:tcPr>
          <w:p w:rsidR="006C2C0E" w:rsidRPr="00AF35DE" w:rsidRDefault="00313E08" w:rsidP="007609E5">
            <w:pPr>
              <w:pStyle w:val="TableText"/>
              <w:rPr>
                <w:noProof w:val="0"/>
              </w:rPr>
            </w:pPr>
            <w:fldSimple w:instr=" REF  Criteria55  \* MERGEFORMAT ">
              <w:sdt>
                <w:sdtPr>
                  <w:rPr>
                    <w:noProof w:val="0"/>
                    <w:highlight w:val="yellow"/>
                  </w:rPr>
                  <w:alias w:val="Criteria 5.5"/>
                  <w:tag w:val="Criteria 5.5"/>
                  <w:id w:val="1179624"/>
                  <w:lock w:val="sdtLocked"/>
                  <w:placeholder>
                    <w:docPart w:val="B2092D47327543E29C9FFE42F7EC834A"/>
                  </w:placeholder>
                </w:sdtPr>
                <w:sdtContent>
                  <w:r w:rsidR="00AF35DE" w:rsidRPr="00AF35DE">
                    <w:rPr>
                      <w:noProof w:val="0"/>
                    </w:rPr>
                    <w:t>Ensure correct conditions are maintained for freshness and quality</w:t>
                  </w:r>
                </w:sdtContent>
              </w:sdt>
            </w:fldSimple>
          </w:p>
        </w:tc>
        <w:tc>
          <w:tcPr>
            <w:tcW w:w="1251" w:type="dxa"/>
          </w:tcPr>
          <w:p w:rsidR="006C2C0E" w:rsidRPr="00AF35DE" w:rsidRDefault="00E57CF9" w:rsidP="007609E5">
            <w:pPr>
              <w:pStyle w:val="TableText"/>
              <w:jc w:val="center"/>
              <w:rPr>
                <w:noProof w:val="0"/>
              </w:rPr>
            </w:pPr>
            <w:r w:rsidRPr="00AF35DE">
              <w:rPr>
                <w:noProof w:val="0"/>
              </w:rPr>
              <w:t>5.5</w:t>
            </w:r>
          </w:p>
        </w:tc>
        <w:tc>
          <w:tcPr>
            <w:tcW w:w="1328" w:type="dxa"/>
          </w:tcPr>
          <w:p w:rsidR="006C2C0E" w:rsidRPr="00AF35DE" w:rsidRDefault="00E57CF9" w:rsidP="007609E5">
            <w:pPr>
              <w:pStyle w:val="TableText"/>
              <w:jc w:val="center"/>
              <w:rPr>
                <w:noProof w:val="0"/>
              </w:rPr>
            </w:pPr>
            <w:r w:rsidRPr="00AF35DE">
              <w:rPr>
                <w:noProof w:val="0"/>
              </w:rPr>
              <w:t>29</w:t>
            </w:r>
          </w:p>
        </w:tc>
        <w:tc>
          <w:tcPr>
            <w:tcW w:w="1194" w:type="dxa"/>
          </w:tcPr>
          <w:p w:rsidR="006C2C0E" w:rsidRPr="00AF35DE" w:rsidRDefault="00767CF8" w:rsidP="007609E5">
            <w:pPr>
              <w:pStyle w:val="TableText"/>
              <w:jc w:val="center"/>
              <w:rPr>
                <w:noProof w:val="0"/>
              </w:rPr>
            </w:pPr>
            <w:r w:rsidRPr="00AF35DE">
              <w:rPr>
                <w:noProof w:val="0"/>
              </w:rPr>
              <w:t>20</w:t>
            </w:r>
          </w:p>
        </w:tc>
      </w:tr>
    </w:tbl>
    <w:p w:rsidR="00EB39FF" w:rsidRPr="00AF35DE" w:rsidRDefault="00EB39FF" w:rsidP="00DC584E">
      <w:pPr>
        <w:pStyle w:val="BodyCopy"/>
        <w:rPr>
          <w:noProof w:val="0"/>
        </w:rPr>
      </w:pPr>
    </w:p>
    <w:p w:rsidR="00BB41F2" w:rsidRPr="00AF35DE" w:rsidRDefault="00BB41F2" w:rsidP="00DC584E">
      <w:pPr>
        <w:pStyle w:val="BodyCopy"/>
        <w:rPr>
          <w:noProof w:val="0"/>
        </w:rPr>
        <w:sectPr w:rsidR="00BB41F2" w:rsidRPr="00AF35DE" w:rsidSect="00DC584E">
          <w:headerReference w:type="even" r:id="rId30"/>
          <w:headerReference w:type="default" r:id="rId31"/>
          <w:pgSz w:w="11906" w:h="16838" w:code="9"/>
          <w:pgMar w:top="1440" w:right="1440" w:bottom="1440" w:left="1701" w:header="709" w:footer="24" w:gutter="0"/>
          <w:cols w:space="708"/>
          <w:docGrid w:linePitch="360"/>
        </w:sectPr>
      </w:pPr>
    </w:p>
    <w:p w:rsidR="00EF0356" w:rsidRPr="00AF35DE" w:rsidRDefault="00EF0356" w:rsidP="00326643">
      <w:pPr>
        <w:pStyle w:val="Heading1"/>
      </w:pPr>
      <w:bookmarkStart w:id="33" w:name="_Toc294862959"/>
      <w:bookmarkStart w:id="34" w:name="_Toc346252806"/>
      <w:r w:rsidRPr="00AF35DE">
        <w:lastRenderedPageBreak/>
        <w:t>Glossary</w:t>
      </w:r>
      <w:bookmarkEnd w:id="33"/>
      <w:bookmarkEnd w:id="3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2694"/>
        <w:gridCol w:w="6095"/>
      </w:tblGrid>
      <w:tr w:rsidR="00EF0356" w:rsidRPr="00AF35DE" w:rsidTr="003B41F6">
        <w:trPr>
          <w:trHeight w:val="567"/>
          <w:tblHeader/>
        </w:trPr>
        <w:tc>
          <w:tcPr>
            <w:tcW w:w="269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F35DE" w:rsidRDefault="00EF0356" w:rsidP="00044293">
            <w:pPr>
              <w:pStyle w:val="TableHeading"/>
              <w:rPr>
                <w:noProof w:val="0"/>
              </w:rPr>
            </w:pPr>
            <w:r w:rsidRPr="00AF35DE">
              <w:rPr>
                <w:noProof w:val="0"/>
              </w:rPr>
              <w:t>Term</w:t>
            </w:r>
          </w:p>
        </w:tc>
        <w:tc>
          <w:tcPr>
            <w:tcW w:w="609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F35DE" w:rsidRDefault="00EF0356" w:rsidP="00044293">
            <w:pPr>
              <w:pStyle w:val="TableHeading"/>
              <w:rPr>
                <w:noProof w:val="0"/>
              </w:rPr>
            </w:pPr>
            <w:r w:rsidRPr="00AF35DE">
              <w:rPr>
                <w:noProof w:val="0"/>
              </w:rPr>
              <w:t>Explanation</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Blanch</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Plunge food into boiling water </w:t>
            </w:r>
            <w:r w:rsidR="00724444" w:rsidRPr="00AF35DE">
              <w:rPr>
                <w:noProof w:val="0"/>
              </w:rPr>
              <w:t>to pa</w:t>
            </w:r>
            <w:r w:rsidRPr="00AF35DE">
              <w:rPr>
                <w:noProof w:val="0"/>
              </w:rPr>
              <w:t>rtly cook</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Bouquet Garni</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Mix</w:t>
            </w:r>
            <w:r w:rsidR="00724444" w:rsidRPr="00AF35DE">
              <w:rPr>
                <w:noProof w:val="0"/>
              </w:rPr>
              <w:t xml:space="preserve">ture of aromatic </w:t>
            </w:r>
            <w:r w:rsidRPr="00AF35DE">
              <w:rPr>
                <w:noProof w:val="0"/>
              </w:rPr>
              <w:t>herbs and spices, used to impart flavour, tied in bu</w:t>
            </w:r>
            <w:r w:rsidR="00724444" w:rsidRPr="00AF35DE">
              <w:rPr>
                <w:noProof w:val="0"/>
              </w:rPr>
              <w:t>n</w:t>
            </w:r>
            <w:r w:rsidRPr="00AF35DE">
              <w:rPr>
                <w:noProof w:val="0"/>
              </w:rPr>
              <w:t>ches so removal can be achieved before cooking process is finished</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Brunoise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724444" w:rsidP="00724444">
            <w:pPr>
              <w:pStyle w:val="TableText"/>
              <w:rPr>
                <w:noProof w:val="0"/>
              </w:rPr>
            </w:pPr>
            <w:r w:rsidRPr="00AF35DE">
              <w:rPr>
                <w:noProof w:val="0"/>
              </w:rPr>
              <w:t>Small</w:t>
            </w:r>
            <w:r w:rsidR="003B41F6" w:rsidRPr="00AF35DE">
              <w:rPr>
                <w:noProof w:val="0"/>
              </w:rPr>
              <w:t xml:space="preserve"> dice </w:t>
            </w:r>
            <w:r w:rsidRPr="00AF35DE">
              <w:rPr>
                <w:noProof w:val="0"/>
              </w:rPr>
              <w:t>(</w:t>
            </w:r>
            <w:r w:rsidR="003B41F6" w:rsidRPr="00AF35DE">
              <w:rPr>
                <w:noProof w:val="0"/>
              </w:rPr>
              <w:t>3mm x 3mm x 3mm</w:t>
            </w:r>
            <w:r w:rsidRPr="00AF35DE">
              <w:rPr>
                <w:noProof w:val="0"/>
              </w:rPr>
              <w:t>) shaped vegetable cut:</w:t>
            </w:r>
            <w:r w:rsidR="003B41F6" w:rsidRPr="00AF35DE">
              <w:rPr>
                <w:noProof w:val="0"/>
              </w:rPr>
              <w:t xml:space="preserve"> used to garnish salads; </w:t>
            </w:r>
            <w:r w:rsidR="00AF35DE" w:rsidRPr="00AF35DE">
              <w:rPr>
                <w:noProof w:val="0"/>
              </w:rPr>
              <w:t>consommé</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Burger</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Food pattie encased in soft bread roll. Can be meat; beef, chicken, lamb: minced seasoned meat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AF35DE" w:rsidP="00044293">
            <w:pPr>
              <w:pStyle w:val="TableTextBold"/>
              <w:rPr>
                <w:noProof w:val="0"/>
              </w:rPr>
            </w:pPr>
            <w:r w:rsidRPr="00AF35DE">
              <w:rPr>
                <w:noProof w:val="0"/>
              </w:rPr>
              <w:t>Canapés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724444">
            <w:pPr>
              <w:pStyle w:val="TableText"/>
              <w:rPr>
                <w:noProof w:val="0"/>
              </w:rPr>
            </w:pPr>
            <w:r w:rsidRPr="00AF35DE">
              <w:rPr>
                <w:noProof w:val="0"/>
              </w:rPr>
              <w:t xml:space="preserve">Small one or two bite snack, savoury in taste, </w:t>
            </w:r>
            <w:r w:rsidR="00724444" w:rsidRPr="00AF35DE">
              <w:rPr>
                <w:noProof w:val="0"/>
              </w:rPr>
              <w:t xml:space="preserve">with a </w:t>
            </w:r>
            <w:r w:rsidRPr="00AF35DE">
              <w:rPr>
                <w:noProof w:val="0"/>
              </w:rPr>
              <w:t>firm base</w:t>
            </w:r>
            <w:r w:rsidR="00724444" w:rsidRPr="00AF35DE">
              <w:rPr>
                <w:noProof w:val="0"/>
              </w:rPr>
              <w:t>, t</w:t>
            </w:r>
            <w:r w:rsidRPr="00AF35DE">
              <w:rPr>
                <w:noProof w:val="0"/>
              </w:rPr>
              <w:t>opping</w:t>
            </w:r>
            <w:r w:rsidR="00724444" w:rsidRPr="00AF35DE">
              <w:rPr>
                <w:noProof w:val="0"/>
              </w:rPr>
              <w:t xml:space="preserve"> and</w:t>
            </w:r>
            <w:r w:rsidRPr="00AF35DE">
              <w:rPr>
                <w:noProof w:val="0"/>
              </w:rPr>
              <w:t xml:space="preserve"> garnish</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Clarify</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Process of making clear</w:t>
            </w:r>
            <w:r w:rsidR="00724444" w:rsidRPr="00AF35DE">
              <w:rPr>
                <w:noProof w:val="0"/>
              </w:rPr>
              <w:t>, removing cloudiness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Complex</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47484F" w:rsidP="0047484F">
            <w:pPr>
              <w:pStyle w:val="TableText"/>
              <w:rPr>
                <w:noProof w:val="0"/>
              </w:rPr>
            </w:pPr>
            <w:r w:rsidRPr="00AF35DE">
              <w:rPr>
                <w:noProof w:val="0"/>
              </w:rPr>
              <w:t>Usually refers to having several or many i</w:t>
            </w:r>
            <w:r w:rsidR="003B41F6" w:rsidRPr="00AF35DE">
              <w:rPr>
                <w:noProof w:val="0"/>
              </w:rPr>
              <w:t>ngredients</w:t>
            </w:r>
            <w:r w:rsidRPr="00AF35DE">
              <w:rPr>
                <w:noProof w:val="0"/>
              </w:rPr>
              <w:t>; a complex dish or recipe – opposite of simple</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Croutons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724444" w:rsidP="00724444">
            <w:pPr>
              <w:pStyle w:val="TableText"/>
              <w:rPr>
                <w:noProof w:val="0"/>
              </w:rPr>
            </w:pPr>
            <w:r w:rsidRPr="00AF35DE">
              <w:rPr>
                <w:noProof w:val="0"/>
              </w:rPr>
              <w:t>D</w:t>
            </w:r>
            <w:r w:rsidR="003B41F6" w:rsidRPr="00AF35DE">
              <w:rPr>
                <w:noProof w:val="0"/>
              </w:rPr>
              <w:t>i</w:t>
            </w:r>
            <w:r w:rsidRPr="00AF35DE">
              <w:rPr>
                <w:noProof w:val="0"/>
              </w:rPr>
              <w:t>ced pieces of bread that have</w:t>
            </w:r>
            <w:r w:rsidR="003B41F6" w:rsidRPr="00AF35DE">
              <w:rPr>
                <w:noProof w:val="0"/>
              </w:rPr>
              <w:t xml:space="preserve"> been dried in oven or </w:t>
            </w:r>
            <w:r w:rsidRPr="00AF35DE">
              <w:rPr>
                <w:noProof w:val="0"/>
              </w:rPr>
              <w:t>fried in oil;</w:t>
            </w:r>
            <w:r w:rsidR="003B41F6" w:rsidRPr="00AF35DE">
              <w:rPr>
                <w:noProof w:val="0"/>
              </w:rPr>
              <w:t xml:space="preserve"> used for garnish</w:t>
            </w:r>
            <w:r w:rsidRPr="00AF35DE">
              <w:rPr>
                <w:noProof w:val="0"/>
              </w:rPr>
              <w:t xml:space="preserve"> in soup, and for taste and texture in salads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Decantered</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To remove an item from original packaging and store in new container</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Decomposition</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Organic product aging and enzymic action changing the structure of a product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Defective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Something that is not operating as the manufacturer intended</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Dim Sum</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Chinese snack food</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Dressing</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Moisture added </w:t>
            </w:r>
            <w:r w:rsidR="00724444" w:rsidRPr="00AF35DE">
              <w:rPr>
                <w:noProof w:val="0"/>
              </w:rPr>
              <w:t xml:space="preserve">to </w:t>
            </w:r>
            <w:r w:rsidRPr="00AF35DE">
              <w:rPr>
                <w:noProof w:val="0"/>
              </w:rPr>
              <w:t>salads to lubricate the dish, will have seaso</w:t>
            </w:r>
            <w:r w:rsidR="00724444" w:rsidRPr="00AF35DE">
              <w:rPr>
                <w:noProof w:val="0"/>
              </w:rPr>
              <w:t xml:space="preserve">ning, will be acidic in nature, oil and </w:t>
            </w:r>
            <w:r w:rsidRPr="00AF35DE">
              <w:rPr>
                <w:noProof w:val="0"/>
              </w:rPr>
              <w:t>vinegar based normally</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Fold</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 xml:space="preserve">technique to </w:t>
            </w:r>
            <w:r w:rsidR="00724444" w:rsidRPr="00AF35DE">
              <w:rPr>
                <w:noProof w:val="0"/>
              </w:rPr>
              <w:t xml:space="preserve">gently incorporate </w:t>
            </w:r>
            <w:r w:rsidR="00AF35DE" w:rsidRPr="00AF35DE">
              <w:rPr>
                <w:noProof w:val="0"/>
              </w:rPr>
              <w:t>ingredients; with</w:t>
            </w:r>
            <w:r w:rsidR="00724444" w:rsidRPr="00AF35DE">
              <w:rPr>
                <w:noProof w:val="0"/>
              </w:rPr>
              <w:t xml:space="preserve"> the </w:t>
            </w:r>
            <w:r w:rsidRPr="00AF35DE">
              <w:rPr>
                <w:noProof w:val="0"/>
              </w:rPr>
              <w:t>aim</w:t>
            </w:r>
            <w:r w:rsidR="00724444" w:rsidRPr="00AF35DE">
              <w:rPr>
                <w:noProof w:val="0"/>
              </w:rPr>
              <w:t xml:space="preserve"> of doing so without damaging or bruising </w:t>
            </w:r>
            <w:r w:rsidRPr="00AF35DE">
              <w:rPr>
                <w:noProof w:val="0"/>
              </w:rPr>
              <w:t>t</w:t>
            </w:r>
            <w:r w:rsidR="00E17955" w:rsidRPr="00AF35DE">
              <w:rPr>
                <w:noProof w:val="0"/>
              </w:rPr>
              <w:t>he</w:t>
            </w:r>
            <w:r w:rsidRPr="00AF35DE">
              <w:rPr>
                <w:noProof w:val="0"/>
              </w:rPr>
              <w:t xml:space="preserve"> ingredients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Food grade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Quality good enough to be used for foods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Foodstuff</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Any type of food suited for human consumption</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Fritter</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F</w:t>
            </w:r>
            <w:r w:rsidR="00E17955" w:rsidRPr="00AF35DE">
              <w:rPr>
                <w:noProof w:val="0"/>
              </w:rPr>
              <w:t>ried batter, can be flavoured or</w:t>
            </w:r>
            <w:r w:rsidRPr="00AF35DE">
              <w:rPr>
                <w:noProof w:val="0"/>
              </w:rPr>
              <w:t xml:space="preserve"> can </w:t>
            </w:r>
            <w:r w:rsidR="00E17955" w:rsidRPr="00AF35DE">
              <w:rPr>
                <w:noProof w:val="0"/>
              </w:rPr>
              <w:t>have</w:t>
            </w:r>
            <w:r w:rsidRPr="00AF35DE">
              <w:rPr>
                <w:noProof w:val="0"/>
              </w:rPr>
              <w:t xml:space="preserve"> something encased inside. </w:t>
            </w:r>
            <w:r w:rsidR="00E17955" w:rsidRPr="00AF35DE">
              <w:rPr>
                <w:noProof w:val="0"/>
              </w:rPr>
              <w:t>May be deep f</w:t>
            </w:r>
            <w:r w:rsidRPr="00AF35DE">
              <w:rPr>
                <w:noProof w:val="0"/>
              </w:rPr>
              <w:t xml:space="preserve">ried </w:t>
            </w:r>
            <w:r w:rsidR="00E17955" w:rsidRPr="00AF35DE">
              <w:rPr>
                <w:noProof w:val="0"/>
              </w:rPr>
              <w:t>or grilled</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 xml:space="preserve">Garnish </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Decoration of the meal</w:t>
            </w:r>
            <w:r w:rsidR="00E17955" w:rsidRPr="00AF35DE">
              <w:rPr>
                <w:noProof w:val="0"/>
              </w:rPr>
              <w:t xml:space="preserve"> to add to its visual appeal;</w:t>
            </w:r>
            <w:r w:rsidRPr="00AF35DE">
              <w:rPr>
                <w:noProof w:val="0"/>
              </w:rPr>
              <w:t xml:space="preserve"> must be edible</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Gratinate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Process of bro</w:t>
            </w:r>
            <w:r w:rsidR="00E17955" w:rsidRPr="00AF35DE">
              <w:rPr>
                <w:noProof w:val="0"/>
              </w:rPr>
              <w:t>wning the surface of foods; achieved by placing dish under a</w:t>
            </w:r>
            <w:r w:rsidRPr="00AF35DE">
              <w:rPr>
                <w:noProof w:val="0"/>
              </w:rPr>
              <w:t xml:space="preserve"> </w:t>
            </w:r>
            <w:r w:rsidR="00AF35DE" w:rsidRPr="00AF35DE">
              <w:rPr>
                <w:noProof w:val="0"/>
              </w:rPr>
              <w:t>salamander</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lastRenderedPageBreak/>
              <w:t>Gyoza</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 xml:space="preserve">Small Asian style </w:t>
            </w:r>
            <w:r w:rsidR="00AF35DE" w:rsidRPr="00AF35DE">
              <w:rPr>
                <w:noProof w:val="0"/>
              </w:rPr>
              <w:t>dumpling</w:t>
            </w:r>
            <w:r w:rsidRPr="00AF35DE">
              <w:rPr>
                <w:noProof w:val="0"/>
              </w:rPr>
              <w:t xml:space="preserve"> will be steamed in small </w:t>
            </w:r>
            <w:r w:rsidR="00AF35DE" w:rsidRPr="00AF35DE">
              <w:rPr>
                <w:noProof w:val="0"/>
              </w:rPr>
              <w:t>amount</w:t>
            </w:r>
            <w:r w:rsidRPr="00AF35DE">
              <w:rPr>
                <w:noProof w:val="0"/>
              </w:rPr>
              <w:t xml:space="preserve"> of liquid and </w:t>
            </w:r>
            <w:r w:rsidR="00E17955" w:rsidRPr="00AF35DE">
              <w:rPr>
                <w:noProof w:val="0"/>
              </w:rPr>
              <w:t xml:space="preserve">gently fried to give a </w:t>
            </w:r>
            <w:r w:rsidRPr="00AF35DE">
              <w:rPr>
                <w:noProof w:val="0"/>
              </w:rPr>
              <w:t>crispy edge to dumpling</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Honing</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Using sharpening steel to re-align feather on knife blade</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Julienne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Cut of vegetable that </w:t>
            </w:r>
            <w:r w:rsidR="00AF35DE" w:rsidRPr="00AF35DE">
              <w:rPr>
                <w:noProof w:val="0"/>
              </w:rPr>
              <w:t>resembles</w:t>
            </w:r>
            <w:r w:rsidRPr="00AF35DE">
              <w:rPr>
                <w:noProof w:val="0"/>
              </w:rPr>
              <w:t xml:space="preserve"> a matchstick; 3mmx3mmx 20mm long</w:t>
            </w:r>
            <w:r w:rsidR="00E17955" w:rsidRPr="00AF35DE">
              <w:rPr>
                <w:noProof w:val="0"/>
              </w:rPr>
              <w:t>. Used as a garnish for salad or soup</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Marinate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 xml:space="preserve">Process of </w:t>
            </w:r>
            <w:r w:rsidR="00E17955" w:rsidRPr="00AF35DE">
              <w:rPr>
                <w:noProof w:val="0"/>
              </w:rPr>
              <w:t xml:space="preserve">steeping </w:t>
            </w:r>
            <w:r w:rsidRPr="00AF35DE">
              <w:rPr>
                <w:noProof w:val="0"/>
              </w:rPr>
              <w:t>food</w:t>
            </w:r>
            <w:r w:rsidR="00E17955" w:rsidRPr="00AF35DE">
              <w:rPr>
                <w:noProof w:val="0"/>
              </w:rPr>
              <w:t xml:space="preserve"> in a liquid to impart flavour and colour</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Marinating</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Using acidic liquids to tenderise and flavour foods before cooking process begins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Meze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E17955" w:rsidP="00044293">
            <w:pPr>
              <w:pStyle w:val="TableText"/>
              <w:rPr>
                <w:noProof w:val="0"/>
              </w:rPr>
            </w:pPr>
            <w:r w:rsidRPr="00AF35DE">
              <w:rPr>
                <w:noProof w:val="0"/>
              </w:rPr>
              <w:t>Greek or Middle Eastern style</w:t>
            </w:r>
            <w:r w:rsidR="003B41F6" w:rsidRPr="00AF35DE">
              <w:rPr>
                <w:noProof w:val="0"/>
              </w:rPr>
              <w:t xml:space="preserve"> snack food</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Mirepoix</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E17955" w:rsidP="00E17955">
            <w:pPr>
              <w:pStyle w:val="TableText"/>
              <w:rPr>
                <w:noProof w:val="0"/>
              </w:rPr>
            </w:pPr>
            <w:r w:rsidRPr="00AF35DE">
              <w:rPr>
                <w:noProof w:val="0"/>
              </w:rPr>
              <w:t>Roughly cut m</w:t>
            </w:r>
            <w:r w:rsidR="003B41F6" w:rsidRPr="00AF35DE">
              <w:rPr>
                <w:noProof w:val="0"/>
              </w:rPr>
              <w:t>ixture of onion, carrot and celery; roughly of equal proportions; used in ma</w:t>
            </w:r>
            <w:r w:rsidRPr="00AF35DE">
              <w:rPr>
                <w:noProof w:val="0"/>
              </w:rPr>
              <w:t xml:space="preserve">king of </w:t>
            </w:r>
            <w:r w:rsidR="00AF35DE" w:rsidRPr="00AF35DE">
              <w:rPr>
                <w:noProof w:val="0"/>
              </w:rPr>
              <w:t>sauces</w:t>
            </w:r>
            <w:r w:rsidRPr="00AF35DE">
              <w:rPr>
                <w:noProof w:val="0"/>
              </w:rPr>
              <w:t xml:space="preserve"> and rustic dishes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Mouli</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 xml:space="preserve">Hand operated mill to pulp cooked solids; has been replaced </w:t>
            </w:r>
            <w:r w:rsidR="00E17955" w:rsidRPr="00AF35DE">
              <w:rPr>
                <w:noProof w:val="0"/>
              </w:rPr>
              <w:t xml:space="preserve">in many kitchens </w:t>
            </w:r>
            <w:r w:rsidRPr="00AF35DE">
              <w:rPr>
                <w:noProof w:val="0"/>
              </w:rPr>
              <w:t>by food processor or stick wand</w:t>
            </w:r>
            <w:r w:rsidR="00E17955" w:rsidRPr="00AF35DE">
              <w:rPr>
                <w:noProof w:val="0"/>
              </w:rPr>
              <w:t xml:space="preserve"> mixers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Panada</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A mixture that is used to bind product like minced beef; minced fish</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Pattie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E17955">
            <w:pPr>
              <w:pStyle w:val="TableText"/>
              <w:rPr>
                <w:noProof w:val="0"/>
              </w:rPr>
            </w:pPr>
            <w:r w:rsidRPr="00AF35DE">
              <w:rPr>
                <w:noProof w:val="0"/>
              </w:rPr>
              <w:t xml:space="preserve">Minced foods bound together to form ball which is flattened to </w:t>
            </w:r>
            <w:r w:rsidR="00E17955" w:rsidRPr="00AF35DE">
              <w:rPr>
                <w:noProof w:val="0"/>
              </w:rPr>
              <w:t>grill and often served inside a roll or</w:t>
            </w:r>
            <w:r w:rsidRPr="00AF35DE">
              <w:rPr>
                <w:noProof w:val="0"/>
              </w:rPr>
              <w:t xml:space="preserve"> bun</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Peelings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47484F" w:rsidP="0047484F">
            <w:pPr>
              <w:pStyle w:val="TableText"/>
              <w:rPr>
                <w:noProof w:val="0"/>
              </w:rPr>
            </w:pPr>
            <w:proofErr w:type="spellStart"/>
            <w:r w:rsidRPr="00AF35DE">
              <w:rPr>
                <w:noProof w:val="0"/>
              </w:rPr>
              <w:t>Ren</w:t>
            </w:r>
            <w:proofErr w:type="spellEnd"/>
            <w:r w:rsidRPr="00AF35DE">
              <w:rPr>
                <w:noProof w:val="0"/>
              </w:rPr>
              <w:t xml:space="preserve"> moved o</w:t>
            </w:r>
            <w:r w:rsidR="003B41F6" w:rsidRPr="00AF35DE">
              <w:rPr>
                <w:noProof w:val="0"/>
              </w:rPr>
              <w:t>uter skins of vegetables and</w:t>
            </w:r>
            <w:r w:rsidRPr="00AF35DE">
              <w:rPr>
                <w:noProof w:val="0"/>
              </w:rPr>
              <w:t xml:space="preserve"> fruit that are discarded as</w:t>
            </w:r>
            <w:r w:rsidR="003B41F6" w:rsidRPr="00AF35DE">
              <w:rPr>
                <w:noProof w:val="0"/>
              </w:rPr>
              <w:t xml:space="preserve"> they cannot be used anywhere in the kitchen</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Pinch</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47484F">
            <w:pPr>
              <w:pStyle w:val="TableText"/>
              <w:rPr>
                <w:noProof w:val="0"/>
              </w:rPr>
            </w:pPr>
            <w:r w:rsidRPr="00AF35DE">
              <w:rPr>
                <w:noProof w:val="0"/>
              </w:rPr>
              <w:t>Small measure that can be gathered with finger</w:t>
            </w:r>
            <w:r w:rsidR="0047484F" w:rsidRPr="00AF35DE">
              <w:rPr>
                <w:noProof w:val="0"/>
              </w:rPr>
              <w:t xml:space="preserve"> and thumb</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Pizza</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Italian open faced savoury pastry </w:t>
            </w:r>
            <w:r w:rsidR="0047484F" w:rsidRPr="00AF35DE">
              <w:rPr>
                <w:noProof w:val="0"/>
              </w:rPr>
              <w:t xml:space="preserve">with toppings; </w:t>
            </w:r>
            <w:r w:rsidRPr="00AF35DE">
              <w:rPr>
                <w:noProof w:val="0"/>
              </w:rPr>
              <w:t>sold as fast food</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 xml:space="preserve">Refresh </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Pl</w:t>
            </w:r>
            <w:r w:rsidR="0047484F" w:rsidRPr="00AF35DE">
              <w:rPr>
                <w:noProof w:val="0"/>
              </w:rPr>
              <w:t>unge partly cooked food into co</w:t>
            </w:r>
            <w:r w:rsidRPr="00AF35DE">
              <w:rPr>
                <w:noProof w:val="0"/>
              </w:rPr>
              <w:t>l</w:t>
            </w:r>
            <w:r w:rsidR="0047484F" w:rsidRPr="00AF35DE">
              <w:rPr>
                <w:noProof w:val="0"/>
              </w:rPr>
              <w:t>d</w:t>
            </w:r>
            <w:r w:rsidRPr="00AF35DE">
              <w:rPr>
                <w:noProof w:val="0"/>
              </w:rPr>
              <w:t xml:space="preserve"> or ice</w:t>
            </w:r>
            <w:r w:rsidR="0047484F" w:rsidRPr="00AF35DE">
              <w:rPr>
                <w:noProof w:val="0"/>
              </w:rPr>
              <w:t>d</w:t>
            </w:r>
            <w:r w:rsidRPr="00AF35DE">
              <w:rPr>
                <w:noProof w:val="0"/>
              </w:rPr>
              <w:t xml:space="preserve"> water to stop the cooking process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Roux</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Mixture of cooked flour and fat that is used to thicken liquids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Salad</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47484F" w:rsidP="0047484F">
            <w:pPr>
              <w:pStyle w:val="TableText"/>
              <w:rPr>
                <w:noProof w:val="0"/>
              </w:rPr>
            </w:pPr>
            <w:r w:rsidRPr="00AF35DE">
              <w:rPr>
                <w:noProof w:val="0"/>
              </w:rPr>
              <w:t>Mixture of</w:t>
            </w:r>
            <w:r w:rsidR="003B41F6" w:rsidRPr="00AF35DE">
              <w:rPr>
                <w:noProof w:val="0"/>
              </w:rPr>
              <w:t xml:space="preserve"> vegetables</w:t>
            </w:r>
            <w:r w:rsidRPr="00AF35DE">
              <w:rPr>
                <w:noProof w:val="0"/>
              </w:rPr>
              <w:t xml:space="preserve"> with a dressing</w:t>
            </w:r>
            <w:r w:rsidR="003B41F6" w:rsidRPr="00AF35DE">
              <w:rPr>
                <w:noProof w:val="0"/>
              </w:rPr>
              <w:t xml:space="preserve">, normally served cold, </w:t>
            </w:r>
            <w:r w:rsidRPr="00AF35DE">
              <w:rPr>
                <w:noProof w:val="0"/>
              </w:rPr>
              <w:t>may</w:t>
            </w:r>
            <w:r w:rsidR="003B41F6" w:rsidRPr="00AF35DE">
              <w:rPr>
                <w:noProof w:val="0"/>
              </w:rPr>
              <w:t xml:space="preserve"> incorporate meats</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Salamander</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47484F">
            <w:pPr>
              <w:pStyle w:val="TableText"/>
              <w:rPr>
                <w:noProof w:val="0"/>
              </w:rPr>
            </w:pPr>
            <w:r w:rsidRPr="00AF35DE">
              <w:rPr>
                <w:noProof w:val="0"/>
              </w:rPr>
              <w:t>A piece of equipment that radiate</w:t>
            </w:r>
            <w:r w:rsidR="0047484F" w:rsidRPr="00AF35DE">
              <w:rPr>
                <w:noProof w:val="0"/>
              </w:rPr>
              <w:t>s</w:t>
            </w:r>
            <w:r w:rsidRPr="00AF35DE">
              <w:rPr>
                <w:noProof w:val="0"/>
              </w:rPr>
              <w:t xml:space="preserve"> heat onto food from above</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Samosas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Indian snack pastry, small version</w:t>
            </w:r>
            <w:r w:rsidR="0047484F" w:rsidRPr="00AF35DE">
              <w:rPr>
                <w:noProof w:val="0"/>
              </w:rPr>
              <w:t>s</w:t>
            </w:r>
            <w:r w:rsidRPr="00AF35DE">
              <w:rPr>
                <w:noProof w:val="0"/>
              </w:rPr>
              <w:t xml:space="preserve"> make excellent finger food</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Savouries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Small fingerfood that does not contain sugar, </w:t>
            </w:r>
            <w:r w:rsidR="0047484F" w:rsidRPr="00AF35DE">
              <w:rPr>
                <w:noProof w:val="0"/>
              </w:rPr>
              <w:t xml:space="preserve">and </w:t>
            </w:r>
            <w:r w:rsidRPr="00AF35DE">
              <w:rPr>
                <w:noProof w:val="0"/>
              </w:rPr>
              <w:t>is savoury, not sweet</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Segments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Pieces of fruits with no skin attached</w:t>
            </w:r>
            <w:r w:rsidR="0047484F" w:rsidRPr="00AF35DE">
              <w:rPr>
                <w:noProof w:val="0"/>
              </w:rPr>
              <w:t>, usually citrus fruits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Sharpening</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Making the cutting edge</w:t>
            </w:r>
            <w:r w:rsidR="0047484F" w:rsidRPr="00AF35DE">
              <w:rPr>
                <w:noProof w:val="0"/>
              </w:rPr>
              <w:t xml:space="preserve"> </w:t>
            </w:r>
            <w:r w:rsidRPr="00AF35DE">
              <w:rPr>
                <w:noProof w:val="0"/>
              </w:rPr>
              <w:t xml:space="preserve">of </w:t>
            </w:r>
            <w:r w:rsidR="0047484F" w:rsidRPr="00AF35DE">
              <w:rPr>
                <w:noProof w:val="0"/>
              </w:rPr>
              <w:t xml:space="preserve">a </w:t>
            </w:r>
            <w:r w:rsidRPr="00AF35DE">
              <w:rPr>
                <w:noProof w:val="0"/>
              </w:rPr>
              <w:t>knife finer to allow for easier cutting</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Simple</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47484F" w:rsidP="00044293">
            <w:pPr>
              <w:pStyle w:val="TableText"/>
              <w:rPr>
                <w:noProof w:val="0"/>
              </w:rPr>
            </w:pPr>
            <w:r w:rsidRPr="00AF35DE">
              <w:rPr>
                <w:noProof w:val="0"/>
              </w:rPr>
              <w:t>Not complex</w:t>
            </w:r>
            <w:r w:rsidR="003B41F6" w:rsidRPr="00AF35DE">
              <w:rPr>
                <w:noProof w:val="0"/>
              </w:rPr>
              <w:t>, one or two ingredients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lastRenderedPageBreak/>
              <w:t>Snip</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Cut with scissors rather than knife</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Standard Recipes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List of ingredients for any dish and method of process </w:t>
            </w:r>
            <w:r w:rsidR="00AF35DE" w:rsidRPr="00AF35DE">
              <w:rPr>
                <w:noProof w:val="0"/>
              </w:rPr>
              <w:t>those ingredients</w:t>
            </w:r>
            <w:r w:rsidRPr="00AF35DE">
              <w:rPr>
                <w:noProof w:val="0"/>
              </w:rPr>
              <w:t xml:space="preserve"> to produce a set amount of food; usually for 10 people</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Sushi</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Japanese snack food associated with vinegared rice</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Tapas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47484F">
            <w:pPr>
              <w:pStyle w:val="TableText"/>
              <w:rPr>
                <w:noProof w:val="0"/>
              </w:rPr>
            </w:pPr>
            <w:r w:rsidRPr="00AF35DE">
              <w:rPr>
                <w:noProof w:val="0"/>
              </w:rPr>
              <w:t xml:space="preserve">Spanish style snack, mainly served in bars, Tapas bars are very popular in Spain and Spanish </w:t>
            </w:r>
            <w:r w:rsidR="0047484F" w:rsidRPr="00AF35DE">
              <w:rPr>
                <w:noProof w:val="0"/>
              </w:rPr>
              <w:t>speaking</w:t>
            </w:r>
            <w:r w:rsidRPr="00AF35DE">
              <w:rPr>
                <w:noProof w:val="0"/>
              </w:rPr>
              <w:t xml:space="preserve"> countries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Toss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Technique to cover leaves with dressing so even coating is a</w:t>
            </w:r>
            <w:r w:rsidR="0047484F" w:rsidRPr="00AF35DE">
              <w:rPr>
                <w:noProof w:val="0"/>
              </w:rPr>
              <w:t>c</w:t>
            </w:r>
            <w:r w:rsidRPr="00AF35DE">
              <w:rPr>
                <w:noProof w:val="0"/>
              </w:rPr>
              <w:t>quired</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Trimmings</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
              <w:rPr>
                <w:noProof w:val="0"/>
              </w:rPr>
            </w:pPr>
            <w:r w:rsidRPr="00AF35DE">
              <w:rPr>
                <w:noProof w:val="0"/>
              </w:rPr>
              <w:t xml:space="preserve">Off cuts of fruit and vegetables that can be </w:t>
            </w:r>
            <w:r w:rsidR="00AF35DE" w:rsidRPr="00AF35DE">
              <w:rPr>
                <w:noProof w:val="0"/>
              </w:rPr>
              <w:t>utilised</w:t>
            </w:r>
            <w:r w:rsidRPr="00AF35DE">
              <w:rPr>
                <w:noProof w:val="0"/>
              </w:rPr>
              <w:t xml:space="preserve"> in other processes or dishes</w:t>
            </w:r>
            <w:r w:rsidR="00DC584E" w:rsidRPr="00AF35DE">
              <w:rPr>
                <w:noProof w:val="0"/>
              </w:rPr>
              <w:t>.</w:t>
            </w:r>
          </w:p>
        </w:tc>
      </w:tr>
      <w:tr w:rsidR="003B41F6" w:rsidRPr="00AF35D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AF35DE" w:rsidRDefault="003B41F6" w:rsidP="00044293">
            <w:pPr>
              <w:pStyle w:val="TableTextBold"/>
              <w:rPr>
                <w:noProof w:val="0"/>
              </w:rPr>
            </w:pPr>
            <w:r w:rsidRPr="00AF35DE">
              <w:rPr>
                <w:noProof w:val="0"/>
              </w:rPr>
              <w:t>Vacuumed sealed</w:t>
            </w:r>
          </w:p>
        </w:tc>
        <w:tc>
          <w:tcPr>
            <w:tcW w:w="6095" w:type="dxa"/>
            <w:tcBorders>
              <w:top w:val="single" w:sz="4" w:space="0" w:color="auto"/>
              <w:left w:val="single" w:sz="4" w:space="0" w:color="auto"/>
              <w:bottom w:val="single" w:sz="4" w:space="0" w:color="auto"/>
              <w:right w:val="single" w:sz="4" w:space="0" w:color="auto"/>
            </w:tcBorders>
          </w:tcPr>
          <w:p w:rsidR="003B41F6" w:rsidRPr="00AF35DE" w:rsidRDefault="003B41F6" w:rsidP="0047484F">
            <w:pPr>
              <w:pStyle w:val="TableText"/>
              <w:rPr>
                <w:noProof w:val="0"/>
              </w:rPr>
            </w:pPr>
            <w:r w:rsidRPr="00AF35DE">
              <w:rPr>
                <w:noProof w:val="0"/>
              </w:rPr>
              <w:t xml:space="preserve">All the air has been removed from a bag and product inside is in an anaerobic state; </w:t>
            </w:r>
            <w:r w:rsidR="0047484F" w:rsidRPr="00AF35DE">
              <w:rPr>
                <w:noProof w:val="0"/>
              </w:rPr>
              <w:t>that is, there is n</w:t>
            </w:r>
            <w:r w:rsidRPr="00AF35DE">
              <w:rPr>
                <w:noProof w:val="0"/>
              </w:rPr>
              <w:t>o air in the environment</w:t>
            </w:r>
            <w:r w:rsidR="00DC584E" w:rsidRPr="00AF35DE">
              <w:rPr>
                <w:noProof w:val="0"/>
              </w:rPr>
              <w:t>.</w:t>
            </w:r>
          </w:p>
        </w:tc>
      </w:tr>
    </w:tbl>
    <w:p w:rsidR="00DC584E" w:rsidRPr="00AF35DE" w:rsidRDefault="00DC584E" w:rsidP="00EF0356">
      <w:pPr>
        <w:pStyle w:val="BodyCopy"/>
        <w:rPr>
          <w:noProof w:val="0"/>
        </w:rPr>
      </w:pPr>
    </w:p>
    <w:p w:rsidR="00DC584E" w:rsidRPr="00AF35DE" w:rsidRDefault="00DC584E">
      <w:pPr>
        <w:rPr>
          <w:rFonts w:ascii="Helvetica" w:eastAsia="Calibri" w:hAnsi="Helvetica" w:cs="Calibri"/>
          <w:szCs w:val="16"/>
          <w:lang w:eastAsia="ar-SA"/>
        </w:rPr>
      </w:pPr>
      <w:r w:rsidRPr="00AF35DE">
        <w:br w:type="page"/>
      </w:r>
    </w:p>
    <w:p w:rsidR="00106EF8" w:rsidRPr="00AF35DE" w:rsidRDefault="00106EF8" w:rsidP="00EF0356">
      <w:pPr>
        <w:pStyle w:val="BodyCopy"/>
        <w:rPr>
          <w:noProof w:val="0"/>
        </w:rPr>
      </w:pPr>
    </w:p>
    <w:p w:rsidR="00DC584E" w:rsidRPr="00AF35DE" w:rsidRDefault="00DC584E" w:rsidP="00EF0356">
      <w:pPr>
        <w:pStyle w:val="BodyCopy"/>
        <w:rPr>
          <w:noProof w:val="0"/>
        </w:rPr>
      </w:pPr>
    </w:p>
    <w:p w:rsidR="00DC584E" w:rsidRPr="00AF35DE" w:rsidRDefault="00DC584E" w:rsidP="00EF0356">
      <w:pPr>
        <w:pStyle w:val="BodyCopy"/>
        <w:rPr>
          <w:noProof w:val="0"/>
        </w:rPr>
      </w:pPr>
    </w:p>
    <w:p w:rsidR="00DC584E" w:rsidRPr="00AF35DE" w:rsidRDefault="00DC584E" w:rsidP="00EF0356">
      <w:pPr>
        <w:pStyle w:val="BodyCopy"/>
        <w:rPr>
          <w:noProof w:val="0"/>
        </w:rPr>
      </w:pPr>
    </w:p>
    <w:p w:rsidR="000A522C" w:rsidRPr="00AF35DE" w:rsidRDefault="000A522C" w:rsidP="00EF0356">
      <w:pPr>
        <w:pStyle w:val="BodyCopy"/>
        <w:rPr>
          <w:noProof w:val="0"/>
        </w:rPr>
      </w:pPr>
    </w:p>
    <w:p w:rsidR="00EF0356" w:rsidRPr="00AF35DE" w:rsidRDefault="00EF0356" w:rsidP="00EF0356">
      <w:pPr>
        <w:pStyle w:val="BodyCopy"/>
        <w:rPr>
          <w:noProof w:val="0"/>
        </w:rPr>
        <w:sectPr w:rsidR="00EF0356" w:rsidRPr="00AF35DE" w:rsidSect="00DC584E">
          <w:headerReference w:type="even" r:id="rId32"/>
          <w:headerReference w:type="default" r:id="rId33"/>
          <w:pgSz w:w="11906" w:h="16838" w:code="9"/>
          <w:pgMar w:top="1440" w:right="1440" w:bottom="1440" w:left="1701" w:header="709" w:footer="24" w:gutter="0"/>
          <w:cols w:space="708"/>
          <w:docGrid w:linePitch="360"/>
        </w:sectPr>
      </w:pPr>
    </w:p>
    <w:p w:rsidR="00DF5219" w:rsidRPr="00AF35DE" w:rsidRDefault="00E123E2" w:rsidP="00E123E2">
      <w:pPr>
        <w:pStyle w:val="Heading1"/>
      </w:pPr>
      <w:bookmarkStart w:id="35" w:name="_Toc346252807"/>
      <w:bookmarkStart w:id="36" w:name="_Toc294862960"/>
      <w:r w:rsidRPr="00AF35DE">
        <w:lastRenderedPageBreak/>
        <w:t>Operating a fast food outlet</w:t>
      </w:r>
      <w:bookmarkEnd w:id="35"/>
    </w:p>
    <w:p w:rsidR="00DF5219" w:rsidRPr="00AF35DE" w:rsidRDefault="00DF5219" w:rsidP="00E123E2">
      <w:pPr>
        <w:pStyle w:val="BodyCopy"/>
        <w:rPr>
          <w:noProof w:val="0"/>
        </w:rPr>
      </w:pPr>
      <w:r w:rsidRPr="00AF35DE">
        <w:rPr>
          <w:noProof w:val="0"/>
        </w:rPr>
        <w:t>As the name implies</w:t>
      </w:r>
      <w:r w:rsidR="0047484F" w:rsidRPr="00AF35DE">
        <w:rPr>
          <w:noProof w:val="0"/>
        </w:rPr>
        <w:t xml:space="preserve">, </w:t>
      </w:r>
      <w:r w:rsidRPr="00AF35DE">
        <w:rPr>
          <w:noProof w:val="0"/>
        </w:rPr>
        <w:t>fast food means that food is served quickly while the customers wait min</w:t>
      </w:r>
      <w:r w:rsidR="0047484F" w:rsidRPr="00AF35DE">
        <w:rPr>
          <w:noProof w:val="0"/>
        </w:rPr>
        <w:t>i</w:t>
      </w:r>
      <w:r w:rsidRPr="00AF35DE">
        <w:rPr>
          <w:noProof w:val="0"/>
        </w:rPr>
        <w:t>mal time.</w:t>
      </w:r>
    </w:p>
    <w:p w:rsidR="00DF5219" w:rsidRPr="00AF35DE" w:rsidRDefault="005A7419" w:rsidP="00E123E2">
      <w:pPr>
        <w:pStyle w:val="BodyCopy"/>
        <w:rPr>
          <w:noProof w:val="0"/>
        </w:rPr>
      </w:pPr>
      <w:r w:rsidRPr="00AF35DE">
        <w:rPr>
          <w:noProof w:val="0"/>
        </w:rPr>
        <w:t xml:space="preserve">This unit applies to those working in catering enterprises where fast food or a limited range of food items are prepared and served, such as those at attractions, theme parks, events, sporting venues, kiosks and small food outlets. </w:t>
      </w:r>
    </w:p>
    <w:p w:rsidR="00DF5219" w:rsidRPr="00AF35DE" w:rsidRDefault="005A7419" w:rsidP="00E123E2">
      <w:pPr>
        <w:pStyle w:val="BodyCopy"/>
        <w:rPr>
          <w:noProof w:val="0"/>
        </w:rPr>
      </w:pPr>
      <w:r w:rsidRPr="00AF35DE">
        <w:rPr>
          <w:noProof w:val="0"/>
        </w:rPr>
        <w:t xml:space="preserve">It may also apply to other catering operations, such as canteens, cafeterias and institutions where food is prepared and served. </w:t>
      </w:r>
    </w:p>
    <w:p w:rsidR="005A7419" w:rsidRPr="00AF35DE" w:rsidRDefault="007609E5" w:rsidP="00E123E2">
      <w:pPr>
        <w:pStyle w:val="BodyCopy"/>
        <w:rPr>
          <w:noProof w:val="0"/>
        </w:rPr>
      </w:pPr>
      <w:r w:rsidRPr="00AF35DE">
        <w:rPr>
          <w:lang w:eastAsia="en-AU"/>
        </w:rPr>
        <w:drawing>
          <wp:anchor distT="0" distB="0" distL="114300" distR="114300" simplePos="0" relativeHeight="251728896" behindDoc="0" locked="0" layoutInCell="1" allowOverlap="1">
            <wp:simplePos x="0" y="0"/>
            <wp:positionH relativeFrom="column">
              <wp:posOffset>3768090</wp:posOffset>
            </wp:positionH>
            <wp:positionV relativeFrom="paragraph">
              <wp:posOffset>34290</wp:posOffset>
            </wp:positionV>
            <wp:extent cx="1800225" cy="2705100"/>
            <wp:effectExtent l="19050" t="0" r="9525" b="0"/>
            <wp:wrapSquare wrapText="bothSides"/>
            <wp:docPr id="1" name="Picture 0" descr="MP900422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7.JPG"/>
                    <pic:cNvPicPr/>
                  </pic:nvPicPr>
                  <pic:blipFill>
                    <a:blip r:embed="rId34" cstate="print"/>
                    <a:stretch>
                      <a:fillRect/>
                    </a:stretch>
                  </pic:blipFill>
                  <pic:spPr>
                    <a:xfrm>
                      <a:off x="0" y="0"/>
                      <a:ext cx="1800225" cy="2705100"/>
                    </a:xfrm>
                    <a:prstGeom prst="rect">
                      <a:avLst/>
                    </a:prstGeom>
                  </pic:spPr>
                </pic:pic>
              </a:graphicData>
            </a:graphic>
          </wp:anchor>
        </w:drawing>
      </w:r>
      <w:r w:rsidR="005A7419" w:rsidRPr="00AF35DE">
        <w:rPr>
          <w:noProof w:val="0"/>
        </w:rPr>
        <w:t xml:space="preserve">Those undertaking this role work under supervision and usually are part of a team. </w:t>
      </w:r>
    </w:p>
    <w:p w:rsidR="00DF5219" w:rsidRPr="00AF35DE" w:rsidRDefault="00DF5219" w:rsidP="00E123E2">
      <w:pPr>
        <w:pStyle w:val="BodyCopy"/>
        <w:rPr>
          <w:noProof w:val="0"/>
        </w:rPr>
      </w:pPr>
      <w:r w:rsidRPr="00AF35DE">
        <w:rPr>
          <w:noProof w:val="0"/>
        </w:rPr>
        <w:t xml:space="preserve">Skill sets of the staff will be minimal and food will be made to </w:t>
      </w:r>
      <w:r w:rsidR="0047484F" w:rsidRPr="00AF35DE">
        <w:rPr>
          <w:noProof w:val="0"/>
        </w:rPr>
        <w:t xml:space="preserve">a set </w:t>
      </w:r>
      <w:r w:rsidRPr="00AF35DE">
        <w:rPr>
          <w:noProof w:val="0"/>
        </w:rPr>
        <w:t>system and processes that will produce food of the same quality and flavour rather than being unique to the establishment.</w:t>
      </w:r>
    </w:p>
    <w:p w:rsidR="00DF5219" w:rsidRPr="00AF35DE" w:rsidRDefault="00DF5219" w:rsidP="00E123E2">
      <w:pPr>
        <w:pStyle w:val="BodyCopy"/>
        <w:rPr>
          <w:noProof w:val="0"/>
        </w:rPr>
      </w:pPr>
      <w:r w:rsidRPr="00AF35DE">
        <w:rPr>
          <w:noProof w:val="0"/>
        </w:rPr>
        <w:t>Many foods will be pre-prepared and all is required will be the final cooking or re-heating.</w:t>
      </w:r>
    </w:p>
    <w:p w:rsidR="00DF5219" w:rsidRPr="00AF35DE" w:rsidRDefault="00DF5219" w:rsidP="00E123E2">
      <w:pPr>
        <w:pStyle w:val="BodyCopy"/>
        <w:rPr>
          <w:noProof w:val="0"/>
        </w:rPr>
      </w:pPr>
      <w:r w:rsidRPr="00AF35DE">
        <w:rPr>
          <w:noProof w:val="0"/>
        </w:rPr>
        <w:t xml:space="preserve">Modern fast food outlets </w:t>
      </w:r>
      <w:r w:rsidR="00652310" w:rsidRPr="00AF35DE">
        <w:rPr>
          <w:noProof w:val="0"/>
        </w:rPr>
        <w:t>may</w:t>
      </w:r>
      <w:r w:rsidRPr="00AF35DE">
        <w:rPr>
          <w:noProof w:val="0"/>
        </w:rPr>
        <w:t xml:space="preserve"> be theme based a</w:t>
      </w:r>
      <w:r w:rsidR="00E123E2" w:rsidRPr="00AF35DE">
        <w:rPr>
          <w:noProof w:val="0"/>
        </w:rPr>
        <w:t>nd be the same in all locations:</w:t>
      </w:r>
    </w:p>
    <w:p w:rsidR="00652310" w:rsidRPr="00AF35DE" w:rsidRDefault="00652310" w:rsidP="00E123E2">
      <w:pPr>
        <w:pStyle w:val="Bullet1"/>
      </w:pPr>
      <w:r w:rsidRPr="00AF35DE">
        <w:t>The menu will be the same</w:t>
      </w:r>
    </w:p>
    <w:p w:rsidR="00652310" w:rsidRPr="00AF35DE" w:rsidRDefault="00652310" w:rsidP="00E123E2">
      <w:pPr>
        <w:pStyle w:val="Bullet1"/>
      </w:pPr>
      <w:r w:rsidRPr="00AF35DE">
        <w:t>Décor will be the same</w:t>
      </w:r>
    </w:p>
    <w:p w:rsidR="00652310" w:rsidRPr="00AF35DE" w:rsidRDefault="00652310" w:rsidP="00E123E2">
      <w:pPr>
        <w:pStyle w:val="Bullet1"/>
      </w:pPr>
      <w:r w:rsidRPr="00AF35DE">
        <w:t>Staff will dress the same</w:t>
      </w:r>
    </w:p>
    <w:p w:rsidR="00652310" w:rsidRPr="00AF35DE" w:rsidRDefault="00652310" w:rsidP="00E123E2">
      <w:pPr>
        <w:pStyle w:val="Bullet1"/>
      </w:pPr>
      <w:r w:rsidRPr="00AF35DE">
        <w:t xml:space="preserve">Limited staff skills </w:t>
      </w:r>
      <w:r w:rsidR="0047484F" w:rsidRPr="00AF35DE">
        <w:t xml:space="preserve">are </w:t>
      </w:r>
      <w:r w:rsidRPr="00AF35DE">
        <w:t>required</w:t>
      </w:r>
    </w:p>
    <w:p w:rsidR="00652310" w:rsidRPr="00AF35DE" w:rsidRDefault="00652310" w:rsidP="00E123E2">
      <w:pPr>
        <w:pStyle w:val="BodyCopy"/>
        <w:rPr>
          <w:noProof w:val="0"/>
        </w:rPr>
      </w:pPr>
      <w:r w:rsidRPr="00AF35DE">
        <w:rPr>
          <w:noProof w:val="0"/>
        </w:rPr>
        <w:t xml:space="preserve">Everything will have a set routine and work will be conducted to a </w:t>
      </w:r>
      <w:r w:rsidR="0047484F" w:rsidRPr="00AF35DE">
        <w:rPr>
          <w:noProof w:val="0"/>
        </w:rPr>
        <w:t>set process</w:t>
      </w:r>
      <w:r w:rsidRPr="00AF35DE">
        <w:rPr>
          <w:noProof w:val="0"/>
        </w:rPr>
        <w:t>.</w:t>
      </w:r>
    </w:p>
    <w:p w:rsidR="00DC584E" w:rsidRPr="00AF35DE" w:rsidRDefault="00DC584E" w:rsidP="00E123E2">
      <w:pPr>
        <w:pStyle w:val="BodyCopy"/>
        <w:rPr>
          <w:noProof w:val="0"/>
        </w:rPr>
      </w:pPr>
      <w:r w:rsidRPr="00AF35DE">
        <w:rPr>
          <w:noProof w:val="0"/>
        </w:rPr>
        <w:br w:type="page"/>
      </w:r>
    </w:p>
    <w:p w:rsidR="00DC584E" w:rsidRPr="00AF35DE" w:rsidRDefault="00DC584E" w:rsidP="00E123E2">
      <w:pPr>
        <w:pStyle w:val="BodyCopy"/>
        <w:rPr>
          <w:noProof w:val="0"/>
        </w:rPr>
      </w:pPr>
    </w:p>
    <w:p w:rsidR="00DC584E" w:rsidRPr="00AF35DE" w:rsidRDefault="00DC584E" w:rsidP="00E123E2">
      <w:pPr>
        <w:pStyle w:val="BodyCopy"/>
        <w:rPr>
          <w:noProof w:val="0"/>
        </w:rPr>
      </w:pPr>
    </w:p>
    <w:p w:rsidR="00DC584E" w:rsidRPr="00AF35DE" w:rsidRDefault="00DC584E" w:rsidP="00E123E2">
      <w:pPr>
        <w:pStyle w:val="BodyCopy"/>
        <w:rPr>
          <w:noProof w:val="0"/>
        </w:rPr>
      </w:pPr>
    </w:p>
    <w:p w:rsidR="00DC584E" w:rsidRPr="00AF35DE" w:rsidRDefault="00DC584E" w:rsidP="00E123E2">
      <w:pPr>
        <w:pStyle w:val="BodyCopy"/>
        <w:rPr>
          <w:noProof w:val="0"/>
        </w:rPr>
      </w:pPr>
    </w:p>
    <w:p w:rsidR="00DC584E" w:rsidRPr="00AF35DE" w:rsidRDefault="00DC584E">
      <w:pPr>
        <w:sectPr w:rsidR="00DC584E" w:rsidRPr="00AF35DE" w:rsidSect="00DC584E">
          <w:headerReference w:type="even" r:id="rId35"/>
          <w:headerReference w:type="default" r:id="rId36"/>
          <w:pgSz w:w="11906" w:h="16838" w:code="9"/>
          <w:pgMar w:top="1440" w:right="1440" w:bottom="1440" w:left="1701" w:header="709" w:footer="10" w:gutter="0"/>
          <w:cols w:space="708"/>
          <w:docGrid w:linePitch="360"/>
        </w:sectPr>
      </w:pPr>
    </w:p>
    <w:p w:rsidR="00EF0356" w:rsidRPr="00AF35DE" w:rsidRDefault="00EF0356" w:rsidP="00326643">
      <w:pPr>
        <w:pStyle w:val="Heading1"/>
      </w:pPr>
      <w:bookmarkStart w:id="37" w:name="_Toc346252808"/>
      <w:r w:rsidRPr="00AF35DE">
        <w:lastRenderedPageBreak/>
        <w:t>Element 1:</w:t>
      </w:r>
      <w:bookmarkEnd w:id="36"/>
      <w:r w:rsidR="00F45D9C" w:rsidRPr="00AF35DE">
        <w:br/>
      </w:r>
      <w:r w:rsidR="00313E08" w:rsidRPr="00AF35DE">
        <w:fldChar w:fldCharType="begin"/>
      </w:r>
      <w:r w:rsidR="00326643" w:rsidRPr="00AF35DE">
        <w:instrText xml:space="preserve"> REF  Element1 </w:instrText>
      </w:r>
      <w:r w:rsidR="00313E08" w:rsidRPr="00AF35DE">
        <w:fldChar w:fldCharType="separate"/>
      </w:r>
      <w:sdt>
        <w:sdtPr>
          <w:alias w:val="Element 1"/>
          <w:tag w:val="Element 1"/>
          <w:id w:val="1179625"/>
          <w:lock w:val="sdtLocked"/>
          <w:placeholder>
            <w:docPart w:val="C5FE5F91DBA64C08B332859B327CA90E"/>
          </w:placeholder>
        </w:sdtPr>
        <w:sdtContent>
          <w:r w:rsidR="00AF35DE" w:rsidRPr="00AF35DE">
            <w:t>Plan for fast food production</w:t>
          </w:r>
        </w:sdtContent>
      </w:sdt>
      <w:bookmarkEnd w:id="37"/>
      <w:r w:rsidR="00313E08" w:rsidRPr="00AF35DE">
        <w:fldChar w:fldCharType="end"/>
      </w:r>
    </w:p>
    <w:p w:rsidR="00EF0356" w:rsidRPr="00AF35DE" w:rsidRDefault="00EF0356" w:rsidP="00EF0356">
      <w:pPr>
        <w:pStyle w:val="Heading2"/>
      </w:pPr>
      <w:r w:rsidRPr="00AF35DE">
        <w:t>1.1</w:t>
      </w:r>
      <w:r w:rsidRPr="00AF35DE">
        <w:tab/>
      </w:r>
      <w:fldSimple w:instr=" REF  Criteria11 ">
        <w:sdt>
          <w:sdtPr>
            <w:alias w:val="Criteria 1.1"/>
            <w:tag w:val="Insert Criteria 1.1"/>
            <w:id w:val="1179626"/>
            <w:lock w:val="sdtLocked"/>
            <w:placeholder>
              <w:docPart w:val="87469DC036F34C93B56CC60C6EB1A02A"/>
            </w:placeholder>
          </w:sdtPr>
          <w:sdtContent>
            <w:r w:rsidR="00AF35DE" w:rsidRPr="00AF35DE">
              <w:t>Identify large and small equipment requirements for menu and volume</w:t>
            </w:r>
          </w:sdtContent>
        </w:sdt>
      </w:fldSimple>
    </w:p>
    <w:p w:rsidR="00EF0356" w:rsidRPr="00AF35DE" w:rsidRDefault="00EF0356" w:rsidP="00E123E2">
      <w:pPr>
        <w:pStyle w:val="Heading3"/>
      </w:pPr>
      <w:r w:rsidRPr="00AF35DE">
        <w:t>Introduction</w:t>
      </w:r>
    </w:p>
    <w:p w:rsidR="00840A41" w:rsidRPr="00AF35DE" w:rsidRDefault="005A7419" w:rsidP="00840A41">
      <w:pPr>
        <w:pStyle w:val="BodyCopy"/>
        <w:rPr>
          <w:noProof w:val="0"/>
        </w:rPr>
      </w:pPr>
      <w:r w:rsidRPr="00AF35DE">
        <w:rPr>
          <w:noProof w:val="0"/>
        </w:rPr>
        <w:t xml:space="preserve">The method of cooking for each menu item will determine the selection of the equipment to be used. </w:t>
      </w:r>
    </w:p>
    <w:p w:rsidR="005A7419" w:rsidRPr="00AF35DE" w:rsidRDefault="005A7419" w:rsidP="00840A41">
      <w:pPr>
        <w:pStyle w:val="BodyCopy"/>
        <w:rPr>
          <w:noProof w:val="0"/>
        </w:rPr>
      </w:pPr>
      <w:r w:rsidRPr="00AF35DE">
        <w:rPr>
          <w:noProof w:val="0"/>
        </w:rPr>
        <w:t xml:space="preserve">A wide range of equipment from small to large exists and all items must be used correctly and safely – an important requirement is to ‘follow manufacturer’s instructions’ when using machinery and equipment. </w:t>
      </w:r>
    </w:p>
    <w:p w:rsidR="005A7419" w:rsidRPr="00AF35DE" w:rsidRDefault="005A7419" w:rsidP="00E123E2">
      <w:pPr>
        <w:pStyle w:val="Heading3"/>
      </w:pPr>
      <w:r w:rsidRPr="00AF35DE">
        <w:t xml:space="preserve">Knife-handling techniques </w:t>
      </w:r>
    </w:p>
    <w:p w:rsidR="00840A41" w:rsidRPr="00AF35DE" w:rsidRDefault="005A7419" w:rsidP="00840A41">
      <w:pPr>
        <w:pStyle w:val="BodyCopy"/>
        <w:rPr>
          <w:noProof w:val="0"/>
        </w:rPr>
      </w:pPr>
      <w:r w:rsidRPr="00AF35DE">
        <w:rPr>
          <w:noProof w:val="0"/>
        </w:rPr>
        <w:t xml:space="preserve">Knives cause many serious injuries in food preparation, and suitable training and supervision must be provided. </w:t>
      </w:r>
    </w:p>
    <w:p w:rsidR="005A7419" w:rsidRPr="00AF35DE" w:rsidRDefault="003D39CD" w:rsidP="00E123E2">
      <w:pPr>
        <w:pStyle w:val="BodyCopyBold"/>
        <w:rPr>
          <w:noProof w:val="0"/>
        </w:rPr>
      </w:pPr>
      <w:r w:rsidRPr="00AF35DE">
        <w:rPr>
          <w:lang w:eastAsia="en-AU"/>
        </w:rPr>
        <w:drawing>
          <wp:anchor distT="0" distB="0" distL="114300" distR="114300" simplePos="0" relativeHeight="251729920" behindDoc="0" locked="0" layoutInCell="1" allowOverlap="1">
            <wp:simplePos x="0" y="0"/>
            <wp:positionH relativeFrom="column">
              <wp:posOffset>3510915</wp:posOffset>
            </wp:positionH>
            <wp:positionV relativeFrom="paragraph">
              <wp:posOffset>67310</wp:posOffset>
            </wp:positionV>
            <wp:extent cx="2038350" cy="1352550"/>
            <wp:effectExtent l="19050" t="0" r="0" b="0"/>
            <wp:wrapSquare wrapText="bothSides"/>
            <wp:docPr id="4" name="Picture 3" descr="knives k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ives kit.jpg"/>
                    <pic:cNvPicPr/>
                  </pic:nvPicPr>
                  <pic:blipFill>
                    <a:blip r:embed="rId37" cstate="print"/>
                    <a:stretch>
                      <a:fillRect/>
                    </a:stretch>
                  </pic:blipFill>
                  <pic:spPr>
                    <a:xfrm>
                      <a:off x="0" y="0"/>
                      <a:ext cx="2038350" cy="1352550"/>
                    </a:xfrm>
                    <a:prstGeom prst="rect">
                      <a:avLst/>
                    </a:prstGeom>
                  </pic:spPr>
                </pic:pic>
              </a:graphicData>
            </a:graphic>
          </wp:anchor>
        </w:drawing>
      </w:r>
      <w:r w:rsidR="005A7419" w:rsidRPr="00AF35DE">
        <w:rPr>
          <w:noProof w:val="0"/>
        </w:rPr>
        <w:t>Points to observ</w:t>
      </w:r>
      <w:r w:rsidR="00E123E2" w:rsidRPr="00AF35DE">
        <w:rPr>
          <w:noProof w:val="0"/>
        </w:rPr>
        <w:t>e when cleaning knives include:</w:t>
      </w:r>
    </w:p>
    <w:p w:rsidR="005A7419" w:rsidRPr="00AF35DE" w:rsidRDefault="005A7419" w:rsidP="00840A41">
      <w:pPr>
        <w:pStyle w:val="Bullet1"/>
      </w:pPr>
      <w:r w:rsidRPr="00AF35DE">
        <w:t xml:space="preserve">Wash and dry before use to prevent cross contamination </w:t>
      </w:r>
    </w:p>
    <w:p w:rsidR="005A7419" w:rsidRPr="00AF35DE" w:rsidRDefault="005A7419" w:rsidP="00840A41">
      <w:pPr>
        <w:pStyle w:val="Bullet1"/>
      </w:pPr>
      <w:r w:rsidRPr="00AF35DE">
        <w:t xml:space="preserve">Never leave knives in a sink with water in it – the water </w:t>
      </w:r>
      <w:ins w:id="38" w:author="Administrator" w:date="2013-12-09T11:38:00Z">
        <w:r w:rsidR="00CF41ED">
          <w:t xml:space="preserve">including </w:t>
        </w:r>
      </w:ins>
      <w:del w:id="39" w:author="Administrator" w:date="2013-12-09T11:38:00Z">
        <w:r w:rsidRPr="00AF35DE" w:rsidDel="00CF41ED">
          <w:delText>(and</w:delText>
        </w:r>
      </w:del>
      <w:ins w:id="40" w:author="Administrator" w:date="2013-12-09T11:38:00Z">
        <w:r w:rsidR="00CF41ED">
          <w:t>the</w:t>
        </w:r>
      </w:ins>
      <w:r w:rsidRPr="00AF35DE">
        <w:t xml:space="preserve"> detergent</w:t>
      </w:r>
      <w:ins w:id="41" w:author="Administrator" w:date="2013-12-09T11:38:00Z">
        <w:r w:rsidR="00CF41ED">
          <w:t xml:space="preserve"> and </w:t>
        </w:r>
      </w:ins>
      <w:del w:id="42" w:author="Administrator" w:date="2013-12-09T11:38:00Z">
        <w:r w:rsidRPr="00AF35DE" w:rsidDel="00CF41ED">
          <w:delText xml:space="preserve">, </w:delText>
        </w:r>
      </w:del>
      <w:r w:rsidRPr="00AF35DE">
        <w:t>other items</w:t>
      </w:r>
      <w:ins w:id="43" w:author="Administrator" w:date="2013-12-09T11:38:00Z">
        <w:r w:rsidR="00CF41ED">
          <w:t xml:space="preserve"> </w:t>
        </w:r>
      </w:ins>
      <w:del w:id="44" w:author="Administrator" w:date="2013-12-09T11:38:00Z">
        <w:r w:rsidRPr="00AF35DE" w:rsidDel="00CF41ED">
          <w:delText xml:space="preserve">) </w:delText>
        </w:r>
      </w:del>
      <w:r w:rsidRPr="00AF35DE">
        <w:t xml:space="preserve">make the knife difficult or impossible to see and presents a hazard </w:t>
      </w:r>
    </w:p>
    <w:p w:rsidR="005A7419" w:rsidRPr="00AF35DE" w:rsidRDefault="005A7419" w:rsidP="00840A41">
      <w:pPr>
        <w:pStyle w:val="Bullet1"/>
      </w:pPr>
      <w:r w:rsidRPr="00AF35DE">
        <w:t xml:space="preserve">Never put wooden-handled knives through a dishwasher – this will damage the knife and may make it dangerous to use </w:t>
      </w:r>
    </w:p>
    <w:p w:rsidR="005A7419" w:rsidRPr="00AF35DE" w:rsidRDefault="005A7419" w:rsidP="00840A41">
      <w:pPr>
        <w:pStyle w:val="Bullet1"/>
      </w:pPr>
      <w:r w:rsidRPr="00AF35DE">
        <w:t>Place clean knives in a wrap protector or toolbox – don’t leave unused knives lying around on prep benches where they can become dama</w:t>
      </w:r>
      <w:r w:rsidR="00E123E2" w:rsidRPr="00AF35DE">
        <w:t>ged and also pose a safety risk.</w:t>
      </w:r>
    </w:p>
    <w:p w:rsidR="005A7419" w:rsidRPr="00AF35DE" w:rsidRDefault="003D39CD" w:rsidP="00E123E2">
      <w:pPr>
        <w:pStyle w:val="Heading3"/>
      </w:pPr>
      <w:r w:rsidRPr="00AF35DE">
        <w:rPr>
          <w:noProof/>
        </w:rPr>
        <w:drawing>
          <wp:anchor distT="0" distB="0" distL="114300" distR="114300" simplePos="0" relativeHeight="251730944" behindDoc="0" locked="0" layoutInCell="1" allowOverlap="1">
            <wp:simplePos x="0" y="0"/>
            <wp:positionH relativeFrom="column">
              <wp:posOffset>4006215</wp:posOffset>
            </wp:positionH>
            <wp:positionV relativeFrom="paragraph">
              <wp:posOffset>163830</wp:posOffset>
            </wp:positionV>
            <wp:extent cx="1542415" cy="1562100"/>
            <wp:effectExtent l="19050" t="0" r="635" b="0"/>
            <wp:wrapSquare wrapText="bothSides"/>
            <wp:docPr id="5" name="Picture 4" descr="2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8.jpg"/>
                    <pic:cNvPicPr/>
                  </pic:nvPicPr>
                  <pic:blipFill>
                    <a:blip r:embed="rId38" cstate="print"/>
                    <a:stretch>
                      <a:fillRect/>
                    </a:stretch>
                  </pic:blipFill>
                  <pic:spPr>
                    <a:xfrm>
                      <a:off x="0" y="0"/>
                      <a:ext cx="1542415" cy="1562100"/>
                    </a:xfrm>
                    <a:prstGeom prst="rect">
                      <a:avLst/>
                    </a:prstGeom>
                  </pic:spPr>
                </pic:pic>
              </a:graphicData>
            </a:graphic>
          </wp:anchor>
        </w:drawing>
      </w:r>
      <w:r w:rsidR="005A7419" w:rsidRPr="00AF35DE">
        <w:t xml:space="preserve">Cutting techniques </w:t>
      </w:r>
    </w:p>
    <w:p w:rsidR="005A7419" w:rsidRPr="00AF35DE" w:rsidRDefault="005A7419" w:rsidP="00840A41">
      <w:pPr>
        <w:pStyle w:val="BodyCopy"/>
        <w:rPr>
          <w:noProof w:val="0"/>
        </w:rPr>
      </w:pPr>
      <w:r w:rsidRPr="00AF35DE">
        <w:rPr>
          <w:noProof w:val="0"/>
        </w:rPr>
        <w:t xml:space="preserve">Training and supervised practice is needed to gain an appropriate level of skill: </w:t>
      </w:r>
    </w:p>
    <w:p w:rsidR="005A7419" w:rsidRPr="00AF35DE" w:rsidRDefault="005A7419" w:rsidP="00840A41">
      <w:pPr>
        <w:pStyle w:val="Bullet1"/>
      </w:pPr>
      <w:r w:rsidRPr="00AF35DE">
        <w:t xml:space="preserve">Hold the knife firmly by the handle </w:t>
      </w:r>
    </w:p>
    <w:p w:rsidR="005A7419" w:rsidRPr="00AF35DE" w:rsidRDefault="005A7419" w:rsidP="00840A41">
      <w:pPr>
        <w:pStyle w:val="Bullet1"/>
      </w:pPr>
      <w:r w:rsidRPr="00AF35DE">
        <w:t xml:space="preserve">‘Tuck in’ fingers holding the food item to present only the knuckles, use knuckles as a guide for the knife </w:t>
      </w:r>
    </w:p>
    <w:p w:rsidR="005A7419" w:rsidRPr="00AF35DE" w:rsidRDefault="005A7419" w:rsidP="00840A41">
      <w:pPr>
        <w:pStyle w:val="Bullet1"/>
      </w:pPr>
      <w:r w:rsidRPr="00AF35DE">
        <w:t xml:space="preserve">Keep knife point on chopping board </w:t>
      </w:r>
    </w:p>
    <w:p w:rsidR="005A7419" w:rsidRPr="00AF35DE" w:rsidRDefault="005A7419" w:rsidP="00840A41">
      <w:pPr>
        <w:pStyle w:val="Bullet1"/>
      </w:pPr>
      <w:r w:rsidRPr="00AF35DE">
        <w:t>Use th</w:t>
      </w:r>
      <w:r w:rsidR="00E123E2" w:rsidRPr="00AF35DE">
        <w:t>e right knife for the right job.</w:t>
      </w:r>
    </w:p>
    <w:p w:rsidR="00840A41" w:rsidRPr="00AF35DE" w:rsidRDefault="00840A41">
      <w:pPr>
        <w:rPr>
          <w:rFonts w:ascii="Helvetica" w:eastAsiaTheme="majorEastAsia" w:hAnsi="Helvetica" w:cstheme="majorBidi"/>
          <w:b/>
          <w:bCs/>
          <w:color w:val="0000FF"/>
          <w:sz w:val="28"/>
        </w:rPr>
      </w:pPr>
      <w:r w:rsidRPr="00AF35DE">
        <w:br w:type="page"/>
      </w:r>
    </w:p>
    <w:p w:rsidR="005A7419" w:rsidRPr="00AF35DE" w:rsidRDefault="005A7419" w:rsidP="00E123E2">
      <w:pPr>
        <w:pStyle w:val="Heading3"/>
      </w:pPr>
      <w:r w:rsidRPr="00AF35DE">
        <w:lastRenderedPageBreak/>
        <w:t xml:space="preserve">Carrying, storage and other protocols </w:t>
      </w:r>
    </w:p>
    <w:p w:rsidR="005A7419" w:rsidRPr="00AF35DE" w:rsidRDefault="005A7419" w:rsidP="00E123E2">
      <w:pPr>
        <w:pStyle w:val="BodyCopyBold"/>
        <w:rPr>
          <w:noProof w:val="0"/>
        </w:rPr>
      </w:pPr>
      <w:r w:rsidRPr="00AF35DE">
        <w:rPr>
          <w:noProof w:val="0"/>
        </w:rPr>
        <w:t xml:space="preserve">Standard rules include: </w:t>
      </w:r>
    </w:p>
    <w:p w:rsidR="005A7419" w:rsidRPr="00AF35DE" w:rsidRDefault="005A7419" w:rsidP="00840A41">
      <w:pPr>
        <w:pStyle w:val="Bullet1"/>
      </w:pPr>
      <w:r w:rsidRPr="00AF35DE">
        <w:t xml:space="preserve">Carry knives with point facing down and close to the body </w:t>
      </w:r>
    </w:p>
    <w:p w:rsidR="005A7419" w:rsidRPr="00AF35DE" w:rsidRDefault="005A7419" w:rsidP="00840A41">
      <w:pPr>
        <w:pStyle w:val="Bullet1"/>
      </w:pPr>
      <w:r w:rsidRPr="00AF35DE">
        <w:t xml:space="preserve">Never muck around with knives, including throwing them into a sink or chopping board </w:t>
      </w:r>
    </w:p>
    <w:p w:rsidR="005A7419" w:rsidRPr="00AF35DE" w:rsidRDefault="005A7419" w:rsidP="00840A41">
      <w:pPr>
        <w:pStyle w:val="Bullet1"/>
      </w:pPr>
      <w:r w:rsidRPr="00AF35DE">
        <w:t xml:space="preserve">Never run while carrying any knife </w:t>
      </w:r>
    </w:p>
    <w:p w:rsidR="005A7419" w:rsidRPr="00AF35DE" w:rsidRDefault="005A7419" w:rsidP="00840A41">
      <w:pPr>
        <w:pStyle w:val="Bullet1"/>
      </w:pPr>
      <w:r w:rsidRPr="00AF35DE">
        <w:t xml:space="preserve">Wash knives carefully paying special attention to cleaning the area where the handle joins the blade </w:t>
      </w:r>
    </w:p>
    <w:p w:rsidR="005A7419" w:rsidRPr="00AF35DE" w:rsidRDefault="005A7419" w:rsidP="00840A41">
      <w:pPr>
        <w:pStyle w:val="Bullet1"/>
      </w:pPr>
      <w:r w:rsidRPr="00AF35DE">
        <w:t xml:space="preserve">Wash immediately after use, rinse and dry – hold the knife with blade pointing away from you </w:t>
      </w:r>
    </w:p>
    <w:p w:rsidR="005A7419" w:rsidRPr="00AF35DE" w:rsidRDefault="005A7419" w:rsidP="00840A41">
      <w:pPr>
        <w:pStyle w:val="Bullet1"/>
      </w:pPr>
      <w:r w:rsidRPr="00AF35DE">
        <w:t xml:space="preserve">Never test a knife by running a finger down the blade </w:t>
      </w:r>
    </w:p>
    <w:p w:rsidR="005A7419" w:rsidRPr="00AF35DE" w:rsidRDefault="005A7419" w:rsidP="00840A41">
      <w:pPr>
        <w:pStyle w:val="Bullet1"/>
      </w:pPr>
      <w:r w:rsidRPr="00AF35DE">
        <w:t xml:space="preserve">Never place a knife under another object or towel </w:t>
      </w:r>
    </w:p>
    <w:p w:rsidR="005A7419" w:rsidRPr="00AF35DE" w:rsidRDefault="005A7419" w:rsidP="00840A41">
      <w:pPr>
        <w:pStyle w:val="Bullet1"/>
      </w:pPr>
      <w:r w:rsidRPr="00AF35DE">
        <w:t xml:space="preserve">If a knife falls – let it fall, don’t try to catch it </w:t>
      </w:r>
    </w:p>
    <w:p w:rsidR="005A7419" w:rsidRPr="00AF35DE" w:rsidRDefault="005A7419" w:rsidP="00840A41">
      <w:pPr>
        <w:pStyle w:val="Bullet1"/>
      </w:pPr>
      <w:r w:rsidRPr="00AF35DE">
        <w:t>Never leave a knife on a bench with the blade facing upwards</w:t>
      </w:r>
      <w:r w:rsidR="00E123E2" w:rsidRPr="00AF35DE">
        <w:t>.</w:t>
      </w:r>
    </w:p>
    <w:p w:rsidR="005A7419" w:rsidRPr="00AF35DE" w:rsidRDefault="005A7419" w:rsidP="00E123E2">
      <w:pPr>
        <w:pStyle w:val="Heading3"/>
      </w:pPr>
      <w:r w:rsidRPr="00AF35DE">
        <w:t xml:space="preserve">General kitchen safety </w:t>
      </w:r>
    </w:p>
    <w:p w:rsidR="005A7419" w:rsidRPr="00AF35DE" w:rsidRDefault="005A7419" w:rsidP="00E123E2">
      <w:pPr>
        <w:pStyle w:val="Heading4"/>
      </w:pPr>
      <w:r w:rsidRPr="00AF35DE">
        <w:t xml:space="preserve">Electricity </w:t>
      </w:r>
    </w:p>
    <w:p w:rsidR="005A7419" w:rsidRPr="00AF35DE" w:rsidRDefault="005A7419" w:rsidP="00E123E2">
      <w:pPr>
        <w:pStyle w:val="BodyCopy"/>
        <w:rPr>
          <w:noProof w:val="0"/>
        </w:rPr>
      </w:pPr>
      <w:r w:rsidRPr="00AF35DE">
        <w:rPr>
          <w:noProof w:val="0"/>
        </w:rPr>
        <w:t xml:space="preserve">The following rules apply in kitchens: </w:t>
      </w:r>
    </w:p>
    <w:p w:rsidR="005A7419" w:rsidRPr="00AF35DE" w:rsidRDefault="005A7419" w:rsidP="00DF5219">
      <w:pPr>
        <w:pStyle w:val="Bullet1"/>
      </w:pPr>
      <w:r w:rsidRPr="00AF35DE">
        <w:t xml:space="preserve">Check electrical equipment before use – bare wires or obvious damage means the item must not be used </w:t>
      </w:r>
    </w:p>
    <w:p w:rsidR="005A7419" w:rsidRPr="00AF35DE" w:rsidRDefault="003D39CD" w:rsidP="00DF5219">
      <w:pPr>
        <w:pStyle w:val="Bullet1"/>
      </w:pPr>
      <w:r w:rsidRPr="00AF35DE">
        <w:rPr>
          <w:noProof/>
          <w:lang w:eastAsia="en-AU"/>
        </w:rPr>
        <w:drawing>
          <wp:anchor distT="0" distB="0" distL="114300" distR="114300" simplePos="0" relativeHeight="251731968" behindDoc="0" locked="0" layoutInCell="1" allowOverlap="1">
            <wp:simplePos x="0" y="0"/>
            <wp:positionH relativeFrom="column">
              <wp:posOffset>3533775</wp:posOffset>
            </wp:positionH>
            <wp:positionV relativeFrom="paragraph">
              <wp:posOffset>207010</wp:posOffset>
            </wp:positionV>
            <wp:extent cx="2162175" cy="1524000"/>
            <wp:effectExtent l="19050" t="0" r="9525" b="0"/>
            <wp:wrapSquare wrapText="bothSides"/>
            <wp:docPr id="8" name="Picture 7" descr="Commercial kitch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 kitchen2.jpg"/>
                    <pic:cNvPicPr/>
                  </pic:nvPicPr>
                  <pic:blipFill>
                    <a:blip r:embed="rId39" cstate="print"/>
                    <a:stretch>
                      <a:fillRect/>
                    </a:stretch>
                  </pic:blipFill>
                  <pic:spPr>
                    <a:xfrm>
                      <a:off x="0" y="0"/>
                      <a:ext cx="2162175" cy="1524000"/>
                    </a:xfrm>
                    <a:prstGeom prst="rect">
                      <a:avLst/>
                    </a:prstGeom>
                  </pic:spPr>
                </pic:pic>
              </a:graphicData>
            </a:graphic>
          </wp:anchor>
        </w:drawing>
      </w:r>
      <w:r w:rsidR="005A7419" w:rsidRPr="00AF35DE">
        <w:t xml:space="preserve">Never put your hands close to live electricity </w:t>
      </w:r>
    </w:p>
    <w:p w:rsidR="005A7419" w:rsidRPr="00AF35DE" w:rsidRDefault="005A7419" w:rsidP="00DF5219">
      <w:pPr>
        <w:pStyle w:val="Bullet1"/>
      </w:pPr>
      <w:r w:rsidRPr="00AF35DE">
        <w:t xml:space="preserve">Never put your hands, hair or loose clothing close to the moving parts of any equipment </w:t>
      </w:r>
    </w:p>
    <w:p w:rsidR="005A7419" w:rsidRPr="00AF35DE" w:rsidRDefault="005A7419" w:rsidP="00DF5219">
      <w:pPr>
        <w:pStyle w:val="Bullet1"/>
      </w:pPr>
      <w:r w:rsidRPr="00AF35DE">
        <w:t xml:space="preserve">Use dry hands to operate electrical equipment – don’t operate electrical items when hands are wet. Water conducts electricity and using wet hands when using electrical equipment can cause electric shocks or electrocution </w:t>
      </w:r>
    </w:p>
    <w:p w:rsidR="005A7419" w:rsidRPr="00AF35DE" w:rsidRDefault="005A7419" w:rsidP="00DF5219">
      <w:pPr>
        <w:pStyle w:val="Bullet1"/>
      </w:pPr>
      <w:r w:rsidRPr="00AF35DE">
        <w:t xml:space="preserve">Switch off all electrical items after use – it is lazy and potentially dangerous to leave them switched on </w:t>
      </w:r>
    </w:p>
    <w:p w:rsidR="005A7419" w:rsidRPr="00AF35DE" w:rsidRDefault="005A7419" w:rsidP="00DF5219">
      <w:pPr>
        <w:pStyle w:val="Bullet1"/>
      </w:pPr>
      <w:r w:rsidRPr="00AF35DE">
        <w:t xml:space="preserve">Switch equipment off and pull the power plug out before cleaning it – to prevent the machine starting up while you are cleaning it, or to guard against accidentally knocking an ‘on-off’ switch </w:t>
      </w:r>
    </w:p>
    <w:p w:rsidR="005A7419" w:rsidRPr="00AF35DE" w:rsidRDefault="005A7419" w:rsidP="00DF5219">
      <w:pPr>
        <w:pStyle w:val="Bullet1"/>
      </w:pPr>
      <w:r w:rsidRPr="00AF35DE">
        <w:t xml:space="preserve">Never use electrical equipment in wet areas, on wet floors or on benches where there is water lying around </w:t>
      </w:r>
    </w:p>
    <w:p w:rsidR="005A7419" w:rsidRPr="00AF35DE" w:rsidRDefault="005A7419" w:rsidP="00DF5219">
      <w:pPr>
        <w:pStyle w:val="Bullet1"/>
      </w:pPr>
      <w:r w:rsidRPr="00AF35DE">
        <w:t>Never, ever place</w:t>
      </w:r>
      <w:r w:rsidR="00E123E2" w:rsidRPr="00AF35DE">
        <w:t xml:space="preserve"> electrical appliances in water.</w:t>
      </w:r>
    </w:p>
    <w:p w:rsidR="00840A41" w:rsidRPr="00AF35DE" w:rsidRDefault="00840A41">
      <w:pPr>
        <w:rPr>
          <w:rStyle w:val="BodyCopyBold0"/>
          <w:rFonts w:eastAsia="Calibri"/>
          <w:szCs w:val="16"/>
          <w:lang w:eastAsia="ar-SA"/>
        </w:rPr>
      </w:pPr>
      <w:r w:rsidRPr="00AF35DE">
        <w:rPr>
          <w:rStyle w:val="BodyCopyBold0"/>
        </w:rPr>
        <w:br w:type="page"/>
      </w:r>
    </w:p>
    <w:p w:rsidR="005A7419" w:rsidRPr="00AF35DE" w:rsidRDefault="005A7419" w:rsidP="00E123E2">
      <w:pPr>
        <w:pStyle w:val="Heading3"/>
      </w:pPr>
      <w:r w:rsidRPr="00AF35DE">
        <w:lastRenderedPageBreak/>
        <w:t xml:space="preserve">Checking power and equipment </w:t>
      </w:r>
    </w:p>
    <w:p w:rsidR="00840A41" w:rsidRPr="00AF35DE" w:rsidRDefault="005A7419" w:rsidP="00840A41">
      <w:pPr>
        <w:pStyle w:val="BodyCopy"/>
        <w:rPr>
          <w:noProof w:val="0"/>
          <w:szCs w:val="22"/>
        </w:rPr>
      </w:pPr>
      <w:r w:rsidRPr="00AF35DE">
        <w:rPr>
          <w:noProof w:val="0"/>
          <w:szCs w:val="22"/>
        </w:rPr>
        <w:t xml:space="preserve">Employers are required by law to maintain a safe working environment and employees are required to play their part in establishing and maintaining workplace safety. </w:t>
      </w:r>
    </w:p>
    <w:p w:rsidR="005A7419" w:rsidRPr="00AF35DE" w:rsidRDefault="005A7419" w:rsidP="00840A41">
      <w:pPr>
        <w:pStyle w:val="BodyCopy"/>
        <w:rPr>
          <w:noProof w:val="0"/>
          <w:szCs w:val="22"/>
        </w:rPr>
      </w:pPr>
      <w:r w:rsidRPr="00AF35DE">
        <w:rPr>
          <w:noProof w:val="0"/>
          <w:szCs w:val="22"/>
        </w:rPr>
        <w:t xml:space="preserve">Periodic safety checks should be conducted by qualified service technicians who follow a standard procedure: </w:t>
      </w:r>
    </w:p>
    <w:p w:rsidR="005A7419" w:rsidRPr="00AF35DE" w:rsidRDefault="005A7419" w:rsidP="00DF5219">
      <w:pPr>
        <w:pStyle w:val="Bullet1"/>
      </w:pPr>
      <w:r w:rsidRPr="00AF35DE">
        <w:t xml:space="preserve">Use a checklist to ensure all items have been inspected, tested, serviced as required </w:t>
      </w:r>
    </w:p>
    <w:p w:rsidR="005A7419" w:rsidRPr="00AF35DE" w:rsidRDefault="005A7419" w:rsidP="00DF5219">
      <w:pPr>
        <w:pStyle w:val="Bullet1"/>
      </w:pPr>
      <w:r w:rsidRPr="00AF35DE">
        <w:t xml:space="preserve">Record the date of any service provided to equipment </w:t>
      </w:r>
    </w:p>
    <w:p w:rsidR="005A7419" w:rsidRPr="00AF35DE" w:rsidRDefault="005A7419" w:rsidP="00DF5219">
      <w:pPr>
        <w:pStyle w:val="Bullet1"/>
      </w:pPr>
      <w:r w:rsidRPr="00AF35DE">
        <w:t xml:space="preserve">Record in writing any faults found with equipment </w:t>
      </w:r>
    </w:p>
    <w:p w:rsidR="005A7419" w:rsidRPr="00AF35DE" w:rsidRDefault="005A7419" w:rsidP="00DF5219">
      <w:pPr>
        <w:pStyle w:val="Bullet1"/>
      </w:pPr>
      <w:r w:rsidRPr="00AF35DE">
        <w:t xml:space="preserve">Tell management where there is a need for repairs or maintenance </w:t>
      </w:r>
    </w:p>
    <w:p w:rsidR="005A7419" w:rsidRPr="00AF35DE" w:rsidRDefault="005A7419" w:rsidP="00DF5219">
      <w:pPr>
        <w:pStyle w:val="Bullet1"/>
      </w:pPr>
      <w:r w:rsidRPr="00AF35DE">
        <w:t xml:space="preserve">Record the date of repairs and the name of the repairer </w:t>
      </w:r>
    </w:p>
    <w:p w:rsidR="005A7419" w:rsidRPr="00AF35DE" w:rsidRDefault="005A7419" w:rsidP="00DF5219">
      <w:pPr>
        <w:pStyle w:val="Bullet1"/>
      </w:pPr>
      <w:r w:rsidRPr="00AF35DE">
        <w:t xml:space="preserve">Report any unsafe or dangerous equipment immediately – the item should be clearly </w:t>
      </w:r>
      <w:r w:rsidR="00E123E2" w:rsidRPr="00AF35DE">
        <w:t>tagged and taken out of service.</w:t>
      </w:r>
    </w:p>
    <w:p w:rsidR="005A7419" w:rsidRPr="00AF35DE" w:rsidRDefault="005A7419" w:rsidP="00E123E2">
      <w:pPr>
        <w:pStyle w:val="Heading3"/>
      </w:pPr>
      <w:r w:rsidRPr="00AF35DE">
        <w:t xml:space="preserve">Use equipment in accordance with manufacturer’s instructions </w:t>
      </w:r>
    </w:p>
    <w:p w:rsidR="005A7419" w:rsidRPr="00AF35DE" w:rsidRDefault="005A7419" w:rsidP="00840A41">
      <w:pPr>
        <w:pStyle w:val="BodyCopy"/>
        <w:rPr>
          <w:noProof w:val="0"/>
        </w:rPr>
      </w:pPr>
      <w:r w:rsidRPr="00AF35DE">
        <w:rPr>
          <w:noProof w:val="0"/>
        </w:rPr>
        <w:t xml:space="preserve">There is a need to use equipment in the kitchen according to manufacturer’s instructions. There can be a need to: </w:t>
      </w:r>
    </w:p>
    <w:p w:rsidR="005A7419" w:rsidRPr="00AF35DE" w:rsidRDefault="003D39CD" w:rsidP="00DF5219">
      <w:pPr>
        <w:pStyle w:val="Bullet1"/>
      </w:pPr>
      <w:r w:rsidRPr="00AF35DE">
        <w:rPr>
          <w:noProof/>
          <w:lang w:eastAsia="en-AU"/>
        </w:rPr>
        <w:drawing>
          <wp:anchor distT="0" distB="0" distL="114300" distR="114300" simplePos="0" relativeHeight="251732992" behindDoc="0" locked="0" layoutInCell="1" allowOverlap="1">
            <wp:simplePos x="0" y="0"/>
            <wp:positionH relativeFrom="column">
              <wp:posOffset>3977640</wp:posOffset>
            </wp:positionH>
            <wp:positionV relativeFrom="paragraph">
              <wp:posOffset>16510</wp:posOffset>
            </wp:positionV>
            <wp:extent cx="1555115" cy="1562100"/>
            <wp:effectExtent l="19050" t="0" r="6985" b="0"/>
            <wp:wrapSquare wrapText="bothSides"/>
            <wp:docPr id="11" name="Picture 10" descr="MC90044189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41896.WMF"/>
                    <pic:cNvPicPr/>
                  </pic:nvPicPr>
                  <pic:blipFill>
                    <a:blip r:embed="rId40" cstate="print"/>
                    <a:stretch>
                      <a:fillRect/>
                    </a:stretch>
                  </pic:blipFill>
                  <pic:spPr>
                    <a:xfrm>
                      <a:off x="0" y="0"/>
                      <a:ext cx="1555115" cy="1562100"/>
                    </a:xfrm>
                    <a:prstGeom prst="rect">
                      <a:avLst/>
                    </a:prstGeom>
                  </pic:spPr>
                </pic:pic>
              </a:graphicData>
            </a:graphic>
          </wp:anchor>
        </w:drawing>
      </w:r>
      <w:r w:rsidR="005A7419" w:rsidRPr="00AF35DE">
        <w:t xml:space="preserve">Keep, read and follow any instructions that accompany the delivery of a new piece of equipment. If you can’t find the instructions then ring the manufacturer or supplier to get a copy or check the </w:t>
      </w:r>
      <w:r w:rsidR="00940147" w:rsidRPr="00AF35DE">
        <w:t>inter</w:t>
      </w:r>
      <w:r w:rsidR="005A7419" w:rsidRPr="00AF35DE">
        <w:t xml:space="preserve">net </w:t>
      </w:r>
    </w:p>
    <w:p w:rsidR="005A7419" w:rsidRPr="00AF35DE" w:rsidRDefault="005A7419" w:rsidP="00DF5219">
      <w:pPr>
        <w:pStyle w:val="Bullet1"/>
      </w:pPr>
      <w:r w:rsidRPr="00AF35DE">
        <w:t>Get the manufacturer to come and show you how to use the item of equipment – ask</w:t>
      </w:r>
      <w:r w:rsidR="00E123E2" w:rsidRPr="00AF35DE">
        <w:t xml:space="preserve"> then for some on-site training.</w:t>
      </w:r>
    </w:p>
    <w:p w:rsidR="00840A41" w:rsidRPr="00AF35DE" w:rsidRDefault="005A7419" w:rsidP="00840A41">
      <w:pPr>
        <w:pStyle w:val="BodyCopy"/>
        <w:rPr>
          <w:noProof w:val="0"/>
        </w:rPr>
      </w:pPr>
      <w:r w:rsidRPr="00AF35DE">
        <w:rPr>
          <w:noProof w:val="0"/>
        </w:rPr>
        <w:t xml:space="preserve">There is a also a need when handling equipment and utensils to do so without causing damage – the user manual will provide advice on this but you should also be guided by the advice given from the supplier. </w:t>
      </w:r>
    </w:p>
    <w:p w:rsidR="005A7419" w:rsidRPr="00AF35DE" w:rsidRDefault="005A7419" w:rsidP="00840A41">
      <w:pPr>
        <w:pStyle w:val="BodyCopy"/>
        <w:rPr>
          <w:noProof w:val="0"/>
        </w:rPr>
      </w:pPr>
      <w:r w:rsidRPr="00AF35DE">
        <w:rPr>
          <w:noProof w:val="0"/>
        </w:rPr>
        <w:t xml:space="preserve">It should also be remembered failing to follow manufacturer’s instructions in relation to the use, cleaning and maintenance of equipment can void warranties or guarantees. </w:t>
      </w:r>
    </w:p>
    <w:p w:rsidR="00BD698A" w:rsidRPr="00AF35DE" w:rsidRDefault="005A7419" w:rsidP="00840A41">
      <w:pPr>
        <w:pStyle w:val="BodyCopy"/>
        <w:rPr>
          <w:noProof w:val="0"/>
        </w:rPr>
      </w:pPr>
      <w:r w:rsidRPr="00AF35DE">
        <w:rPr>
          <w:noProof w:val="0"/>
        </w:rPr>
        <w:t xml:space="preserve">Finally, check out </w:t>
      </w:r>
      <w:r w:rsidR="00BD698A" w:rsidRPr="00AF35DE">
        <w:rPr>
          <w:noProof w:val="0"/>
        </w:rPr>
        <w:t>any individual store practices</w:t>
      </w:r>
      <w:r w:rsidR="00E123E2" w:rsidRPr="00AF35DE">
        <w:rPr>
          <w:noProof w:val="0"/>
        </w:rPr>
        <w:t>:</w:t>
      </w:r>
    </w:p>
    <w:p w:rsidR="005A7419" w:rsidRPr="00AF35DE" w:rsidRDefault="00E123E2" w:rsidP="00BD698A">
      <w:pPr>
        <w:pStyle w:val="Bullet1"/>
      </w:pPr>
      <w:r w:rsidRPr="00AF35DE">
        <w:t xml:space="preserve">The </w:t>
      </w:r>
      <w:r w:rsidR="005A7419" w:rsidRPr="00AF35DE">
        <w:t>place where you work may have some special ways of using equipment or may prohibit a certain piece of equipment being used in a particular way.</w:t>
      </w:r>
    </w:p>
    <w:p w:rsidR="005A7419" w:rsidRPr="00AF35DE" w:rsidRDefault="005A7419" w:rsidP="00E123E2">
      <w:pPr>
        <w:pStyle w:val="Heading3"/>
      </w:pPr>
      <w:r w:rsidRPr="00AF35DE">
        <w:t xml:space="preserve">Manufacturer’s instructions </w:t>
      </w:r>
    </w:p>
    <w:p w:rsidR="00BD698A" w:rsidRPr="00AF35DE" w:rsidRDefault="005A7419" w:rsidP="00840A41">
      <w:pPr>
        <w:pStyle w:val="BodyCopy"/>
        <w:rPr>
          <w:noProof w:val="0"/>
        </w:rPr>
      </w:pPr>
      <w:r w:rsidRPr="00AF35DE">
        <w:rPr>
          <w:noProof w:val="0"/>
        </w:rPr>
        <w:t>Suppliers of quality commercial kitchen equipment will provide training and advice on the safe use and</w:t>
      </w:r>
      <w:r w:rsidR="00BD698A" w:rsidRPr="00AF35DE">
        <w:rPr>
          <w:noProof w:val="0"/>
        </w:rPr>
        <w:t xml:space="preserve"> operation of their equipment.</w:t>
      </w:r>
    </w:p>
    <w:p w:rsidR="005A7419" w:rsidRPr="00AF35DE" w:rsidRDefault="00E123E2" w:rsidP="00BD698A">
      <w:pPr>
        <w:pStyle w:val="Bullet1"/>
      </w:pPr>
      <w:r w:rsidRPr="00AF35DE">
        <w:t xml:space="preserve">They </w:t>
      </w:r>
      <w:r w:rsidR="005A7419" w:rsidRPr="00AF35DE">
        <w:t xml:space="preserve">want you to get the best out of it, and they want you to buy from them next time you have to make a purchase. </w:t>
      </w:r>
    </w:p>
    <w:p w:rsidR="00BD698A" w:rsidRPr="00AF35DE" w:rsidRDefault="00BD698A" w:rsidP="00BD698A">
      <w:pPr>
        <w:pStyle w:val="BodyCopy"/>
        <w:rPr>
          <w:noProof w:val="0"/>
        </w:rPr>
      </w:pPr>
      <w:r w:rsidRPr="00AF35DE">
        <w:rPr>
          <w:noProof w:val="0"/>
        </w:rPr>
        <w:t>Problems will arise when people try to use machinery that they are unfamiliar with the correct operational procedures.</w:t>
      </w:r>
    </w:p>
    <w:p w:rsidR="00E123E2" w:rsidRPr="00AF35DE" w:rsidRDefault="00BD698A" w:rsidP="00E123E2">
      <w:pPr>
        <w:pStyle w:val="BodyCopy"/>
        <w:rPr>
          <w:noProof w:val="0"/>
        </w:rPr>
      </w:pPr>
      <w:r w:rsidRPr="00AF35DE">
        <w:rPr>
          <w:noProof w:val="0"/>
        </w:rPr>
        <w:t xml:space="preserve">If </w:t>
      </w:r>
      <w:r w:rsidR="00AF35DE" w:rsidRPr="00AF35DE">
        <w:rPr>
          <w:noProof w:val="0"/>
        </w:rPr>
        <w:t>instructions</w:t>
      </w:r>
      <w:r w:rsidRPr="00AF35DE">
        <w:rPr>
          <w:noProof w:val="0"/>
        </w:rPr>
        <w:t xml:space="preserve"> are not followed it can cause the machinery to be damaged or </w:t>
      </w:r>
      <w:r w:rsidR="00940147" w:rsidRPr="00AF35DE">
        <w:rPr>
          <w:noProof w:val="0"/>
        </w:rPr>
        <w:t xml:space="preserve">cause </w:t>
      </w:r>
      <w:r w:rsidRPr="00AF35DE">
        <w:rPr>
          <w:noProof w:val="0"/>
        </w:rPr>
        <w:t xml:space="preserve">people </w:t>
      </w:r>
      <w:r w:rsidR="00940147" w:rsidRPr="00AF35DE">
        <w:rPr>
          <w:noProof w:val="0"/>
        </w:rPr>
        <w:t>to injure</w:t>
      </w:r>
      <w:r w:rsidRPr="00AF35DE">
        <w:rPr>
          <w:noProof w:val="0"/>
        </w:rPr>
        <w:t xml:space="preserve"> themselves or others.</w:t>
      </w:r>
      <w:r w:rsidR="00E123E2" w:rsidRPr="00AF35DE">
        <w:rPr>
          <w:noProof w:val="0"/>
        </w:rPr>
        <w:br w:type="page"/>
      </w:r>
    </w:p>
    <w:p w:rsidR="005A7419" w:rsidRPr="00AF35DE" w:rsidRDefault="005A7419" w:rsidP="00E123E2">
      <w:pPr>
        <w:pStyle w:val="Heading3"/>
      </w:pPr>
      <w:r w:rsidRPr="00AF35DE">
        <w:lastRenderedPageBreak/>
        <w:t xml:space="preserve">Energy conservation </w:t>
      </w:r>
    </w:p>
    <w:p w:rsidR="005A7419" w:rsidRPr="00AF35DE" w:rsidRDefault="005A7419" w:rsidP="00840A41">
      <w:pPr>
        <w:pStyle w:val="BodyCopy"/>
        <w:rPr>
          <w:noProof w:val="0"/>
        </w:rPr>
      </w:pPr>
      <w:r w:rsidRPr="00AF35DE">
        <w:rPr>
          <w:noProof w:val="0"/>
        </w:rPr>
        <w:t xml:space="preserve">There are many things you can do every day in the kitchen to conserve energy. </w:t>
      </w:r>
    </w:p>
    <w:p w:rsidR="005A7419" w:rsidRPr="00AF35DE" w:rsidRDefault="005A7419" w:rsidP="00840A41">
      <w:pPr>
        <w:pStyle w:val="BodyCopy"/>
        <w:rPr>
          <w:noProof w:val="0"/>
        </w:rPr>
      </w:pPr>
      <w:r w:rsidRPr="00AF35DE">
        <w:rPr>
          <w:noProof w:val="0"/>
        </w:rPr>
        <w:t xml:space="preserve">The following points should be considered but always enquire as to what the house rules and establishment ‘Standard Operating Procedures’ are: </w:t>
      </w:r>
    </w:p>
    <w:p w:rsidR="005A7419" w:rsidRPr="00AF35DE" w:rsidRDefault="00407F1E" w:rsidP="00E123E2">
      <w:pPr>
        <w:pStyle w:val="Bullet1"/>
      </w:pPr>
      <w:r w:rsidRPr="00AF35DE">
        <w:rPr>
          <w:noProof/>
          <w:lang w:eastAsia="en-AU"/>
        </w:rPr>
        <w:drawing>
          <wp:anchor distT="0" distB="0" distL="114300" distR="114300" simplePos="0" relativeHeight="251736064" behindDoc="0" locked="0" layoutInCell="1" allowOverlap="1">
            <wp:simplePos x="0" y="0"/>
            <wp:positionH relativeFrom="column">
              <wp:posOffset>3876675</wp:posOffset>
            </wp:positionH>
            <wp:positionV relativeFrom="paragraph">
              <wp:posOffset>146685</wp:posOffset>
            </wp:positionV>
            <wp:extent cx="1685925" cy="2524125"/>
            <wp:effectExtent l="19050" t="0" r="9525" b="0"/>
            <wp:wrapSquare wrapText="bothSides"/>
            <wp:docPr id="16" name="Picture 15" descr="Chef cook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cooking3.jpg"/>
                    <pic:cNvPicPr/>
                  </pic:nvPicPr>
                  <pic:blipFill>
                    <a:blip r:embed="rId41" cstate="print"/>
                    <a:stretch>
                      <a:fillRect/>
                    </a:stretch>
                  </pic:blipFill>
                  <pic:spPr>
                    <a:xfrm>
                      <a:off x="0" y="0"/>
                      <a:ext cx="1685925" cy="2524125"/>
                    </a:xfrm>
                    <a:prstGeom prst="rect">
                      <a:avLst/>
                    </a:prstGeom>
                  </pic:spPr>
                </pic:pic>
              </a:graphicData>
            </a:graphic>
          </wp:anchor>
        </w:drawing>
      </w:r>
      <w:r w:rsidR="005A7419" w:rsidRPr="00AF35DE">
        <w:t xml:space="preserve">Turn gas flames off </w:t>
      </w:r>
      <w:r w:rsidR="00940147" w:rsidRPr="00AF35DE">
        <w:t>when not being used</w:t>
      </w:r>
      <w:r w:rsidR="005A7419" w:rsidRPr="00AF35DE">
        <w:t xml:space="preserve"> </w:t>
      </w:r>
    </w:p>
    <w:p w:rsidR="005A7419" w:rsidRPr="00AF35DE" w:rsidRDefault="005A7419" w:rsidP="00E123E2">
      <w:pPr>
        <w:pStyle w:val="Bullet1"/>
      </w:pPr>
      <w:r w:rsidRPr="00AF35DE">
        <w:t xml:space="preserve">Use the lowest possible gas flame at all times to achieve the required task </w:t>
      </w:r>
    </w:p>
    <w:p w:rsidR="005A7419" w:rsidRPr="00AF35DE" w:rsidRDefault="005A7419" w:rsidP="00E123E2">
      <w:pPr>
        <w:pStyle w:val="Bullet1"/>
      </w:pPr>
      <w:r w:rsidRPr="00AF35DE">
        <w:t xml:space="preserve">Place lids on pots when you boil water or cook (green vegetables are an exception to this rule) </w:t>
      </w:r>
    </w:p>
    <w:p w:rsidR="005A7419" w:rsidRPr="00AF35DE" w:rsidRDefault="00940147" w:rsidP="00E123E2">
      <w:pPr>
        <w:pStyle w:val="Bullet1"/>
      </w:pPr>
      <w:r w:rsidRPr="00AF35DE">
        <w:t>Turn off</w:t>
      </w:r>
      <w:r w:rsidR="005A7419" w:rsidRPr="00AF35DE">
        <w:t xml:space="preserve"> ovens and hot plates when not in use </w:t>
      </w:r>
    </w:p>
    <w:p w:rsidR="005A7419" w:rsidRPr="00AF35DE" w:rsidRDefault="005A7419" w:rsidP="00E123E2">
      <w:pPr>
        <w:pStyle w:val="Bullet1"/>
      </w:pPr>
      <w:r w:rsidRPr="00AF35DE">
        <w:t xml:space="preserve">Cook food no longer than is necessary </w:t>
      </w:r>
    </w:p>
    <w:p w:rsidR="005A7419" w:rsidRPr="00AF35DE" w:rsidRDefault="005A7419" w:rsidP="00E123E2">
      <w:pPr>
        <w:pStyle w:val="Bullet1"/>
      </w:pPr>
      <w:r w:rsidRPr="00AF35DE">
        <w:t xml:space="preserve">Preheat ovens only when you need them – don’t leave them on standby all day ‘just in case’ </w:t>
      </w:r>
    </w:p>
    <w:p w:rsidR="005A7419" w:rsidRPr="00AF35DE" w:rsidRDefault="005A7419" w:rsidP="00E123E2">
      <w:pPr>
        <w:pStyle w:val="Bullet1"/>
      </w:pPr>
      <w:r w:rsidRPr="00AF35DE">
        <w:t xml:space="preserve">Check oven doors and oven door seals regularly to guard against heat loss </w:t>
      </w:r>
    </w:p>
    <w:p w:rsidR="005A7419" w:rsidRPr="00AF35DE" w:rsidRDefault="005A7419" w:rsidP="00E123E2">
      <w:pPr>
        <w:pStyle w:val="Bullet1"/>
      </w:pPr>
      <w:r w:rsidRPr="00AF35DE">
        <w:t xml:space="preserve">Always set the oven to the correct temperature – check the accuracy of the thermostat controls regularly </w:t>
      </w:r>
    </w:p>
    <w:p w:rsidR="005A7419" w:rsidRPr="00AF35DE" w:rsidRDefault="005A7419" w:rsidP="00E123E2">
      <w:pPr>
        <w:pStyle w:val="Bullet1"/>
      </w:pPr>
      <w:r w:rsidRPr="00AF35DE">
        <w:t xml:space="preserve">Keep oven doors closed to prevent heat loss </w:t>
      </w:r>
    </w:p>
    <w:p w:rsidR="005A7419" w:rsidRPr="00AF35DE" w:rsidRDefault="005A7419" w:rsidP="00E123E2">
      <w:pPr>
        <w:pStyle w:val="Bullet1"/>
      </w:pPr>
      <w:r w:rsidRPr="00AF35DE">
        <w:t xml:space="preserve">Keep a check on cooking times and temperatures </w:t>
      </w:r>
    </w:p>
    <w:p w:rsidR="005A7419" w:rsidRPr="00AF35DE" w:rsidRDefault="005A7419" w:rsidP="00E123E2">
      <w:pPr>
        <w:pStyle w:val="Bullet1"/>
      </w:pPr>
      <w:r w:rsidRPr="00AF35DE">
        <w:t xml:space="preserve">Turn off lights whenever they are not required </w:t>
      </w:r>
    </w:p>
    <w:p w:rsidR="005A7419" w:rsidRPr="00AF35DE" w:rsidRDefault="005A7419" w:rsidP="00E123E2">
      <w:pPr>
        <w:pStyle w:val="Bullet1"/>
      </w:pPr>
      <w:r w:rsidRPr="00AF35DE">
        <w:t xml:space="preserve">Keep refrigerator, freezer and cool room doors closed </w:t>
      </w:r>
    </w:p>
    <w:p w:rsidR="005A7419" w:rsidRPr="00AF35DE" w:rsidRDefault="005A7419" w:rsidP="00E123E2">
      <w:pPr>
        <w:pStyle w:val="Bullet1"/>
      </w:pPr>
      <w:r w:rsidRPr="00AF35DE">
        <w:t>Use automatic timing and switch-off devices on electrical equipment wherever</w:t>
      </w:r>
      <w:r w:rsidR="00E123E2" w:rsidRPr="00AF35DE">
        <w:t xml:space="preserve"> appropriate.</w:t>
      </w:r>
    </w:p>
    <w:p w:rsidR="003914E8" w:rsidRPr="00AF35DE" w:rsidRDefault="003914E8" w:rsidP="00E123E2">
      <w:pPr>
        <w:pStyle w:val="Heading4"/>
      </w:pPr>
      <w:r w:rsidRPr="00AF35DE">
        <w:t>List of possible equipment requirement</w:t>
      </w:r>
    </w:p>
    <w:tbl>
      <w:tblPr>
        <w:tblStyle w:val="TableGrid"/>
        <w:tblW w:w="9072" w:type="dxa"/>
        <w:tblLook w:val="04A0"/>
      </w:tblPr>
      <w:tblGrid>
        <w:gridCol w:w="2518"/>
        <w:gridCol w:w="2268"/>
        <w:gridCol w:w="2268"/>
        <w:gridCol w:w="2018"/>
      </w:tblGrid>
      <w:tr w:rsidR="003914E8" w:rsidRPr="00AF35DE" w:rsidTr="00EA66F6">
        <w:tc>
          <w:tcPr>
            <w:tcW w:w="2518" w:type="dxa"/>
          </w:tcPr>
          <w:p w:rsidR="003914E8" w:rsidRPr="00AF35DE" w:rsidRDefault="003914E8" w:rsidP="00EA66F6">
            <w:pPr>
              <w:pStyle w:val="BodyCopy"/>
              <w:rPr>
                <w:noProof w:val="0"/>
                <w:sz w:val="22"/>
                <w:szCs w:val="22"/>
              </w:rPr>
            </w:pPr>
            <w:r w:rsidRPr="00AF35DE">
              <w:rPr>
                <w:noProof w:val="0"/>
                <w:sz w:val="22"/>
                <w:szCs w:val="22"/>
              </w:rPr>
              <w:t xml:space="preserve">Stove; gas </w:t>
            </w:r>
            <w:r w:rsidR="00AF35DE" w:rsidRPr="00AF35DE">
              <w:rPr>
                <w:noProof w:val="0"/>
                <w:sz w:val="22"/>
                <w:szCs w:val="22"/>
              </w:rPr>
              <w:t>or</w:t>
            </w:r>
            <w:r w:rsidRPr="00AF35DE">
              <w:rPr>
                <w:noProof w:val="0"/>
                <w:sz w:val="22"/>
                <w:szCs w:val="22"/>
              </w:rPr>
              <w:t xml:space="preserve"> electric</w:t>
            </w:r>
          </w:p>
        </w:tc>
        <w:tc>
          <w:tcPr>
            <w:tcW w:w="2268" w:type="dxa"/>
          </w:tcPr>
          <w:p w:rsidR="003914E8" w:rsidRPr="00AF35DE" w:rsidRDefault="003914E8" w:rsidP="00EA66F6">
            <w:pPr>
              <w:pStyle w:val="BodyCopy"/>
              <w:rPr>
                <w:noProof w:val="0"/>
                <w:sz w:val="22"/>
                <w:szCs w:val="22"/>
              </w:rPr>
            </w:pPr>
            <w:r w:rsidRPr="00AF35DE">
              <w:rPr>
                <w:noProof w:val="0"/>
                <w:sz w:val="22"/>
                <w:szCs w:val="22"/>
              </w:rPr>
              <w:t>Steamer</w:t>
            </w:r>
          </w:p>
        </w:tc>
        <w:tc>
          <w:tcPr>
            <w:tcW w:w="2268" w:type="dxa"/>
          </w:tcPr>
          <w:p w:rsidR="003914E8" w:rsidRPr="00AF35DE" w:rsidRDefault="003914E8" w:rsidP="00EA66F6">
            <w:pPr>
              <w:pStyle w:val="BodyCopy"/>
              <w:rPr>
                <w:noProof w:val="0"/>
                <w:sz w:val="22"/>
                <w:szCs w:val="22"/>
              </w:rPr>
            </w:pPr>
            <w:r w:rsidRPr="00AF35DE">
              <w:rPr>
                <w:noProof w:val="0"/>
                <w:sz w:val="22"/>
                <w:szCs w:val="22"/>
              </w:rPr>
              <w:t>Salamander</w:t>
            </w:r>
          </w:p>
        </w:tc>
        <w:tc>
          <w:tcPr>
            <w:tcW w:w="2018" w:type="dxa"/>
          </w:tcPr>
          <w:p w:rsidR="003914E8" w:rsidRPr="00AF35DE" w:rsidRDefault="003914E8" w:rsidP="00EA66F6">
            <w:pPr>
              <w:pStyle w:val="BodyCopy"/>
              <w:rPr>
                <w:noProof w:val="0"/>
                <w:sz w:val="22"/>
                <w:szCs w:val="22"/>
              </w:rPr>
            </w:pPr>
            <w:r w:rsidRPr="00AF35DE">
              <w:rPr>
                <w:noProof w:val="0"/>
                <w:sz w:val="22"/>
                <w:szCs w:val="22"/>
              </w:rPr>
              <w:t>Pressure cooker</w:t>
            </w:r>
          </w:p>
        </w:tc>
      </w:tr>
      <w:tr w:rsidR="003914E8" w:rsidRPr="00AF35DE" w:rsidTr="00EA66F6">
        <w:tc>
          <w:tcPr>
            <w:tcW w:w="2518" w:type="dxa"/>
          </w:tcPr>
          <w:p w:rsidR="003914E8" w:rsidRPr="00AF35DE" w:rsidRDefault="003914E8" w:rsidP="00EA66F6">
            <w:pPr>
              <w:pStyle w:val="BodyCopy"/>
              <w:rPr>
                <w:noProof w:val="0"/>
                <w:sz w:val="22"/>
                <w:szCs w:val="22"/>
              </w:rPr>
            </w:pPr>
            <w:r w:rsidRPr="00AF35DE">
              <w:rPr>
                <w:noProof w:val="0"/>
                <w:sz w:val="22"/>
                <w:szCs w:val="22"/>
              </w:rPr>
              <w:t>Grill</w:t>
            </w:r>
          </w:p>
        </w:tc>
        <w:tc>
          <w:tcPr>
            <w:tcW w:w="2268" w:type="dxa"/>
          </w:tcPr>
          <w:p w:rsidR="003914E8" w:rsidRPr="00AF35DE" w:rsidRDefault="003914E8" w:rsidP="00EA66F6">
            <w:pPr>
              <w:pStyle w:val="BodyCopy"/>
              <w:rPr>
                <w:noProof w:val="0"/>
                <w:sz w:val="22"/>
                <w:szCs w:val="22"/>
              </w:rPr>
            </w:pPr>
            <w:r w:rsidRPr="00AF35DE">
              <w:rPr>
                <w:noProof w:val="0"/>
                <w:sz w:val="22"/>
                <w:szCs w:val="22"/>
              </w:rPr>
              <w:t>Oven</w:t>
            </w:r>
          </w:p>
        </w:tc>
        <w:tc>
          <w:tcPr>
            <w:tcW w:w="2268" w:type="dxa"/>
          </w:tcPr>
          <w:p w:rsidR="003914E8" w:rsidRPr="00AF35DE" w:rsidRDefault="003914E8" w:rsidP="00EA66F6">
            <w:pPr>
              <w:pStyle w:val="BodyCopy"/>
              <w:rPr>
                <w:noProof w:val="0"/>
                <w:sz w:val="22"/>
                <w:szCs w:val="22"/>
              </w:rPr>
            </w:pPr>
            <w:r w:rsidRPr="00AF35DE">
              <w:rPr>
                <w:noProof w:val="0"/>
                <w:sz w:val="22"/>
                <w:szCs w:val="22"/>
              </w:rPr>
              <w:t>Wok</w:t>
            </w:r>
          </w:p>
        </w:tc>
        <w:tc>
          <w:tcPr>
            <w:tcW w:w="2018" w:type="dxa"/>
          </w:tcPr>
          <w:p w:rsidR="003914E8" w:rsidRPr="00AF35DE" w:rsidRDefault="003914E8" w:rsidP="00EA66F6">
            <w:pPr>
              <w:pStyle w:val="BodyCopy"/>
              <w:rPr>
                <w:noProof w:val="0"/>
                <w:sz w:val="22"/>
                <w:szCs w:val="22"/>
              </w:rPr>
            </w:pPr>
            <w:r w:rsidRPr="00AF35DE">
              <w:rPr>
                <w:noProof w:val="0"/>
                <w:sz w:val="22"/>
                <w:szCs w:val="22"/>
              </w:rPr>
              <w:t>Microwave</w:t>
            </w:r>
            <w:r w:rsidR="00940147" w:rsidRPr="00AF35DE">
              <w:rPr>
                <w:noProof w:val="0"/>
                <w:sz w:val="22"/>
                <w:szCs w:val="22"/>
              </w:rPr>
              <w:t xml:space="preserve"> oven</w:t>
            </w:r>
          </w:p>
        </w:tc>
      </w:tr>
      <w:tr w:rsidR="003914E8" w:rsidRPr="00AF35DE" w:rsidTr="00EA66F6">
        <w:tc>
          <w:tcPr>
            <w:tcW w:w="2518" w:type="dxa"/>
          </w:tcPr>
          <w:p w:rsidR="003914E8" w:rsidRPr="00AF35DE" w:rsidRDefault="003914E8" w:rsidP="00EA66F6">
            <w:pPr>
              <w:pStyle w:val="BodyCopy"/>
              <w:rPr>
                <w:noProof w:val="0"/>
                <w:sz w:val="22"/>
                <w:szCs w:val="22"/>
              </w:rPr>
            </w:pPr>
            <w:r w:rsidRPr="00AF35DE">
              <w:rPr>
                <w:noProof w:val="0"/>
                <w:sz w:val="22"/>
                <w:szCs w:val="22"/>
              </w:rPr>
              <w:t>Food Processor</w:t>
            </w:r>
          </w:p>
        </w:tc>
        <w:tc>
          <w:tcPr>
            <w:tcW w:w="2268" w:type="dxa"/>
          </w:tcPr>
          <w:p w:rsidR="003914E8" w:rsidRPr="00AF35DE" w:rsidRDefault="003914E8" w:rsidP="00EA66F6">
            <w:pPr>
              <w:pStyle w:val="BodyCopy"/>
              <w:rPr>
                <w:noProof w:val="0"/>
                <w:sz w:val="22"/>
                <w:szCs w:val="22"/>
              </w:rPr>
            </w:pPr>
            <w:r w:rsidRPr="00AF35DE">
              <w:rPr>
                <w:noProof w:val="0"/>
                <w:sz w:val="22"/>
                <w:szCs w:val="22"/>
              </w:rPr>
              <w:t>Slicer</w:t>
            </w:r>
          </w:p>
        </w:tc>
        <w:tc>
          <w:tcPr>
            <w:tcW w:w="2268" w:type="dxa"/>
          </w:tcPr>
          <w:p w:rsidR="003914E8" w:rsidRPr="00AF35DE" w:rsidRDefault="003914E8" w:rsidP="00EA66F6">
            <w:pPr>
              <w:pStyle w:val="BodyCopy"/>
              <w:rPr>
                <w:noProof w:val="0"/>
                <w:sz w:val="22"/>
                <w:szCs w:val="22"/>
              </w:rPr>
            </w:pPr>
            <w:r w:rsidRPr="00AF35DE">
              <w:rPr>
                <w:noProof w:val="0"/>
                <w:sz w:val="22"/>
                <w:szCs w:val="22"/>
              </w:rPr>
              <w:t>Hot plate</w:t>
            </w:r>
          </w:p>
        </w:tc>
        <w:tc>
          <w:tcPr>
            <w:tcW w:w="2018" w:type="dxa"/>
          </w:tcPr>
          <w:p w:rsidR="003914E8" w:rsidRPr="00AF35DE" w:rsidRDefault="003914E8" w:rsidP="00EA66F6">
            <w:pPr>
              <w:pStyle w:val="BodyCopy"/>
              <w:rPr>
                <w:noProof w:val="0"/>
                <w:sz w:val="22"/>
                <w:szCs w:val="22"/>
              </w:rPr>
            </w:pPr>
            <w:r w:rsidRPr="00AF35DE">
              <w:rPr>
                <w:noProof w:val="0"/>
                <w:sz w:val="22"/>
                <w:szCs w:val="22"/>
              </w:rPr>
              <w:t>Food warmer</w:t>
            </w:r>
          </w:p>
        </w:tc>
      </w:tr>
      <w:tr w:rsidR="003914E8" w:rsidRPr="00AF35DE" w:rsidTr="00EA66F6">
        <w:tc>
          <w:tcPr>
            <w:tcW w:w="2518" w:type="dxa"/>
          </w:tcPr>
          <w:p w:rsidR="003914E8" w:rsidRPr="00AF35DE" w:rsidRDefault="003914E8" w:rsidP="00EA66F6">
            <w:pPr>
              <w:pStyle w:val="BodyCopy"/>
              <w:rPr>
                <w:noProof w:val="0"/>
                <w:sz w:val="22"/>
                <w:szCs w:val="22"/>
              </w:rPr>
            </w:pPr>
            <w:r w:rsidRPr="00AF35DE">
              <w:rPr>
                <w:noProof w:val="0"/>
                <w:sz w:val="22"/>
                <w:szCs w:val="22"/>
              </w:rPr>
              <w:t>Rotisserie</w:t>
            </w:r>
          </w:p>
        </w:tc>
        <w:tc>
          <w:tcPr>
            <w:tcW w:w="2268" w:type="dxa"/>
          </w:tcPr>
          <w:p w:rsidR="003914E8" w:rsidRPr="00AF35DE" w:rsidRDefault="003914E8" w:rsidP="00EA66F6">
            <w:pPr>
              <w:pStyle w:val="BodyCopy"/>
              <w:rPr>
                <w:noProof w:val="0"/>
                <w:sz w:val="22"/>
                <w:szCs w:val="22"/>
              </w:rPr>
            </w:pPr>
            <w:r w:rsidRPr="00AF35DE">
              <w:rPr>
                <w:noProof w:val="0"/>
                <w:sz w:val="22"/>
                <w:szCs w:val="22"/>
              </w:rPr>
              <w:t>Mincer</w:t>
            </w:r>
          </w:p>
        </w:tc>
        <w:tc>
          <w:tcPr>
            <w:tcW w:w="2268" w:type="dxa"/>
          </w:tcPr>
          <w:p w:rsidR="003914E8" w:rsidRPr="00AF35DE" w:rsidRDefault="003914E8" w:rsidP="00EA66F6">
            <w:pPr>
              <w:pStyle w:val="BodyCopy"/>
              <w:rPr>
                <w:noProof w:val="0"/>
                <w:sz w:val="22"/>
                <w:szCs w:val="22"/>
              </w:rPr>
            </w:pPr>
            <w:r w:rsidRPr="00AF35DE">
              <w:rPr>
                <w:noProof w:val="0"/>
                <w:sz w:val="22"/>
                <w:szCs w:val="22"/>
              </w:rPr>
              <w:t xml:space="preserve">Mixer </w:t>
            </w:r>
          </w:p>
        </w:tc>
        <w:tc>
          <w:tcPr>
            <w:tcW w:w="2018" w:type="dxa"/>
          </w:tcPr>
          <w:p w:rsidR="003914E8" w:rsidRPr="00AF35DE" w:rsidRDefault="003914E8" w:rsidP="00EA66F6">
            <w:pPr>
              <w:pStyle w:val="BodyCopy"/>
              <w:rPr>
                <w:noProof w:val="0"/>
                <w:sz w:val="22"/>
                <w:szCs w:val="22"/>
              </w:rPr>
            </w:pPr>
            <w:r w:rsidRPr="00AF35DE">
              <w:rPr>
                <w:noProof w:val="0"/>
                <w:sz w:val="22"/>
                <w:szCs w:val="22"/>
              </w:rPr>
              <w:t xml:space="preserve">Urn </w:t>
            </w:r>
          </w:p>
        </w:tc>
      </w:tr>
    </w:tbl>
    <w:p w:rsidR="00EA66F6" w:rsidRPr="00AF35DE" w:rsidRDefault="00EA66F6">
      <w:r w:rsidRPr="00AF35DE">
        <w:br w:type="page"/>
      </w:r>
    </w:p>
    <w:tbl>
      <w:tblPr>
        <w:tblStyle w:val="TableGrid"/>
        <w:tblW w:w="0" w:type="auto"/>
        <w:tblLook w:val="04A0"/>
      </w:tblPr>
      <w:tblGrid>
        <w:gridCol w:w="8981"/>
      </w:tblGrid>
      <w:tr w:rsidR="006E38E2" w:rsidRPr="00AF35DE" w:rsidTr="006E38E2">
        <w:tc>
          <w:tcPr>
            <w:tcW w:w="8981" w:type="dxa"/>
          </w:tcPr>
          <w:p w:rsidR="00EA66F6" w:rsidRPr="00AF35DE" w:rsidRDefault="00EA66F6" w:rsidP="00EA66F6">
            <w:pPr>
              <w:pStyle w:val="TrainingActivityHeader"/>
              <w:rPr>
                <w:lang w:val="en-AU"/>
              </w:rPr>
            </w:pPr>
            <w:r w:rsidRPr="00AF35DE">
              <w:rPr>
                <w:lang w:val="en-AU"/>
              </w:rPr>
              <w:lastRenderedPageBreak/>
              <w:t xml:space="preserve">Student Activity </w:t>
            </w:r>
          </w:p>
          <w:p w:rsidR="006E38E2" w:rsidRPr="00AF35DE" w:rsidRDefault="006E38E2" w:rsidP="00044293">
            <w:pPr>
              <w:pStyle w:val="TableText"/>
              <w:rPr>
                <w:noProof w:val="0"/>
              </w:rPr>
            </w:pPr>
            <w:r w:rsidRPr="00AF35DE">
              <w:rPr>
                <w:noProof w:val="0"/>
              </w:rPr>
              <w:t>Students need to research the list of equipment and collect data on all pieces and write a report on the following</w:t>
            </w:r>
            <w:r w:rsidR="00EA66F6" w:rsidRPr="00AF35DE">
              <w:rPr>
                <w:noProof w:val="0"/>
              </w:rPr>
              <w:t>:</w:t>
            </w:r>
          </w:p>
          <w:p w:rsidR="006E38E2" w:rsidRPr="00AF35DE" w:rsidRDefault="006E38E2" w:rsidP="00EA66F6">
            <w:pPr>
              <w:pStyle w:val="TableBullet1"/>
              <w:rPr>
                <w:noProof w:val="0"/>
              </w:rPr>
            </w:pPr>
            <w:r w:rsidRPr="00AF35DE">
              <w:rPr>
                <w:noProof w:val="0"/>
              </w:rPr>
              <w:t>Where products can be purchased</w:t>
            </w:r>
          </w:p>
          <w:p w:rsidR="006E38E2" w:rsidRPr="00AF35DE" w:rsidRDefault="006E38E2" w:rsidP="00EA66F6">
            <w:pPr>
              <w:pStyle w:val="TableBullet1"/>
              <w:rPr>
                <w:noProof w:val="0"/>
              </w:rPr>
            </w:pPr>
            <w:r w:rsidRPr="00AF35DE">
              <w:rPr>
                <w:noProof w:val="0"/>
              </w:rPr>
              <w:t>Price of equipment</w:t>
            </w:r>
          </w:p>
          <w:p w:rsidR="006E38E2" w:rsidRPr="00AF35DE" w:rsidRDefault="006E38E2" w:rsidP="00EA66F6">
            <w:pPr>
              <w:pStyle w:val="TableBullet1"/>
              <w:rPr>
                <w:noProof w:val="0"/>
              </w:rPr>
            </w:pPr>
            <w:r w:rsidRPr="00AF35DE">
              <w:rPr>
                <w:noProof w:val="0"/>
              </w:rPr>
              <w:t>What is required for the equipment to be used within the enterprise</w:t>
            </w:r>
          </w:p>
          <w:p w:rsidR="006E38E2" w:rsidRPr="00AF35DE" w:rsidRDefault="00AF35DE" w:rsidP="00EA66F6">
            <w:pPr>
              <w:pStyle w:val="TableBullet1"/>
              <w:rPr>
                <w:noProof w:val="0"/>
              </w:rPr>
            </w:pPr>
            <w:r w:rsidRPr="00AF35DE">
              <w:rPr>
                <w:noProof w:val="0"/>
              </w:rPr>
              <w:t>Photograph</w:t>
            </w:r>
            <w:r w:rsidR="006E38E2" w:rsidRPr="00AF35DE">
              <w:rPr>
                <w:noProof w:val="0"/>
              </w:rPr>
              <w:t xml:space="preserve"> needs to be supplied in the report</w:t>
            </w:r>
            <w:r w:rsidR="00EA66F6" w:rsidRPr="00AF35DE">
              <w:rPr>
                <w:noProof w:val="0"/>
              </w:rPr>
              <w:t>.</w:t>
            </w:r>
            <w:r w:rsidR="00EA66F6" w:rsidRPr="00AF35DE">
              <w:rPr>
                <w:noProof w:val="0"/>
              </w:rPr>
              <w:br/>
            </w:r>
          </w:p>
        </w:tc>
      </w:tr>
    </w:tbl>
    <w:p w:rsidR="005A7419" w:rsidRPr="00AF35DE" w:rsidRDefault="005A7419" w:rsidP="00E123E2">
      <w:pPr>
        <w:pStyle w:val="Heading3"/>
      </w:pPr>
      <w:r w:rsidRPr="00AF35DE">
        <w:t xml:space="preserve">Individual items </w:t>
      </w:r>
    </w:p>
    <w:p w:rsidR="005A7419" w:rsidRPr="00AF35DE" w:rsidRDefault="00CD1218" w:rsidP="00EA66F6">
      <w:pPr>
        <w:pStyle w:val="BodyCopy"/>
        <w:rPr>
          <w:noProof w:val="0"/>
        </w:rPr>
      </w:pPr>
      <w:r w:rsidRPr="00AF35DE">
        <w:rPr>
          <w:b/>
          <w:lang w:eastAsia="en-AU"/>
        </w:rPr>
        <w:drawing>
          <wp:anchor distT="0" distB="0" distL="114300" distR="114300" simplePos="0" relativeHeight="251735040" behindDoc="0" locked="0" layoutInCell="1" allowOverlap="1">
            <wp:simplePos x="0" y="0"/>
            <wp:positionH relativeFrom="column">
              <wp:posOffset>3187065</wp:posOffset>
            </wp:positionH>
            <wp:positionV relativeFrom="paragraph">
              <wp:posOffset>245110</wp:posOffset>
            </wp:positionV>
            <wp:extent cx="2352675" cy="1571625"/>
            <wp:effectExtent l="19050" t="0" r="9525" b="0"/>
            <wp:wrapSquare wrapText="bothSides"/>
            <wp:docPr id="15" name="Picture 13" descr="54422_5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422_5906.jpg"/>
                    <pic:cNvPicPr/>
                  </pic:nvPicPr>
                  <pic:blipFill>
                    <a:blip r:embed="rId42" cstate="print"/>
                    <a:stretch>
                      <a:fillRect/>
                    </a:stretch>
                  </pic:blipFill>
                  <pic:spPr>
                    <a:xfrm>
                      <a:off x="0" y="0"/>
                      <a:ext cx="2352675" cy="1571625"/>
                    </a:xfrm>
                    <a:prstGeom prst="rect">
                      <a:avLst/>
                    </a:prstGeom>
                  </pic:spPr>
                </pic:pic>
              </a:graphicData>
            </a:graphic>
          </wp:anchor>
        </w:drawing>
      </w:r>
      <w:r w:rsidR="005A7419" w:rsidRPr="00AF35DE">
        <w:rPr>
          <w:b/>
          <w:noProof w:val="0"/>
        </w:rPr>
        <w:t xml:space="preserve">Deep fryers </w:t>
      </w:r>
      <w:r w:rsidR="005A7419" w:rsidRPr="00AF35DE">
        <w:rPr>
          <w:noProof w:val="0"/>
        </w:rPr>
        <w:t>– these require reg</w:t>
      </w:r>
      <w:r w:rsidR="00EA66F6" w:rsidRPr="00AF35DE">
        <w:rPr>
          <w:noProof w:val="0"/>
        </w:rPr>
        <w:t>ular straining of the oil used:</w:t>
      </w:r>
      <w:r w:rsidR="00407F1E" w:rsidRPr="00AF35DE">
        <w:rPr>
          <w:noProof w:val="0"/>
        </w:rPr>
        <w:t xml:space="preserve"> </w:t>
      </w:r>
    </w:p>
    <w:p w:rsidR="005A7419" w:rsidRPr="00AF35DE" w:rsidRDefault="005A7419" w:rsidP="00840A41">
      <w:pPr>
        <w:pStyle w:val="Bullet1"/>
      </w:pPr>
      <w:r w:rsidRPr="00AF35DE">
        <w:t xml:space="preserve">Replace oil when necessary </w:t>
      </w:r>
    </w:p>
    <w:p w:rsidR="005A7419" w:rsidRPr="00AF35DE" w:rsidRDefault="005A7419" w:rsidP="00840A41">
      <w:pPr>
        <w:pStyle w:val="Bullet1"/>
      </w:pPr>
      <w:r w:rsidRPr="00AF35DE">
        <w:t xml:space="preserve">Service to the gas pilot light and the thermostat is essential </w:t>
      </w:r>
    </w:p>
    <w:p w:rsidR="005A7419" w:rsidRPr="00AF35DE" w:rsidRDefault="00940147" w:rsidP="00840A41">
      <w:pPr>
        <w:pStyle w:val="Bullet1"/>
      </w:pPr>
      <w:r w:rsidRPr="00AF35DE">
        <w:t xml:space="preserve">Operate the deep </w:t>
      </w:r>
      <w:r w:rsidR="005A7419" w:rsidRPr="00AF35DE">
        <w:t>fryer at holding temperatures when not in use to conserve energy and to extend the life of the cookin</w:t>
      </w:r>
      <w:r w:rsidR="00EA66F6" w:rsidRPr="00AF35DE">
        <w:t>g oil or fat.</w:t>
      </w:r>
    </w:p>
    <w:p w:rsidR="005A7419" w:rsidRPr="00AF35DE" w:rsidRDefault="00940147" w:rsidP="00EA66F6">
      <w:pPr>
        <w:pStyle w:val="BodyCopy"/>
        <w:rPr>
          <w:noProof w:val="0"/>
        </w:rPr>
      </w:pPr>
      <w:r w:rsidRPr="00AF35DE">
        <w:rPr>
          <w:b/>
          <w:noProof w:val="0"/>
        </w:rPr>
        <w:t>Bain-</w:t>
      </w:r>
      <w:r w:rsidR="00655EA0" w:rsidRPr="00AF35DE">
        <w:rPr>
          <w:b/>
          <w:noProof w:val="0"/>
        </w:rPr>
        <w:t>m</w:t>
      </w:r>
      <w:r w:rsidR="005A7419" w:rsidRPr="00AF35DE">
        <w:rPr>
          <w:b/>
          <w:noProof w:val="0"/>
        </w:rPr>
        <w:t xml:space="preserve">aries </w:t>
      </w:r>
      <w:r w:rsidR="005A7419" w:rsidRPr="00AF35DE">
        <w:rPr>
          <w:noProof w:val="0"/>
        </w:rPr>
        <w:t>– whether gas or electric, these require co</w:t>
      </w:r>
      <w:r w:rsidR="00EA66F6" w:rsidRPr="00AF35DE">
        <w:rPr>
          <w:noProof w:val="0"/>
        </w:rPr>
        <w:t>mprehensive cleaning after use:</w:t>
      </w:r>
    </w:p>
    <w:p w:rsidR="005A7419" w:rsidRPr="00AF35DE" w:rsidRDefault="005A7419" w:rsidP="00840A41">
      <w:pPr>
        <w:pStyle w:val="Bullet1"/>
      </w:pPr>
      <w:r w:rsidRPr="00AF35DE">
        <w:t xml:space="preserve">Thermostats, gas supply lines and electricity leads/points should be checked regularly and serviced as needed </w:t>
      </w:r>
    </w:p>
    <w:p w:rsidR="005A7419" w:rsidRPr="00AF35DE" w:rsidRDefault="005A7419" w:rsidP="00840A41">
      <w:pPr>
        <w:pStyle w:val="Bullet1"/>
      </w:pPr>
      <w:r w:rsidRPr="00AF35DE">
        <w:t>If the water supply is automatic check its supply has not been turned off by the last operator and</w:t>
      </w:r>
      <w:r w:rsidR="00EA66F6" w:rsidRPr="00AF35DE">
        <w:t xml:space="preserve"> it is open whilst in operation.</w:t>
      </w:r>
    </w:p>
    <w:p w:rsidR="005A7419" w:rsidRPr="00AF35DE" w:rsidRDefault="005A7419" w:rsidP="00EA66F6">
      <w:pPr>
        <w:pStyle w:val="BodyCopy"/>
        <w:rPr>
          <w:noProof w:val="0"/>
        </w:rPr>
      </w:pPr>
      <w:r w:rsidRPr="00AF35DE">
        <w:rPr>
          <w:b/>
          <w:noProof w:val="0"/>
        </w:rPr>
        <w:t>Refrigeration</w:t>
      </w:r>
      <w:r w:rsidRPr="00AF35DE">
        <w:rPr>
          <w:noProof w:val="0"/>
        </w:rPr>
        <w:t xml:space="preserve"> – whether fridges, freezers or cool rooms ensure all doors an</w:t>
      </w:r>
      <w:r w:rsidR="00EA66F6" w:rsidRPr="00AF35DE">
        <w:rPr>
          <w:noProof w:val="0"/>
        </w:rPr>
        <w:t>d lids close and seal properly:</w:t>
      </w:r>
    </w:p>
    <w:p w:rsidR="005A7419" w:rsidRPr="00AF35DE" w:rsidRDefault="005A7419" w:rsidP="00840A41">
      <w:pPr>
        <w:pStyle w:val="Bullet1"/>
      </w:pPr>
      <w:r w:rsidRPr="00AF35DE">
        <w:t xml:space="preserve">Check the seals on the doors regularly and ensure these are cleaned regularly to help prevent sticking and splitting – these should be replaced where worn or split </w:t>
      </w:r>
    </w:p>
    <w:p w:rsidR="005A7419" w:rsidRPr="00AF35DE" w:rsidRDefault="005A7419" w:rsidP="00840A41">
      <w:pPr>
        <w:pStyle w:val="Bullet1"/>
      </w:pPr>
      <w:r w:rsidRPr="00AF35DE">
        <w:t xml:space="preserve">Keep doors closed to allow refrigeration units to operate to their full potential </w:t>
      </w:r>
    </w:p>
    <w:p w:rsidR="005A7419" w:rsidRPr="00AF35DE" w:rsidRDefault="005A7419" w:rsidP="00840A41">
      <w:pPr>
        <w:pStyle w:val="Bullet1"/>
      </w:pPr>
      <w:r w:rsidRPr="00AF35DE">
        <w:t xml:space="preserve">Check thermostats regularly and verify readings with an independent thermometer as indicated by your Food Safety Plan </w:t>
      </w:r>
    </w:p>
    <w:p w:rsidR="005A7419" w:rsidRPr="00AF35DE" w:rsidRDefault="005A7419" w:rsidP="00840A41">
      <w:pPr>
        <w:pStyle w:val="Bullet1"/>
      </w:pPr>
      <w:r w:rsidRPr="00AF35DE">
        <w:t xml:space="preserve">Keep fridges and coolrooms clean and tidy at all times </w:t>
      </w:r>
    </w:p>
    <w:p w:rsidR="005A7419" w:rsidRPr="00AF35DE" w:rsidRDefault="005A7419" w:rsidP="00840A41">
      <w:pPr>
        <w:pStyle w:val="Bullet1"/>
      </w:pPr>
      <w:r w:rsidRPr="00AF35DE">
        <w:t>H</w:t>
      </w:r>
      <w:r w:rsidR="00940147" w:rsidRPr="00AF35DE">
        <w:t>ave motors, compressors serviced</w:t>
      </w:r>
      <w:r w:rsidRPr="00AF35DE">
        <w:t xml:space="preserve"> regularly and re-gassed as required</w:t>
      </w:r>
      <w:r w:rsidR="00EA66F6" w:rsidRPr="00AF35DE">
        <w:t>.</w:t>
      </w:r>
    </w:p>
    <w:p w:rsidR="00CD1218" w:rsidRPr="00AF35DE" w:rsidRDefault="00CD1218">
      <w:pPr>
        <w:rPr>
          <w:rFonts w:ascii="Helvetica" w:eastAsiaTheme="majorEastAsia" w:hAnsi="Helvetica" w:cstheme="majorBidi"/>
          <w:b/>
          <w:bCs/>
          <w:color w:val="0000FF"/>
          <w:sz w:val="36"/>
          <w:szCs w:val="26"/>
        </w:rPr>
      </w:pPr>
      <w:r w:rsidRPr="00AF35DE">
        <w:br w:type="page"/>
      </w:r>
    </w:p>
    <w:p w:rsidR="00292B74" w:rsidRPr="00AF35DE" w:rsidRDefault="00292B74" w:rsidP="00292B74">
      <w:pPr>
        <w:pStyle w:val="Heading2"/>
      </w:pPr>
      <w:r w:rsidRPr="00AF35DE">
        <w:lastRenderedPageBreak/>
        <w:t>1.2</w:t>
      </w:r>
      <w:r w:rsidRPr="00AF35DE">
        <w:tab/>
      </w:r>
      <w:fldSimple w:instr=" REF  Criteria12 ">
        <w:sdt>
          <w:sdtPr>
            <w:alias w:val="Criteria 1.2"/>
            <w:tag w:val="Insert Criteria 1.2"/>
            <w:id w:val="1179627"/>
            <w:lock w:val="sdtLocked"/>
            <w:placeholder>
              <w:docPart w:val="74B50B6DEBFE47689870948AC6AB5D5B"/>
            </w:placeholder>
          </w:sdtPr>
          <w:sdtContent>
            <w:r w:rsidR="00AF35DE" w:rsidRPr="00AF35DE">
              <w:t>Identify staff requirements</w:t>
            </w:r>
          </w:sdtContent>
        </w:sdt>
      </w:fldSimple>
    </w:p>
    <w:p w:rsidR="00292B74" w:rsidRPr="00AF35DE" w:rsidRDefault="00292B74" w:rsidP="00E123E2">
      <w:pPr>
        <w:pStyle w:val="Heading3"/>
      </w:pPr>
      <w:r w:rsidRPr="00AF35DE">
        <w:t>Introduction</w:t>
      </w:r>
    </w:p>
    <w:p w:rsidR="003625A3" w:rsidRPr="00AF35DE" w:rsidRDefault="003625A3" w:rsidP="003625A3">
      <w:pPr>
        <w:pStyle w:val="BodyCopy"/>
        <w:rPr>
          <w:noProof w:val="0"/>
        </w:rPr>
      </w:pPr>
      <w:r w:rsidRPr="00AF35DE">
        <w:rPr>
          <w:noProof w:val="0"/>
        </w:rPr>
        <w:t xml:space="preserve">It is a fundamental requirement, in all food establishments, that staff are well presented. </w:t>
      </w:r>
    </w:p>
    <w:p w:rsidR="003625A3" w:rsidRPr="00AF35DE" w:rsidRDefault="003625A3" w:rsidP="003625A3">
      <w:pPr>
        <w:pStyle w:val="BodyCopy"/>
        <w:rPr>
          <w:noProof w:val="0"/>
        </w:rPr>
      </w:pPr>
      <w:r w:rsidRPr="00AF35DE">
        <w:rPr>
          <w:noProof w:val="0"/>
        </w:rPr>
        <w:t xml:space="preserve">Personal presentation requirements for each outlet will be established by the owner or manager of the store and will be explained during your induction. You are required to comply with them at all times. </w:t>
      </w:r>
    </w:p>
    <w:p w:rsidR="003625A3" w:rsidRPr="00AF35DE" w:rsidRDefault="003625A3" w:rsidP="00501DD6">
      <w:pPr>
        <w:pStyle w:val="BodyCopy"/>
        <w:spacing w:after="120"/>
        <w:rPr>
          <w:noProof w:val="0"/>
        </w:rPr>
      </w:pPr>
      <w:r w:rsidRPr="00AF35DE">
        <w:rPr>
          <w:noProof w:val="0"/>
        </w:rPr>
        <w:t xml:space="preserve">Excellent personal presentation is important because the way you look to customers reflects the food you serve. </w:t>
      </w:r>
    </w:p>
    <w:p w:rsidR="003625A3" w:rsidRPr="00AF35DE" w:rsidRDefault="003625A3" w:rsidP="00501DD6">
      <w:pPr>
        <w:pStyle w:val="BodyCopy"/>
        <w:spacing w:after="120"/>
        <w:rPr>
          <w:noProof w:val="0"/>
        </w:rPr>
      </w:pPr>
      <w:r w:rsidRPr="00AF35DE">
        <w:rPr>
          <w:noProof w:val="0"/>
        </w:rPr>
        <w:t xml:space="preserve">Customers will infer or think that a staff member who is not well presented will also be unhygienic in the way they prepare, cook and serve the food. </w:t>
      </w:r>
    </w:p>
    <w:p w:rsidR="003625A3" w:rsidRPr="00AF35DE" w:rsidRDefault="003625A3" w:rsidP="00501DD6">
      <w:pPr>
        <w:pStyle w:val="BodyCopy"/>
        <w:spacing w:after="120"/>
        <w:rPr>
          <w:noProof w:val="0"/>
        </w:rPr>
      </w:pPr>
      <w:r w:rsidRPr="00AF35DE">
        <w:rPr>
          <w:noProof w:val="0"/>
        </w:rPr>
        <w:t xml:space="preserve">Correct personal presentation meets customer expectations and gives them confidence in the food we sell. </w:t>
      </w:r>
    </w:p>
    <w:p w:rsidR="003625A3" w:rsidRPr="00AF35DE" w:rsidRDefault="00501DD6" w:rsidP="00E123E2">
      <w:pPr>
        <w:pStyle w:val="Heading3"/>
      </w:pPr>
      <w:r w:rsidRPr="00AF35DE">
        <w:rPr>
          <w:noProof/>
        </w:rPr>
        <w:drawing>
          <wp:anchor distT="0" distB="0" distL="114300" distR="114300" simplePos="0" relativeHeight="251737088" behindDoc="0" locked="0" layoutInCell="1" allowOverlap="1">
            <wp:simplePos x="0" y="0"/>
            <wp:positionH relativeFrom="column">
              <wp:posOffset>4124325</wp:posOffset>
            </wp:positionH>
            <wp:positionV relativeFrom="paragraph">
              <wp:posOffset>253365</wp:posOffset>
            </wp:positionV>
            <wp:extent cx="1419225" cy="2128520"/>
            <wp:effectExtent l="19050" t="0" r="9525" b="5080"/>
            <wp:wrapSquare wrapText="bothSides"/>
            <wp:docPr id="18" name="Picture 17" descr="MC9001052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05202.WMF"/>
                    <pic:cNvPicPr/>
                  </pic:nvPicPr>
                  <pic:blipFill>
                    <a:blip r:embed="rId43" cstate="print"/>
                    <a:stretch>
                      <a:fillRect/>
                    </a:stretch>
                  </pic:blipFill>
                  <pic:spPr>
                    <a:xfrm>
                      <a:off x="0" y="0"/>
                      <a:ext cx="1419225" cy="2128520"/>
                    </a:xfrm>
                    <a:prstGeom prst="rect">
                      <a:avLst/>
                    </a:prstGeom>
                  </pic:spPr>
                </pic:pic>
              </a:graphicData>
            </a:graphic>
          </wp:anchor>
        </w:drawing>
      </w:r>
      <w:r w:rsidR="003625A3" w:rsidRPr="00AF35DE">
        <w:t xml:space="preserve">Personal presentation </w:t>
      </w:r>
    </w:p>
    <w:p w:rsidR="003625A3" w:rsidRPr="00AF35DE" w:rsidRDefault="003625A3" w:rsidP="003625A3">
      <w:pPr>
        <w:pStyle w:val="BodyCopy"/>
        <w:rPr>
          <w:noProof w:val="0"/>
        </w:rPr>
      </w:pPr>
      <w:r w:rsidRPr="00AF35DE">
        <w:rPr>
          <w:noProof w:val="0"/>
        </w:rPr>
        <w:t xml:space="preserve">The basics are: </w:t>
      </w:r>
    </w:p>
    <w:p w:rsidR="003625A3" w:rsidRPr="00AF35DE" w:rsidRDefault="003625A3" w:rsidP="003625A3">
      <w:pPr>
        <w:pStyle w:val="Bullet1"/>
      </w:pPr>
      <w:r w:rsidRPr="00AF35DE">
        <w:t xml:space="preserve">Keep your uniform neat, clean and tidy </w:t>
      </w:r>
    </w:p>
    <w:p w:rsidR="003625A3" w:rsidRPr="00AF35DE" w:rsidRDefault="003625A3" w:rsidP="003625A3">
      <w:pPr>
        <w:pStyle w:val="Bullet1"/>
      </w:pPr>
      <w:r w:rsidRPr="00AF35DE">
        <w:t xml:space="preserve">Keep uniform in good condition – mend tears and rips; sew buttons back on; fix dropped hems </w:t>
      </w:r>
    </w:p>
    <w:p w:rsidR="003625A3" w:rsidRPr="00AF35DE" w:rsidRDefault="003625A3" w:rsidP="003625A3">
      <w:pPr>
        <w:pStyle w:val="Bullet1"/>
      </w:pPr>
      <w:r w:rsidRPr="00AF35DE">
        <w:t xml:space="preserve">Wear the required uniform – at all times, in full </w:t>
      </w:r>
    </w:p>
    <w:p w:rsidR="003625A3" w:rsidRPr="00AF35DE" w:rsidRDefault="003625A3" w:rsidP="003625A3">
      <w:pPr>
        <w:pStyle w:val="Bullet1"/>
      </w:pPr>
      <w:r w:rsidRPr="00AF35DE">
        <w:t xml:space="preserve">Have a spare change of clothes available in case your clothing becomes too dirty to wear </w:t>
      </w:r>
    </w:p>
    <w:p w:rsidR="003625A3" w:rsidRPr="00AF35DE" w:rsidRDefault="003625A3" w:rsidP="003625A3">
      <w:pPr>
        <w:pStyle w:val="Bullet1"/>
      </w:pPr>
      <w:r w:rsidRPr="00AF35DE">
        <w:t xml:space="preserve">Wash and iron your uniform between each use </w:t>
      </w:r>
    </w:p>
    <w:p w:rsidR="003625A3" w:rsidRPr="00AF35DE" w:rsidRDefault="003625A3" w:rsidP="003625A3">
      <w:pPr>
        <w:pStyle w:val="Bullet1"/>
      </w:pPr>
      <w:r w:rsidRPr="00AF35DE">
        <w:t>Wear cl</w:t>
      </w:r>
      <w:r w:rsidR="00EA66F6" w:rsidRPr="00AF35DE">
        <w:t>ean clothes for each shift.</w:t>
      </w:r>
    </w:p>
    <w:p w:rsidR="003625A3" w:rsidRPr="00AF35DE" w:rsidRDefault="003625A3" w:rsidP="00E123E2">
      <w:pPr>
        <w:pStyle w:val="Heading3"/>
      </w:pPr>
      <w:r w:rsidRPr="00AF35DE">
        <w:t xml:space="preserve">Personal hygiene </w:t>
      </w:r>
    </w:p>
    <w:p w:rsidR="003625A3" w:rsidRPr="00AF35DE" w:rsidRDefault="003625A3" w:rsidP="00501DD6">
      <w:pPr>
        <w:pStyle w:val="BodyCopy"/>
        <w:spacing w:after="120"/>
        <w:rPr>
          <w:noProof w:val="0"/>
        </w:rPr>
      </w:pPr>
      <w:r w:rsidRPr="00AF35DE">
        <w:rPr>
          <w:noProof w:val="0"/>
        </w:rPr>
        <w:t xml:space="preserve">This section will focus on the need for high levels of personal hygiene as a prerequisite for the correct handling of food items – your Food Safety Plan will provide further detail relevant to your workplace. </w:t>
      </w:r>
    </w:p>
    <w:p w:rsidR="003625A3" w:rsidRPr="00AF35DE" w:rsidRDefault="003625A3" w:rsidP="00501DD6">
      <w:pPr>
        <w:pStyle w:val="BodyCopy"/>
        <w:spacing w:after="120"/>
        <w:rPr>
          <w:noProof w:val="0"/>
        </w:rPr>
      </w:pPr>
      <w:r w:rsidRPr="00AF35DE">
        <w:rPr>
          <w:noProof w:val="0"/>
        </w:rPr>
        <w:t>This section reinforces content presented in unit ‘Follow workplace hygiene procedures’ (the pre-requisite for this unit).</w:t>
      </w:r>
    </w:p>
    <w:p w:rsidR="003625A3" w:rsidRPr="00AF35DE" w:rsidRDefault="003625A3" w:rsidP="00501DD6">
      <w:pPr>
        <w:pStyle w:val="Heading4"/>
      </w:pPr>
      <w:r w:rsidRPr="00AF35DE">
        <w:t xml:space="preserve">Follow all personal hygiene requirements – and take it seriously </w:t>
      </w:r>
    </w:p>
    <w:p w:rsidR="003625A3" w:rsidRPr="00AF35DE" w:rsidRDefault="003625A3" w:rsidP="00501DD6">
      <w:pPr>
        <w:pStyle w:val="BodyCopy"/>
        <w:spacing w:after="120"/>
        <w:rPr>
          <w:noProof w:val="0"/>
        </w:rPr>
      </w:pPr>
      <w:r w:rsidRPr="00AF35DE">
        <w:rPr>
          <w:noProof w:val="0"/>
        </w:rPr>
        <w:t xml:space="preserve">As with many aspects of control in other areas, all personal hygiene requirements and regulations must be abided by. </w:t>
      </w:r>
    </w:p>
    <w:p w:rsidR="003625A3" w:rsidRPr="00AF35DE" w:rsidRDefault="003625A3" w:rsidP="00501DD6">
      <w:pPr>
        <w:pStyle w:val="BodyCopy"/>
        <w:spacing w:after="120"/>
        <w:rPr>
          <w:noProof w:val="0"/>
        </w:rPr>
      </w:pPr>
      <w:r w:rsidRPr="00AF35DE">
        <w:rPr>
          <w:noProof w:val="0"/>
        </w:rPr>
        <w:t xml:space="preserve">Failure to follow just one rule can (and has) led to massive outbreaks of food poisoning causing not only loss of trade and jobs at the venue, but also deaths in the community, especially amongst the very young, the very old, and the very weak. </w:t>
      </w:r>
    </w:p>
    <w:p w:rsidR="003625A3" w:rsidRPr="00AF35DE" w:rsidRDefault="003625A3" w:rsidP="00501DD6">
      <w:pPr>
        <w:pStyle w:val="BodyCopy"/>
        <w:spacing w:after="120"/>
        <w:rPr>
          <w:noProof w:val="0"/>
        </w:rPr>
      </w:pPr>
      <w:r w:rsidRPr="00AF35DE">
        <w:rPr>
          <w:noProof w:val="0"/>
        </w:rPr>
        <w:t xml:space="preserve">Personal hygiene is a serious issue and must be treated as such – the industry simply cannot afford to tolerate workers who treat it as a joke. </w:t>
      </w:r>
    </w:p>
    <w:p w:rsidR="003625A3" w:rsidRPr="00AF35DE" w:rsidRDefault="003625A3" w:rsidP="00501DD6">
      <w:pPr>
        <w:pStyle w:val="BodyCopy"/>
        <w:spacing w:after="120"/>
        <w:rPr>
          <w:noProof w:val="0"/>
        </w:rPr>
      </w:pPr>
      <w:r w:rsidRPr="00AF35DE">
        <w:rPr>
          <w:noProof w:val="0"/>
        </w:rPr>
        <w:lastRenderedPageBreak/>
        <w:t xml:space="preserve">You are regarded by customers and your employer as a professional and you must therefore know what is expected, cultivate sound work practices, and be vigilant in ensuring requirements are complied with. </w:t>
      </w:r>
    </w:p>
    <w:p w:rsidR="003625A3" w:rsidRPr="00AF35DE" w:rsidRDefault="003625A3" w:rsidP="00501DD6">
      <w:pPr>
        <w:pStyle w:val="BodyCopy"/>
        <w:spacing w:after="120"/>
        <w:rPr>
          <w:noProof w:val="0"/>
        </w:rPr>
      </w:pPr>
      <w:r w:rsidRPr="00AF35DE">
        <w:rPr>
          <w:noProof w:val="0"/>
        </w:rPr>
        <w:t xml:space="preserve">An outbreak of food poisoning traced back to you is </w:t>
      </w:r>
      <w:r w:rsidR="00940147" w:rsidRPr="00AF35DE">
        <w:rPr>
          <w:noProof w:val="0"/>
        </w:rPr>
        <w:t>a very serious</w:t>
      </w:r>
      <w:r w:rsidRPr="00AF35DE">
        <w:rPr>
          <w:noProof w:val="0"/>
        </w:rPr>
        <w:t xml:space="preserve"> matter. </w:t>
      </w:r>
    </w:p>
    <w:p w:rsidR="003625A3" w:rsidRPr="00AF35DE" w:rsidRDefault="003625A3" w:rsidP="00501DD6">
      <w:pPr>
        <w:pStyle w:val="BodyCopyBold"/>
        <w:rPr>
          <w:noProof w:val="0"/>
        </w:rPr>
      </w:pPr>
      <w:r w:rsidRPr="00AF35DE">
        <w:rPr>
          <w:noProof w:val="0"/>
        </w:rPr>
        <w:t xml:space="preserve">Basic personal hygiene rules are: </w:t>
      </w:r>
    </w:p>
    <w:p w:rsidR="003625A3" w:rsidRPr="00AF35DE" w:rsidRDefault="003625A3" w:rsidP="003625A3">
      <w:pPr>
        <w:pStyle w:val="Bullet1"/>
      </w:pPr>
      <w:r w:rsidRPr="00AF35DE">
        <w:t>No jewellery to be worn on han</w:t>
      </w:r>
      <w:r w:rsidR="00EA66F6" w:rsidRPr="00AF35DE">
        <w:t>ds and wrists of food handlers:</w:t>
      </w:r>
    </w:p>
    <w:p w:rsidR="00EA66F6" w:rsidRPr="00AF35DE" w:rsidRDefault="003625A3" w:rsidP="00EA66F6">
      <w:pPr>
        <w:pStyle w:val="Bullet2"/>
        <w:rPr>
          <w:rFonts w:eastAsiaTheme="minorHAnsi"/>
          <w:lang w:val="en-AU" w:eastAsia="en-US"/>
        </w:rPr>
      </w:pPr>
      <w:r w:rsidRPr="00AF35DE">
        <w:rPr>
          <w:lang w:val="en-AU"/>
        </w:rPr>
        <w:t xml:space="preserve">Food can lodge in the jewellery, deteriorate and then fall back into food, whilst in addition there is a chance that gems may fall out into the food providing a physical food contaminant. If you simply must wear a ring, then cover it using a glove or band-aid </w:t>
      </w:r>
    </w:p>
    <w:p w:rsidR="003625A3" w:rsidRPr="00AF35DE" w:rsidRDefault="003625A3" w:rsidP="003625A3">
      <w:pPr>
        <w:pStyle w:val="Bullet1"/>
      </w:pPr>
      <w:r w:rsidRPr="00AF35DE">
        <w:t>Facial hair mus</w:t>
      </w:r>
      <w:r w:rsidR="00EA66F6" w:rsidRPr="00AF35DE">
        <w:t>t be kept neat and controlled:</w:t>
      </w:r>
    </w:p>
    <w:p w:rsidR="003625A3" w:rsidRPr="00AF35DE" w:rsidRDefault="003625A3" w:rsidP="003625A3">
      <w:pPr>
        <w:pStyle w:val="Bullet2"/>
        <w:rPr>
          <w:lang w:val="en-AU"/>
        </w:rPr>
      </w:pPr>
      <w:r w:rsidRPr="00AF35DE">
        <w:rPr>
          <w:lang w:val="en-AU"/>
        </w:rPr>
        <w:t xml:space="preserve">Hair should either be covered or sprayed to keep it controlled in such a way that hairs do not fall into food. Long hair must be tied back (this is applicable to waiting staff as well as food preparation and food service staff) and beards should also be covered </w:t>
      </w:r>
    </w:p>
    <w:p w:rsidR="003625A3" w:rsidRPr="00AF35DE" w:rsidRDefault="00501DD6" w:rsidP="003625A3">
      <w:pPr>
        <w:pStyle w:val="Bullet1"/>
      </w:pPr>
      <w:r w:rsidRPr="00AF35DE">
        <w:rPr>
          <w:noProof/>
          <w:lang w:eastAsia="en-AU"/>
        </w:rPr>
        <w:drawing>
          <wp:anchor distT="0" distB="0" distL="114300" distR="114300" simplePos="0" relativeHeight="251738112" behindDoc="0" locked="0" layoutInCell="1" allowOverlap="1">
            <wp:simplePos x="0" y="0"/>
            <wp:positionH relativeFrom="column">
              <wp:posOffset>3787140</wp:posOffset>
            </wp:positionH>
            <wp:positionV relativeFrom="paragraph">
              <wp:posOffset>167005</wp:posOffset>
            </wp:positionV>
            <wp:extent cx="1762125" cy="2638425"/>
            <wp:effectExtent l="19050" t="0" r="9525" b="0"/>
            <wp:wrapSquare wrapText="bothSides"/>
            <wp:docPr id="22" name="Picture 21" descr="Prepare c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are cooking.jpg"/>
                    <pic:cNvPicPr/>
                  </pic:nvPicPr>
                  <pic:blipFill>
                    <a:blip r:embed="rId44" cstate="print"/>
                    <a:stretch>
                      <a:fillRect/>
                    </a:stretch>
                  </pic:blipFill>
                  <pic:spPr>
                    <a:xfrm>
                      <a:off x="0" y="0"/>
                      <a:ext cx="1762125" cy="2638425"/>
                    </a:xfrm>
                    <a:prstGeom prst="rect">
                      <a:avLst/>
                    </a:prstGeom>
                  </pic:spPr>
                </pic:pic>
              </a:graphicData>
            </a:graphic>
          </wp:anchor>
        </w:drawing>
      </w:r>
      <w:r w:rsidR="00EA66F6" w:rsidRPr="00AF35DE">
        <w:t>Fingernails must be short:</w:t>
      </w:r>
    </w:p>
    <w:p w:rsidR="003625A3" w:rsidRPr="00AF35DE" w:rsidRDefault="003625A3" w:rsidP="003625A3">
      <w:pPr>
        <w:pStyle w:val="Bullet2"/>
        <w:rPr>
          <w:lang w:val="en-AU"/>
        </w:rPr>
      </w:pPr>
      <w:r w:rsidRPr="00AF35DE">
        <w:rPr>
          <w:lang w:val="en-AU"/>
        </w:rPr>
        <w:t>Cracked fingernails and chipped nail polish can harbour bacteria and may flake off into food – this applies even to clear nail polish</w:t>
      </w:r>
      <w:ins w:id="45" w:author="Administrator" w:date="2013-12-09T11:44:00Z">
        <w:r w:rsidR="00CF41ED">
          <w:rPr>
            <w:lang w:val="en-AU"/>
          </w:rPr>
          <w:t>. U</w:t>
        </w:r>
      </w:ins>
      <w:del w:id="46" w:author="Administrator" w:date="2013-12-09T11:44:00Z">
        <w:r w:rsidRPr="00AF35DE" w:rsidDel="00CF41ED">
          <w:rPr>
            <w:lang w:val="en-AU"/>
          </w:rPr>
          <w:delText xml:space="preserve"> (u</w:delText>
        </w:r>
      </w:del>
      <w:r w:rsidRPr="00AF35DE">
        <w:rPr>
          <w:lang w:val="en-AU"/>
        </w:rPr>
        <w:t xml:space="preserve">se a nail brush to clean under them </w:t>
      </w:r>
      <w:del w:id="47" w:author="Administrator" w:date="2013-12-09T11:44:00Z">
        <w:r w:rsidRPr="00AF35DE" w:rsidDel="00CF41ED">
          <w:rPr>
            <w:lang w:val="en-AU"/>
          </w:rPr>
          <w:delText xml:space="preserve">as </w:delText>
        </w:r>
      </w:del>
      <w:ins w:id="48" w:author="Administrator" w:date="2013-12-09T11:44:00Z">
        <w:r w:rsidR="00CF41ED">
          <w:rPr>
            <w:lang w:val="en-AU"/>
          </w:rPr>
          <w:t>to remove</w:t>
        </w:r>
        <w:r w:rsidR="00CF41ED" w:rsidRPr="00AF35DE">
          <w:rPr>
            <w:lang w:val="en-AU"/>
          </w:rPr>
          <w:t xml:space="preserve"> </w:t>
        </w:r>
      </w:ins>
      <w:r w:rsidRPr="00AF35DE">
        <w:rPr>
          <w:lang w:val="en-AU"/>
        </w:rPr>
        <w:t>bacteria</w:t>
      </w:r>
      <w:del w:id="49" w:author="Administrator" w:date="2013-12-09T11:44:00Z">
        <w:r w:rsidRPr="00AF35DE" w:rsidDel="00CF41ED">
          <w:rPr>
            <w:lang w:val="en-AU"/>
          </w:rPr>
          <w:delText xml:space="preserve"> love hiding </w:delText>
        </w:r>
      </w:del>
      <w:ins w:id="50" w:author="Administrator" w:date="2013-12-09T11:44:00Z">
        <w:r w:rsidR="00CF41ED">
          <w:rPr>
            <w:lang w:val="en-AU"/>
          </w:rPr>
          <w:t xml:space="preserve">, </w:t>
        </w:r>
      </w:ins>
      <w:del w:id="51" w:author="Administrator" w:date="2013-12-09T11:44:00Z">
        <w:r w:rsidR="00EA66F6" w:rsidRPr="00AF35DE" w:rsidDel="00CF41ED">
          <w:rPr>
            <w:lang w:val="en-AU"/>
          </w:rPr>
          <w:delText xml:space="preserve">here), </w:delText>
        </w:r>
      </w:del>
      <w:r w:rsidR="00EA66F6" w:rsidRPr="00AF35DE">
        <w:rPr>
          <w:lang w:val="en-AU"/>
        </w:rPr>
        <w:t>clean and free of polish</w:t>
      </w:r>
    </w:p>
    <w:p w:rsidR="003625A3" w:rsidRPr="00AF35DE" w:rsidRDefault="003625A3" w:rsidP="003625A3">
      <w:pPr>
        <w:pStyle w:val="Bullet1"/>
      </w:pPr>
      <w:r w:rsidRPr="00AF35DE">
        <w:t>Clothing must be clean</w:t>
      </w:r>
      <w:r w:rsidR="00EA66F6" w:rsidRPr="00AF35DE">
        <w:t>:</w:t>
      </w:r>
    </w:p>
    <w:p w:rsidR="003625A3" w:rsidRPr="00AF35DE" w:rsidRDefault="003625A3" w:rsidP="003625A3">
      <w:pPr>
        <w:pStyle w:val="Bullet2"/>
        <w:rPr>
          <w:lang w:val="en-AU"/>
        </w:rPr>
      </w:pPr>
      <w:r w:rsidRPr="00AF35DE">
        <w:rPr>
          <w:lang w:val="en-AU"/>
        </w:rPr>
        <w:t xml:space="preserve">Minimum requirement is for clean clothes for each shift with further changes as spillages and ‘working dirt’ dictate. Food handlers are not permitted to wear food handling clothes to and from work </w:t>
      </w:r>
    </w:p>
    <w:p w:rsidR="003625A3" w:rsidRPr="00AF35DE" w:rsidRDefault="003625A3" w:rsidP="003625A3">
      <w:pPr>
        <w:pStyle w:val="Bullet1"/>
      </w:pPr>
      <w:r w:rsidRPr="00AF35DE">
        <w:t>Cuts an</w:t>
      </w:r>
      <w:r w:rsidR="00EA66F6" w:rsidRPr="00AF35DE">
        <w:t>d sores must always be covered:</w:t>
      </w:r>
    </w:p>
    <w:p w:rsidR="003625A3" w:rsidRPr="00AF35DE" w:rsidRDefault="003625A3" w:rsidP="003625A3">
      <w:pPr>
        <w:pStyle w:val="Bullet2"/>
        <w:rPr>
          <w:lang w:val="en-AU"/>
        </w:rPr>
      </w:pPr>
      <w:r w:rsidRPr="00AF35DE">
        <w:rPr>
          <w:lang w:val="en-AU"/>
        </w:rPr>
        <w:t xml:space="preserve">A proper, coloured, waterproof dressing must be applied and a finger stall used where necessary </w:t>
      </w:r>
    </w:p>
    <w:p w:rsidR="003625A3" w:rsidRPr="00AF35DE" w:rsidRDefault="003625A3" w:rsidP="003625A3">
      <w:pPr>
        <w:pStyle w:val="Bullet1"/>
      </w:pPr>
      <w:r w:rsidRPr="00AF35DE">
        <w:t>Food handlers in the acute state of a common</w:t>
      </w:r>
      <w:r w:rsidR="00EA66F6" w:rsidRPr="00AF35DE">
        <w:t xml:space="preserve"> cold must not handle food.</w:t>
      </w:r>
    </w:p>
    <w:p w:rsidR="003625A3" w:rsidRPr="00AF35DE" w:rsidRDefault="003625A3" w:rsidP="003625A3">
      <w:pPr>
        <w:pStyle w:val="BodyCopy"/>
        <w:rPr>
          <w:noProof w:val="0"/>
        </w:rPr>
      </w:pPr>
      <w:r w:rsidRPr="00AF35DE">
        <w:rPr>
          <w:noProof w:val="0"/>
        </w:rPr>
        <w:t xml:space="preserve">Food handlers with any communicable disease must absent themselves from dealing with food until receiving a certificate from a doctor stating that they are cleared to work with food. </w:t>
      </w:r>
    </w:p>
    <w:p w:rsidR="003625A3" w:rsidRPr="00AF35DE" w:rsidRDefault="003625A3" w:rsidP="00E123E2">
      <w:pPr>
        <w:pStyle w:val="Heading3"/>
      </w:pPr>
      <w:r w:rsidRPr="00AF35DE">
        <w:t xml:space="preserve">Hand washing </w:t>
      </w:r>
    </w:p>
    <w:p w:rsidR="003625A3" w:rsidRPr="00AF35DE" w:rsidRDefault="003625A3" w:rsidP="003625A3">
      <w:pPr>
        <w:pStyle w:val="BodyCopy"/>
        <w:rPr>
          <w:noProof w:val="0"/>
        </w:rPr>
      </w:pPr>
      <w:r w:rsidRPr="00AF35DE">
        <w:rPr>
          <w:noProof w:val="0"/>
        </w:rPr>
        <w:t xml:space="preserve">World Health Authorities believe the single most important aspect in preventing food poisoning outbreaks is for food handlers to wash their hands as set out by the regulations. </w:t>
      </w:r>
    </w:p>
    <w:p w:rsidR="003625A3" w:rsidRPr="00AF35DE" w:rsidRDefault="003625A3" w:rsidP="003625A3">
      <w:pPr>
        <w:pStyle w:val="BodyCopy"/>
        <w:rPr>
          <w:noProof w:val="0"/>
        </w:rPr>
      </w:pPr>
      <w:r w:rsidRPr="00AF35DE">
        <w:rPr>
          <w:noProof w:val="0"/>
        </w:rPr>
        <w:t xml:space="preserve">The recommended method of hand washing is to use warm running water (40°C </w:t>
      </w:r>
      <w:r w:rsidR="00EA66F6" w:rsidRPr="00AF35DE">
        <w:rPr>
          <w:noProof w:val="0"/>
        </w:rPr>
        <w:t>is the recommended temperature):</w:t>
      </w:r>
    </w:p>
    <w:p w:rsidR="003625A3" w:rsidRPr="00AF35DE" w:rsidRDefault="00EA66F6" w:rsidP="003625A3">
      <w:pPr>
        <w:pStyle w:val="Bullet1"/>
      </w:pPr>
      <w:r w:rsidRPr="00AF35DE">
        <w:t>A nail brush</w:t>
      </w:r>
    </w:p>
    <w:p w:rsidR="003625A3" w:rsidRPr="00AF35DE" w:rsidRDefault="00EA66F6" w:rsidP="003625A3">
      <w:pPr>
        <w:pStyle w:val="Bullet1"/>
      </w:pPr>
      <w:r w:rsidRPr="00AF35DE">
        <w:t xml:space="preserve">Anti-bacterial </w:t>
      </w:r>
      <w:r w:rsidR="00E6654D" w:rsidRPr="00AF35DE">
        <w:t xml:space="preserve">liquid </w:t>
      </w:r>
      <w:r w:rsidRPr="00AF35DE">
        <w:t xml:space="preserve">soap </w:t>
      </w:r>
      <w:ins w:id="52" w:author="Administrator" w:date="2013-12-09T11:44:00Z">
        <w:r w:rsidR="00CF41ED">
          <w:t xml:space="preserve"> - </w:t>
        </w:r>
      </w:ins>
      <w:del w:id="53" w:author="Administrator" w:date="2013-12-09T11:44:00Z">
        <w:r w:rsidRPr="00AF35DE" w:rsidDel="00CF41ED">
          <w:delText>(</w:delText>
        </w:r>
      </w:del>
      <w:r w:rsidRPr="00AF35DE">
        <w:t>bars of soap can pass on bacteria to the next user</w:t>
      </w:r>
      <w:del w:id="54" w:author="Administrator" w:date="2013-12-09T11:44:00Z">
        <w:r w:rsidRPr="00AF35DE" w:rsidDel="00CF41ED">
          <w:delText>)</w:delText>
        </w:r>
      </w:del>
    </w:p>
    <w:p w:rsidR="003625A3" w:rsidRPr="00AF35DE" w:rsidRDefault="00CD1218" w:rsidP="003625A3">
      <w:pPr>
        <w:pStyle w:val="Bullet1"/>
      </w:pPr>
      <w:r w:rsidRPr="00AF35DE">
        <w:rPr>
          <w:noProof/>
          <w:lang w:eastAsia="en-AU"/>
        </w:rPr>
        <w:lastRenderedPageBreak/>
        <w:drawing>
          <wp:anchor distT="0" distB="0" distL="114300" distR="114300" simplePos="0" relativeHeight="251739136" behindDoc="0" locked="0" layoutInCell="1" allowOverlap="1">
            <wp:simplePos x="0" y="0"/>
            <wp:positionH relativeFrom="column">
              <wp:posOffset>3648075</wp:posOffset>
            </wp:positionH>
            <wp:positionV relativeFrom="paragraph">
              <wp:posOffset>226695</wp:posOffset>
            </wp:positionV>
            <wp:extent cx="1895475" cy="1743075"/>
            <wp:effectExtent l="19050" t="0" r="9525" b="0"/>
            <wp:wrapSquare wrapText="bothSides"/>
            <wp:docPr id="23" name="Picture 22" descr="Washing h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hands.jpg"/>
                    <pic:cNvPicPr/>
                  </pic:nvPicPr>
                  <pic:blipFill>
                    <a:blip r:embed="rId45" cstate="print"/>
                    <a:stretch>
                      <a:fillRect/>
                    </a:stretch>
                  </pic:blipFill>
                  <pic:spPr>
                    <a:xfrm>
                      <a:off x="0" y="0"/>
                      <a:ext cx="1895475" cy="1743075"/>
                    </a:xfrm>
                    <a:prstGeom prst="rect">
                      <a:avLst/>
                    </a:prstGeom>
                  </pic:spPr>
                </pic:pic>
              </a:graphicData>
            </a:graphic>
          </wp:anchor>
        </w:drawing>
      </w:r>
      <w:r w:rsidR="00EA66F6" w:rsidRPr="00AF35DE">
        <w:t xml:space="preserve">Air </w:t>
      </w:r>
      <w:r w:rsidR="003625A3" w:rsidRPr="00AF35DE">
        <w:t>dryer or disp</w:t>
      </w:r>
      <w:r w:rsidR="00EA66F6" w:rsidRPr="00AF35DE">
        <w:t>osable paper towels for drying.</w:t>
      </w:r>
    </w:p>
    <w:p w:rsidR="003625A3" w:rsidRPr="00AF35DE" w:rsidRDefault="003625A3" w:rsidP="003625A3">
      <w:pPr>
        <w:pStyle w:val="BodyCopy"/>
        <w:rPr>
          <w:noProof w:val="0"/>
        </w:rPr>
      </w:pPr>
      <w:r w:rsidRPr="00AF35DE">
        <w:rPr>
          <w:noProof w:val="0"/>
        </w:rPr>
        <w:t>When washing hands, they should be massaged together for 20 seconds up to and above the wrists, before rinsing</w:t>
      </w:r>
      <w:r w:rsidR="00EA66F6" w:rsidRPr="00AF35DE">
        <w:rPr>
          <w:noProof w:val="0"/>
        </w:rPr>
        <w:t>.</w:t>
      </w:r>
    </w:p>
    <w:p w:rsidR="003625A3" w:rsidRPr="00AF35DE" w:rsidRDefault="003625A3" w:rsidP="003625A3">
      <w:pPr>
        <w:pStyle w:val="BodyCopy"/>
        <w:rPr>
          <w:noProof w:val="0"/>
        </w:rPr>
      </w:pPr>
      <w:r w:rsidRPr="00AF35DE">
        <w:rPr>
          <w:noProof w:val="0"/>
        </w:rPr>
        <w:t>Most establishments are now fitted with sinks that have taps that can be foot, knee or elbow operated, or that function on an electric-eye sensor to guard a</w:t>
      </w:r>
      <w:r w:rsidR="00EA66F6" w:rsidRPr="00AF35DE">
        <w:rPr>
          <w:noProof w:val="0"/>
        </w:rPr>
        <w:t>gainst contamination from taps.</w:t>
      </w:r>
    </w:p>
    <w:p w:rsidR="00EA66F6" w:rsidRPr="00AF35DE" w:rsidRDefault="003625A3" w:rsidP="00A52375">
      <w:pPr>
        <w:pStyle w:val="BodyCopy"/>
        <w:rPr>
          <w:noProof w:val="0"/>
        </w:rPr>
      </w:pPr>
      <w:r w:rsidRPr="00AF35DE">
        <w:rPr>
          <w:noProof w:val="0"/>
        </w:rPr>
        <w:t>The practice of creating a barrier between the food and hands is good policy – this means using tongs or some other implement to handle food, or the wearing of disposable gloves.</w:t>
      </w:r>
    </w:p>
    <w:p w:rsidR="00593163" w:rsidRPr="00AF35DE" w:rsidRDefault="00593163" w:rsidP="00E123E2">
      <w:pPr>
        <w:pStyle w:val="Heading3"/>
      </w:pPr>
      <w:r w:rsidRPr="00AF35DE">
        <w:t>Customer skills</w:t>
      </w:r>
    </w:p>
    <w:p w:rsidR="00593163" w:rsidRPr="00AF35DE" w:rsidRDefault="00593163" w:rsidP="00A52375">
      <w:pPr>
        <w:pStyle w:val="Heading4"/>
      </w:pPr>
      <w:r w:rsidRPr="00AF35DE">
        <w:t xml:space="preserve">What is communication with customers? </w:t>
      </w:r>
    </w:p>
    <w:p w:rsidR="00593163" w:rsidRPr="00AF35DE" w:rsidRDefault="00593163" w:rsidP="00593163">
      <w:pPr>
        <w:pStyle w:val="BodyCopy"/>
        <w:rPr>
          <w:noProof w:val="0"/>
        </w:rPr>
      </w:pPr>
      <w:r w:rsidRPr="00AF35DE">
        <w:rPr>
          <w:noProof w:val="0"/>
        </w:rPr>
        <w:t>Communication with customers is any interaction that carr</w:t>
      </w:r>
      <w:r w:rsidR="00E6654D" w:rsidRPr="00AF35DE">
        <w:rPr>
          <w:noProof w:val="0"/>
        </w:rPr>
        <w:t>ies with it a message;</w:t>
      </w:r>
      <w:r w:rsidRPr="00AF35DE">
        <w:rPr>
          <w:noProof w:val="0"/>
        </w:rPr>
        <w:t xml:space="preserve"> the communication can be intentional, or unintentional. </w:t>
      </w:r>
    </w:p>
    <w:p w:rsidR="00593163" w:rsidRPr="00AF35DE" w:rsidRDefault="00593163" w:rsidP="00593163">
      <w:pPr>
        <w:pStyle w:val="BodyCopy"/>
        <w:rPr>
          <w:noProof w:val="0"/>
        </w:rPr>
      </w:pPr>
      <w:r w:rsidRPr="00AF35DE">
        <w:rPr>
          <w:noProof w:val="0"/>
        </w:rPr>
        <w:t xml:space="preserve">This means we often send a message to the customer without knowing it. They receive this message – and they may, or may not, know it is an unintended one – and draw a conclusion as a result of it. Hopefully, it is a positive message, but frequently it is not. </w:t>
      </w:r>
    </w:p>
    <w:p w:rsidR="00593163" w:rsidRPr="00AF35DE" w:rsidRDefault="00593163" w:rsidP="00593163">
      <w:pPr>
        <w:pStyle w:val="BodyCopy"/>
        <w:rPr>
          <w:noProof w:val="0"/>
        </w:rPr>
      </w:pPr>
      <w:r w:rsidRPr="00AF35DE">
        <w:rPr>
          <w:noProof w:val="0"/>
        </w:rPr>
        <w:t xml:space="preserve">It is important you understand you are regularly communicating with customers without knowing it and so must be mindful about: </w:t>
      </w:r>
    </w:p>
    <w:p w:rsidR="00593163" w:rsidRPr="00AF35DE" w:rsidRDefault="00593163" w:rsidP="00593163">
      <w:pPr>
        <w:pStyle w:val="Bullet1"/>
      </w:pPr>
      <w:r w:rsidRPr="00AF35DE">
        <w:t xml:space="preserve">What you say </w:t>
      </w:r>
    </w:p>
    <w:p w:rsidR="00593163" w:rsidRPr="00AF35DE" w:rsidRDefault="00593163" w:rsidP="00593163">
      <w:pPr>
        <w:pStyle w:val="Bullet1"/>
      </w:pPr>
      <w:r w:rsidRPr="00AF35DE">
        <w:t xml:space="preserve">What you do </w:t>
      </w:r>
    </w:p>
    <w:p w:rsidR="00593163" w:rsidRPr="00AF35DE" w:rsidRDefault="00593163" w:rsidP="00593163">
      <w:pPr>
        <w:pStyle w:val="Bullet1"/>
      </w:pPr>
      <w:r w:rsidRPr="00AF35DE">
        <w:t xml:space="preserve">The way you do things </w:t>
      </w:r>
    </w:p>
    <w:p w:rsidR="00593163" w:rsidRPr="00AF35DE" w:rsidRDefault="00593163" w:rsidP="00593163">
      <w:pPr>
        <w:pStyle w:val="Bullet1"/>
      </w:pPr>
      <w:r w:rsidRPr="00AF35DE">
        <w:t xml:space="preserve">How you look </w:t>
      </w:r>
    </w:p>
    <w:p w:rsidR="00593163" w:rsidRPr="00AF35DE" w:rsidRDefault="00593163" w:rsidP="00593163">
      <w:pPr>
        <w:pStyle w:val="Bullet1"/>
      </w:pPr>
      <w:r w:rsidRPr="00AF35DE">
        <w:t xml:space="preserve">Your speech </w:t>
      </w:r>
    </w:p>
    <w:p w:rsidR="00593163" w:rsidRPr="00AF35DE" w:rsidRDefault="00593163" w:rsidP="00593163">
      <w:pPr>
        <w:pStyle w:val="Bullet1"/>
      </w:pPr>
      <w:r w:rsidRPr="00AF35DE">
        <w:t xml:space="preserve">Your gestures. </w:t>
      </w:r>
    </w:p>
    <w:p w:rsidR="00593163" w:rsidRPr="00AF35DE" w:rsidRDefault="00593163" w:rsidP="00EA66F6">
      <w:pPr>
        <w:pStyle w:val="Heading4"/>
      </w:pPr>
      <w:r w:rsidRPr="00AF35DE">
        <w:t xml:space="preserve">Elements of communication with our customers </w:t>
      </w:r>
    </w:p>
    <w:p w:rsidR="00593163" w:rsidRPr="00AF35DE" w:rsidRDefault="00593163" w:rsidP="00593163">
      <w:pPr>
        <w:pStyle w:val="BodyCopy"/>
        <w:rPr>
          <w:noProof w:val="0"/>
        </w:rPr>
      </w:pPr>
      <w:r w:rsidRPr="00AF35DE">
        <w:rPr>
          <w:noProof w:val="0"/>
        </w:rPr>
        <w:t xml:space="preserve">Communication comprises verbal and non-verbal communication. </w:t>
      </w:r>
    </w:p>
    <w:p w:rsidR="00593163" w:rsidRPr="00AF35DE" w:rsidRDefault="00593163" w:rsidP="00593163">
      <w:pPr>
        <w:pStyle w:val="BodyCopy"/>
        <w:rPr>
          <w:noProof w:val="0"/>
        </w:rPr>
      </w:pPr>
      <w:r w:rsidRPr="00AF35DE">
        <w:rPr>
          <w:noProof w:val="0"/>
        </w:rPr>
        <w:t xml:space="preserve">The biggest concern in the retail area is that staff fail to appreciate the extreme importance of non-verbal communication – for its relevance, influence and role. </w:t>
      </w:r>
    </w:p>
    <w:p w:rsidR="00593163" w:rsidRPr="00AF35DE" w:rsidRDefault="00593163" w:rsidP="00593163">
      <w:pPr>
        <w:pStyle w:val="BodyCopy"/>
        <w:rPr>
          <w:noProof w:val="0"/>
        </w:rPr>
      </w:pPr>
      <w:r w:rsidRPr="00AF35DE">
        <w:rPr>
          <w:noProof w:val="0"/>
        </w:rPr>
        <w:t xml:space="preserve">The first thing to be aware of is that non-verbal communication is usually the first type of communication that customers encounter. </w:t>
      </w:r>
    </w:p>
    <w:p w:rsidR="00593163" w:rsidRPr="00AF35DE" w:rsidRDefault="00593163" w:rsidP="00593163">
      <w:pPr>
        <w:pStyle w:val="BodyCopy"/>
        <w:rPr>
          <w:noProof w:val="0"/>
        </w:rPr>
      </w:pPr>
      <w:r w:rsidRPr="00AF35DE">
        <w:rPr>
          <w:noProof w:val="0"/>
        </w:rPr>
        <w:t xml:space="preserve">It starts from the moment they see us: they start making judgements about us, and the store, from what they see us doing. </w:t>
      </w:r>
    </w:p>
    <w:p w:rsidR="00593163" w:rsidRPr="00AF35DE" w:rsidRDefault="00593163" w:rsidP="00593163">
      <w:pPr>
        <w:pStyle w:val="BodyCopy"/>
        <w:rPr>
          <w:noProof w:val="0"/>
        </w:rPr>
      </w:pPr>
      <w:r w:rsidRPr="00AF35DE">
        <w:rPr>
          <w:noProof w:val="0"/>
        </w:rPr>
        <w:t xml:space="preserve">They start forming opinions about everything to do with the store, including things such as the standard of the service, and the value-for-money of the products. </w:t>
      </w:r>
    </w:p>
    <w:p w:rsidR="00593163" w:rsidRPr="00AF35DE" w:rsidRDefault="00593163" w:rsidP="00593163">
      <w:pPr>
        <w:pStyle w:val="BodyCopy"/>
        <w:rPr>
          <w:noProof w:val="0"/>
        </w:rPr>
      </w:pPr>
      <w:r w:rsidRPr="00AF35DE">
        <w:rPr>
          <w:noProof w:val="0"/>
        </w:rPr>
        <w:t xml:space="preserve">If they see staff who are working diligently, and who are dressed appropriately, then they get a positive impression of the store. </w:t>
      </w:r>
    </w:p>
    <w:p w:rsidR="00593163" w:rsidRPr="00AF35DE" w:rsidRDefault="00593163" w:rsidP="00593163">
      <w:pPr>
        <w:pStyle w:val="BodyCopy"/>
        <w:rPr>
          <w:noProof w:val="0"/>
        </w:rPr>
      </w:pPr>
      <w:r w:rsidRPr="00AF35DE">
        <w:rPr>
          <w:noProof w:val="0"/>
        </w:rPr>
        <w:lastRenderedPageBreak/>
        <w:t xml:space="preserve">If they see staff slouching around, mucking about and generally not focusing on what they are supposed to be doing, then they generate a negative impression. </w:t>
      </w:r>
    </w:p>
    <w:p w:rsidR="00593163" w:rsidRPr="00AF35DE" w:rsidRDefault="00593163" w:rsidP="00593163">
      <w:pPr>
        <w:pStyle w:val="BodyCopy"/>
        <w:rPr>
          <w:noProof w:val="0"/>
        </w:rPr>
      </w:pPr>
      <w:r w:rsidRPr="00AF35DE">
        <w:rPr>
          <w:noProof w:val="0"/>
        </w:rPr>
        <w:t xml:space="preserve">Verbal communication is naturally another readily identifiable and similarly important factor. </w:t>
      </w:r>
    </w:p>
    <w:p w:rsidR="00593163" w:rsidRPr="00AF35DE" w:rsidRDefault="00593163" w:rsidP="00593163">
      <w:pPr>
        <w:pStyle w:val="BodyCopy"/>
        <w:rPr>
          <w:noProof w:val="0"/>
        </w:rPr>
      </w:pPr>
      <w:r w:rsidRPr="00AF35DE">
        <w:rPr>
          <w:noProof w:val="0"/>
        </w:rPr>
        <w:t xml:space="preserve">This means that whenever you speak, you must also pay attention to: </w:t>
      </w:r>
    </w:p>
    <w:p w:rsidR="00593163" w:rsidRPr="00AF35DE" w:rsidRDefault="00593163" w:rsidP="00593163">
      <w:pPr>
        <w:pStyle w:val="Bullet1"/>
      </w:pPr>
      <w:r w:rsidRPr="00AF35DE">
        <w:t xml:space="preserve">What you say </w:t>
      </w:r>
    </w:p>
    <w:p w:rsidR="00593163" w:rsidRPr="00AF35DE" w:rsidRDefault="00593163" w:rsidP="00593163">
      <w:pPr>
        <w:pStyle w:val="Bullet1"/>
      </w:pPr>
      <w:r w:rsidRPr="00AF35DE">
        <w:t xml:space="preserve">When you say it </w:t>
      </w:r>
    </w:p>
    <w:p w:rsidR="00593163" w:rsidRPr="00AF35DE" w:rsidRDefault="00593163" w:rsidP="00593163">
      <w:pPr>
        <w:pStyle w:val="Bullet1"/>
      </w:pPr>
      <w:r w:rsidRPr="00AF35DE">
        <w:t xml:space="preserve">How you say it </w:t>
      </w:r>
    </w:p>
    <w:p w:rsidR="00593163" w:rsidRPr="00AF35DE" w:rsidRDefault="00593163" w:rsidP="00593163">
      <w:pPr>
        <w:pStyle w:val="Bullet1"/>
      </w:pPr>
      <w:r w:rsidRPr="00AF35DE">
        <w:t xml:space="preserve">The words you choose </w:t>
      </w:r>
    </w:p>
    <w:p w:rsidR="00593163" w:rsidRPr="00AF35DE" w:rsidRDefault="00593163" w:rsidP="00593163">
      <w:pPr>
        <w:pStyle w:val="Bullet1"/>
      </w:pPr>
      <w:r w:rsidRPr="00AF35DE">
        <w:t xml:space="preserve">The pacing of what you say </w:t>
      </w:r>
    </w:p>
    <w:p w:rsidR="00593163" w:rsidRPr="00AF35DE" w:rsidRDefault="00593163" w:rsidP="00593163">
      <w:pPr>
        <w:pStyle w:val="Bullet1"/>
      </w:pPr>
      <w:r w:rsidRPr="00AF35DE">
        <w:t xml:space="preserve">The tone of your voice </w:t>
      </w:r>
    </w:p>
    <w:p w:rsidR="00593163" w:rsidRPr="00AF35DE" w:rsidRDefault="00593163" w:rsidP="00593163">
      <w:pPr>
        <w:pStyle w:val="Bullet1"/>
      </w:pPr>
      <w:r w:rsidRPr="00AF35DE">
        <w:t xml:space="preserve">Your volume </w:t>
      </w:r>
    </w:p>
    <w:p w:rsidR="00593163" w:rsidRPr="00AF35DE" w:rsidRDefault="00593163" w:rsidP="00593163">
      <w:pPr>
        <w:pStyle w:val="Bullet1"/>
      </w:pPr>
      <w:r w:rsidRPr="00AF35DE">
        <w:t xml:space="preserve">Your use of jargon. </w:t>
      </w:r>
    </w:p>
    <w:p w:rsidR="00593163" w:rsidRPr="00AF35DE" w:rsidRDefault="00EA66F6" w:rsidP="00EA66F6">
      <w:pPr>
        <w:pStyle w:val="BodyCopyBold"/>
        <w:rPr>
          <w:noProof w:val="0"/>
        </w:rPr>
      </w:pPr>
      <w:r w:rsidRPr="00AF35DE">
        <w:rPr>
          <w:noProof w:val="0"/>
        </w:rPr>
        <w:t>Consistency is also important:</w:t>
      </w:r>
    </w:p>
    <w:p w:rsidR="00593163" w:rsidRPr="00AF35DE" w:rsidRDefault="00593163" w:rsidP="00593163">
      <w:pPr>
        <w:pStyle w:val="Bullet1"/>
      </w:pPr>
      <w:r w:rsidRPr="00AF35DE">
        <w:t xml:space="preserve">It is not enough for you to be professional and courteous to customers today, but not tomorrow. </w:t>
      </w:r>
    </w:p>
    <w:p w:rsidR="00593163" w:rsidRPr="00AF35DE" w:rsidRDefault="00593163" w:rsidP="00593163">
      <w:pPr>
        <w:pStyle w:val="Bullet1"/>
      </w:pPr>
      <w:r w:rsidRPr="00AF35DE">
        <w:t xml:space="preserve">It is not enough to be polite and welcoming in the morning, but not in the afternoon. </w:t>
      </w:r>
    </w:p>
    <w:p w:rsidR="00593163" w:rsidRPr="00AF35DE" w:rsidRDefault="00593163" w:rsidP="00593163">
      <w:pPr>
        <w:pStyle w:val="Bullet1"/>
      </w:pPr>
      <w:r w:rsidRPr="00AF35DE">
        <w:t xml:space="preserve">It is not enough to be civil and hospitable to those you know, but not to those you don’t know. </w:t>
      </w:r>
    </w:p>
    <w:p w:rsidR="00593163" w:rsidRPr="00AF35DE" w:rsidRDefault="00593163" w:rsidP="00593163">
      <w:pPr>
        <w:pStyle w:val="BodyCopy"/>
        <w:rPr>
          <w:noProof w:val="0"/>
        </w:rPr>
      </w:pPr>
      <w:r w:rsidRPr="00AF35DE">
        <w:rPr>
          <w:noProof w:val="0"/>
        </w:rPr>
        <w:t>You have to professional and courteous, at all times – to all customers.</w:t>
      </w:r>
    </w:p>
    <w:p w:rsidR="00292B74" w:rsidRPr="00AF35DE" w:rsidRDefault="00292B74" w:rsidP="003625A3">
      <w:pPr>
        <w:pStyle w:val="Heading2"/>
      </w:pPr>
      <w:r w:rsidRPr="00AF35DE">
        <w:t>1.3</w:t>
      </w:r>
      <w:r w:rsidRPr="00AF35DE">
        <w:tab/>
      </w:r>
      <w:fldSimple w:instr=" REF  Criteria13 ">
        <w:sdt>
          <w:sdtPr>
            <w:alias w:val="Criteria 1.3"/>
            <w:tag w:val="Insert Criteria 1.3"/>
            <w:id w:val="1179628"/>
            <w:lock w:val="sdtLocked"/>
            <w:placeholder>
              <w:docPart w:val="A52C77A0091C4652BEB50B127905C60D"/>
            </w:placeholder>
          </w:sdtPr>
          <w:sdtContent>
            <w:r w:rsidR="00AF35DE" w:rsidRPr="00AF35DE">
              <w:t>Plan a menu to meet establishment and client requirements</w:t>
            </w:r>
          </w:sdtContent>
        </w:sdt>
      </w:fldSimple>
    </w:p>
    <w:p w:rsidR="00691277" w:rsidRPr="00AF35DE" w:rsidRDefault="005A7419" w:rsidP="003625A3">
      <w:pPr>
        <w:pStyle w:val="BodyCopy"/>
        <w:rPr>
          <w:noProof w:val="0"/>
        </w:rPr>
      </w:pPr>
      <w:r w:rsidRPr="00AF35DE">
        <w:rPr>
          <w:noProof w:val="0"/>
        </w:rPr>
        <w:t>This unit applies to those working in catering enterprises where fast food or a limited range of food</w:t>
      </w:r>
      <w:r w:rsidR="00691277" w:rsidRPr="00AF35DE">
        <w:rPr>
          <w:noProof w:val="0"/>
        </w:rPr>
        <w:t xml:space="preserve"> items are prepared and served.</w:t>
      </w:r>
    </w:p>
    <w:p w:rsidR="005A7419" w:rsidRPr="00AF35DE" w:rsidRDefault="005A7419" w:rsidP="003625A3">
      <w:pPr>
        <w:pStyle w:val="BodyCopy"/>
        <w:rPr>
          <w:noProof w:val="0"/>
        </w:rPr>
      </w:pPr>
      <w:r w:rsidRPr="00AF35DE">
        <w:rPr>
          <w:noProof w:val="0"/>
        </w:rPr>
        <w:t xml:space="preserve">Those undertaking this role work under supervision and usually are part of a team. </w:t>
      </w:r>
    </w:p>
    <w:p w:rsidR="00691277" w:rsidRPr="00AF35DE" w:rsidRDefault="00691277" w:rsidP="003625A3">
      <w:pPr>
        <w:pStyle w:val="BodyCopy"/>
        <w:rPr>
          <w:noProof w:val="0"/>
        </w:rPr>
      </w:pPr>
      <w:r w:rsidRPr="00AF35DE">
        <w:rPr>
          <w:noProof w:val="0"/>
        </w:rPr>
        <w:t>The menu will have been designed to meet strict criteria.</w:t>
      </w:r>
    </w:p>
    <w:p w:rsidR="00691277" w:rsidRPr="00AF35DE" w:rsidRDefault="00691277" w:rsidP="00EA66F6">
      <w:pPr>
        <w:pStyle w:val="BodyCopyBold"/>
        <w:rPr>
          <w:noProof w:val="0"/>
        </w:rPr>
      </w:pPr>
      <w:r w:rsidRPr="00AF35DE">
        <w:rPr>
          <w:noProof w:val="0"/>
        </w:rPr>
        <w:t>Modern themes are</w:t>
      </w:r>
      <w:r w:rsidR="00EA66F6" w:rsidRPr="00AF35DE">
        <w:rPr>
          <w:noProof w:val="0"/>
        </w:rPr>
        <w:t>:</w:t>
      </w:r>
    </w:p>
    <w:tbl>
      <w:tblPr>
        <w:tblStyle w:val="TableGrid"/>
        <w:tblW w:w="0" w:type="auto"/>
        <w:tblLook w:val="04A0"/>
      </w:tblPr>
      <w:tblGrid>
        <w:gridCol w:w="2245"/>
        <w:gridCol w:w="2245"/>
        <w:gridCol w:w="2245"/>
        <w:gridCol w:w="2246"/>
      </w:tblGrid>
      <w:tr w:rsidR="003914E8" w:rsidRPr="00AF35DE" w:rsidTr="003914E8">
        <w:tc>
          <w:tcPr>
            <w:tcW w:w="2245" w:type="dxa"/>
          </w:tcPr>
          <w:p w:rsidR="003914E8" w:rsidRPr="00AF35DE" w:rsidRDefault="003914E8" w:rsidP="00EA66F6">
            <w:pPr>
              <w:pStyle w:val="Bullet1"/>
              <w:rPr>
                <w:sz w:val="22"/>
                <w:szCs w:val="22"/>
              </w:rPr>
            </w:pPr>
            <w:r w:rsidRPr="00AF35DE">
              <w:rPr>
                <w:sz w:val="22"/>
                <w:szCs w:val="22"/>
              </w:rPr>
              <w:t>Burgers</w:t>
            </w:r>
          </w:p>
        </w:tc>
        <w:tc>
          <w:tcPr>
            <w:tcW w:w="2245" w:type="dxa"/>
          </w:tcPr>
          <w:p w:rsidR="003914E8" w:rsidRPr="00AF35DE" w:rsidRDefault="003914E8" w:rsidP="00EA66F6">
            <w:pPr>
              <w:pStyle w:val="Bullet1"/>
              <w:rPr>
                <w:sz w:val="22"/>
                <w:szCs w:val="22"/>
              </w:rPr>
            </w:pPr>
            <w:r w:rsidRPr="00AF35DE">
              <w:rPr>
                <w:sz w:val="22"/>
                <w:szCs w:val="22"/>
              </w:rPr>
              <w:t>Pizza</w:t>
            </w:r>
          </w:p>
        </w:tc>
        <w:tc>
          <w:tcPr>
            <w:tcW w:w="2245" w:type="dxa"/>
          </w:tcPr>
          <w:p w:rsidR="003914E8" w:rsidRPr="00AF35DE" w:rsidRDefault="003914E8" w:rsidP="00EA66F6">
            <w:pPr>
              <w:pStyle w:val="Bullet1"/>
              <w:rPr>
                <w:sz w:val="22"/>
                <w:szCs w:val="22"/>
              </w:rPr>
            </w:pPr>
            <w:r w:rsidRPr="00AF35DE">
              <w:rPr>
                <w:sz w:val="22"/>
                <w:szCs w:val="22"/>
              </w:rPr>
              <w:t>Fried Chicken</w:t>
            </w:r>
          </w:p>
        </w:tc>
        <w:tc>
          <w:tcPr>
            <w:tcW w:w="2246" w:type="dxa"/>
          </w:tcPr>
          <w:p w:rsidR="003914E8" w:rsidRPr="00AF35DE" w:rsidRDefault="003914E8" w:rsidP="00EA66F6">
            <w:pPr>
              <w:pStyle w:val="Bullet1"/>
              <w:rPr>
                <w:sz w:val="22"/>
                <w:szCs w:val="22"/>
              </w:rPr>
            </w:pPr>
            <w:r w:rsidRPr="00AF35DE">
              <w:rPr>
                <w:sz w:val="22"/>
                <w:szCs w:val="22"/>
              </w:rPr>
              <w:t xml:space="preserve">Falafel </w:t>
            </w:r>
          </w:p>
        </w:tc>
      </w:tr>
      <w:tr w:rsidR="003914E8" w:rsidRPr="00AF35DE" w:rsidTr="003914E8">
        <w:tc>
          <w:tcPr>
            <w:tcW w:w="2245" w:type="dxa"/>
          </w:tcPr>
          <w:p w:rsidR="003914E8" w:rsidRPr="00AF35DE" w:rsidRDefault="003914E8" w:rsidP="00EA66F6">
            <w:pPr>
              <w:pStyle w:val="Bullet1"/>
              <w:rPr>
                <w:sz w:val="22"/>
                <w:szCs w:val="22"/>
              </w:rPr>
            </w:pPr>
            <w:r w:rsidRPr="00AF35DE">
              <w:rPr>
                <w:sz w:val="22"/>
                <w:szCs w:val="22"/>
              </w:rPr>
              <w:t>Sandwiches</w:t>
            </w:r>
          </w:p>
        </w:tc>
        <w:tc>
          <w:tcPr>
            <w:tcW w:w="2245" w:type="dxa"/>
          </w:tcPr>
          <w:p w:rsidR="003914E8" w:rsidRPr="00AF35DE" w:rsidRDefault="003914E8" w:rsidP="00EA66F6">
            <w:pPr>
              <w:pStyle w:val="Bullet1"/>
              <w:rPr>
                <w:sz w:val="22"/>
                <w:szCs w:val="22"/>
              </w:rPr>
            </w:pPr>
            <w:r w:rsidRPr="00AF35DE">
              <w:rPr>
                <w:sz w:val="22"/>
                <w:szCs w:val="22"/>
              </w:rPr>
              <w:t>Hot dogs</w:t>
            </w:r>
          </w:p>
        </w:tc>
        <w:tc>
          <w:tcPr>
            <w:tcW w:w="2245" w:type="dxa"/>
          </w:tcPr>
          <w:p w:rsidR="003914E8" w:rsidRPr="00AF35DE" w:rsidRDefault="003914E8" w:rsidP="00EA66F6">
            <w:pPr>
              <w:pStyle w:val="Bullet1"/>
              <w:rPr>
                <w:sz w:val="22"/>
                <w:szCs w:val="22"/>
              </w:rPr>
            </w:pPr>
            <w:r w:rsidRPr="00AF35DE">
              <w:rPr>
                <w:sz w:val="22"/>
                <w:szCs w:val="22"/>
              </w:rPr>
              <w:t>Sushi</w:t>
            </w:r>
          </w:p>
        </w:tc>
        <w:tc>
          <w:tcPr>
            <w:tcW w:w="2246" w:type="dxa"/>
          </w:tcPr>
          <w:p w:rsidR="003914E8" w:rsidRPr="00AF35DE" w:rsidRDefault="00E6654D" w:rsidP="00EA66F6">
            <w:pPr>
              <w:pStyle w:val="Bullet1"/>
              <w:rPr>
                <w:sz w:val="22"/>
                <w:szCs w:val="22"/>
              </w:rPr>
            </w:pPr>
            <w:r w:rsidRPr="00AF35DE">
              <w:rPr>
                <w:sz w:val="22"/>
                <w:szCs w:val="22"/>
              </w:rPr>
              <w:t>K</w:t>
            </w:r>
            <w:r w:rsidR="003914E8" w:rsidRPr="00AF35DE">
              <w:rPr>
                <w:sz w:val="22"/>
                <w:szCs w:val="22"/>
              </w:rPr>
              <w:t>ebabs</w:t>
            </w:r>
          </w:p>
        </w:tc>
      </w:tr>
      <w:tr w:rsidR="003914E8" w:rsidRPr="00AF35DE" w:rsidTr="003914E8">
        <w:tc>
          <w:tcPr>
            <w:tcW w:w="2245" w:type="dxa"/>
          </w:tcPr>
          <w:p w:rsidR="003914E8" w:rsidRPr="00AF35DE" w:rsidRDefault="003914E8" w:rsidP="00EA66F6">
            <w:pPr>
              <w:pStyle w:val="Bullet1"/>
              <w:rPr>
                <w:sz w:val="22"/>
                <w:szCs w:val="22"/>
              </w:rPr>
            </w:pPr>
            <w:r w:rsidRPr="00AF35DE">
              <w:rPr>
                <w:sz w:val="22"/>
                <w:szCs w:val="22"/>
              </w:rPr>
              <w:t>Noodles</w:t>
            </w:r>
          </w:p>
        </w:tc>
        <w:tc>
          <w:tcPr>
            <w:tcW w:w="2245" w:type="dxa"/>
          </w:tcPr>
          <w:p w:rsidR="003914E8" w:rsidRPr="00AF35DE" w:rsidRDefault="003914E8" w:rsidP="00EA66F6">
            <w:pPr>
              <w:pStyle w:val="Bullet1"/>
              <w:rPr>
                <w:sz w:val="22"/>
                <w:szCs w:val="22"/>
              </w:rPr>
            </w:pPr>
            <w:r w:rsidRPr="00AF35DE">
              <w:rPr>
                <w:sz w:val="22"/>
                <w:szCs w:val="22"/>
              </w:rPr>
              <w:t>Soups</w:t>
            </w:r>
          </w:p>
        </w:tc>
        <w:tc>
          <w:tcPr>
            <w:tcW w:w="2245" w:type="dxa"/>
          </w:tcPr>
          <w:p w:rsidR="003914E8" w:rsidRPr="00AF35DE" w:rsidRDefault="00E6654D" w:rsidP="00EA66F6">
            <w:pPr>
              <w:pStyle w:val="Bullet1"/>
              <w:rPr>
                <w:sz w:val="22"/>
                <w:szCs w:val="22"/>
              </w:rPr>
            </w:pPr>
            <w:r w:rsidRPr="00AF35DE">
              <w:rPr>
                <w:sz w:val="22"/>
                <w:szCs w:val="22"/>
              </w:rPr>
              <w:t>Pies</w:t>
            </w:r>
            <w:r w:rsidR="003914E8" w:rsidRPr="00AF35DE">
              <w:rPr>
                <w:sz w:val="22"/>
                <w:szCs w:val="22"/>
              </w:rPr>
              <w:t xml:space="preserve"> </w:t>
            </w:r>
          </w:p>
        </w:tc>
        <w:tc>
          <w:tcPr>
            <w:tcW w:w="2246" w:type="dxa"/>
          </w:tcPr>
          <w:p w:rsidR="003914E8" w:rsidRPr="00AF35DE" w:rsidRDefault="003914E8" w:rsidP="00EA66F6">
            <w:pPr>
              <w:pStyle w:val="Bullet1"/>
              <w:rPr>
                <w:sz w:val="22"/>
                <w:szCs w:val="22"/>
              </w:rPr>
            </w:pPr>
            <w:r w:rsidRPr="00AF35DE">
              <w:rPr>
                <w:sz w:val="22"/>
                <w:szCs w:val="22"/>
              </w:rPr>
              <w:t>Fish and chips</w:t>
            </w:r>
          </w:p>
        </w:tc>
      </w:tr>
    </w:tbl>
    <w:p w:rsidR="00691277" w:rsidRPr="00AF35DE" w:rsidRDefault="00EA66F6" w:rsidP="003625A3">
      <w:pPr>
        <w:pStyle w:val="BodyCopy"/>
        <w:rPr>
          <w:noProof w:val="0"/>
        </w:rPr>
      </w:pPr>
      <w:r w:rsidRPr="00AF35DE">
        <w:rPr>
          <w:noProof w:val="0"/>
        </w:rPr>
        <w:br/>
      </w:r>
      <w:r w:rsidR="00E6654D" w:rsidRPr="00AF35DE">
        <w:rPr>
          <w:noProof w:val="0"/>
        </w:rPr>
        <w:t>Fast food outlets will vary</w:t>
      </w:r>
      <w:r w:rsidR="00691277" w:rsidRPr="00AF35DE">
        <w:rPr>
          <w:noProof w:val="0"/>
        </w:rPr>
        <w:t xml:space="preserve"> from country to country. Some will specialise in local foods that can be produced quickly </w:t>
      </w:r>
      <w:r w:rsidR="00E6654D" w:rsidRPr="00AF35DE">
        <w:rPr>
          <w:noProof w:val="0"/>
        </w:rPr>
        <w:t>for</w:t>
      </w:r>
      <w:r w:rsidR="00691277" w:rsidRPr="00AF35DE">
        <w:rPr>
          <w:noProof w:val="0"/>
        </w:rPr>
        <w:t xml:space="preserve"> large </w:t>
      </w:r>
      <w:r w:rsidR="00E6654D" w:rsidRPr="00AF35DE">
        <w:rPr>
          <w:noProof w:val="0"/>
        </w:rPr>
        <w:t xml:space="preserve">customer </w:t>
      </w:r>
      <w:r w:rsidR="00691277" w:rsidRPr="00AF35DE">
        <w:rPr>
          <w:noProof w:val="0"/>
        </w:rPr>
        <w:t>numbers or they may introduce special cuisine from other cultures and nationalities.</w:t>
      </w:r>
    </w:p>
    <w:p w:rsidR="00691277" w:rsidRPr="00AF35DE" w:rsidRDefault="00691277" w:rsidP="003625A3">
      <w:pPr>
        <w:pStyle w:val="BodyCopy"/>
        <w:rPr>
          <w:noProof w:val="0"/>
        </w:rPr>
      </w:pPr>
      <w:r w:rsidRPr="00AF35DE">
        <w:rPr>
          <w:noProof w:val="0"/>
        </w:rPr>
        <w:t xml:space="preserve">If the fast food outlet has seating for customers to ‘eat in’ then the menu will </w:t>
      </w:r>
      <w:r w:rsidR="00E6654D" w:rsidRPr="00AF35DE">
        <w:rPr>
          <w:noProof w:val="0"/>
        </w:rPr>
        <w:t>usually offer</w:t>
      </w:r>
      <w:r w:rsidRPr="00AF35DE">
        <w:rPr>
          <w:noProof w:val="0"/>
        </w:rPr>
        <w:t xml:space="preserve"> value added </w:t>
      </w:r>
      <w:r w:rsidR="00AF35DE" w:rsidRPr="00AF35DE">
        <w:rPr>
          <w:noProof w:val="0"/>
        </w:rPr>
        <w:t>items</w:t>
      </w:r>
      <w:r w:rsidRPr="00AF35DE">
        <w:rPr>
          <w:noProof w:val="0"/>
        </w:rPr>
        <w:t xml:space="preserve"> such as salads and range of small finger foods.</w:t>
      </w:r>
    </w:p>
    <w:p w:rsidR="00691277" w:rsidRPr="00AF35DE" w:rsidRDefault="00691277" w:rsidP="00EA66F6">
      <w:pPr>
        <w:pStyle w:val="BodyCopy"/>
        <w:rPr>
          <w:noProof w:val="0"/>
        </w:rPr>
      </w:pPr>
      <w:r w:rsidRPr="00AF35DE">
        <w:rPr>
          <w:noProof w:val="0"/>
        </w:rPr>
        <w:lastRenderedPageBreak/>
        <w:t>There may also be parts of the menu that ‘</w:t>
      </w:r>
      <w:r w:rsidR="00E6654D" w:rsidRPr="00AF35DE">
        <w:rPr>
          <w:b/>
          <w:noProof w:val="0"/>
        </w:rPr>
        <w:t>drop</w:t>
      </w:r>
      <w:r w:rsidRPr="00AF35DE">
        <w:rPr>
          <w:b/>
          <w:noProof w:val="0"/>
        </w:rPr>
        <w:t xml:space="preserve"> off</w:t>
      </w:r>
      <w:r w:rsidRPr="00AF35DE">
        <w:rPr>
          <w:noProof w:val="0"/>
        </w:rPr>
        <w:t>’ due to poor sales and new items that are introduced to ‘</w:t>
      </w:r>
      <w:r w:rsidRPr="00AF35DE">
        <w:rPr>
          <w:b/>
          <w:noProof w:val="0"/>
        </w:rPr>
        <w:t>pump up</w:t>
      </w:r>
      <w:r w:rsidRPr="00AF35DE">
        <w:rPr>
          <w:noProof w:val="0"/>
        </w:rPr>
        <w:t>’ sale</w:t>
      </w:r>
      <w:r w:rsidR="00E6654D" w:rsidRPr="00AF35DE">
        <w:rPr>
          <w:noProof w:val="0"/>
        </w:rPr>
        <w:t>s figures</w:t>
      </w:r>
      <w:r w:rsidR="00CD1218" w:rsidRPr="00AF35DE">
        <w:rPr>
          <w:noProof w:val="0"/>
        </w:rPr>
        <w:t>.</w:t>
      </w:r>
    </w:p>
    <w:p w:rsidR="00691277" w:rsidRPr="00AF35DE" w:rsidRDefault="005A7419" w:rsidP="003625A3">
      <w:pPr>
        <w:pStyle w:val="BodyCopy"/>
        <w:rPr>
          <w:noProof w:val="0"/>
        </w:rPr>
      </w:pPr>
      <w:r w:rsidRPr="00AF35DE">
        <w:rPr>
          <w:noProof w:val="0"/>
        </w:rPr>
        <w:t xml:space="preserve">Before every service session there is a standing need to review the menu to identify what is available for sale and what is ‘off the menu’. </w:t>
      </w:r>
    </w:p>
    <w:p w:rsidR="005A7419" w:rsidRPr="00AF35DE" w:rsidRDefault="005A7419" w:rsidP="003625A3">
      <w:pPr>
        <w:pStyle w:val="BodyCopy"/>
        <w:rPr>
          <w:noProof w:val="0"/>
        </w:rPr>
      </w:pPr>
      <w:r w:rsidRPr="00AF35DE">
        <w:rPr>
          <w:noProof w:val="0"/>
        </w:rPr>
        <w:t xml:space="preserve">This review should also identify any special menu items which may need to be prepared. </w:t>
      </w:r>
    </w:p>
    <w:p w:rsidR="005A7419" w:rsidRPr="00AF35DE" w:rsidRDefault="005A7419" w:rsidP="005A7419">
      <w:pPr>
        <w:pStyle w:val="BodyCopy"/>
        <w:rPr>
          <w:noProof w:val="0"/>
        </w:rPr>
      </w:pPr>
      <w:r w:rsidRPr="00AF35DE">
        <w:rPr>
          <w:noProof w:val="0"/>
        </w:rPr>
        <w:t xml:space="preserve">How do you determine what needs to be prepared? </w:t>
      </w:r>
    </w:p>
    <w:p w:rsidR="005A7419" w:rsidRPr="00AF35DE" w:rsidRDefault="00CD1218" w:rsidP="003625A3">
      <w:pPr>
        <w:pStyle w:val="BodyCopy"/>
        <w:rPr>
          <w:noProof w:val="0"/>
        </w:rPr>
      </w:pPr>
      <w:r w:rsidRPr="00AF35DE">
        <w:rPr>
          <w:lang w:eastAsia="en-AU"/>
        </w:rPr>
        <w:drawing>
          <wp:anchor distT="0" distB="0" distL="114300" distR="114300" simplePos="0" relativeHeight="251740160" behindDoc="0" locked="0" layoutInCell="1" allowOverlap="1">
            <wp:simplePos x="0" y="0"/>
            <wp:positionH relativeFrom="column">
              <wp:posOffset>3067050</wp:posOffset>
            </wp:positionH>
            <wp:positionV relativeFrom="paragraph">
              <wp:posOffset>151765</wp:posOffset>
            </wp:positionV>
            <wp:extent cx="2466975" cy="1687195"/>
            <wp:effectExtent l="19050" t="0" r="9525" b="8255"/>
            <wp:wrapSquare wrapText="bothSides"/>
            <wp:docPr id="10" name="Picture 9" descr="iStock_00000273847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38475Medium.jpg"/>
                    <pic:cNvPicPr/>
                  </pic:nvPicPr>
                  <pic:blipFill>
                    <a:blip r:embed="rId46" cstate="print"/>
                    <a:stretch>
                      <a:fillRect/>
                    </a:stretch>
                  </pic:blipFill>
                  <pic:spPr>
                    <a:xfrm>
                      <a:off x="0" y="0"/>
                      <a:ext cx="2466975" cy="1687195"/>
                    </a:xfrm>
                    <a:prstGeom prst="rect">
                      <a:avLst/>
                    </a:prstGeom>
                  </pic:spPr>
                </pic:pic>
              </a:graphicData>
            </a:graphic>
          </wp:anchor>
        </w:drawing>
      </w:r>
      <w:r w:rsidR="005A7419" w:rsidRPr="00AF35DE">
        <w:rPr>
          <w:noProof w:val="0"/>
        </w:rPr>
        <w:t xml:space="preserve">Standard practices include: </w:t>
      </w:r>
    </w:p>
    <w:p w:rsidR="005A7419" w:rsidRPr="00AF35DE" w:rsidRDefault="005A7419" w:rsidP="003625A3">
      <w:pPr>
        <w:pStyle w:val="Bullet1"/>
      </w:pPr>
      <w:r w:rsidRPr="00AF35DE">
        <w:t xml:space="preserve">Speak to management and ask what they want prepared </w:t>
      </w:r>
    </w:p>
    <w:p w:rsidR="005A7419" w:rsidRPr="00AF35DE" w:rsidRDefault="00E6654D" w:rsidP="003625A3">
      <w:pPr>
        <w:pStyle w:val="Bullet1"/>
      </w:pPr>
      <w:r w:rsidRPr="00AF35DE">
        <w:t>Check the stock levels in store</w:t>
      </w:r>
      <w:r w:rsidR="005A7419" w:rsidRPr="00AF35DE">
        <w:t xml:space="preserve"> to identify what needs to be moved </w:t>
      </w:r>
    </w:p>
    <w:p w:rsidR="005A7419" w:rsidRPr="00AF35DE" w:rsidRDefault="005A7419" w:rsidP="003625A3">
      <w:pPr>
        <w:pStyle w:val="Bullet1"/>
      </w:pPr>
      <w:r w:rsidRPr="00AF35DE">
        <w:t xml:space="preserve">Check any internal documents identifying specials for the session </w:t>
      </w:r>
    </w:p>
    <w:p w:rsidR="005A7419" w:rsidRPr="00AF35DE" w:rsidRDefault="005A7419" w:rsidP="003625A3">
      <w:pPr>
        <w:pStyle w:val="Bullet1"/>
      </w:pPr>
      <w:r w:rsidRPr="00AF35DE">
        <w:t>Check or</w:t>
      </w:r>
      <w:r w:rsidR="00EA66F6" w:rsidRPr="00AF35DE">
        <w:t>ders which may have been placed.</w:t>
      </w:r>
    </w:p>
    <w:p w:rsidR="005A7419" w:rsidRPr="00AF35DE" w:rsidRDefault="005A7419" w:rsidP="003625A3">
      <w:pPr>
        <w:pStyle w:val="BodyCopy"/>
        <w:rPr>
          <w:noProof w:val="0"/>
        </w:rPr>
      </w:pPr>
      <w:r w:rsidRPr="00AF35DE">
        <w:rPr>
          <w:noProof w:val="0"/>
        </w:rPr>
        <w:t xml:space="preserve">It </w:t>
      </w:r>
      <w:r w:rsidR="00E6654D" w:rsidRPr="00AF35DE">
        <w:rPr>
          <w:noProof w:val="0"/>
        </w:rPr>
        <w:t xml:space="preserve">is also essential to </w:t>
      </w:r>
      <w:r w:rsidR="00EA66F6" w:rsidRPr="00AF35DE">
        <w:rPr>
          <w:noProof w:val="0"/>
        </w:rPr>
        <w:t>e</w:t>
      </w:r>
      <w:r w:rsidR="00E6654D" w:rsidRPr="00AF35DE">
        <w:rPr>
          <w:noProof w:val="0"/>
        </w:rPr>
        <w:t>n</w:t>
      </w:r>
      <w:r w:rsidR="00EA66F6" w:rsidRPr="00AF35DE">
        <w:rPr>
          <w:noProof w:val="0"/>
        </w:rPr>
        <w:t>sure</w:t>
      </w:r>
      <w:r w:rsidR="00E6654D" w:rsidRPr="00AF35DE">
        <w:rPr>
          <w:noProof w:val="0"/>
        </w:rPr>
        <w:t xml:space="preserve"> that</w:t>
      </w:r>
      <w:r w:rsidR="00EA66F6" w:rsidRPr="00AF35DE">
        <w:rPr>
          <w:noProof w:val="0"/>
        </w:rPr>
        <w:t>:</w:t>
      </w:r>
    </w:p>
    <w:p w:rsidR="005A7419" w:rsidRPr="00AF35DE" w:rsidRDefault="005A7419" w:rsidP="003625A3">
      <w:pPr>
        <w:pStyle w:val="Bullet1"/>
      </w:pPr>
      <w:r w:rsidRPr="00AF35DE">
        <w:t>Any menu items about which there have been complaints</w:t>
      </w:r>
      <w:r w:rsidR="00E6654D" w:rsidRPr="00AF35DE">
        <w:t xml:space="preserve"> are investigated to identify if</w:t>
      </w:r>
      <w:r w:rsidRPr="00AF35DE">
        <w:t xml:space="preserve"> they can continue to be sold, or if they need to be taken off the menu </w:t>
      </w:r>
    </w:p>
    <w:p w:rsidR="005A7419" w:rsidRPr="00AF35DE" w:rsidRDefault="005A7419" w:rsidP="003625A3">
      <w:pPr>
        <w:pStyle w:val="Bullet1"/>
      </w:pPr>
      <w:r w:rsidRPr="00AF35DE">
        <w:t xml:space="preserve">All items to be prepared are safe to eat – verifying ‘use by’ dates, checking all identified food safety protocols for the business (and the individual food item) have been followed </w:t>
      </w:r>
    </w:p>
    <w:p w:rsidR="005A7419" w:rsidRPr="00AF35DE" w:rsidRDefault="005A7419" w:rsidP="003625A3">
      <w:pPr>
        <w:pStyle w:val="Bullet1"/>
      </w:pPr>
      <w:r w:rsidRPr="00AF35DE">
        <w:t>No products to be us</w:t>
      </w:r>
      <w:r w:rsidR="00EA66F6" w:rsidRPr="00AF35DE">
        <w:t>ed are subject to a food recall.</w:t>
      </w:r>
    </w:p>
    <w:p w:rsidR="005A7419" w:rsidRPr="00AF35DE" w:rsidRDefault="00E6654D" w:rsidP="003625A3">
      <w:pPr>
        <w:pStyle w:val="BodyCopy"/>
        <w:rPr>
          <w:noProof w:val="0"/>
        </w:rPr>
      </w:pPr>
      <w:r w:rsidRPr="00AF35DE">
        <w:rPr>
          <w:noProof w:val="0"/>
        </w:rPr>
        <w:t>There are many f</w:t>
      </w:r>
      <w:r w:rsidR="005A7419" w:rsidRPr="00AF35DE">
        <w:rPr>
          <w:noProof w:val="0"/>
        </w:rPr>
        <w:t>actors which may influenc</w:t>
      </w:r>
      <w:r w:rsidR="00CD1218" w:rsidRPr="00AF35DE">
        <w:rPr>
          <w:noProof w:val="0"/>
        </w:rPr>
        <w:t>e the menu items to be prepared.</w:t>
      </w:r>
    </w:p>
    <w:p w:rsidR="005A7419" w:rsidRPr="00AF35DE" w:rsidRDefault="005A7419" w:rsidP="003625A3">
      <w:pPr>
        <w:pStyle w:val="BodyCopy"/>
        <w:rPr>
          <w:noProof w:val="0"/>
        </w:rPr>
      </w:pPr>
      <w:r w:rsidRPr="00AF35DE">
        <w:rPr>
          <w:noProof w:val="0"/>
        </w:rPr>
        <w:t xml:space="preserve">Businesses may vary the menu items they sell based on: </w:t>
      </w:r>
    </w:p>
    <w:p w:rsidR="005A7419" w:rsidRPr="00AF35DE" w:rsidRDefault="005A7419" w:rsidP="003625A3">
      <w:pPr>
        <w:pStyle w:val="Bullet1"/>
      </w:pPr>
      <w:r w:rsidRPr="00AF35DE">
        <w:t xml:space="preserve">Weather </w:t>
      </w:r>
    </w:p>
    <w:p w:rsidR="005A7419" w:rsidRPr="00AF35DE" w:rsidRDefault="005A7419" w:rsidP="003625A3">
      <w:pPr>
        <w:pStyle w:val="Bullet1"/>
      </w:pPr>
      <w:r w:rsidRPr="00AF35DE">
        <w:t xml:space="preserve">Season </w:t>
      </w:r>
    </w:p>
    <w:p w:rsidR="005A7419" w:rsidRPr="00AF35DE" w:rsidRDefault="00CD1218" w:rsidP="003625A3">
      <w:pPr>
        <w:pStyle w:val="Bullet1"/>
      </w:pPr>
      <w:r w:rsidRPr="00AF35DE">
        <w:t>Local events</w:t>
      </w:r>
    </w:p>
    <w:p w:rsidR="005A7419" w:rsidRPr="00AF35DE" w:rsidRDefault="005A7419" w:rsidP="003625A3">
      <w:pPr>
        <w:pStyle w:val="Bullet1"/>
      </w:pPr>
      <w:r w:rsidRPr="00AF35DE">
        <w:t xml:space="preserve">New ingredients which have become available – including the use of raw ingredient and new pre-prepared commercial lines </w:t>
      </w:r>
    </w:p>
    <w:p w:rsidR="005A7419" w:rsidRPr="00AF35DE" w:rsidRDefault="005A7419" w:rsidP="003625A3">
      <w:pPr>
        <w:pStyle w:val="Bullet1"/>
      </w:pPr>
      <w:r w:rsidRPr="00AF35DE">
        <w:t>Special pro</w:t>
      </w:r>
      <w:r w:rsidR="00EA66F6" w:rsidRPr="00AF35DE">
        <w:t>motions the store is conducting.</w:t>
      </w:r>
    </w:p>
    <w:p w:rsidR="005A7419" w:rsidRPr="00AF35DE" w:rsidRDefault="005A7419" w:rsidP="003625A3">
      <w:pPr>
        <w:pStyle w:val="BodyCopy"/>
        <w:rPr>
          <w:noProof w:val="0"/>
        </w:rPr>
      </w:pPr>
      <w:r w:rsidRPr="00AF35DE">
        <w:rPr>
          <w:noProof w:val="0"/>
        </w:rPr>
        <w:t>Check with your supervisor to see if any of the above applies.</w:t>
      </w:r>
    </w:p>
    <w:p w:rsidR="00E469D6" w:rsidRPr="00AF35DE" w:rsidRDefault="00E469D6" w:rsidP="00EA66F6">
      <w:pPr>
        <w:pStyle w:val="BodyCopyBold"/>
        <w:rPr>
          <w:noProof w:val="0"/>
        </w:rPr>
      </w:pPr>
      <w:r w:rsidRPr="00AF35DE">
        <w:rPr>
          <w:noProof w:val="0"/>
        </w:rPr>
        <w:t>Requirements of menu for fast food outlets</w:t>
      </w:r>
      <w:r w:rsidR="00EA66F6" w:rsidRPr="00AF35DE">
        <w:rPr>
          <w:noProof w:val="0"/>
        </w:rPr>
        <w:t>:</w:t>
      </w:r>
    </w:p>
    <w:p w:rsidR="00E469D6" w:rsidRPr="00AF35DE" w:rsidRDefault="00E469D6" w:rsidP="00EA66F6">
      <w:pPr>
        <w:pStyle w:val="Bullet1"/>
      </w:pPr>
      <w:r w:rsidRPr="00AF35DE">
        <w:t>Food must be able to be cooked and served quickly</w:t>
      </w:r>
    </w:p>
    <w:p w:rsidR="00E469D6" w:rsidRPr="00AF35DE" w:rsidRDefault="00E469D6" w:rsidP="00EA66F6">
      <w:pPr>
        <w:pStyle w:val="Bullet1"/>
      </w:pPr>
      <w:r w:rsidRPr="00AF35DE">
        <w:t>Food should be simple</w:t>
      </w:r>
    </w:p>
    <w:p w:rsidR="00E469D6" w:rsidRPr="00AF35DE" w:rsidRDefault="00E469D6" w:rsidP="00EA66F6">
      <w:pPr>
        <w:pStyle w:val="Bullet1"/>
      </w:pPr>
      <w:r w:rsidRPr="00AF35DE">
        <w:t>Food should be able to be produced in minimal space</w:t>
      </w:r>
    </w:p>
    <w:p w:rsidR="00CD1218" w:rsidRPr="00AF35DE" w:rsidRDefault="00E469D6" w:rsidP="00CD1218">
      <w:pPr>
        <w:pStyle w:val="Bullet1"/>
      </w:pPr>
      <w:r w:rsidRPr="00AF35DE">
        <w:t>Limited selection on menu</w:t>
      </w:r>
      <w:r w:rsidR="00EA66F6" w:rsidRPr="00AF35DE">
        <w:t>.</w:t>
      </w:r>
      <w:r w:rsidR="00CD1218" w:rsidRPr="00AF35DE">
        <w:br w:type="page"/>
      </w:r>
    </w:p>
    <w:p w:rsidR="00292B74" w:rsidRPr="00AF35DE" w:rsidRDefault="00292B74" w:rsidP="005A7419">
      <w:pPr>
        <w:pStyle w:val="Heading2"/>
      </w:pPr>
      <w:r w:rsidRPr="00AF35DE">
        <w:lastRenderedPageBreak/>
        <w:t>1.4</w:t>
      </w:r>
      <w:r w:rsidRPr="00AF35DE">
        <w:tab/>
      </w:r>
      <w:fldSimple w:instr=" REF  Criteria14 ">
        <w:sdt>
          <w:sdtPr>
            <w:alias w:val="Criteria 1.4"/>
            <w:tag w:val="Insert Criteria 1.4"/>
            <w:id w:val="1179629"/>
            <w:lock w:val="sdtLocked"/>
            <w:placeholder>
              <w:docPart w:val="912B660E7C9E4CF7910E1C6D614C8719"/>
            </w:placeholder>
          </w:sdtPr>
          <w:sdtContent>
            <w:r w:rsidR="00AF35DE" w:rsidRPr="00AF35DE">
              <w:t>Plan workflow and production schedules</w:t>
            </w:r>
          </w:sdtContent>
        </w:sdt>
      </w:fldSimple>
    </w:p>
    <w:p w:rsidR="00292B74" w:rsidRPr="00AF35DE" w:rsidRDefault="00292B74" w:rsidP="00E123E2">
      <w:pPr>
        <w:pStyle w:val="Heading3"/>
      </w:pPr>
      <w:r w:rsidRPr="00AF35DE">
        <w:t>Introduction</w:t>
      </w:r>
    </w:p>
    <w:p w:rsidR="00E43FC3" w:rsidRPr="00AF35DE" w:rsidRDefault="00E43FC3" w:rsidP="00701550">
      <w:pPr>
        <w:pStyle w:val="BodyCopy"/>
        <w:rPr>
          <w:noProof w:val="0"/>
        </w:rPr>
      </w:pPr>
      <w:r w:rsidRPr="00AF35DE">
        <w:rPr>
          <w:noProof w:val="0"/>
        </w:rPr>
        <w:t>Workflow planning for fast food outlets will depend on how much has to be processed at venue site</w:t>
      </w:r>
      <w:r w:rsidR="002468A5" w:rsidRPr="00AF35DE">
        <w:rPr>
          <w:noProof w:val="0"/>
        </w:rPr>
        <w:t>.</w:t>
      </w:r>
    </w:p>
    <w:p w:rsidR="002468A5" w:rsidRPr="00AF35DE" w:rsidRDefault="002468A5" w:rsidP="00701550">
      <w:pPr>
        <w:pStyle w:val="BodyCopy"/>
        <w:rPr>
          <w:noProof w:val="0"/>
        </w:rPr>
      </w:pPr>
      <w:r w:rsidRPr="00AF35DE">
        <w:rPr>
          <w:noProof w:val="0"/>
        </w:rPr>
        <w:t>Many successful fast food outlets will purchase product from other</w:t>
      </w:r>
      <w:r w:rsidR="00E6654D" w:rsidRPr="00AF35DE">
        <w:rPr>
          <w:noProof w:val="0"/>
        </w:rPr>
        <w:t xml:space="preserve"> manufacturers and </w:t>
      </w:r>
      <w:r w:rsidRPr="00AF35DE">
        <w:rPr>
          <w:noProof w:val="0"/>
        </w:rPr>
        <w:t xml:space="preserve">cook </w:t>
      </w:r>
      <w:r w:rsidR="00E6654D" w:rsidRPr="00AF35DE">
        <w:rPr>
          <w:noProof w:val="0"/>
        </w:rPr>
        <w:t xml:space="preserve">and assemble </w:t>
      </w:r>
      <w:r w:rsidRPr="00AF35DE">
        <w:rPr>
          <w:noProof w:val="0"/>
        </w:rPr>
        <w:t>at venue site</w:t>
      </w:r>
      <w:r w:rsidR="00EA66F6" w:rsidRPr="00AF35DE">
        <w:rPr>
          <w:noProof w:val="0"/>
        </w:rPr>
        <w:t>.</w:t>
      </w:r>
    </w:p>
    <w:p w:rsidR="002468A5" w:rsidRPr="00AF35DE" w:rsidRDefault="002468A5" w:rsidP="00701550">
      <w:pPr>
        <w:pStyle w:val="BodyCopy"/>
        <w:rPr>
          <w:noProof w:val="0"/>
        </w:rPr>
      </w:pPr>
      <w:r w:rsidRPr="00AF35DE">
        <w:rPr>
          <w:noProof w:val="0"/>
        </w:rPr>
        <w:t xml:space="preserve">Fast food is about quick turn over of stock. </w:t>
      </w:r>
    </w:p>
    <w:p w:rsidR="00E43FC3" w:rsidRPr="00AF35DE" w:rsidRDefault="002468A5" w:rsidP="00701550">
      <w:pPr>
        <w:pStyle w:val="BodyCopy"/>
        <w:rPr>
          <w:noProof w:val="0"/>
        </w:rPr>
      </w:pPr>
      <w:r w:rsidRPr="00AF35DE">
        <w:rPr>
          <w:noProof w:val="0"/>
        </w:rPr>
        <w:t>The planning of the menu is critical to how much production skill is needed by staff at the venue site.</w:t>
      </w:r>
    </w:p>
    <w:p w:rsidR="00701550" w:rsidRPr="00AF35DE" w:rsidRDefault="00CD1218" w:rsidP="00701550">
      <w:pPr>
        <w:pStyle w:val="BodyCopy"/>
        <w:rPr>
          <w:noProof w:val="0"/>
        </w:rPr>
      </w:pPr>
      <w:r w:rsidRPr="00AF35DE">
        <w:rPr>
          <w:lang w:eastAsia="en-AU"/>
        </w:rPr>
        <w:drawing>
          <wp:anchor distT="0" distB="0" distL="114300" distR="114300" simplePos="0" relativeHeight="251741184" behindDoc="0" locked="0" layoutInCell="1" allowOverlap="1">
            <wp:simplePos x="0" y="0"/>
            <wp:positionH relativeFrom="column">
              <wp:posOffset>3996690</wp:posOffset>
            </wp:positionH>
            <wp:positionV relativeFrom="paragraph">
              <wp:posOffset>66675</wp:posOffset>
            </wp:positionV>
            <wp:extent cx="1558290" cy="2343150"/>
            <wp:effectExtent l="19050" t="0" r="3810" b="0"/>
            <wp:wrapSquare wrapText="bothSides"/>
            <wp:docPr id="14" name="Picture 13" descr="MP90042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6.JPG"/>
                    <pic:cNvPicPr/>
                  </pic:nvPicPr>
                  <pic:blipFill>
                    <a:blip r:embed="rId47" cstate="print"/>
                    <a:stretch>
                      <a:fillRect/>
                    </a:stretch>
                  </pic:blipFill>
                  <pic:spPr>
                    <a:xfrm>
                      <a:off x="0" y="0"/>
                      <a:ext cx="1558290" cy="2343150"/>
                    </a:xfrm>
                    <a:prstGeom prst="rect">
                      <a:avLst/>
                    </a:prstGeom>
                  </pic:spPr>
                </pic:pic>
              </a:graphicData>
            </a:graphic>
          </wp:anchor>
        </w:drawing>
      </w:r>
      <w:r w:rsidR="00701550" w:rsidRPr="00AF35DE">
        <w:rPr>
          <w:noProof w:val="0"/>
        </w:rPr>
        <w:t xml:space="preserve">Stores and management will allocate nominated tasks and responsibilities to individual staff to ensure all mise-en-place duties are completed before service commences. </w:t>
      </w:r>
    </w:p>
    <w:p w:rsidR="00701550" w:rsidRPr="00AF35DE" w:rsidRDefault="00701550" w:rsidP="00701550">
      <w:pPr>
        <w:pStyle w:val="BodyCopy"/>
        <w:rPr>
          <w:noProof w:val="0"/>
        </w:rPr>
      </w:pPr>
      <w:r w:rsidRPr="00AF35DE">
        <w:rPr>
          <w:noProof w:val="0"/>
        </w:rPr>
        <w:t xml:space="preserve">Your role is to work efficiently to accomplish the jobs set for you. </w:t>
      </w:r>
    </w:p>
    <w:p w:rsidR="00701550" w:rsidRPr="00AF35DE" w:rsidRDefault="00701550" w:rsidP="00701550">
      <w:pPr>
        <w:pStyle w:val="BodyCopy"/>
        <w:rPr>
          <w:noProof w:val="0"/>
        </w:rPr>
      </w:pPr>
      <w:r w:rsidRPr="00AF35DE">
        <w:rPr>
          <w:noProof w:val="0"/>
        </w:rPr>
        <w:t xml:space="preserve">If you fall behind required timelines: </w:t>
      </w:r>
    </w:p>
    <w:p w:rsidR="00701550" w:rsidRPr="00AF35DE" w:rsidRDefault="00701550" w:rsidP="00701550">
      <w:pPr>
        <w:pStyle w:val="Bullet1"/>
      </w:pPr>
      <w:r w:rsidRPr="00AF35DE">
        <w:t xml:space="preserve">Notify management – so they can make alternative arrangements </w:t>
      </w:r>
    </w:p>
    <w:p w:rsidR="00701550" w:rsidRPr="00AF35DE" w:rsidRDefault="00701550" w:rsidP="00701550">
      <w:pPr>
        <w:pStyle w:val="Bullet1"/>
      </w:pPr>
      <w:r w:rsidRPr="00AF35DE">
        <w:t>Ask others for help – at a minimum you must notif</w:t>
      </w:r>
      <w:r w:rsidR="00655EA0" w:rsidRPr="00AF35DE">
        <w:t>y others you have fallen behind.</w:t>
      </w:r>
    </w:p>
    <w:p w:rsidR="00701550" w:rsidRPr="00AF35DE" w:rsidRDefault="00701550" w:rsidP="00701550">
      <w:pPr>
        <w:pStyle w:val="BodyCopy"/>
        <w:rPr>
          <w:noProof w:val="0"/>
        </w:rPr>
      </w:pPr>
      <w:r w:rsidRPr="00AF35DE">
        <w:rPr>
          <w:noProof w:val="0"/>
        </w:rPr>
        <w:t xml:space="preserve">You should always be alert to the needs of other staff in this regard and be ready to offer help where you see it is needed without waiting to be asked. </w:t>
      </w:r>
    </w:p>
    <w:p w:rsidR="00701550" w:rsidRPr="00AF35DE" w:rsidRDefault="00701550" w:rsidP="00E123E2">
      <w:pPr>
        <w:pStyle w:val="Heading3"/>
      </w:pPr>
      <w:r w:rsidRPr="00AF35DE">
        <w:t xml:space="preserve">Identifying preparation and handling requirements for food items </w:t>
      </w:r>
    </w:p>
    <w:p w:rsidR="00701550" w:rsidRPr="00AF35DE" w:rsidRDefault="00701550" w:rsidP="00EA66F6">
      <w:pPr>
        <w:pStyle w:val="Heading4"/>
      </w:pPr>
      <w:r w:rsidRPr="00AF35DE">
        <w:t xml:space="preserve">Preparing fruit and vegetables </w:t>
      </w:r>
    </w:p>
    <w:p w:rsidR="00701550" w:rsidRPr="00AF35DE" w:rsidRDefault="00701550" w:rsidP="00701550">
      <w:pPr>
        <w:pStyle w:val="BodyCopy"/>
        <w:rPr>
          <w:noProof w:val="0"/>
        </w:rPr>
      </w:pPr>
      <w:r w:rsidRPr="00AF35DE">
        <w:rPr>
          <w:noProof w:val="0"/>
        </w:rPr>
        <w:t xml:space="preserve">Fruit and vegetables will need to be washed and cleaned, and may have to be trimmed and sliced; your Food Safety Program may also require them to be washed in a sanitising solution. </w:t>
      </w:r>
    </w:p>
    <w:p w:rsidR="00701550" w:rsidRPr="00AF35DE" w:rsidRDefault="00701550" w:rsidP="00701550">
      <w:pPr>
        <w:pStyle w:val="BodyCopy"/>
        <w:rPr>
          <w:noProof w:val="0"/>
        </w:rPr>
      </w:pPr>
      <w:r w:rsidRPr="00AF35DE">
        <w:rPr>
          <w:noProof w:val="0"/>
        </w:rPr>
        <w:t xml:space="preserve">Special attention to washing and cleaning is important to make sure all contaminants are removed – just because they look clean doesn’t mean they are safe to eat. </w:t>
      </w:r>
    </w:p>
    <w:p w:rsidR="00701550" w:rsidRPr="00AF35DE" w:rsidRDefault="00701550" w:rsidP="00701550">
      <w:pPr>
        <w:pStyle w:val="BodyCopy"/>
        <w:rPr>
          <w:noProof w:val="0"/>
        </w:rPr>
      </w:pPr>
      <w:r w:rsidRPr="00AF35DE">
        <w:rPr>
          <w:noProof w:val="0"/>
        </w:rPr>
        <w:t xml:space="preserve">General procedures include washing all vegetables thoroughly in cold water. </w:t>
      </w:r>
    </w:p>
    <w:p w:rsidR="00701550" w:rsidRPr="00AF35DE" w:rsidRDefault="00701550" w:rsidP="00EA66F6">
      <w:pPr>
        <w:pStyle w:val="Heading4"/>
      </w:pPr>
      <w:r w:rsidRPr="00AF35DE">
        <w:t xml:space="preserve">Peeling and trimming </w:t>
      </w:r>
    </w:p>
    <w:p w:rsidR="00701550" w:rsidRPr="00AF35DE" w:rsidRDefault="00701550" w:rsidP="00701550">
      <w:pPr>
        <w:pStyle w:val="BodyCopy"/>
        <w:rPr>
          <w:noProof w:val="0"/>
        </w:rPr>
      </w:pPr>
      <w:r w:rsidRPr="00AF35DE">
        <w:rPr>
          <w:noProof w:val="0"/>
        </w:rPr>
        <w:t>Use a peeler, chef’s knife or paring knife to remove skin, root ends and blemishes; pe</w:t>
      </w:r>
      <w:r w:rsidR="00EA66F6" w:rsidRPr="00AF35DE">
        <w:rPr>
          <w:noProof w:val="0"/>
        </w:rPr>
        <w:t>el carefully to minimise waste:</w:t>
      </w:r>
    </w:p>
    <w:p w:rsidR="00701550" w:rsidRPr="00AF35DE" w:rsidRDefault="00701550" w:rsidP="00701550">
      <w:pPr>
        <w:pStyle w:val="Bullet1"/>
      </w:pPr>
      <w:r w:rsidRPr="00AF35DE">
        <w:t>Peelings are the outer parts (skins, tops a</w:t>
      </w:r>
      <w:r w:rsidR="00EA66F6" w:rsidRPr="00AF35DE">
        <w:t>nd tails) which are thrown out</w:t>
      </w:r>
    </w:p>
    <w:p w:rsidR="002468A5" w:rsidRPr="00AF35DE" w:rsidRDefault="00701550" w:rsidP="00EA66F6">
      <w:pPr>
        <w:pStyle w:val="Bullet1"/>
        <w:rPr>
          <w:rStyle w:val="BodyCopyBold0"/>
          <w:rFonts w:ascii="Helvetica" w:hAnsi="Helvetica" w:cstheme="minorBidi"/>
          <w:b w:val="0"/>
          <w:bCs w:val="0"/>
        </w:rPr>
      </w:pPr>
      <w:r w:rsidRPr="00AF35DE">
        <w:t>Trimmings are offcuts from fruit and vegetable and can be used in other cooking di</w:t>
      </w:r>
      <w:r w:rsidR="00EA66F6" w:rsidRPr="00AF35DE">
        <w:t>shes such as stocks and sauces.</w:t>
      </w:r>
    </w:p>
    <w:p w:rsidR="00701550" w:rsidRPr="00AF35DE" w:rsidRDefault="00D24A51" w:rsidP="00EA66F6">
      <w:pPr>
        <w:pStyle w:val="Heading4"/>
      </w:pPr>
      <w:r w:rsidRPr="00AF35DE">
        <w:rPr>
          <w:noProof/>
        </w:rPr>
        <w:lastRenderedPageBreak/>
        <w:drawing>
          <wp:anchor distT="0" distB="0" distL="114300" distR="114300" simplePos="0" relativeHeight="251742208" behindDoc="0" locked="0" layoutInCell="1" allowOverlap="1">
            <wp:simplePos x="0" y="0"/>
            <wp:positionH relativeFrom="column">
              <wp:posOffset>3886200</wp:posOffset>
            </wp:positionH>
            <wp:positionV relativeFrom="paragraph">
              <wp:posOffset>36195</wp:posOffset>
            </wp:positionV>
            <wp:extent cx="1666875" cy="2495550"/>
            <wp:effectExtent l="19050" t="0" r="9525" b="0"/>
            <wp:wrapSquare wrapText="bothSides"/>
            <wp:docPr id="17" name="Picture 16" descr="Cutting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vegie.jpg"/>
                    <pic:cNvPicPr/>
                  </pic:nvPicPr>
                  <pic:blipFill>
                    <a:blip r:embed="rId48" cstate="print"/>
                    <a:stretch>
                      <a:fillRect/>
                    </a:stretch>
                  </pic:blipFill>
                  <pic:spPr>
                    <a:xfrm>
                      <a:off x="0" y="0"/>
                      <a:ext cx="1666875" cy="2495550"/>
                    </a:xfrm>
                    <a:prstGeom prst="rect">
                      <a:avLst/>
                    </a:prstGeom>
                  </pic:spPr>
                </pic:pic>
              </a:graphicData>
            </a:graphic>
          </wp:anchor>
        </w:drawing>
      </w:r>
      <w:r w:rsidR="00701550" w:rsidRPr="00AF35DE">
        <w:t xml:space="preserve">Cutting fruit and vegetables </w:t>
      </w:r>
    </w:p>
    <w:p w:rsidR="00701550" w:rsidRPr="00AF35DE" w:rsidRDefault="00701550" w:rsidP="00701550">
      <w:pPr>
        <w:pStyle w:val="BodyCopy"/>
        <w:rPr>
          <w:noProof w:val="0"/>
        </w:rPr>
      </w:pPr>
      <w:r w:rsidRPr="00AF35DE">
        <w:rPr>
          <w:noProof w:val="0"/>
        </w:rPr>
        <w:t xml:space="preserve">Common cuts include: </w:t>
      </w:r>
    </w:p>
    <w:p w:rsidR="00701550" w:rsidRPr="00AF35DE" w:rsidRDefault="00701550" w:rsidP="00701550">
      <w:pPr>
        <w:pStyle w:val="Bullet1"/>
      </w:pPr>
      <w:r w:rsidRPr="00AF35DE">
        <w:t xml:space="preserve">Slice – bread and onion rings </w:t>
      </w:r>
    </w:p>
    <w:p w:rsidR="00701550" w:rsidRPr="00AF35DE" w:rsidRDefault="00701550" w:rsidP="00701550">
      <w:pPr>
        <w:pStyle w:val="Bullet1"/>
      </w:pPr>
      <w:r w:rsidRPr="00AF35DE">
        <w:t xml:space="preserve">Chop – chopped parsley </w:t>
      </w:r>
    </w:p>
    <w:p w:rsidR="00701550" w:rsidRPr="00AF35DE" w:rsidRDefault="00701550" w:rsidP="00701550">
      <w:pPr>
        <w:pStyle w:val="Bullet1"/>
      </w:pPr>
      <w:r w:rsidRPr="00AF35DE">
        <w:t xml:space="preserve">Dice – large or medium vegetable cubes </w:t>
      </w:r>
    </w:p>
    <w:p w:rsidR="00701550" w:rsidRPr="00AF35DE" w:rsidRDefault="00EA66F6" w:rsidP="00701550">
      <w:pPr>
        <w:pStyle w:val="Bullet1"/>
      </w:pPr>
      <w:r w:rsidRPr="00AF35DE">
        <w:t>Shred – lettuce, cabbage.</w:t>
      </w:r>
    </w:p>
    <w:p w:rsidR="00701550" w:rsidRPr="00AF35DE" w:rsidRDefault="00EA66F6" w:rsidP="00701550">
      <w:pPr>
        <w:pStyle w:val="BodyCopy"/>
        <w:rPr>
          <w:rFonts w:eastAsiaTheme="minorEastAsia"/>
          <w:noProof w:val="0"/>
          <w:lang w:eastAsia="en-AU"/>
        </w:rPr>
      </w:pPr>
      <w:r w:rsidRPr="00AF35DE">
        <w:rPr>
          <w:rFonts w:eastAsiaTheme="minorEastAsia"/>
          <w:noProof w:val="0"/>
          <w:lang w:eastAsia="en-AU"/>
        </w:rPr>
        <w:t>When chopping and dicing:</w:t>
      </w:r>
    </w:p>
    <w:p w:rsidR="00701550" w:rsidRPr="00AF35DE" w:rsidRDefault="00701550" w:rsidP="00701550">
      <w:pPr>
        <w:pStyle w:val="Bullet1"/>
      </w:pPr>
      <w:r w:rsidRPr="00AF35DE">
        <w:t xml:space="preserve">Keep the knife tip on the chopping board while quickly raising and lowering the blade, cutting </w:t>
      </w:r>
      <w:r w:rsidR="00EA66F6" w:rsidRPr="00AF35DE">
        <w:t>the product on the down stroke</w:t>
      </w:r>
    </w:p>
    <w:p w:rsidR="00701550" w:rsidRPr="00AF35DE" w:rsidRDefault="00701550" w:rsidP="00701550">
      <w:pPr>
        <w:pStyle w:val="Bullet1"/>
      </w:pPr>
      <w:r w:rsidRPr="00AF35DE">
        <w:t>Never lift the tip of t</w:t>
      </w:r>
      <w:r w:rsidR="00EA66F6" w:rsidRPr="00AF35DE">
        <w:t>he knife off the cutting board.</w:t>
      </w:r>
    </w:p>
    <w:p w:rsidR="00701550" w:rsidRPr="00AF35DE" w:rsidRDefault="00701550" w:rsidP="00701550">
      <w:pPr>
        <w:pStyle w:val="BodyCopy"/>
        <w:rPr>
          <w:noProof w:val="0"/>
        </w:rPr>
      </w:pPr>
      <w:r w:rsidRPr="00AF35DE">
        <w:rPr>
          <w:noProof w:val="0"/>
        </w:rPr>
        <w:t>When slicing and shredding, the blade of the knife is passed across the item being cu</w:t>
      </w:r>
      <w:r w:rsidR="00EA66F6" w:rsidRPr="00AF35DE">
        <w:rPr>
          <w:noProof w:val="0"/>
        </w:rPr>
        <w:t>t with a smooth forward motion.</w:t>
      </w:r>
    </w:p>
    <w:p w:rsidR="00691277" w:rsidRPr="00AF35DE" w:rsidRDefault="00701550" w:rsidP="00701550">
      <w:pPr>
        <w:pStyle w:val="BodyCopy"/>
        <w:rPr>
          <w:rFonts w:eastAsiaTheme="minorEastAsia"/>
          <w:noProof w:val="0"/>
          <w:lang w:eastAsia="en-AU"/>
        </w:rPr>
      </w:pPr>
      <w:r w:rsidRPr="00AF35DE">
        <w:rPr>
          <w:rFonts w:eastAsiaTheme="minorEastAsia"/>
          <w:noProof w:val="0"/>
          <w:lang w:eastAsia="en-AU"/>
        </w:rPr>
        <w:t>The free hand is used to push the food forwards and govern the cut size.</w:t>
      </w:r>
    </w:p>
    <w:p w:rsidR="00701550" w:rsidRPr="00AF35DE" w:rsidRDefault="00701550" w:rsidP="00E123E2">
      <w:pPr>
        <w:pStyle w:val="Heading3"/>
      </w:pPr>
      <w:r w:rsidRPr="00AF35DE">
        <w:t xml:space="preserve">Preparing general food items </w:t>
      </w:r>
    </w:p>
    <w:p w:rsidR="00701550" w:rsidRPr="00AF35DE" w:rsidRDefault="00EA66F6" w:rsidP="00EA66F6">
      <w:pPr>
        <w:pStyle w:val="Heading4"/>
      </w:pPr>
      <w:r w:rsidRPr="00AF35DE">
        <w:t>Batters and coatings</w:t>
      </w:r>
    </w:p>
    <w:p w:rsidR="00701550" w:rsidRPr="00AF35DE" w:rsidRDefault="00701550" w:rsidP="00701550">
      <w:pPr>
        <w:pStyle w:val="BodyCopy"/>
        <w:rPr>
          <w:noProof w:val="0"/>
        </w:rPr>
      </w:pPr>
      <w:r w:rsidRPr="00AF35DE">
        <w:rPr>
          <w:noProof w:val="0"/>
        </w:rPr>
        <w:t>Coating food protects the natural flavour of the food, seals in juices and helps to protect the oil. Food must be seasoned prior to coating or applying</w:t>
      </w:r>
      <w:r w:rsidR="00EA66F6" w:rsidRPr="00AF35DE">
        <w:rPr>
          <w:noProof w:val="0"/>
        </w:rPr>
        <w:t xml:space="preserve"> the batter.</w:t>
      </w:r>
    </w:p>
    <w:p w:rsidR="00701550" w:rsidRPr="00AF35DE" w:rsidRDefault="00701550" w:rsidP="00701550">
      <w:pPr>
        <w:pStyle w:val="BodyCopy"/>
        <w:rPr>
          <w:noProof w:val="0"/>
        </w:rPr>
      </w:pPr>
      <w:r w:rsidRPr="00AF35DE">
        <w:rPr>
          <w:noProof w:val="0"/>
        </w:rPr>
        <w:t>T</w:t>
      </w:r>
      <w:r w:rsidR="00EA66F6" w:rsidRPr="00AF35DE">
        <w:rPr>
          <w:noProof w:val="0"/>
        </w:rPr>
        <w:t>here are two types of coating:</w:t>
      </w:r>
    </w:p>
    <w:p w:rsidR="00701550" w:rsidRPr="00AF35DE" w:rsidRDefault="00EA66F6" w:rsidP="00701550">
      <w:pPr>
        <w:pStyle w:val="Bullet1"/>
      </w:pPr>
      <w:r w:rsidRPr="00AF35DE">
        <w:t xml:space="preserve">Wet </w:t>
      </w:r>
      <w:r w:rsidR="00701550" w:rsidRPr="00AF35DE">
        <w:t>(batters, flour and egg, flour and milk)</w:t>
      </w:r>
    </w:p>
    <w:p w:rsidR="00701550" w:rsidRPr="00AF35DE" w:rsidRDefault="00EA66F6" w:rsidP="00701550">
      <w:pPr>
        <w:pStyle w:val="Bullet1"/>
      </w:pPr>
      <w:r w:rsidRPr="00AF35DE">
        <w:t>Dry (breadcrumbs).</w:t>
      </w:r>
    </w:p>
    <w:p w:rsidR="00701550" w:rsidRPr="00AF35DE" w:rsidRDefault="00701550" w:rsidP="00701550">
      <w:pPr>
        <w:pStyle w:val="BodyCopy"/>
        <w:rPr>
          <w:noProof w:val="0"/>
        </w:rPr>
      </w:pPr>
      <w:r w:rsidRPr="00AF35DE">
        <w:rPr>
          <w:noProof w:val="0"/>
        </w:rPr>
        <w:t>All foods fried in batter must be served immediately or appearance, cris</w:t>
      </w:r>
      <w:r w:rsidR="00EA66F6" w:rsidRPr="00AF35DE">
        <w:rPr>
          <w:noProof w:val="0"/>
        </w:rPr>
        <w:t>pness and texture will be lost.</w:t>
      </w:r>
    </w:p>
    <w:p w:rsidR="00701550" w:rsidRPr="00AF35DE" w:rsidRDefault="00701550" w:rsidP="00701550">
      <w:pPr>
        <w:pStyle w:val="BodyCopy"/>
        <w:rPr>
          <w:noProof w:val="0"/>
        </w:rPr>
      </w:pPr>
      <w:r w:rsidRPr="00AF35DE">
        <w:rPr>
          <w:noProof w:val="0"/>
        </w:rPr>
        <w:t xml:space="preserve">Many different items (meat, fish, shellfish, vegetables, cheeses and ice </w:t>
      </w:r>
      <w:r w:rsidR="00EA66F6" w:rsidRPr="00AF35DE">
        <w:rPr>
          <w:noProof w:val="0"/>
        </w:rPr>
        <w:t>cream) can be coated and fried.</w:t>
      </w:r>
    </w:p>
    <w:p w:rsidR="00701550" w:rsidRPr="00AF35DE" w:rsidRDefault="00701550" w:rsidP="00EA66F6">
      <w:pPr>
        <w:pStyle w:val="Heading4"/>
      </w:pPr>
      <w:r w:rsidRPr="00AF35DE">
        <w:t xml:space="preserve">Standard crumbing procedure </w:t>
      </w:r>
    </w:p>
    <w:p w:rsidR="00701550" w:rsidRPr="00AF35DE" w:rsidRDefault="00701550" w:rsidP="00701550">
      <w:pPr>
        <w:pStyle w:val="BodyCopy"/>
        <w:rPr>
          <w:noProof w:val="0"/>
        </w:rPr>
      </w:pPr>
      <w:r w:rsidRPr="00AF35DE">
        <w:rPr>
          <w:noProof w:val="0"/>
        </w:rPr>
        <w:t>Crumbing must be done in the correct sequence to prevent me</w:t>
      </w:r>
      <w:r w:rsidR="00EA66F6" w:rsidRPr="00AF35DE">
        <w:rPr>
          <w:noProof w:val="0"/>
        </w:rPr>
        <w:t>ss and waste. The procedure is:</w:t>
      </w:r>
    </w:p>
    <w:p w:rsidR="00701550" w:rsidRPr="00AF35DE" w:rsidRDefault="00701550" w:rsidP="00701550">
      <w:pPr>
        <w:pStyle w:val="Bullet1"/>
      </w:pPr>
      <w:r w:rsidRPr="00AF35DE">
        <w:t xml:space="preserve">Dry the food </w:t>
      </w:r>
    </w:p>
    <w:p w:rsidR="00701550" w:rsidRPr="00AF35DE" w:rsidRDefault="00EA66F6" w:rsidP="00701550">
      <w:pPr>
        <w:pStyle w:val="Bullet1"/>
      </w:pPr>
      <w:r w:rsidRPr="00AF35DE">
        <w:t>Season it</w:t>
      </w:r>
    </w:p>
    <w:p w:rsidR="00701550" w:rsidRPr="00AF35DE" w:rsidRDefault="00701550" w:rsidP="00701550">
      <w:pPr>
        <w:pStyle w:val="Bullet1"/>
      </w:pPr>
      <w:r w:rsidRPr="00AF35DE">
        <w:t xml:space="preserve">Dip in flour and coat evenly – shake off excess </w:t>
      </w:r>
    </w:p>
    <w:p w:rsidR="00701550" w:rsidRPr="00AF35DE" w:rsidRDefault="00701550" w:rsidP="00701550">
      <w:pPr>
        <w:pStyle w:val="Bullet1"/>
      </w:pPr>
      <w:r w:rsidRPr="00AF35DE">
        <w:t xml:space="preserve">Dip completely in egg wash – allows excess to drain off </w:t>
      </w:r>
    </w:p>
    <w:p w:rsidR="00701550" w:rsidRPr="00AF35DE" w:rsidRDefault="00701550" w:rsidP="00701550">
      <w:pPr>
        <w:pStyle w:val="Bullet1"/>
      </w:pPr>
      <w:r w:rsidRPr="00AF35DE">
        <w:t xml:space="preserve">Dip in breadcrumbs, gently pressing them on – shake off excess </w:t>
      </w:r>
    </w:p>
    <w:p w:rsidR="00701550" w:rsidRPr="00AF35DE" w:rsidRDefault="00701550" w:rsidP="00701550">
      <w:pPr>
        <w:pStyle w:val="Bullet1"/>
      </w:pPr>
      <w:r w:rsidRPr="00AF35DE">
        <w:t>Fry imme</w:t>
      </w:r>
      <w:r w:rsidR="00EA66F6" w:rsidRPr="00AF35DE">
        <w:t>diately, or store for later use.</w:t>
      </w:r>
    </w:p>
    <w:p w:rsidR="00701550" w:rsidRPr="00AF35DE" w:rsidRDefault="00701550" w:rsidP="00701550">
      <w:pPr>
        <w:pStyle w:val="BodyCopy"/>
        <w:rPr>
          <w:noProof w:val="0"/>
        </w:rPr>
      </w:pPr>
      <w:r w:rsidRPr="00AF35DE">
        <w:rPr>
          <w:noProof w:val="0"/>
        </w:rPr>
        <w:t xml:space="preserve">Try to keep one hand dry during the above procedure and work sequentially from left to right. </w:t>
      </w:r>
    </w:p>
    <w:p w:rsidR="00701550" w:rsidRPr="00AF35DE" w:rsidRDefault="00701550" w:rsidP="00E123E2">
      <w:pPr>
        <w:pStyle w:val="Heading3"/>
      </w:pPr>
      <w:r w:rsidRPr="00AF35DE">
        <w:lastRenderedPageBreak/>
        <w:t xml:space="preserve">Salads and sandwiches </w:t>
      </w:r>
    </w:p>
    <w:p w:rsidR="00701550" w:rsidRPr="00AF35DE" w:rsidRDefault="00701550" w:rsidP="00701550">
      <w:pPr>
        <w:pStyle w:val="BodyCopy"/>
        <w:rPr>
          <w:noProof w:val="0"/>
        </w:rPr>
      </w:pPr>
      <w:r w:rsidRPr="00AF35DE">
        <w:rPr>
          <w:noProof w:val="0"/>
        </w:rPr>
        <w:t xml:space="preserve">Salads provide variety to the menu, cater for the trend to healthy eating and add contrast of texture and colour to the menu. </w:t>
      </w:r>
    </w:p>
    <w:p w:rsidR="00701550" w:rsidRPr="00AF35DE" w:rsidRDefault="00701550" w:rsidP="00701550">
      <w:pPr>
        <w:pStyle w:val="BodyCopy"/>
        <w:rPr>
          <w:noProof w:val="0"/>
        </w:rPr>
      </w:pPr>
      <w:r w:rsidRPr="00AF35DE">
        <w:rPr>
          <w:noProof w:val="0"/>
        </w:rPr>
        <w:t xml:space="preserve">Salads (usually) are cold and prepared from raw, cooked or blanched vegetables, served singly or in combination. Warm salads are also popular. </w:t>
      </w:r>
    </w:p>
    <w:p w:rsidR="00701550" w:rsidRPr="00AF35DE" w:rsidRDefault="00701550" w:rsidP="00701550">
      <w:pPr>
        <w:pStyle w:val="BodyCopy"/>
        <w:rPr>
          <w:noProof w:val="0"/>
        </w:rPr>
      </w:pPr>
      <w:r w:rsidRPr="00AF35DE">
        <w:rPr>
          <w:noProof w:val="0"/>
        </w:rPr>
        <w:t xml:space="preserve">Fresh herbs, fruits, nuts, pasta, seafood, meats, cheeses and cooked eggs may be added with a range of sauces and garnishes. </w:t>
      </w:r>
    </w:p>
    <w:p w:rsidR="00701550" w:rsidRPr="00AF35DE" w:rsidRDefault="00701550" w:rsidP="00701550">
      <w:pPr>
        <w:pStyle w:val="BodyCopy"/>
        <w:rPr>
          <w:noProof w:val="0"/>
        </w:rPr>
      </w:pPr>
      <w:r w:rsidRPr="00AF35DE">
        <w:rPr>
          <w:noProof w:val="0"/>
        </w:rPr>
        <w:t xml:space="preserve">Recommended storage temperature for salad vegetables is 7°C-10°C. </w:t>
      </w:r>
    </w:p>
    <w:p w:rsidR="00701550" w:rsidRPr="00AF35DE" w:rsidRDefault="00D24A51" w:rsidP="00701550">
      <w:pPr>
        <w:pStyle w:val="BodyCopy"/>
        <w:rPr>
          <w:noProof w:val="0"/>
        </w:rPr>
      </w:pPr>
      <w:r w:rsidRPr="00AF35DE">
        <w:rPr>
          <w:lang w:eastAsia="en-AU"/>
        </w:rPr>
        <w:drawing>
          <wp:anchor distT="0" distB="0" distL="114300" distR="114300" simplePos="0" relativeHeight="251744256" behindDoc="0" locked="0" layoutInCell="1" allowOverlap="1">
            <wp:simplePos x="0" y="0"/>
            <wp:positionH relativeFrom="column">
              <wp:posOffset>3606165</wp:posOffset>
            </wp:positionH>
            <wp:positionV relativeFrom="paragraph">
              <wp:posOffset>139065</wp:posOffset>
            </wp:positionV>
            <wp:extent cx="1955800" cy="1466850"/>
            <wp:effectExtent l="19050" t="0" r="6350" b="0"/>
            <wp:wrapSquare wrapText="bothSides"/>
            <wp:docPr id="35" name="Picture 34" descr="1223364_salad_nic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3364_salad_nicoise.jpg"/>
                    <pic:cNvPicPr/>
                  </pic:nvPicPr>
                  <pic:blipFill>
                    <a:blip r:embed="rId49" cstate="print"/>
                    <a:stretch>
                      <a:fillRect/>
                    </a:stretch>
                  </pic:blipFill>
                  <pic:spPr>
                    <a:xfrm>
                      <a:off x="0" y="0"/>
                      <a:ext cx="1955800" cy="1466850"/>
                    </a:xfrm>
                    <a:prstGeom prst="rect">
                      <a:avLst/>
                    </a:prstGeom>
                  </pic:spPr>
                </pic:pic>
              </a:graphicData>
            </a:graphic>
          </wp:anchor>
        </w:drawing>
      </w:r>
      <w:r w:rsidR="00701550" w:rsidRPr="00AF35DE">
        <w:rPr>
          <w:noProof w:val="0"/>
        </w:rPr>
        <w:t xml:space="preserve">When making a salad: </w:t>
      </w:r>
    </w:p>
    <w:p w:rsidR="00701550" w:rsidRPr="00AF35DE" w:rsidRDefault="00701550" w:rsidP="00701550">
      <w:pPr>
        <w:pStyle w:val="Bullet1"/>
      </w:pPr>
      <w:r w:rsidRPr="00AF35DE">
        <w:t xml:space="preserve">Use fresh, quality ingredients = because they will be served in their original state </w:t>
      </w:r>
    </w:p>
    <w:p w:rsidR="00701550" w:rsidRPr="00AF35DE" w:rsidRDefault="00701550" w:rsidP="00701550">
      <w:pPr>
        <w:pStyle w:val="Bullet1"/>
      </w:pPr>
      <w:r w:rsidRPr="00AF35DE">
        <w:t xml:space="preserve">Ensure it has eye appeal </w:t>
      </w:r>
    </w:p>
    <w:p w:rsidR="00701550" w:rsidRPr="00AF35DE" w:rsidRDefault="00701550" w:rsidP="00701550">
      <w:pPr>
        <w:pStyle w:val="Bullet1"/>
      </w:pPr>
      <w:r w:rsidRPr="00AF35DE">
        <w:t xml:space="preserve">Ensure flavours are compatible </w:t>
      </w:r>
    </w:p>
    <w:p w:rsidR="00701550" w:rsidRPr="00AF35DE" w:rsidRDefault="00EA66F6" w:rsidP="00701550">
      <w:pPr>
        <w:pStyle w:val="Bullet1"/>
      </w:pPr>
      <w:r w:rsidRPr="00AF35DE">
        <w:t>Avoid elaborate garnishes.</w:t>
      </w:r>
    </w:p>
    <w:p w:rsidR="00701550" w:rsidRPr="00AF35DE" w:rsidRDefault="00701550" w:rsidP="00EA66F6">
      <w:pPr>
        <w:pStyle w:val="Heading4"/>
        <w:rPr>
          <w:rStyle w:val="BodyCopyBold0"/>
          <w:rFonts w:ascii="Helvetica" w:hAnsi="Helvetica" w:cstheme="majorBidi"/>
          <w:b/>
          <w:bCs/>
        </w:rPr>
      </w:pPr>
      <w:r w:rsidRPr="00AF35DE">
        <w:rPr>
          <w:rStyle w:val="BodyCopyBold0"/>
          <w:rFonts w:ascii="Helvetica" w:hAnsi="Helvetica" w:cstheme="majorBidi"/>
          <w:b/>
          <w:bCs/>
        </w:rPr>
        <w:t xml:space="preserve">Salad dressings </w:t>
      </w:r>
    </w:p>
    <w:p w:rsidR="00701550" w:rsidRPr="00AF35DE" w:rsidRDefault="00701550" w:rsidP="00701550">
      <w:pPr>
        <w:pStyle w:val="BodyCopy"/>
        <w:rPr>
          <w:noProof w:val="0"/>
        </w:rPr>
      </w:pPr>
      <w:r w:rsidRPr="00AF35DE">
        <w:rPr>
          <w:noProof w:val="0"/>
        </w:rPr>
        <w:t xml:space="preserve">Dressings help to hold the salad ingredients together, add taste and lubricate the item. Two common salad dressings are: </w:t>
      </w:r>
    </w:p>
    <w:p w:rsidR="00701550" w:rsidRPr="00AF35DE" w:rsidRDefault="00701550" w:rsidP="00701550">
      <w:pPr>
        <w:pStyle w:val="Bullet1"/>
      </w:pPr>
      <w:r w:rsidRPr="00AF35DE">
        <w:t xml:space="preserve">Vinaigrette – also known as French Dressing (mixture of oil, vinegar, salt and pepper) </w:t>
      </w:r>
    </w:p>
    <w:p w:rsidR="00701550" w:rsidRPr="00AF35DE" w:rsidRDefault="00655EA0" w:rsidP="00701550">
      <w:pPr>
        <w:pStyle w:val="Bullet1"/>
      </w:pPr>
      <w:r w:rsidRPr="00AF35DE">
        <w:t>Mayonnaise.</w:t>
      </w:r>
    </w:p>
    <w:p w:rsidR="00701550" w:rsidRPr="00AF35DE" w:rsidRDefault="00701550" w:rsidP="00701550">
      <w:pPr>
        <w:pStyle w:val="BodyCopy"/>
        <w:rPr>
          <w:noProof w:val="0"/>
        </w:rPr>
      </w:pPr>
      <w:r w:rsidRPr="00AF35DE">
        <w:rPr>
          <w:noProof w:val="0"/>
        </w:rPr>
        <w:t>Many fast food outlets use proprietary salad dressings rather than making their own.</w:t>
      </w:r>
    </w:p>
    <w:p w:rsidR="00701550" w:rsidRPr="00AF35DE" w:rsidRDefault="00701550" w:rsidP="00EA66F6">
      <w:pPr>
        <w:pStyle w:val="Heading4"/>
        <w:rPr>
          <w:rStyle w:val="BodyCopyBold0"/>
          <w:rFonts w:ascii="Helvetica" w:hAnsi="Helvetica" w:cstheme="majorBidi"/>
          <w:b/>
          <w:bCs/>
        </w:rPr>
      </w:pPr>
      <w:r w:rsidRPr="00AF35DE">
        <w:rPr>
          <w:rStyle w:val="BodyCopyBold0"/>
          <w:rFonts w:ascii="Helvetica" w:hAnsi="Helvetica" w:cstheme="majorBidi"/>
          <w:b/>
          <w:bCs/>
        </w:rPr>
        <w:t xml:space="preserve">Salad preparation </w:t>
      </w:r>
    </w:p>
    <w:p w:rsidR="00701550" w:rsidRPr="00AF35DE" w:rsidRDefault="00701550" w:rsidP="00701550">
      <w:pPr>
        <w:pStyle w:val="BodyCopy"/>
        <w:rPr>
          <w:noProof w:val="0"/>
        </w:rPr>
      </w:pPr>
      <w:r w:rsidRPr="00AF35DE">
        <w:rPr>
          <w:noProof w:val="0"/>
        </w:rPr>
        <w:t xml:space="preserve">Salads are usually displayed in glass, china or wooden bowls, or in bain-marie trays. Points to note include: </w:t>
      </w:r>
    </w:p>
    <w:p w:rsidR="00701550" w:rsidRPr="00AF35DE" w:rsidRDefault="00701550" w:rsidP="00701550">
      <w:pPr>
        <w:pStyle w:val="Bullet1"/>
      </w:pPr>
      <w:r w:rsidRPr="00AF35DE">
        <w:t xml:space="preserve">All ingredients should be fresh and high quality </w:t>
      </w:r>
    </w:p>
    <w:p w:rsidR="00701550" w:rsidRPr="00AF35DE" w:rsidRDefault="00D24A51" w:rsidP="00701550">
      <w:pPr>
        <w:pStyle w:val="Bullet1"/>
      </w:pPr>
      <w:r w:rsidRPr="00AF35DE">
        <w:rPr>
          <w:noProof/>
          <w:lang w:eastAsia="en-AU"/>
        </w:rPr>
        <w:drawing>
          <wp:anchor distT="0" distB="0" distL="114300" distR="114300" simplePos="0" relativeHeight="251745280" behindDoc="0" locked="0" layoutInCell="1" allowOverlap="1">
            <wp:simplePos x="0" y="0"/>
            <wp:positionH relativeFrom="column">
              <wp:posOffset>3691890</wp:posOffset>
            </wp:positionH>
            <wp:positionV relativeFrom="paragraph">
              <wp:posOffset>45085</wp:posOffset>
            </wp:positionV>
            <wp:extent cx="1866900" cy="1343025"/>
            <wp:effectExtent l="19050" t="0" r="0" b="0"/>
            <wp:wrapSquare wrapText="bothSides"/>
            <wp:docPr id="36" name="Picture 35" descr="Sala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s.jpg"/>
                    <pic:cNvPicPr/>
                  </pic:nvPicPr>
                  <pic:blipFill>
                    <a:blip r:embed="rId50" cstate="print"/>
                    <a:srcRect l="14688" b="7981"/>
                    <a:stretch>
                      <a:fillRect/>
                    </a:stretch>
                  </pic:blipFill>
                  <pic:spPr>
                    <a:xfrm>
                      <a:off x="0" y="0"/>
                      <a:ext cx="1866900" cy="1343025"/>
                    </a:xfrm>
                    <a:prstGeom prst="rect">
                      <a:avLst/>
                    </a:prstGeom>
                  </pic:spPr>
                </pic:pic>
              </a:graphicData>
            </a:graphic>
          </wp:anchor>
        </w:drawing>
      </w:r>
      <w:r w:rsidR="00701550" w:rsidRPr="00AF35DE">
        <w:t xml:space="preserve">Trim, wash, drain and dry leaf vegetables </w:t>
      </w:r>
    </w:p>
    <w:p w:rsidR="00701550" w:rsidRPr="00AF35DE" w:rsidRDefault="00701550" w:rsidP="00701550">
      <w:pPr>
        <w:pStyle w:val="Bullet1"/>
      </w:pPr>
      <w:r w:rsidRPr="00AF35DE">
        <w:t xml:space="preserve">Remove any unattractive bits </w:t>
      </w:r>
    </w:p>
    <w:p w:rsidR="00701550" w:rsidRPr="00AF35DE" w:rsidRDefault="00701550" w:rsidP="00701550">
      <w:pPr>
        <w:pStyle w:val="Bullet1"/>
      </w:pPr>
      <w:r w:rsidRPr="00AF35DE">
        <w:t xml:space="preserve">Tear (rather then cut) large salad leaves to aid presentation and reduce browning </w:t>
      </w:r>
    </w:p>
    <w:p w:rsidR="00701550" w:rsidRPr="00AF35DE" w:rsidRDefault="00701550" w:rsidP="00701550">
      <w:pPr>
        <w:pStyle w:val="Bullet1"/>
      </w:pPr>
      <w:r w:rsidRPr="00AF35DE">
        <w:t xml:space="preserve">Cut other ingredients evenly and neatly </w:t>
      </w:r>
    </w:p>
    <w:p w:rsidR="00701550" w:rsidRPr="00AF35DE" w:rsidRDefault="00701550" w:rsidP="00701550">
      <w:pPr>
        <w:pStyle w:val="Bullet1"/>
      </w:pPr>
      <w:r w:rsidRPr="00AF35DE">
        <w:t xml:space="preserve">Cover with plastic wrap, a damp cloth or paper towelling </w:t>
      </w:r>
    </w:p>
    <w:p w:rsidR="00701550" w:rsidRPr="00AF35DE" w:rsidRDefault="00701550" w:rsidP="00701550">
      <w:pPr>
        <w:pStyle w:val="Bullet1"/>
      </w:pPr>
      <w:r w:rsidRPr="00AF35DE">
        <w:t xml:space="preserve">Refrigerate until needed </w:t>
      </w:r>
    </w:p>
    <w:p w:rsidR="00D24A51" w:rsidRPr="00AF35DE" w:rsidRDefault="00701550" w:rsidP="00D24A51">
      <w:pPr>
        <w:pStyle w:val="Bullet1"/>
        <w:rPr>
          <w:rFonts w:eastAsiaTheme="majorEastAsia" w:cstheme="majorBidi"/>
          <w:b/>
          <w:bCs/>
          <w:iCs/>
          <w:color w:val="000000" w:themeColor="text1"/>
          <w:sz w:val="26"/>
        </w:rPr>
      </w:pPr>
      <w:r w:rsidRPr="00AF35DE">
        <w:t>Dress and mix, where possible, immediately before service – avoid adding salad in advance as it makes the salad less</w:t>
      </w:r>
      <w:r w:rsidR="00EA66F6" w:rsidRPr="00AF35DE">
        <w:t xml:space="preserve"> presentable and less appealing.</w:t>
      </w:r>
      <w:r w:rsidR="00D24A51" w:rsidRPr="00AF35DE">
        <w:br w:type="page"/>
      </w:r>
    </w:p>
    <w:p w:rsidR="00701550" w:rsidRPr="00AF35DE" w:rsidRDefault="00D24A51" w:rsidP="00EA66F6">
      <w:pPr>
        <w:pStyle w:val="Heading4"/>
      </w:pPr>
      <w:r w:rsidRPr="00AF35DE">
        <w:rPr>
          <w:noProof/>
        </w:rPr>
        <w:lastRenderedPageBreak/>
        <w:drawing>
          <wp:anchor distT="0" distB="0" distL="114300" distR="114300" simplePos="0" relativeHeight="251746304" behindDoc="0" locked="0" layoutInCell="1" allowOverlap="1">
            <wp:simplePos x="0" y="0"/>
            <wp:positionH relativeFrom="column">
              <wp:posOffset>3905250</wp:posOffset>
            </wp:positionH>
            <wp:positionV relativeFrom="paragraph">
              <wp:posOffset>302895</wp:posOffset>
            </wp:positionV>
            <wp:extent cx="1666875" cy="2038350"/>
            <wp:effectExtent l="19050" t="0" r="9525" b="0"/>
            <wp:wrapSquare wrapText="bothSides"/>
            <wp:docPr id="37" name="Picture 36" descr="Bread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ds 1.jpg"/>
                    <pic:cNvPicPr/>
                  </pic:nvPicPr>
                  <pic:blipFill>
                    <a:blip r:embed="rId51" cstate="print"/>
                    <a:stretch>
                      <a:fillRect/>
                    </a:stretch>
                  </pic:blipFill>
                  <pic:spPr>
                    <a:xfrm>
                      <a:off x="0" y="0"/>
                      <a:ext cx="1666875" cy="2038350"/>
                    </a:xfrm>
                    <a:prstGeom prst="rect">
                      <a:avLst/>
                    </a:prstGeom>
                  </pic:spPr>
                </pic:pic>
              </a:graphicData>
            </a:graphic>
          </wp:anchor>
        </w:drawing>
      </w:r>
      <w:r w:rsidR="00701550" w:rsidRPr="00AF35DE">
        <w:t xml:space="preserve">Sandwiches and rolls </w:t>
      </w:r>
    </w:p>
    <w:p w:rsidR="00701550" w:rsidRPr="00AF35DE" w:rsidRDefault="00701550" w:rsidP="00701550">
      <w:pPr>
        <w:pStyle w:val="BodyCopy"/>
        <w:rPr>
          <w:noProof w:val="0"/>
        </w:rPr>
      </w:pPr>
      <w:r w:rsidRPr="00AF35DE">
        <w:rPr>
          <w:noProof w:val="0"/>
        </w:rPr>
        <w:t>Butter and margarine are u</w:t>
      </w:r>
      <w:r w:rsidR="00EA66F6" w:rsidRPr="00AF35DE">
        <w:rPr>
          <w:noProof w:val="0"/>
        </w:rPr>
        <w:t>sed in sandwiches and rolls to:</w:t>
      </w:r>
    </w:p>
    <w:p w:rsidR="00701550" w:rsidRPr="00AF35DE" w:rsidRDefault="00701550" w:rsidP="00701550">
      <w:pPr>
        <w:pStyle w:val="Bullet1"/>
      </w:pPr>
      <w:r w:rsidRPr="00AF35DE">
        <w:t xml:space="preserve">Add flavour </w:t>
      </w:r>
    </w:p>
    <w:p w:rsidR="00701550" w:rsidRPr="00AF35DE" w:rsidRDefault="00701550" w:rsidP="00701550">
      <w:pPr>
        <w:pStyle w:val="Bullet1"/>
      </w:pPr>
      <w:r w:rsidRPr="00AF35DE">
        <w:t xml:space="preserve">Prevent the bread from absorbing moisture from the filling </w:t>
      </w:r>
    </w:p>
    <w:p w:rsidR="00701550" w:rsidRPr="00AF35DE" w:rsidRDefault="00701550" w:rsidP="00701550">
      <w:pPr>
        <w:pStyle w:val="Bullet1"/>
      </w:pPr>
      <w:r w:rsidRPr="00AF35DE">
        <w:t xml:space="preserve">Help ensure the filling </w:t>
      </w:r>
      <w:r w:rsidR="00EA66F6" w:rsidRPr="00AF35DE">
        <w:t>and bread stick firmly together.</w:t>
      </w:r>
    </w:p>
    <w:p w:rsidR="00701550" w:rsidRPr="00AF35DE" w:rsidRDefault="00EA66F6" w:rsidP="00EA66F6">
      <w:pPr>
        <w:pStyle w:val="Heading4"/>
      </w:pPr>
      <w:r w:rsidRPr="00AF35DE">
        <w:t>Fillings</w:t>
      </w:r>
    </w:p>
    <w:p w:rsidR="00701550" w:rsidRPr="00AF35DE" w:rsidRDefault="00701550" w:rsidP="00701550">
      <w:pPr>
        <w:pStyle w:val="BodyCopy"/>
        <w:rPr>
          <w:noProof w:val="0"/>
        </w:rPr>
      </w:pPr>
      <w:r w:rsidRPr="00AF35DE">
        <w:rPr>
          <w:noProof w:val="0"/>
        </w:rPr>
        <w:t>Fillings can include sliced meats, vegetables, eggs and cheese, spreads and cold sauces. Tips to assist in producing sandwiches and rolls that will b</w:t>
      </w:r>
      <w:r w:rsidR="00EA66F6" w:rsidRPr="00AF35DE">
        <w:rPr>
          <w:noProof w:val="0"/>
        </w:rPr>
        <w:t>e a hit with customers include:</w:t>
      </w:r>
    </w:p>
    <w:p w:rsidR="00701550" w:rsidRPr="00AF35DE" w:rsidRDefault="00701550" w:rsidP="00701550">
      <w:pPr>
        <w:pStyle w:val="Bullet1"/>
      </w:pPr>
      <w:r w:rsidRPr="00AF35DE">
        <w:t>Prepare fresh supplies of fill</w:t>
      </w:r>
      <w:r w:rsidR="00EA66F6" w:rsidRPr="00AF35DE">
        <w:t>ings each day (or each session)</w:t>
      </w:r>
    </w:p>
    <w:p w:rsidR="00701550" w:rsidRPr="00AF35DE" w:rsidRDefault="00701550" w:rsidP="00701550">
      <w:pPr>
        <w:pStyle w:val="Bullet1"/>
      </w:pPr>
      <w:r w:rsidRPr="00AF35DE">
        <w:t xml:space="preserve">Prepare tomatoes, cheese, lettuce and meats in advance – slice uniformly </w:t>
      </w:r>
    </w:p>
    <w:p w:rsidR="00701550" w:rsidRPr="00AF35DE" w:rsidRDefault="00EA66F6" w:rsidP="00701550">
      <w:pPr>
        <w:pStyle w:val="Bullet1"/>
      </w:pPr>
      <w:r w:rsidRPr="00AF35DE">
        <w:t>Dry lettuce thoroughly</w:t>
      </w:r>
    </w:p>
    <w:p w:rsidR="00701550" w:rsidRPr="00AF35DE" w:rsidRDefault="00701550" w:rsidP="00701550">
      <w:pPr>
        <w:pStyle w:val="Bullet1"/>
      </w:pPr>
      <w:r w:rsidRPr="00AF35DE">
        <w:t>Criss-cross sliced ingredients (cheese and meat) when preparing them for use in sandwiches and rolls – it makes th</w:t>
      </w:r>
      <w:r w:rsidR="00EA66F6" w:rsidRPr="00AF35DE">
        <w:t>em easier to pick up</w:t>
      </w:r>
    </w:p>
    <w:p w:rsidR="00701550" w:rsidRPr="00AF35DE" w:rsidRDefault="00701550" w:rsidP="00701550">
      <w:pPr>
        <w:pStyle w:val="Bullet1"/>
      </w:pPr>
      <w:r w:rsidRPr="00AF35DE">
        <w:t>Use separate utensils for each filling to prev</w:t>
      </w:r>
      <w:r w:rsidR="00EA66F6" w:rsidRPr="00AF35DE">
        <w:t>ent flavour and colour transfer.</w:t>
      </w:r>
    </w:p>
    <w:p w:rsidR="00701550" w:rsidRPr="00AF35DE" w:rsidRDefault="00701550" w:rsidP="00701550">
      <w:pPr>
        <w:pStyle w:val="BodyCopy"/>
        <w:rPr>
          <w:noProof w:val="0"/>
        </w:rPr>
      </w:pPr>
      <w:r w:rsidRPr="00AF35DE">
        <w:rPr>
          <w:noProof w:val="0"/>
        </w:rPr>
        <w:t>Sandwiches may be pre-prepared to a number of traditional combinations (ham and tomato; chicken and salad; cheese and tomato; tuna and onion) or prepared to sui</w:t>
      </w:r>
      <w:r w:rsidR="00EA66F6" w:rsidRPr="00AF35DE">
        <w:rPr>
          <w:noProof w:val="0"/>
        </w:rPr>
        <w:t>t individual orders and tastes.</w:t>
      </w:r>
    </w:p>
    <w:p w:rsidR="00701550" w:rsidRPr="00AF35DE" w:rsidRDefault="00701550" w:rsidP="00EA66F6">
      <w:pPr>
        <w:pStyle w:val="BodyCopy"/>
        <w:rPr>
          <w:noProof w:val="0"/>
        </w:rPr>
      </w:pPr>
      <w:r w:rsidRPr="00AF35DE">
        <w:rPr>
          <w:b/>
          <w:noProof w:val="0"/>
        </w:rPr>
        <w:t>Fillings</w:t>
      </w:r>
      <w:r w:rsidRPr="00AF35DE">
        <w:rPr>
          <w:noProof w:val="0"/>
        </w:rPr>
        <w:t xml:space="preserve"> may include smoked salmon, ham, turkey (plain and smoked), roast beef, various smallgoods, seafood, cheeses or boiled eggs. </w:t>
      </w:r>
    </w:p>
    <w:p w:rsidR="00701550" w:rsidRPr="00AF35DE" w:rsidRDefault="00701550" w:rsidP="00EA66F6">
      <w:pPr>
        <w:pStyle w:val="BodyCopy"/>
        <w:rPr>
          <w:noProof w:val="0"/>
        </w:rPr>
      </w:pPr>
      <w:r w:rsidRPr="00AF35DE">
        <w:rPr>
          <w:b/>
          <w:noProof w:val="0"/>
        </w:rPr>
        <w:t>Garnishes</w:t>
      </w:r>
      <w:r w:rsidRPr="00AF35DE">
        <w:rPr>
          <w:noProof w:val="0"/>
        </w:rPr>
        <w:t xml:space="preserve"> on sandwiches, rolls or platters may include shredded lettuce, tomato wedges, cucumber slices, carrot curls, fruit slices, </w:t>
      </w:r>
      <w:proofErr w:type="gramStart"/>
      <w:r w:rsidRPr="00AF35DE">
        <w:rPr>
          <w:noProof w:val="0"/>
        </w:rPr>
        <w:t>spring</w:t>
      </w:r>
      <w:proofErr w:type="gramEnd"/>
      <w:r w:rsidRPr="00AF35DE">
        <w:rPr>
          <w:noProof w:val="0"/>
        </w:rPr>
        <w:t xml:space="preserve"> onions, carved radishes, sliced gherkins, olives, pickles, chutney or herbs.</w:t>
      </w:r>
    </w:p>
    <w:p w:rsidR="00701550" w:rsidRPr="00AF35DE" w:rsidRDefault="00FB78AD" w:rsidP="00E123E2">
      <w:pPr>
        <w:pStyle w:val="Heading3"/>
      </w:pPr>
      <w:r w:rsidRPr="00AF35DE">
        <w:t>Slicing and cutting products</w:t>
      </w:r>
    </w:p>
    <w:p w:rsidR="00701550" w:rsidRPr="00AF35DE" w:rsidRDefault="00701550" w:rsidP="00D24A51">
      <w:pPr>
        <w:pStyle w:val="Heading4"/>
      </w:pPr>
      <w:r w:rsidRPr="00AF35DE">
        <w:t xml:space="preserve">Vegetable cuts </w:t>
      </w:r>
    </w:p>
    <w:p w:rsidR="00701550" w:rsidRPr="00AF35DE" w:rsidRDefault="00701550" w:rsidP="00701550">
      <w:pPr>
        <w:pStyle w:val="BodyCopy"/>
        <w:rPr>
          <w:noProof w:val="0"/>
        </w:rPr>
      </w:pPr>
      <w:r w:rsidRPr="00AF35DE">
        <w:rPr>
          <w:noProof w:val="0"/>
        </w:rPr>
        <w:t xml:space="preserve">Vegetables can be cut into many shapes – or cooked whole. </w:t>
      </w:r>
    </w:p>
    <w:p w:rsidR="00701550" w:rsidRPr="00AF35DE" w:rsidRDefault="00701550" w:rsidP="00701550">
      <w:pPr>
        <w:pStyle w:val="BodyCopy"/>
        <w:rPr>
          <w:noProof w:val="0"/>
        </w:rPr>
      </w:pPr>
      <w:r w:rsidRPr="00AF35DE">
        <w:rPr>
          <w:noProof w:val="0"/>
        </w:rPr>
        <w:t xml:space="preserve">Accuracy in cutting the food is very important – whilst we don’t expect them all to be exactly the same they must be very close to the measurements given below. </w:t>
      </w:r>
    </w:p>
    <w:p w:rsidR="00701550" w:rsidRPr="00AF35DE" w:rsidRDefault="00701550" w:rsidP="00701550">
      <w:pPr>
        <w:pStyle w:val="BodyCopy"/>
        <w:rPr>
          <w:noProof w:val="0"/>
        </w:rPr>
      </w:pPr>
      <w:r w:rsidRPr="00AF35DE">
        <w:rPr>
          <w:noProof w:val="0"/>
        </w:rPr>
        <w:t xml:space="preserve">Uniformity of cuts provides a more eye-appealing product, and – equally as important – means the food items will cook evenly. </w:t>
      </w:r>
    </w:p>
    <w:p w:rsidR="00701550" w:rsidRPr="00AF35DE" w:rsidRDefault="00701550" w:rsidP="00701550">
      <w:pPr>
        <w:pStyle w:val="BodyCopy"/>
        <w:rPr>
          <w:noProof w:val="0"/>
        </w:rPr>
      </w:pPr>
      <w:r w:rsidRPr="00AF35DE">
        <w:rPr>
          <w:noProof w:val="0"/>
        </w:rPr>
        <w:t xml:space="preserve">Traditional vegetable cuts (note these cuts may also be applied to other foods too, but are more commonly referred to as ‘vegetable cuts’) are as follows: </w:t>
      </w:r>
    </w:p>
    <w:p w:rsidR="00701550" w:rsidRPr="00AF35DE" w:rsidRDefault="00701550" w:rsidP="00D24A51">
      <w:pPr>
        <w:pStyle w:val="BodyCopy"/>
        <w:rPr>
          <w:noProof w:val="0"/>
        </w:rPr>
      </w:pPr>
      <w:r w:rsidRPr="00AF35DE">
        <w:rPr>
          <w:b/>
          <w:noProof w:val="0"/>
        </w:rPr>
        <w:t>Julienne</w:t>
      </w:r>
      <w:r w:rsidRPr="00AF35DE">
        <w:rPr>
          <w:noProof w:val="0"/>
        </w:rPr>
        <w:t xml:space="preserve"> – strips such as carrots but can include ham) of 3mm x 3mm x 40mm long. Method is: </w:t>
      </w:r>
    </w:p>
    <w:p w:rsidR="00701550" w:rsidRPr="00AF35DE" w:rsidRDefault="00701550" w:rsidP="00701550">
      <w:pPr>
        <w:pStyle w:val="Bullet1"/>
      </w:pPr>
      <w:r w:rsidRPr="00AF35DE">
        <w:t xml:space="preserve">Top, tail and peel the carrot </w:t>
      </w:r>
    </w:p>
    <w:p w:rsidR="00CB5A5A" w:rsidRPr="00AF35DE" w:rsidRDefault="00701550" w:rsidP="00CB5A5A">
      <w:pPr>
        <w:pStyle w:val="Bullet1"/>
      </w:pPr>
      <w:r w:rsidRPr="00AF35DE">
        <w:lastRenderedPageBreak/>
        <w:t xml:space="preserve">Cut into lengths of 40mm </w:t>
      </w:r>
    </w:p>
    <w:p w:rsidR="00701550" w:rsidRPr="00AF35DE" w:rsidRDefault="00701550" w:rsidP="00701550">
      <w:pPr>
        <w:pStyle w:val="Bullet1"/>
      </w:pPr>
      <w:r w:rsidRPr="00AF35DE">
        <w:t xml:space="preserve">Square the sides </w:t>
      </w:r>
    </w:p>
    <w:p w:rsidR="00701550" w:rsidRPr="00AF35DE" w:rsidRDefault="00701550" w:rsidP="00701550">
      <w:pPr>
        <w:pStyle w:val="Bullet1"/>
      </w:pPr>
      <w:r w:rsidRPr="00AF35DE">
        <w:t>Slice into strips 3mm thick – lay strips flat and cut lengthwise to</w:t>
      </w:r>
      <w:r w:rsidR="00EE05BD" w:rsidRPr="00AF35DE">
        <w:t xml:space="preserve"> obtain matchstick-shape strips.</w:t>
      </w:r>
    </w:p>
    <w:p w:rsidR="00701550" w:rsidRPr="00AF35DE" w:rsidRDefault="00701550" w:rsidP="00D24A51">
      <w:pPr>
        <w:pStyle w:val="BodyCopy"/>
        <w:rPr>
          <w:noProof w:val="0"/>
        </w:rPr>
      </w:pPr>
      <w:r w:rsidRPr="00AF35DE">
        <w:rPr>
          <w:b/>
          <w:noProof w:val="0"/>
        </w:rPr>
        <w:t xml:space="preserve">Brunoise </w:t>
      </w:r>
      <w:r w:rsidRPr="00AF35DE">
        <w:rPr>
          <w:noProof w:val="0"/>
        </w:rPr>
        <w:t xml:space="preserve">– small cubes of 3mm x 3mm x 3mm. Method is: </w:t>
      </w:r>
    </w:p>
    <w:p w:rsidR="00701550" w:rsidRPr="00AF35DE" w:rsidRDefault="00701550" w:rsidP="00701550">
      <w:pPr>
        <w:pStyle w:val="Bullet1"/>
      </w:pPr>
      <w:r w:rsidRPr="00AF35DE">
        <w:t xml:space="preserve">Cut the vegetable into julienne </w:t>
      </w:r>
    </w:p>
    <w:p w:rsidR="00701550" w:rsidRPr="00AF35DE" w:rsidRDefault="00701550" w:rsidP="00701550">
      <w:pPr>
        <w:pStyle w:val="Bullet1"/>
      </w:pPr>
      <w:r w:rsidRPr="00AF35DE">
        <w:t>Stack julienne strips into piles a</w:t>
      </w:r>
      <w:r w:rsidR="00EE05BD" w:rsidRPr="00AF35DE">
        <w:t>nd cut through at 3mm intervals.</w:t>
      </w:r>
    </w:p>
    <w:p w:rsidR="00701550" w:rsidRPr="00AF35DE" w:rsidRDefault="00701550" w:rsidP="00D24A51">
      <w:pPr>
        <w:pStyle w:val="BodyCopy"/>
        <w:rPr>
          <w:noProof w:val="0"/>
        </w:rPr>
      </w:pPr>
      <w:r w:rsidRPr="00AF35DE">
        <w:rPr>
          <w:b/>
          <w:noProof w:val="0"/>
        </w:rPr>
        <w:t>Paysanne</w:t>
      </w:r>
      <w:r w:rsidRPr="00AF35DE">
        <w:rPr>
          <w:noProof w:val="0"/>
        </w:rPr>
        <w:t xml:space="preserve"> – thinly sliced triangular, round or square shapes. The round shapes to be 15mm in diameter, squares and triangles of 5-10mm thickness with 15mm width. </w:t>
      </w:r>
    </w:p>
    <w:p w:rsidR="00701550" w:rsidRPr="00AF35DE" w:rsidRDefault="00701550" w:rsidP="00D24A51">
      <w:pPr>
        <w:pStyle w:val="BodyCopy"/>
        <w:rPr>
          <w:noProof w:val="0"/>
        </w:rPr>
      </w:pPr>
      <w:r w:rsidRPr="00AF35DE">
        <w:rPr>
          <w:b/>
          <w:noProof w:val="0"/>
        </w:rPr>
        <w:t>Macedoine</w:t>
      </w:r>
      <w:r w:rsidRPr="00AF35DE">
        <w:rPr>
          <w:noProof w:val="0"/>
        </w:rPr>
        <w:t xml:space="preserve"> – vegetables cubes of 8mm x 8mm x 8mm. </w:t>
      </w:r>
    </w:p>
    <w:p w:rsidR="00701550" w:rsidRPr="00AF35DE" w:rsidRDefault="00701550" w:rsidP="00D24A51">
      <w:pPr>
        <w:pStyle w:val="BodyCopy"/>
        <w:rPr>
          <w:noProof w:val="0"/>
        </w:rPr>
      </w:pPr>
      <w:r w:rsidRPr="00AF35DE">
        <w:rPr>
          <w:b/>
          <w:noProof w:val="0"/>
        </w:rPr>
        <w:t>Jardiniere</w:t>
      </w:r>
      <w:r w:rsidRPr="00AF35DE">
        <w:rPr>
          <w:noProof w:val="0"/>
        </w:rPr>
        <w:t xml:space="preserve"> – small batons similar to julienne of 4mm x 4mm x 20mm. </w:t>
      </w:r>
    </w:p>
    <w:p w:rsidR="00701550" w:rsidRPr="00AF35DE" w:rsidRDefault="00701550" w:rsidP="00D24A51">
      <w:pPr>
        <w:pStyle w:val="Heading4"/>
      </w:pPr>
      <w:r w:rsidRPr="00AF35DE">
        <w:t xml:space="preserve">Potato cuts </w:t>
      </w:r>
    </w:p>
    <w:p w:rsidR="00701550" w:rsidRPr="00AF35DE" w:rsidRDefault="00701550" w:rsidP="00701550">
      <w:pPr>
        <w:pStyle w:val="BodyCopy"/>
        <w:rPr>
          <w:noProof w:val="0"/>
        </w:rPr>
      </w:pPr>
      <w:r w:rsidRPr="00AF35DE">
        <w:rPr>
          <w:noProof w:val="0"/>
        </w:rPr>
        <w:t xml:space="preserve">There are many ways to slice potatoes, especially for deep frying: </w:t>
      </w:r>
    </w:p>
    <w:p w:rsidR="00701550" w:rsidRPr="00AF35DE" w:rsidRDefault="00701550" w:rsidP="00701550">
      <w:pPr>
        <w:pStyle w:val="Bullet1"/>
      </w:pPr>
      <w:r w:rsidRPr="00AF35DE">
        <w:t xml:space="preserve">(pommes frites) – 60mm x 10mm </w:t>
      </w:r>
    </w:p>
    <w:p w:rsidR="00701550" w:rsidRPr="00AF35DE" w:rsidRDefault="00701550" w:rsidP="00701550">
      <w:pPr>
        <w:pStyle w:val="Bullet1"/>
      </w:pPr>
      <w:r w:rsidRPr="00AF35DE">
        <w:t xml:space="preserve">Chips (pommes frites) – 1mm thin, round slices </w:t>
      </w:r>
    </w:p>
    <w:p w:rsidR="00701550" w:rsidRPr="00AF35DE" w:rsidRDefault="00701550" w:rsidP="00701550">
      <w:pPr>
        <w:pStyle w:val="Bullet1"/>
      </w:pPr>
      <w:r w:rsidRPr="00AF35DE">
        <w:t xml:space="preserve">Wafer potatoes (gaufrettes) – thin slices in a trellis pattern </w:t>
      </w:r>
    </w:p>
    <w:p w:rsidR="00701550" w:rsidRPr="00AF35DE" w:rsidRDefault="00701550" w:rsidP="00701550">
      <w:pPr>
        <w:pStyle w:val="Bullet1"/>
      </w:pPr>
      <w:r w:rsidRPr="00AF35DE">
        <w:t xml:space="preserve">Matchstick potatoes (allumettes) – 50mm x 5mm </w:t>
      </w:r>
    </w:p>
    <w:p w:rsidR="00701550" w:rsidRPr="00AF35DE" w:rsidRDefault="00701550" w:rsidP="00701550">
      <w:pPr>
        <w:pStyle w:val="Bullet1"/>
      </w:pPr>
      <w:r w:rsidRPr="00AF35DE">
        <w:t>Straw potatoes (pailles) – fine strips 50mm x 1mm</w:t>
      </w:r>
      <w:r w:rsidR="00EE05BD" w:rsidRPr="00AF35DE">
        <w:t>.</w:t>
      </w:r>
    </w:p>
    <w:p w:rsidR="00701550" w:rsidRPr="00AF35DE" w:rsidRDefault="00701550" w:rsidP="00701550">
      <w:pPr>
        <w:pStyle w:val="BodyCopy"/>
        <w:rPr>
          <w:noProof w:val="0"/>
        </w:rPr>
      </w:pPr>
      <w:r w:rsidRPr="00AF35DE">
        <w:rPr>
          <w:noProof w:val="0"/>
        </w:rPr>
        <w:t>Modern preparations of these will come from the factories pre-</w:t>
      </w:r>
      <w:r w:rsidR="00003BE0" w:rsidRPr="00AF35DE">
        <w:rPr>
          <w:noProof w:val="0"/>
        </w:rPr>
        <w:t>cut, blanched</w:t>
      </w:r>
      <w:r w:rsidRPr="00AF35DE">
        <w:rPr>
          <w:noProof w:val="0"/>
        </w:rPr>
        <w:t xml:space="preserve"> and frozen</w:t>
      </w:r>
      <w:r w:rsidR="00D24A51" w:rsidRPr="00AF35DE">
        <w:rPr>
          <w:noProof w:val="0"/>
        </w:rPr>
        <w:t>.</w:t>
      </w:r>
    </w:p>
    <w:p w:rsidR="00292B74" w:rsidRPr="00AF35DE" w:rsidRDefault="00292B74" w:rsidP="00292B74">
      <w:pPr>
        <w:pStyle w:val="Heading2"/>
      </w:pPr>
      <w:r w:rsidRPr="00AF35DE">
        <w:t>1.5</w:t>
      </w:r>
      <w:r w:rsidRPr="00AF35DE">
        <w:tab/>
      </w:r>
      <w:fldSimple w:instr=" REF  Criteria15 ">
        <w:sdt>
          <w:sdtPr>
            <w:alias w:val="Criteria 1.5"/>
            <w:tag w:val="Insert Criteria 1.5"/>
            <w:id w:val="1179630"/>
            <w:lock w:val="sdtLocked"/>
            <w:placeholder>
              <w:docPart w:val="E8BCFF7453BA47D6A7C3FD42D71E03C9"/>
            </w:placeholder>
          </w:sdtPr>
          <w:sdtContent>
            <w:r w:rsidR="00AF35DE" w:rsidRPr="00AF35DE">
              <w:t>Prepare standard recipes for menu items</w:t>
            </w:r>
          </w:sdtContent>
        </w:sdt>
      </w:fldSimple>
    </w:p>
    <w:p w:rsidR="00292B74" w:rsidRPr="00AF35DE" w:rsidRDefault="00292B74" w:rsidP="00E123E2">
      <w:pPr>
        <w:pStyle w:val="Heading3"/>
      </w:pPr>
      <w:r w:rsidRPr="00AF35DE">
        <w:t>Introduction</w:t>
      </w:r>
    </w:p>
    <w:p w:rsidR="00292B74" w:rsidRPr="00AF35DE" w:rsidRDefault="00C103AD" w:rsidP="00292B74">
      <w:pPr>
        <w:pStyle w:val="BodyCopy"/>
        <w:rPr>
          <w:noProof w:val="0"/>
          <w:szCs w:val="24"/>
        </w:rPr>
      </w:pPr>
      <w:r w:rsidRPr="00AF35DE">
        <w:rPr>
          <w:noProof w:val="0"/>
          <w:szCs w:val="24"/>
        </w:rPr>
        <w:t xml:space="preserve">Standard recipes are employed to reproduce a product to </w:t>
      </w:r>
      <w:r w:rsidR="00003BE0" w:rsidRPr="00AF35DE">
        <w:rPr>
          <w:noProof w:val="0"/>
          <w:szCs w:val="24"/>
        </w:rPr>
        <w:t>consistent look and taste</w:t>
      </w:r>
      <w:r w:rsidR="00EA66F6" w:rsidRPr="00AF35DE">
        <w:rPr>
          <w:noProof w:val="0"/>
          <w:szCs w:val="24"/>
        </w:rPr>
        <w:t>.</w:t>
      </w:r>
    </w:p>
    <w:p w:rsidR="00BB3DB8" w:rsidRPr="00AF35DE" w:rsidRDefault="00BB3DB8" w:rsidP="00E123E2">
      <w:pPr>
        <w:pStyle w:val="Heading3"/>
      </w:pPr>
      <w:r w:rsidRPr="00AF35DE">
        <w:t xml:space="preserve">The standard recipe </w:t>
      </w:r>
    </w:p>
    <w:p w:rsidR="00BB3DB8" w:rsidRPr="00AF35DE" w:rsidRDefault="00BB3DB8" w:rsidP="00BB3DB8">
      <w:pPr>
        <w:pStyle w:val="BodyCopy"/>
        <w:rPr>
          <w:noProof w:val="0"/>
        </w:rPr>
      </w:pPr>
      <w:r w:rsidRPr="00AF35DE">
        <w:rPr>
          <w:noProof w:val="0"/>
        </w:rPr>
        <w:t xml:space="preserve">Standard recipes form the basis of the food control system. </w:t>
      </w:r>
    </w:p>
    <w:p w:rsidR="00BB3DB8" w:rsidRPr="00AF35DE" w:rsidRDefault="00BB3DB8" w:rsidP="00BB3DB8">
      <w:pPr>
        <w:pStyle w:val="BodyCopy"/>
        <w:rPr>
          <w:noProof w:val="0"/>
        </w:rPr>
      </w:pPr>
      <w:r w:rsidRPr="00AF35DE">
        <w:rPr>
          <w:noProof w:val="0"/>
        </w:rPr>
        <w:t xml:space="preserve">The purpose of a standard recipe is to standardise the production of each food item on a menu so food will be consistent in terms of quality, quantity and cost. </w:t>
      </w:r>
    </w:p>
    <w:p w:rsidR="00BB3DB8" w:rsidRPr="00AF35DE" w:rsidRDefault="00BB3DB8" w:rsidP="00BB3DB8">
      <w:pPr>
        <w:pStyle w:val="BodyCopy"/>
        <w:rPr>
          <w:noProof w:val="0"/>
        </w:rPr>
      </w:pPr>
      <w:r w:rsidRPr="00AF35DE">
        <w:rPr>
          <w:noProof w:val="0"/>
        </w:rPr>
        <w:t xml:space="preserve">The main reasons for using standard recipes are to: </w:t>
      </w:r>
    </w:p>
    <w:p w:rsidR="00BB3DB8" w:rsidRPr="00AF35DE" w:rsidRDefault="00BB3DB8" w:rsidP="00BB3DB8">
      <w:pPr>
        <w:pStyle w:val="Bullet1"/>
      </w:pPr>
      <w:r w:rsidRPr="00AF35DE">
        <w:t xml:space="preserve">Maintain a consistent quality </w:t>
      </w:r>
    </w:p>
    <w:p w:rsidR="00BB3DB8" w:rsidRPr="00AF35DE" w:rsidRDefault="00BB3DB8" w:rsidP="00BB3DB8">
      <w:pPr>
        <w:pStyle w:val="Bullet1"/>
      </w:pPr>
      <w:r w:rsidRPr="00AF35DE">
        <w:t xml:space="preserve">Record the food cost for each menu item </w:t>
      </w:r>
    </w:p>
    <w:p w:rsidR="00BB3DB8" w:rsidRPr="00AF35DE" w:rsidRDefault="00BB3DB8" w:rsidP="00BB3DB8">
      <w:pPr>
        <w:pStyle w:val="Bullet1"/>
      </w:pPr>
      <w:r w:rsidRPr="00AF35DE">
        <w:t xml:space="preserve">Control the portion size </w:t>
      </w:r>
    </w:p>
    <w:p w:rsidR="00BB3DB8" w:rsidRPr="00AF35DE" w:rsidRDefault="00BB3DB8" w:rsidP="00BB3DB8">
      <w:pPr>
        <w:pStyle w:val="Bullet1"/>
      </w:pPr>
      <w:r w:rsidRPr="00AF35DE">
        <w:t xml:space="preserve">Establish the food cost percentage for each menu item </w:t>
      </w:r>
    </w:p>
    <w:p w:rsidR="00BB3DB8" w:rsidRPr="00AF35DE" w:rsidRDefault="00BB3DB8" w:rsidP="00BB3DB8">
      <w:pPr>
        <w:pStyle w:val="Bullet1"/>
      </w:pPr>
      <w:r w:rsidRPr="00AF35DE">
        <w:t xml:space="preserve">Assist with producing accurate food orders </w:t>
      </w:r>
    </w:p>
    <w:p w:rsidR="00E038B2" w:rsidRPr="00AF35DE" w:rsidRDefault="00BB3DB8" w:rsidP="00E038B2">
      <w:pPr>
        <w:pStyle w:val="Bullet1"/>
        <w:rPr>
          <w:rFonts w:eastAsia="Calibri" w:cs="Calibri"/>
          <w:szCs w:val="16"/>
          <w:lang w:eastAsia="ar-SA"/>
        </w:rPr>
      </w:pPr>
      <w:r w:rsidRPr="00AF35DE">
        <w:t>Assist in the training of new staff</w:t>
      </w:r>
      <w:r w:rsidR="00EA66F6" w:rsidRPr="00AF35DE">
        <w:t>.</w:t>
      </w:r>
      <w:r w:rsidR="00E038B2" w:rsidRPr="00AF35DE">
        <w:rPr>
          <w:rFonts w:eastAsia="Calibri" w:cs="Calibri"/>
          <w:szCs w:val="16"/>
          <w:lang w:eastAsia="ar-SA"/>
        </w:rPr>
        <w:br w:type="page"/>
      </w:r>
    </w:p>
    <w:p w:rsidR="00BB3DB8" w:rsidRPr="00AF35DE" w:rsidRDefault="00BB3DB8" w:rsidP="00BB3DB8">
      <w:pPr>
        <w:pStyle w:val="BodyCopy"/>
        <w:rPr>
          <w:noProof w:val="0"/>
        </w:rPr>
      </w:pPr>
      <w:r w:rsidRPr="00AF35DE">
        <w:rPr>
          <w:noProof w:val="0"/>
        </w:rPr>
        <w:lastRenderedPageBreak/>
        <w:t>Advantages of using standard recipes include benefits to staff, customers an</w:t>
      </w:r>
      <w:r w:rsidR="00EA66F6" w:rsidRPr="00AF35DE">
        <w:rPr>
          <w:noProof w:val="0"/>
        </w:rPr>
        <w:t>d the operation, such as:</w:t>
      </w:r>
    </w:p>
    <w:p w:rsidR="00BB3DB8" w:rsidRPr="00AF35DE" w:rsidRDefault="00BB3DB8" w:rsidP="00BB3DB8">
      <w:pPr>
        <w:pStyle w:val="Bullet1"/>
      </w:pPr>
      <w:r w:rsidRPr="00AF35DE">
        <w:t>They are a form of communication from management to staff ensuring the required standard in food production is maintained r</w:t>
      </w:r>
      <w:r w:rsidR="00EA66F6" w:rsidRPr="00AF35DE">
        <w:t>egardless of who is responsible</w:t>
      </w:r>
    </w:p>
    <w:p w:rsidR="00BB3DB8" w:rsidRPr="00AF35DE" w:rsidRDefault="00BB3DB8" w:rsidP="00BB3DB8">
      <w:pPr>
        <w:pStyle w:val="Bullet1"/>
      </w:pPr>
      <w:r w:rsidRPr="00AF35DE">
        <w:t>Ensuring the food produced by anyone at anytime is consistent thereby building customer c</w:t>
      </w:r>
      <w:r w:rsidR="00EA66F6" w:rsidRPr="00AF35DE">
        <w:t>onfidence in your establishment</w:t>
      </w:r>
    </w:p>
    <w:p w:rsidR="00BB3DB8" w:rsidRPr="00AF35DE" w:rsidRDefault="00BB3DB8" w:rsidP="00BB3DB8">
      <w:pPr>
        <w:pStyle w:val="Bullet1"/>
      </w:pPr>
      <w:r w:rsidRPr="00AF35DE">
        <w:t>Avoiding unnecessary costs enabling all menu items to be produced within nominated g</w:t>
      </w:r>
      <w:r w:rsidR="00EA66F6" w:rsidRPr="00AF35DE">
        <w:t>uidelines and quality standards.</w:t>
      </w:r>
    </w:p>
    <w:p w:rsidR="00BB3DB8" w:rsidRPr="00AF35DE" w:rsidRDefault="00BB3DB8" w:rsidP="00BB3DB8">
      <w:pPr>
        <w:pStyle w:val="BodyCopy"/>
        <w:rPr>
          <w:noProof w:val="0"/>
        </w:rPr>
      </w:pPr>
      <w:r w:rsidRPr="00AF35DE">
        <w:rPr>
          <w:noProof w:val="0"/>
        </w:rPr>
        <w:t>New recipes should be tested and calculated correctly before they are recorded onto standard recipe cards since the recipe card forms the basis of the food contro</w:t>
      </w:r>
      <w:r w:rsidR="00EA66F6" w:rsidRPr="00AF35DE">
        <w:rPr>
          <w:noProof w:val="0"/>
        </w:rPr>
        <w:t>l system for the establishment.</w:t>
      </w:r>
    </w:p>
    <w:p w:rsidR="00BB3DB8" w:rsidRPr="00AF35DE" w:rsidRDefault="00BB3DB8" w:rsidP="00E123E2">
      <w:pPr>
        <w:pStyle w:val="Heading3"/>
      </w:pPr>
      <w:r w:rsidRPr="00AF35DE">
        <w:t xml:space="preserve">Standard recipe cards </w:t>
      </w:r>
    </w:p>
    <w:p w:rsidR="00BB3DB8" w:rsidRPr="00AF35DE" w:rsidRDefault="00BB3DB8" w:rsidP="00BB3DB8">
      <w:pPr>
        <w:pStyle w:val="BodyCopy"/>
        <w:rPr>
          <w:noProof w:val="0"/>
        </w:rPr>
      </w:pPr>
      <w:r w:rsidRPr="00AF35DE">
        <w:rPr>
          <w:noProof w:val="0"/>
        </w:rPr>
        <w:t xml:space="preserve">All the information needed to operate a standard recipe is recorded on a standard recipe card. </w:t>
      </w:r>
    </w:p>
    <w:p w:rsidR="00BB3DB8" w:rsidRPr="00AF35DE" w:rsidRDefault="00BB3DB8" w:rsidP="00BB3DB8">
      <w:pPr>
        <w:pStyle w:val="BodyCopy"/>
        <w:rPr>
          <w:noProof w:val="0"/>
        </w:rPr>
      </w:pPr>
      <w:r w:rsidRPr="00AF35DE">
        <w:rPr>
          <w:noProof w:val="0"/>
        </w:rPr>
        <w:t xml:space="preserve">A standard recipe card should </w:t>
      </w:r>
      <w:r w:rsidR="00EA66F6" w:rsidRPr="00AF35DE">
        <w:rPr>
          <w:noProof w:val="0"/>
        </w:rPr>
        <w:t>contain the following details:</w:t>
      </w:r>
    </w:p>
    <w:p w:rsidR="00BB3DB8" w:rsidRPr="00AF35DE" w:rsidRDefault="00BB3DB8" w:rsidP="00BB3DB8">
      <w:pPr>
        <w:pStyle w:val="Bullet1"/>
      </w:pPr>
      <w:r w:rsidRPr="00AF35DE">
        <w:t xml:space="preserve">Name of the menu item </w:t>
      </w:r>
    </w:p>
    <w:p w:rsidR="00BB3DB8" w:rsidRPr="00AF35DE" w:rsidRDefault="00425659" w:rsidP="00BB3DB8">
      <w:pPr>
        <w:pStyle w:val="Bullet1"/>
      </w:pPr>
      <w:r w:rsidRPr="00AF35DE">
        <w:rPr>
          <w:noProof/>
          <w:lang w:eastAsia="en-AU"/>
        </w:rPr>
        <w:drawing>
          <wp:anchor distT="0" distB="0" distL="114300" distR="114300" simplePos="0" relativeHeight="251747328" behindDoc="0" locked="0" layoutInCell="1" allowOverlap="1">
            <wp:simplePos x="0" y="0"/>
            <wp:positionH relativeFrom="column">
              <wp:posOffset>3362325</wp:posOffset>
            </wp:positionH>
            <wp:positionV relativeFrom="paragraph">
              <wp:posOffset>232410</wp:posOffset>
            </wp:positionV>
            <wp:extent cx="2276475" cy="1619250"/>
            <wp:effectExtent l="19050" t="0" r="9525" b="0"/>
            <wp:wrapSquare wrapText="bothSides"/>
            <wp:docPr id="39" name="Picture 38" descr="MP900314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22.JPG"/>
                    <pic:cNvPicPr/>
                  </pic:nvPicPr>
                  <pic:blipFill>
                    <a:blip r:embed="rId52" cstate="print"/>
                    <a:stretch>
                      <a:fillRect/>
                    </a:stretch>
                  </pic:blipFill>
                  <pic:spPr>
                    <a:xfrm>
                      <a:off x="0" y="0"/>
                      <a:ext cx="2276475" cy="1619250"/>
                    </a:xfrm>
                    <a:prstGeom prst="rect">
                      <a:avLst/>
                    </a:prstGeom>
                  </pic:spPr>
                </pic:pic>
              </a:graphicData>
            </a:graphic>
          </wp:anchor>
        </w:drawing>
      </w:r>
      <w:r w:rsidR="00BB3DB8" w:rsidRPr="00AF35DE">
        <w:t xml:space="preserve">Section on the menu – where applicable </w:t>
      </w:r>
    </w:p>
    <w:p w:rsidR="00BB3DB8" w:rsidRPr="00AF35DE" w:rsidRDefault="00BB3DB8" w:rsidP="00BB3DB8">
      <w:pPr>
        <w:pStyle w:val="Bullet1"/>
      </w:pPr>
      <w:r w:rsidRPr="00AF35DE">
        <w:t xml:space="preserve">Recipe number </w:t>
      </w:r>
    </w:p>
    <w:p w:rsidR="00BB3DB8" w:rsidRPr="00AF35DE" w:rsidRDefault="00BB3DB8" w:rsidP="00BB3DB8">
      <w:pPr>
        <w:pStyle w:val="Bullet1"/>
      </w:pPr>
      <w:r w:rsidRPr="00AF35DE">
        <w:t xml:space="preserve">Date costed </w:t>
      </w:r>
    </w:p>
    <w:p w:rsidR="00BB3DB8" w:rsidRPr="00AF35DE" w:rsidRDefault="00BB3DB8" w:rsidP="00BB3DB8">
      <w:pPr>
        <w:pStyle w:val="Bullet1"/>
      </w:pPr>
      <w:r w:rsidRPr="00AF35DE">
        <w:t xml:space="preserve">Portion size </w:t>
      </w:r>
    </w:p>
    <w:p w:rsidR="00BB3DB8" w:rsidRPr="00AF35DE" w:rsidRDefault="00BB3DB8" w:rsidP="00BB3DB8">
      <w:pPr>
        <w:pStyle w:val="Bullet1"/>
      </w:pPr>
      <w:r w:rsidRPr="00AF35DE">
        <w:t xml:space="preserve">Portion yield </w:t>
      </w:r>
    </w:p>
    <w:p w:rsidR="00BB3DB8" w:rsidRPr="00AF35DE" w:rsidRDefault="00BB3DB8" w:rsidP="00BB3DB8">
      <w:pPr>
        <w:pStyle w:val="Bullet1"/>
      </w:pPr>
      <w:r w:rsidRPr="00AF35DE">
        <w:t xml:space="preserve">Portion cost </w:t>
      </w:r>
    </w:p>
    <w:p w:rsidR="00BB3DB8" w:rsidRPr="00AF35DE" w:rsidRDefault="00BB3DB8" w:rsidP="00BB3DB8">
      <w:pPr>
        <w:pStyle w:val="Bullet1"/>
      </w:pPr>
      <w:r w:rsidRPr="00AF35DE">
        <w:t xml:space="preserve">Food cost percentage </w:t>
      </w:r>
    </w:p>
    <w:p w:rsidR="00BB3DB8" w:rsidRPr="00AF35DE" w:rsidRDefault="00BB3DB8" w:rsidP="00BB3DB8">
      <w:pPr>
        <w:pStyle w:val="Bullet1"/>
      </w:pPr>
      <w:r w:rsidRPr="00AF35DE">
        <w:t xml:space="preserve">Selling price </w:t>
      </w:r>
    </w:p>
    <w:p w:rsidR="00BB3DB8" w:rsidRPr="00AF35DE" w:rsidRDefault="00BB3DB8" w:rsidP="00BB3DB8">
      <w:pPr>
        <w:pStyle w:val="Bullet1"/>
      </w:pPr>
      <w:r w:rsidRPr="00AF35DE">
        <w:t xml:space="preserve">Ingredients – listed in order of usage </w:t>
      </w:r>
    </w:p>
    <w:p w:rsidR="00BB3DB8" w:rsidRPr="00AF35DE" w:rsidRDefault="00BB3DB8" w:rsidP="00BB3DB8">
      <w:pPr>
        <w:pStyle w:val="Bullet1"/>
      </w:pPr>
      <w:r w:rsidRPr="00AF35DE">
        <w:t xml:space="preserve">Quantity of ingredients </w:t>
      </w:r>
    </w:p>
    <w:p w:rsidR="00BB3DB8" w:rsidRPr="00AF35DE" w:rsidRDefault="00BB3DB8" w:rsidP="00BB3DB8">
      <w:pPr>
        <w:pStyle w:val="Bullet1"/>
      </w:pPr>
      <w:r w:rsidRPr="00AF35DE">
        <w:t xml:space="preserve">Unit of ingredients – units of measurement for ingredients </w:t>
      </w:r>
    </w:p>
    <w:p w:rsidR="00BB3DB8" w:rsidRPr="00AF35DE" w:rsidRDefault="00BB3DB8" w:rsidP="00BB3DB8">
      <w:pPr>
        <w:pStyle w:val="Bullet1"/>
      </w:pPr>
      <w:r w:rsidRPr="00AF35DE">
        <w:t xml:space="preserve">Unit cost – using invoices as source documents for this </w:t>
      </w:r>
    </w:p>
    <w:p w:rsidR="00BB3DB8" w:rsidRPr="00AF35DE" w:rsidRDefault="00BB3DB8" w:rsidP="00BB3DB8">
      <w:pPr>
        <w:pStyle w:val="Bullet1"/>
      </w:pPr>
      <w:r w:rsidRPr="00AF35DE">
        <w:t xml:space="preserve">Total ingredient cost </w:t>
      </w:r>
    </w:p>
    <w:p w:rsidR="00BB3DB8" w:rsidRPr="00AF35DE" w:rsidRDefault="00BB3DB8" w:rsidP="00BB3DB8">
      <w:pPr>
        <w:pStyle w:val="Bullet1"/>
      </w:pPr>
      <w:r w:rsidRPr="00AF35DE">
        <w:t xml:space="preserve">Total cost of item </w:t>
      </w:r>
    </w:p>
    <w:p w:rsidR="00BB3DB8" w:rsidRPr="00AF35DE" w:rsidRDefault="00BB3DB8" w:rsidP="00BB3DB8">
      <w:pPr>
        <w:pStyle w:val="Bullet1"/>
      </w:pPr>
      <w:r w:rsidRPr="00AF35DE">
        <w:t xml:space="preserve">Production method in the correct sequence </w:t>
      </w:r>
    </w:p>
    <w:p w:rsidR="00BB3DB8" w:rsidRPr="00AF35DE" w:rsidRDefault="00EA66F6" w:rsidP="00BB3DB8">
      <w:pPr>
        <w:pStyle w:val="Bullet1"/>
      </w:pPr>
      <w:r w:rsidRPr="00AF35DE">
        <w:t>Photograph of finished product.</w:t>
      </w:r>
    </w:p>
    <w:p w:rsidR="00003BE0" w:rsidRPr="00AF35DE" w:rsidRDefault="00BB3DB8" w:rsidP="00003BE0">
      <w:pPr>
        <w:pStyle w:val="BodyCopy"/>
        <w:rPr>
          <w:noProof w:val="0"/>
        </w:rPr>
      </w:pPr>
      <w:r w:rsidRPr="00AF35DE">
        <w:rPr>
          <w:b/>
          <w:noProof w:val="0"/>
        </w:rPr>
        <w:t>Note</w:t>
      </w:r>
      <w:r w:rsidRPr="00AF35DE">
        <w:rPr>
          <w:noProof w:val="0"/>
        </w:rPr>
        <w:t xml:space="preserve">: The use of standard recipe cards </w:t>
      </w:r>
      <w:r w:rsidR="00003BE0" w:rsidRPr="00AF35DE">
        <w:rPr>
          <w:noProof w:val="0"/>
        </w:rPr>
        <w:t>may not be</w:t>
      </w:r>
      <w:r w:rsidRPr="00AF35DE">
        <w:rPr>
          <w:noProof w:val="0"/>
        </w:rPr>
        <w:t xml:space="preserve"> wide-spread in </w:t>
      </w:r>
      <w:r w:rsidR="00003BE0" w:rsidRPr="00AF35DE">
        <w:rPr>
          <w:noProof w:val="0"/>
        </w:rPr>
        <w:t xml:space="preserve">all </w:t>
      </w:r>
      <w:r w:rsidRPr="00AF35DE">
        <w:rPr>
          <w:noProof w:val="0"/>
        </w:rPr>
        <w:t xml:space="preserve">fast food outlets (especially smaller owner-operated businesses) but their use has a lot to </w:t>
      </w:r>
      <w:r w:rsidR="00003BE0" w:rsidRPr="00AF35DE">
        <w:rPr>
          <w:noProof w:val="0"/>
        </w:rPr>
        <w:t>offer.</w:t>
      </w:r>
    </w:p>
    <w:p w:rsidR="00EE05BD" w:rsidRPr="00AF35DE" w:rsidRDefault="00EE05BD" w:rsidP="00003BE0">
      <w:pPr>
        <w:pStyle w:val="BodyCopy"/>
        <w:rPr>
          <w:noProof w:val="0"/>
        </w:rPr>
      </w:pPr>
      <w:r w:rsidRPr="00AF35DE">
        <w:rPr>
          <w:b/>
          <w:noProof w:val="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64"/>
        <w:gridCol w:w="732"/>
        <w:gridCol w:w="39"/>
        <w:gridCol w:w="992"/>
        <w:gridCol w:w="1134"/>
        <w:gridCol w:w="32"/>
        <w:gridCol w:w="1527"/>
        <w:gridCol w:w="670"/>
        <w:gridCol w:w="2198"/>
      </w:tblGrid>
      <w:tr w:rsidR="00BB3DB8" w:rsidRPr="00AF35DE" w:rsidTr="00EA66F6">
        <w:trPr>
          <w:trHeight w:val="130"/>
        </w:trPr>
        <w:tc>
          <w:tcPr>
            <w:tcW w:w="8788" w:type="dxa"/>
            <w:gridSpan w:val="9"/>
            <w:shd w:val="clear" w:color="auto" w:fill="595959" w:themeFill="text1" w:themeFillTint="A6"/>
          </w:tcPr>
          <w:p w:rsidR="00BB3DB8" w:rsidRPr="00AF35DE" w:rsidRDefault="00BB3DB8" w:rsidP="00044293">
            <w:pPr>
              <w:pStyle w:val="TableHeading"/>
              <w:rPr>
                <w:noProof w:val="0"/>
              </w:rPr>
            </w:pPr>
            <w:r w:rsidRPr="00AF35DE">
              <w:rPr>
                <w:noProof w:val="0"/>
              </w:rPr>
              <w:lastRenderedPageBreak/>
              <w:t xml:space="preserve">Example of a standard recipe card </w:t>
            </w:r>
          </w:p>
        </w:tc>
      </w:tr>
      <w:tr w:rsidR="00BB3DB8" w:rsidRPr="00AF35DE" w:rsidTr="00BB3DB8">
        <w:trPr>
          <w:trHeight w:val="124"/>
        </w:trPr>
        <w:tc>
          <w:tcPr>
            <w:tcW w:w="2196" w:type="dxa"/>
            <w:gridSpan w:val="2"/>
          </w:tcPr>
          <w:p w:rsidR="00BB3DB8" w:rsidRPr="00AF35DE" w:rsidRDefault="00BB3DB8" w:rsidP="00044293">
            <w:pPr>
              <w:pStyle w:val="TableText"/>
              <w:rPr>
                <w:noProof w:val="0"/>
              </w:rPr>
            </w:pPr>
            <w:r w:rsidRPr="00AF35DE">
              <w:rPr>
                <w:noProof w:val="0"/>
              </w:rPr>
              <w:t xml:space="preserve">Item </w:t>
            </w:r>
          </w:p>
        </w:tc>
        <w:tc>
          <w:tcPr>
            <w:tcW w:w="2197" w:type="dxa"/>
            <w:gridSpan w:val="4"/>
          </w:tcPr>
          <w:p w:rsidR="00BB3DB8" w:rsidRPr="00AF35DE" w:rsidRDefault="00BB3DB8" w:rsidP="00044293">
            <w:pPr>
              <w:pStyle w:val="TableText"/>
              <w:rPr>
                <w:noProof w:val="0"/>
              </w:rPr>
            </w:pPr>
            <w:r w:rsidRPr="00AF35DE">
              <w:rPr>
                <w:noProof w:val="0"/>
              </w:rPr>
              <w:t xml:space="preserve">Oyster Mornay </w:t>
            </w:r>
          </w:p>
        </w:tc>
        <w:tc>
          <w:tcPr>
            <w:tcW w:w="2197" w:type="dxa"/>
            <w:gridSpan w:val="2"/>
          </w:tcPr>
          <w:p w:rsidR="00BB3DB8" w:rsidRPr="00AF35DE" w:rsidRDefault="00BB3DB8" w:rsidP="00044293">
            <w:pPr>
              <w:pStyle w:val="TableText"/>
              <w:rPr>
                <w:noProof w:val="0"/>
              </w:rPr>
            </w:pPr>
            <w:r w:rsidRPr="00AF35DE">
              <w:rPr>
                <w:noProof w:val="0"/>
              </w:rPr>
              <w:t xml:space="preserve">Portion Size </w:t>
            </w:r>
          </w:p>
        </w:tc>
        <w:tc>
          <w:tcPr>
            <w:tcW w:w="2198" w:type="dxa"/>
          </w:tcPr>
          <w:p w:rsidR="00BB3DB8" w:rsidRPr="00AF35DE" w:rsidRDefault="00BB3DB8" w:rsidP="00044293">
            <w:pPr>
              <w:pStyle w:val="TableText"/>
              <w:rPr>
                <w:noProof w:val="0"/>
              </w:rPr>
            </w:pPr>
            <w:r w:rsidRPr="00AF35DE">
              <w:rPr>
                <w:noProof w:val="0"/>
              </w:rPr>
              <w:t xml:space="preserve">1 doz </w:t>
            </w:r>
          </w:p>
        </w:tc>
      </w:tr>
      <w:tr w:rsidR="00BB3DB8" w:rsidRPr="00AF35DE" w:rsidTr="00BB3DB8">
        <w:trPr>
          <w:trHeight w:val="124"/>
        </w:trPr>
        <w:tc>
          <w:tcPr>
            <w:tcW w:w="2196" w:type="dxa"/>
            <w:gridSpan w:val="2"/>
          </w:tcPr>
          <w:p w:rsidR="00BB3DB8" w:rsidRPr="00AF35DE" w:rsidRDefault="00BB3DB8" w:rsidP="00044293">
            <w:pPr>
              <w:pStyle w:val="TableText"/>
              <w:rPr>
                <w:noProof w:val="0"/>
              </w:rPr>
            </w:pPr>
            <w:r w:rsidRPr="00AF35DE">
              <w:rPr>
                <w:noProof w:val="0"/>
              </w:rPr>
              <w:t xml:space="preserve">Section </w:t>
            </w:r>
          </w:p>
        </w:tc>
        <w:tc>
          <w:tcPr>
            <w:tcW w:w="2197" w:type="dxa"/>
            <w:gridSpan w:val="4"/>
          </w:tcPr>
          <w:p w:rsidR="00BB3DB8" w:rsidRPr="00AF35DE" w:rsidRDefault="00BB3DB8" w:rsidP="00044293">
            <w:pPr>
              <w:pStyle w:val="TableText"/>
              <w:rPr>
                <w:noProof w:val="0"/>
              </w:rPr>
            </w:pPr>
            <w:r w:rsidRPr="00AF35DE">
              <w:rPr>
                <w:noProof w:val="0"/>
              </w:rPr>
              <w:t xml:space="preserve">Entrée </w:t>
            </w:r>
          </w:p>
        </w:tc>
        <w:tc>
          <w:tcPr>
            <w:tcW w:w="2197" w:type="dxa"/>
            <w:gridSpan w:val="2"/>
          </w:tcPr>
          <w:p w:rsidR="00BB3DB8" w:rsidRPr="00AF35DE" w:rsidRDefault="00BB3DB8" w:rsidP="00044293">
            <w:pPr>
              <w:pStyle w:val="TableText"/>
              <w:rPr>
                <w:noProof w:val="0"/>
              </w:rPr>
            </w:pPr>
            <w:r w:rsidRPr="00AF35DE">
              <w:rPr>
                <w:noProof w:val="0"/>
              </w:rPr>
              <w:t xml:space="preserve">Portion Yield </w:t>
            </w:r>
          </w:p>
        </w:tc>
        <w:tc>
          <w:tcPr>
            <w:tcW w:w="2198" w:type="dxa"/>
          </w:tcPr>
          <w:p w:rsidR="00BB3DB8" w:rsidRPr="00AF35DE" w:rsidRDefault="00BB3DB8" w:rsidP="00044293">
            <w:pPr>
              <w:pStyle w:val="TableText"/>
              <w:rPr>
                <w:noProof w:val="0"/>
              </w:rPr>
            </w:pPr>
            <w:r w:rsidRPr="00AF35DE">
              <w:rPr>
                <w:noProof w:val="0"/>
              </w:rPr>
              <w:t xml:space="preserve">1 </w:t>
            </w:r>
          </w:p>
        </w:tc>
      </w:tr>
      <w:tr w:rsidR="00BB3DB8" w:rsidRPr="00AF35DE" w:rsidTr="00BB3DB8">
        <w:trPr>
          <w:trHeight w:val="124"/>
        </w:trPr>
        <w:tc>
          <w:tcPr>
            <w:tcW w:w="2196" w:type="dxa"/>
            <w:gridSpan w:val="2"/>
          </w:tcPr>
          <w:p w:rsidR="00BB3DB8" w:rsidRPr="00AF35DE" w:rsidRDefault="00BB3DB8" w:rsidP="00044293">
            <w:pPr>
              <w:pStyle w:val="TableText"/>
              <w:rPr>
                <w:noProof w:val="0"/>
              </w:rPr>
            </w:pPr>
            <w:r w:rsidRPr="00AF35DE">
              <w:rPr>
                <w:noProof w:val="0"/>
              </w:rPr>
              <w:t xml:space="preserve">Recipe No. </w:t>
            </w:r>
          </w:p>
        </w:tc>
        <w:tc>
          <w:tcPr>
            <w:tcW w:w="2197" w:type="dxa"/>
            <w:gridSpan w:val="4"/>
          </w:tcPr>
          <w:p w:rsidR="00BB3DB8" w:rsidRPr="00AF35DE" w:rsidRDefault="00BB3DB8" w:rsidP="00044293">
            <w:pPr>
              <w:pStyle w:val="TableText"/>
              <w:rPr>
                <w:noProof w:val="0"/>
              </w:rPr>
            </w:pPr>
            <w:r w:rsidRPr="00AF35DE">
              <w:rPr>
                <w:noProof w:val="0"/>
              </w:rPr>
              <w:t xml:space="preserve">12 </w:t>
            </w:r>
          </w:p>
        </w:tc>
        <w:tc>
          <w:tcPr>
            <w:tcW w:w="2197" w:type="dxa"/>
            <w:gridSpan w:val="2"/>
          </w:tcPr>
          <w:p w:rsidR="00BB3DB8" w:rsidRPr="00AF35DE" w:rsidRDefault="00BB3DB8" w:rsidP="00044293">
            <w:pPr>
              <w:pStyle w:val="TableText"/>
              <w:rPr>
                <w:noProof w:val="0"/>
              </w:rPr>
            </w:pPr>
            <w:r w:rsidRPr="00AF35DE">
              <w:rPr>
                <w:noProof w:val="0"/>
              </w:rPr>
              <w:t xml:space="preserve">Portion Cost </w:t>
            </w:r>
          </w:p>
        </w:tc>
        <w:tc>
          <w:tcPr>
            <w:tcW w:w="2198" w:type="dxa"/>
          </w:tcPr>
          <w:p w:rsidR="00BB3DB8" w:rsidRPr="00AF35DE" w:rsidRDefault="00BB3DB8" w:rsidP="00044293">
            <w:pPr>
              <w:pStyle w:val="TableText"/>
              <w:rPr>
                <w:noProof w:val="0"/>
              </w:rPr>
            </w:pPr>
            <w:r w:rsidRPr="00AF35DE">
              <w:rPr>
                <w:noProof w:val="0"/>
              </w:rPr>
              <w:t xml:space="preserve">$6.51 </w:t>
            </w:r>
          </w:p>
        </w:tc>
      </w:tr>
      <w:tr w:rsidR="00BB3DB8" w:rsidRPr="00AF35DE" w:rsidTr="00BB3DB8">
        <w:trPr>
          <w:trHeight w:val="124"/>
        </w:trPr>
        <w:tc>
          <w:tcPr>
            <w:tcW w:w="2196" w:type="dxa"/>
            <w:gridSpan w:val="2"/>
          </w:tcPr>
          <w:p w:rsidR="00BB3DB8" w:rsidRPr="00AF35DE" w:rsidRDefault="00BB3DB8" w:rsidP="00044293">
            <w:pPr>
              <w:pStyle w:val="TableText"/>
              <w:rPr>
                <w:noProof w:val="0"/>
              </w:rPr>
            </w:pPr>
            <w:r w:rsidRPr="00AF35DE">
              <w:rPr>
                <w:noProof w:val="0"/>
              </w:rPr>
              <w:t xml:space="preserve">Date Costed </w:t>
            </w:r>
          </w:p>
        </w:tc>
        <w:tc>
          <w:tcPr>
            <w:tcW w:w="2197" w:type="dxa"/>
            <w:gridSpan w:val="4"/>
          </w:tcPr>
          <w:p w:rsidR="00BB3DB8" w:rsidRPr="00AF35DE" w:rsidRDefault="00BB3DB8" w:rsidP="00044293">
            <w:pPr>
              <w:pStyle w:val="TableText"/>
              <w:rPr>
                <w:noProof w:val="0"/>
              </w:rPr>
            </w:pPr>
            <w:r w:rsidRPr="00AF35DE">
              <w:rPr>
                <w:noProof w:val="0"/>
              </w:rPr>
              <w:t xml:space="preserve">09/06/2010 </w:t>
            </w:r>
          </w:p>
        </w:tc>
        <w:tc>
          <w:tcPr>
            <w:tcW w:w="2197" w:type="dxa"/>
            <w:gridSpan w:val="2"/>
          </w:tcPr>
          <w:p w:rsidR="00BB3DB8" w:rsidRPr="00AF35DE" w:rsidRDefault="00BB3DB8" w:rsidP="00044293">
            <w:pPr>
              <w:pStyle w:val="TableText"/>
              <w:rPr>
                <w:noProof w:val="0"/>
              </w:rPr>
            </w:pPr>
            <w:r w:rsidRPr="00AF35DE">
              <w:rPr>
                <w:noProof w:val="0"/>
              </w:rPr>
              <w:t xml:space="preserve">Food Cost </w:t>
            </w:r>
          </w:p>
        </w:tc>
        <w:tc>
          <w:tcPr>
            <w:tcW w:w="2198" w:type="dxa"/>
          </w:tcPr>
          <w:p w:rsidR="00BB3DB8" w:rsidRPr="00AF35DE" w:rsidRDefault="00BB3DB8" w:rsidP="00044293">
            <w:pPr>
              <w:pStyle w:val="TableText"/>
              <w:rPr>
                <w:noProof w:val="0"/>
              </w:rPr>
            </w:pPr>
            <w:r w:rsidRPr="00AF35DE">
              <w:rPr>
                <w:noProof w:val="0"/>
              </w:rPr>
              <w:t xml:space="preserve">32.2% </w:t>
            </w:r>
          </w:p>
        </w:tc>
      </w:tr>
      <w:tr w:rsidR="00BB3DB8" w:rsidRPr="00AF35DE" w:rsidTr="00BB3DB8">
        <w:trPr>
          <w:trHeight w:val="124"/>
        </w:trPr>
        <w:tc>
          <w:tcPr>
            <w:tcW w:w="4393" w:type="dxa"/>
            <w:gridSpan w:val="6"/>
          </w:tcPr>
          <w:p w:rsidR="00BB3DB8" w:rsidRPr="00AF35DE" w:rsidRDefault="00BB3DB8" w:rsidP="00044293">
            <w:pPr>
              <w:pStyle w:val="TableText"/>
              <w:rPr>
                <w:noProof w:val="0"/>
              </w:rPr>
            </w:pPr>
            <w:r w:rsidRPr="00AF35DE">
              <w:rPr>
                <w:noProof w:val="0"/>
              </w:rPr>
              <w:t xml:space="preserve">Selling Price </w:t>
            </w:r>
          </w:p>
        </w:tc>
        <w:tc>
          <w:tcPr>
            <w:tcW w:w="4395" w:type="dxa"/>
            <w:gridSpan w:val="3"/>
          </w:tcPr>
          <w:p w:rsidR="00BB3DB8" w:rsidRPr="00AF35DE" w:rsidRDefault="00BB3DB8" w:rsidP="00044293">
            <w:pPr>
              <w:pStyle w:val="TableText"/>
              <w:rPr>
                <w:noProof w:val="0"/>
              </w:rPr>
            </w:pPr>
            <w:r w:rsidRPr="00AF35DE">
              <w:rPr>
                <w:noProof w:val="0"/>
              </w:rPr>
              <w:t>$20.20</w:t>
            </w:r>
          </w:p>
        </w:tc>
      </w:tr>
      <w:tr w:rsidR="00BB3DB8" w:rsidRPr="00AF35DE" w:rsidTr="00EA66F6">
        <w:trPr>
          <w:trHeight w:val="130"/>
        </w:trPr>
        <w:tc>
          <w:tcPr>
            <w:tcW w:w="1464" w:type="dxa"/>
            <w:shd w:val="clear" w:color="auto" w:fill="595959" w:themeFill="text1" w:themeFillTint="A6"/>
          </w:tcPr>
          <w:p w:rsidR="00BB3DB8" w:rsidRPr="00AF35DE" w:rsidRDefault="00BB3DB8" w:rsidP="00044293">
            <w:pPr>
              <w:pStyle w:val="TableHeading"/>
              <w:rPr>
                <w:noProof w:val="0"/>
              </w:rPr>
            </w:pPr>
            <w:r w:rsidRPr="00AF35DE">
              <w:rPr>
                <w:noProof w:val="0"/>
              </w:rPr>
              <w:t xml:space="preserve">Ingredient </w:t>
            </w:r>
          </w:p>
        </w:tc>
        <w:tc>
          <w:tcPr>
            <w:tcW w:w="771" w:type="dxa"/>
            <w:gridSpan w:val="2"/>
            <w:shd w:val="clear" w:color="auto" w:fill="595959" w:themeFill="text1" w:themeFillTint="A6"/>
          </w:tcPr>
          <w:p w:rsidR="00BB3DB8" w:rsidRPr="00AF35DE" w:rsidRDefault="00BB3DB8" w:rsidP="00044293">
            <w:pPr>
              <w:pStyle w:val="TableHeading"/>
              <w:rPr>
                <w:noProof w:val="0"/>
              </w:rPr>
            </w:pPr>
            <w:r w:rsidRPr="00AF35DE">
              <w:rPr>
                <w:noProof w:val="0"/>
              </w:rPr>
              <w:t xml:space="preserve">Qty </w:t>
            </w:r>
          </w:p>
        </w:tc>
        <w:tc>
          <w:tcPr>
            <w:tcW w:w="992" w:type="dxa"/>
            <w:shd w:val="clear" w:color="auto" w:fill="595959" w:themeFill="text1" w:themeFillTint="A6"/>
          </w:tcPr>
          <w:p w:rsidR="00BB3DB8" w:rsidRPr="00AF35DE" w:rsidRDefault="00BB3DB8" w:rsidP="00044293">
            <w:pPr>
              <w:pStyle w:val="TableHeading"/>
              <w:rPr>
                <w:noProof w:val="0"/>
              </w:rPr>
            </w:pPr>
            <w:r w:rsidRPr="00AF35DE">
              <w:rPr>
                <w:noProof w:val="0"/>
              </w:rPr>
              <w:t xml:space="preserve">Unit </w:t>
            </w:r>
          </w:p>
        </w:tc>
        <w:tc>
          <w:tcPr>
            <w:tcW w:w="1134" w:type="dxa"/>
            <w:shd w:val="clear" w:color="auto" w:fill="595959" w:themeFill="text1" w:themeFillTint="A6"/>
          </w:tcPr>
          <w:p w:rsidR="00BB3DB8" w:rsidRPr="00AF35DE" w:rsidRDefault="00BB3DB8" w:rsidP="00044293">
            <w:pPr>
              <w:pStyle w:val="TableHeading"/>
              <w:rPr>
                <w:noProof w:val="0"/>
              </w:rPr>
            </w:pPr>
            <w:r w:rsidRPr="00AF35DE">
              <w:rPr>
                <w:noProof w:val="0"/>
              </w:rPr>
              <w:t>Cost unit</w:t>
            </w:r>
          </w:p>
        </w:tc>
        <w:tc>
          <w:tcPr>
            <w:tcW w:w="1559" w:type="dxa"/>
            <w:gridSpan w:val="2"/>
            <w:shd w:val="clear" w:color="auto" w:fill="595959" w:themeFill="text1" w:themeFillTint="A6"/>
          </w:tcPr>
          <w:p w:rsidR="00BB3DB8" w:rsidRPr="00AF35DE" w:rsidRDefault="00BB3DB8" w:rsidP="00044293">
            <w:pPr>
              <w:pStyle w:val="TableHeading"/>
              <w:rPr>
                <w:noProof w:val="0"/>
              </w:rPr>
            </w:pPr>
            <w:r w:rsidRPr="00AF35DE">
              <w:rPr>
                <w:noProof w:val="0"/>
              </w:rPr>
              <w:t>Cost total</w:t>
            </w:r>
          </w:p>
        </w:tc>
        <w:tc>
          <w:tcPr>
            <w:tcW w:w="2868" w:type="dxa"/>
            <w:gridSpan w:val="2"/>
            <w:shd w:val="clear" w:color="auto" w:fill="595959" w:themeFill="text1" w:themeFillTint="A6"/>
          </w:tcPr>
          <w:p w:rsidR="00BB3DB8" w:rsidRPr="00AF35DE" w:rsidRDefault="00BB3DB8" w:rsidP="00044293">
            <w:pPr>
              <w:pStyle w:val="TableHeading"/>
              <w:rPr>
                <w:noProof w:val="0"/>
              </w:rPr>
            </w:pPr>
            <w:r w:rsidRPr="00AF35DE">
              <w:rPr>
                <w:noProof w:val="0"/>
              </w:rPr>
              <w:t xml:space="preserve">Method </w:t>
            </w:r>
          </w:p>
        </w:tc>
      </w:tr>
      <w:tr w:rsidR="00BB3DB8" w:rsidRPr="00AF35DE" w:rsidTr="00BB3DB8">
        <w:trPr>
          <w:trHeight w:val="254"/>
        </w:trPr>
        <w:tc>
          <w:tcPr>
            <w:tcW w:w="1464" w:type="dxa"/>
          </w:tcPr>
          <w:p w:rsidR="00BB3DB8" w:rsidRPr="00AF35DE" w:rsidRDefault="00BB3DB8" w:rsidP="00044293">
            <w:pPr>
              <w:pStyle w:val="TableText"/>
              <w:rPr>
                <w:noProof w:val="0"/>
              </w:rPr>
            </w:pPr>
            <w:r w:rsidRPr="00AF35DE">
              <w:rPr>
                <w:noProof w:val="0"/>
              </w:rPr>
              <w:t xml:space="preserve">Oysters </w:t>
            </w:r>
          </w:p>
        </w:tc>
        <w:tc>
          <w:tcPr>
            <w:tcW w:w="771" w:type="dxa"/>
            <w:gridSpan w:val="2"/>
          </w:tcPr>
          <w:p w:rsidR="00BB3DB8" w:rsidRPr="00AF35DE" w:rsidRDefault="00BB3DB8" w:rsidP="00044293">
            <w:pPr>
              <w:pStyle w:val="TableText"/>
              <w:rPr>
                <w:noProof w:val="0"/>
              </w:rPr>
            </w:pPr>
            <w:r w:rsidRPr="00AF35DE">
              <w:rPr>
                <w:noProof w:val="0"/>
              </w:rPr>
              <w:t>1</w:t>
            </w:r>
          </w:p>
        </w:tc>
        <w:tc>
          <w:tcPr>
            <w:tcW w:w="992" w:type="dxa"/>
          </w:tcPr>
          <w:p w:rsidR="00BB3DB8" w:rsidRPr="00AF35DE" w:rsidRDefault="00BB3DB8" w:rsidP="00044293">
            <w:pPr>
              <w:pStyle w:val="TableText"/>
              <w:rPr>
                <w:noProof w:val="0"/>
              </w:rPr>
            </w:pPr>
            <w:r w:rsidRPr="00AF35DE">
              <w:rPr>
                <w:noProof w:val="0"/>
              </w:rPr>
              <w:t xml:space="preserve">doz </w:t>
            </w:r>
          </w:p>
        </w:tc>
        <w:tc>
          <w:tcPr>
            <w:tcW w:w="1134" w:type="dxa"/>
          </w:tcPr>
          <w:p w:rsidR="00BB3DB8" w:rsidRPr="00AF35DE" w:rsidRDefault="00003BE0" w:rsidP="00044293">
            <w:pPr>
              <w:pStyle w:val="TableText"/>
              <w:rPr>
                <w:noProof w:val="0"/>
              </w:rPr>
            </w:pPr>
            <w:r w:rsidRPr="00AF35DE">
              <w:rPr>
                <w:noProof w:val="0"/>
              </w:rPr>
              <w:t>6</w:t>
            </w:r>
            <w:r w:rsidR="00BB3DB8" w:rsidRPr="00AF35DE">
              <w:rPr>
                <w:noProof w:val="0"/>
              </w:rPr>
              <w:t>.20</w:t>
            </w:r>
          </w:p>
        </w:tc>
        <w:tc>
          <w:tcPr>
            <w:tcW w:w="1559" w:type="dxa"/>
            <w:gridSpan w:val="2"/>
          </w:tcPr>
          <w:p w:rsidR="00BB3DB8" w:rsidRPr="00AF35DE" w:rsidRDefault="00BB3DB8" w:rsidP="00044293">
            <w:pPr>
              <w:pStyle w:val="TableText"/>
              <w:rPr>
                <w:noProof w:val="0"/>
              </w:rPr>
            </w:pPr>
            <w:r w:rsidRPr="00AF35DE">
              <w:rPr>
                <w:noProof w:val="0"/>
              </w:rPr>
              <w:t>6.20</w:t>
            </w:r>
          </w:p>
        </w:tc>
        <w:tc>
          <w:tcPr>
            <w:tcW w:w="2868" w:type="dxa"/>
            <w:gridSpan w:val="2"/>
          </w:tcPr>
          <w:p w:rsidR="00BB3DB8" w:rsidRPr="00AF35DE" w:rsidRDefault="00BB3DB8" w:rsidP="00044293">
            <w:pPr>
              <w:pStyle w:val="TableText"/>
              <w:rPr>
                <w:noProof w:val="0"/>
              </w:rPr>
            </w:pPr>
            <w:r w:rsidRPr="00AF35DE">
              <w:rPr>
                <w:noProof w:val="0"/>
              </w:rPr>
              <w:t xml:space="preserve">Remove oysters from shell and poach until cooked. </w:t>
            </w:r>
          </w:p>
        </w:tc>
      </w:tr>
      <w:tr w:rsidR="00BB3DB8" w:rsidRPr="00AF35DE" w:rsidTr="00BB3DB8">
        <w:trPr>
          <w:trHeight w:val="254"/>
        </w:trPr>
        <w:tc>
          <w:tcPr>
            <w:tcW w:w="1464" w:type="dxa"/>
          </w:tcPr>
          <w:p w:rsidR="00BB3DB8" w:rsidRPr="00AF35DE" w:rsidRDefault="00BB3DB8" w:rsidP="00044293">
            <w:pPr>
              <w:pStyle w:val="TableText"/>
              <w:rPr>
                <w:noProof w:val="0"/>
              </w:rPr>
            </w:pPr>
            <w:r w:rsidRPr="00AF35DE">
              <w:rPr>
                <w:noProof w:val="0"/>
              </w:rPr>
              <w:t xml:space="preserve">Parmesan cheese </w:t>
            </w:r>
          </w:p>
        </w:tc>
        <w:tc>
          <w:tcPr>
            <w:tcW w:w="771" w:type="dxa"/>
            <w:gridSpan w:val="2"/>
          </w:tcPr>
          <w:p w:rsidR="00BB3DB8" w:rsidRPr="00AF35DE" w:rsidRDefault="00BB3DB8" w:rsidP="00044293">
            <w:pPr>
              <w:pStyle w:val="TableText"/>
              <w:rPr>
                <w:noProof w:val="0"/>
              </w:rPr>
            </w:pPr>
            <w:r w:rsidRPr="00AF35DE">
              <w:rPr>
                <w:noProof w:val="0"/>
              </w:rPr>
              <w:t>0.03</w:t>
            </w:r>
          </w:p>
        </w:tc>
        <w:tc>
          <w:tcPr>
            <w:tcW w:w="992" w:type="dxa"/>
          </w:tcPr>
          <w:p w:rsidR="00BB3DB8" w:rsidRPr="00AF35DE" w:rsidRDefault="00BB3DB8" w:rsidP="00044293">
            <w:pPr>
              <w:pStyle w:val="TableText"/>
              <w:rPr>
                <w:noProof w:val="0"/>
              </w:rPr>
            </w:pPr>
            <w:r w:rsidRPr="00AF35DE">
              <w:rPr>
                <w:noProof w:val="0"/>
              </w:rPr>
              <w:t xml:space="preserve">kg </w:t>
            </w:r>
          </w:p>
        </w:tc>
        <w:tc>
          <w:tcPr>
            <w:tcW w:w="1134" w:type="dxa"/>
          </w:tcPr>
          <w:p w:rsidR="00BB3DB8" w:rsidRPr="00AF35DE" w:rsidRDefault="00BB3DB8" w:rsidP="00044293">
            <w:pPr>
              <w:pStyle w:val="TableText"/>
              <w:rPr>
                <w:noProof w:val="0"/>
              </w:rPr>
            </w:pPr>
            <w:r w:rsidRPr="00AF35DE">
              <w:rPr>
                <w:noProof w:val="0"/>
              </w:rPr>
              <w:t>4.80</w:t>
            </w:r>
          </w:p>
        </w:tc>
        <w:tc>
          <w:tcPr>
            <w:tcW w:w="1559" w:type="dxa"/>
            <w:gridSpan w:val="2"/>
          </w:tcPr>
          <w:p w:rsidR="00BB3DB8" w:rsidRPr="00AF35DE" w:rsidRDefault="00BB3DB8" w:rsidP="00044293">
            <w:pPr>
              <w:pStyle w:val="TableText"/>
              <w:rPr>
                <w:noProof w:val="0"/>
              </w:rPr>
            </w:pPr>
            <w:r w:rsidRPr="00AF35DE">
              <w:rPr>
                <w:noProof w:val="0"/>
              </w:rPr>
              <w:t>0.14</w:t>
            </w:r>
          </w:p>
        </w:tc>
        <w:tc>
          <w:tcPr>
            <w:tcW w:w="2868" w:type="dxa"/>
            <w:gridSpan w:val="2"/>
          </w:tcPr>
          <w:p w:rsidR="00BB3DB8" w:rsidRPr="00AF35DE" w:rsidRDefault="00BB3DB8" w:rsidP="00044293">
            <w:pPr>
              <w:pStyle w:val="TableText"/>
              <w:rPr>
                <w:noProof w:val="0"/>
              </w:rPr>
            </w:pPr>
            <w:r w:rsidRPr="00AF35DE">
              <w:rPr>
                <w:noProof w:val="0"/>
              </w:rPr>
              <w:t xml:space="preserve">Wash shell and place on rock salt, opening facing upward. </w:t>
            </w:r>
          </w:p>
        </w:tc>
      </w:tr>
      <w:tr w:rsidR="00BB3DB8" w:rsidRPr="00AF35DE" w:rsidTr="00BB3DB8">
        <w:trPr>
          <w:trHeight w:val="384"/>
        </w:trPr>
        <w:tc>
          <w:tcPr>
            <w:tcW w:w="1464" w:type="dxa"/>
          </w:tcPr>
          <w:p w:rsidR="00BB3DB8" w:rsidRPr="00AF35DE" w:rsidRDefault="00BB3DB8" w:rsidP="00044293">
            <w:pPr>
              <w:pStyle w:val="TableText"/>
              <w:rPr>
                <w:noProof w:val="0"/>
              </w:rPr>
            </w:pPr>
            <w:r w:rsidRPr="00AF35DE">
              <w:rPr>
                <w:noProof w:val="0"/>
              </w:rPr>
              <w:t xml:space="preserve">Parsley </w:t>
            </w:r>
          </w:p>
        </w:tc>
        <w:tc>
          <w:tcPr>
            <w:tcW w:w="771" w:type="dxa"/>
            <w:gridSpan w:val="2"/>
          </w:tcPr>
          <w:p w:rsidR="00BB3DB8" w:rsidRPr="00AF35DE" w:rsidRDefault="00BB3DB8" w:rsidP="00044293">
            <w:pPr>
              <w:pStyle w:val="TableText"/>
              <w:rPr>
                <w:noProof w:val="0"/>
              </w:rPr>
            </w:pPr>
            <w:r w:rsidRPr="00AF35DE">
              <w:rPr>
                <w:noProof w:val="0"/>
              </w:rPr>
              <w:t>1</w:t>
            </w:r>
          </w:p>
        </w:tc>
        <w:tc>
          <w:tcPr>
            <w:tcW w:w="992" w:type="dxa"/>
          </w:tcPr>
          <w:p w:rsidR="00BB3DB8" w:rsidRPr="00AF35DE" w:rsidRDefault="00BB3DB8" w:rsidP="00044293">
            <w:pPr>
              <w:pStyle w:val="TableText"/>
              <w:rPr>
                <w:noProof w:val="0"/>
              </w:rPr>
            </w:pPr>
            <w:r w:rsidRPr="00AF35DE">
              <w:rPr>
                <w:noProof w:val="0"/>
              </w:rPr>
              <w:t xml:space="preserve">sprig </w:t>
            </w:r>
          </w:p>
        </w:tc>
        <w:tc>
          <w:tcPr>
            <w:tcW w:w="1134" w:type="dxa"/>
          </w:tcPr>
          <w:p w:rsidR="00BB3DB8" w:rsidRPr="00AF35DE" w:rsidRDefault="00BB3DB8" w:rsidP="00044293">
            <w:pPr>
              <w:pStyle w:val="TableText"/>
              <w:rPr>
                <w:noProof w:val="0"/>
              </w:rPr>
            </w:pPr>
            <w:r w:rsidRPr="00AF35DE">
              <w:rPr>
                <w:noProof w:val="0"/>
              </w:rPr>
              <w:t>–</w:t>
            </w:r>
          </w:p>
        </w:tc>
        <w:tc>
          <w:tcPr>
            <w:tcW w:w="1559" w:type="dxa"/>
            <w:gridSpan w:val="2"/>
          </w:tcPr>
          <w:p w:rsidR="00BB3DB8" w:rsidRPr="00AF35DE" w:rsidRDefault="00BB3DB8" w:rsidP="00044293">
            <w:pPr>
              <w:pStyle w:val="TableText"/>
              <w:rPr>
                <w:noProof w:val="0"/>
              </w:rPr>
            </w:pPr>
            <w:r w:rsidRPr="00AF35DE">
              <w:rPr>
                <w:noProof w:val="0"/>
              </w:rPr>
              <w:t>0.01</w:t>
            </w:r>
          </w:p>
        </w:tc>
        <w:tc>
          <w:tcPr>
            <w:tcW w:w="2868" w:type="dxa"/>
            <w:gridSpan w:val="2"/>
          </w:tcPr>
          <w:p w:rsidR="00BB3DB8" w:rsidRPr="00AF35DE" w:rsidRDefault="00BB3DB8" w:rsidP="00044293">
            <w:pPr>
              <w:pStyle w:val="TableText"/>
              <w:rPr>
                <w:noProof w:val="0"/>
              </w:rPr>
            </w:pPr>
            <w:r w:rsidRPr="00AF35DE">
              <w:rPr>
                <w:noProof w:val="0"/>
              </w:rPr>
              <w:t xml:space="preserve">Place oyster inside, sprinkle with cheese and gratinate under salamander. </w:t>
            </w:r>
          </w:p>
        </w:tc>
      </w:tr>
      <w:tr w:rsidR="00BB3DB8" w:rsidRPr="00AF35DE" w:rsidTr="00BB3DB8">
        <w:trPr>
          <w:trHeight w:val="384"/>
        </w:trPr>
        <w:tc>
          <w:tcPr>
            <w:tcW w:w="1464" w:type="dxa"/>
          </w:tcPr>
          <w:p w:rsidR="00BB3DB8" w:rsidRPr="00AF35DE" w:rsidRDefault="00BB3DB8" w:rsidP="00044293">
            <w:pPr>
              <w:pStyle w:val="TableText"/>
              <w:rPr>
                <w:noProof w:val="0"/>
              </w:rPr>
            </w:pPr>
            <w:r w:rsidRPr="00AF35DE">
              <w:rPr>
                <w:noProof w:val="0"/>
              </w:rPr>
              <w:t xml:space="preserve">Mornay sauce </w:t>
            </w:r>
          </w:p>
        </w:tc>
        <w:tc>
          <w:tcPr>
            <w:tcW w:w="771" w:type="dxa"/>
            <w:gridSpan w:val="2"/>
          </w:tcPr>
          <w:p w:rsidR="00BB3DB8" w:rsidRPr="00AF35DE" w:rsidRDefault="00BB3DB8" w:rsidP="00044293">
            <w:pPr>
              <w:pStyle w:val="TableText"/>
              <w:rPr>
                <w:noProof w:val="0"/>
              </w:rPr>
            </w:pPr>
            <w:r w:rsidRPr="00AF35DE">
              <w:rPr>
                <w:noProof w:val="0"/>
              </w:rPr>
              <w:t>0.1</w:t>
            </w:r>
          </w:p>
        </w:tc>
        <w:tc>
          <w:tcPr>
            <w:tcW w:w="992" w:type="dxa"/>
          </w:tcPr>
          <w:p w:rsidR="00BB3DB8" w:rsidRPr="00AF35DE" w:rsidRDefault="00BB3DB8" w:rsidP="00044293">
            <w:pPr>
              <w:pStyle w:val="TableText"/>
              <w:rPr>
                <w:noProof w:val="0"/>
              </w:rPr>
            </w:pPr>
            <w:r w:rsidRPr="00AF35DE">
              <w:rPr>
                <w:noProof w:val="0"/>
              </w:rPr>
              <w:t xml:space="preserve">lt </w:t>
            </w:r>
          </w:p>
        </w:tc>
        <w:tc>
          <w:tcPr>
            <w:tcW w:w="1134" w:type="dxa"/>
          </w:tcPr>
          <w:p w:rsidR="00BB3DB8" w:rsidRPr="00AF35DE" w:rsidRDefault="00BB3DB8" w:rsidP="00044293">
            <w:pPr>
              <w:pStyle w:val="TableText"/>
              <w:rPr>
                <w:noProof w:val="0"/>
              </w:rPr>
            </w:pPr>
            <w:r w:rsidRPr="00AF35DE">
              <w:rPr>
                <w:noProof w:val="0"/>
              </w:rPr>
              <w:t>1.60</w:t>
            </w:r>
          </w:p>
        </w:tc>
        <w:tc>
          <w:tcPr>
            <w:tcW w:w="1559" w:type="dxa"/>
            <w:gridSpan w:val="2"/>
          </w:tcPr>
          <w:p w:rsidR="00BB3DB8" w:rsidRPr="00AF35DE" w:rsidRDefault="00BB3DB8" w:rsidP="00044293">
            <w:pPr>
              <w:pStyle w:val="TableText"/>
              <w:rPr>
                <w:noProof w:val="0"/>
              </w:rPr>
            </w:pPr>
            <w:r w:rsidRPr="00AF35DE">
              <w:rPr>
                <w:noProof w:val="0"/>
              </w:rPr>
              <w:t>0.16</w:t>
            </w:r>
          </w:p>
        </w:tc>
        <w:tc>
          <w:tcPr>
            <w:tcW w:w="2868" w:type="dxa"/>
            <w:gridSpan w:val="2"/>
          </w:tcPr>
          <w:p w:rsidR="00BB3DB8" w:rsidRPr="00AF35DE" w:rsidRDefault="00BB3DB8" w:rsidP="00044293">
            <w:pPr>
              <w:pStyle w:val="TableText"/>
              <w:rPr>
                <w:noProof w:val="0"/>
              </w:rPr>
            </w:pPr>
            <w:r w:rsidRPr="00AF35DE">
              <w:rPr>
                <w:noProof w:val="0"/>
              </w:rPr>
              <w:t xml:space="preserve">Decorate with washed sprig of parsley and serve immediately. </w:t>
            </w:r>
          </w:p>
        </w:tc>
      </w:tr>
      <w:tr w:rsidR="00EA66F6" w:rsidRPr="00AF35DE" w:rsidTr="0014726A">
        <w:trPr>
          <w:trHeight w:val="124"/>
        </w:trPr>
        <w:tc>
          <w:tcPr>
            <w:tcW w:w="4361" w:type="dxa"/>
            <w:gridSpan w:val="5"/>
          </w:tcPr>
          <w:p w:rsidR="00EA66F6" w:rsidRPr="00AF35DE" w:rsidRDefault="00EA66F6" w:rsidP="00044293">
            <w:pPr>
              <w:pStyle w:val="TableTextBold"/>
              <w:rPr>
                <w:noProof w:val="0"/>
              </w:rPr>
            </w:pPr>
            <w:r w:rsidRPr="00AF35DE">
              <w:rPr>
                <w:noProof w:val="0"/>
              </w:rPr>
              <w:t xml:space="preserve">Total Cost </w:t>
            </w:r>
          </w:p>
        </w:tc>
        <w:tc>
          <w:tcPr>
            <w:tcW w:w="4427" w:type="dxa"/>
            <w:gridSpan w:val="4"/>
          </w:tcPr>
          <w:p w:rsidR="00EA66F6" w:rsidRPr="00AF35DE" w:rsidRDefault="00EA66F6" w:rsidP="00044293">
            <w:pPr>
              <w:pStyle w:val="TableTextBold"/>
              <w:rPr>
                <w:noProof w:val="0"/>
              </w:rPr>
            </w:pPr>
            <w:r w:rsidRPr="00AF35DE">
              <w:rPr>
                <w:noProof w:val="0"/>
              </w:rPr>
              <w:t>$6.51</w:t>
            </w:r>
          </w:p>
        </w:tc>
      </w:tr>
    </w:tbl>
    <w:p w:rsidR="00BB3DB8" w:rsidRPr="00AF35DE" w:rsidRDefault="00BB3DB8" w:rsidP="00E123E2">
      <w:pPr>
        <w:pStyle w:val="Heading3"/>
      </w:pPr>
      <w:r w:rsidRPr="00AF35DE">
        <w:t xml:space="preserve">Choosing correct ingredients </w:t>
      </w:r>
    </w:p>
    <w:p w:rsidR="00BB3DB8" w:rsidRPr="00AF35DE" w:rsidRDefault="00BB3DB8" w:rsidP="00EA66F6">
      <w:pPr>
        <w:pStyle w:val="BodyCopy"/>
        <w:rPr>
          <w:noProof w:val="0"/>
        </w:rPr>
      </w:pPr>
      <w:r w:rsidRPr="00AF35DE">
        <w:rPr>
          <w:noProof w:val="0"/>
        </w:rPr>
        <w:t xml:space="preserve">Whether standard recipes are used or not, the success and timing of food service can be attributed to correct preparation. </w:t>
      </w:r>
    </w:p>
    <w:p w:rsidR="00BB3DB8" w:rsidRPr="00AF35DE" w:rsidRDefault="00425659" w:rsidP="00BB3DB8">
      <w:pPr>
        <w:pStyle w:val="BodyCopy"/>
        <w:rPr>
          <w:noProof w:val="0"/>
        </w:rPr>
      </w:pPr>
      <w:r w:rsidRPr="00AF35DE">
        <w:rPr>
          <w:lang w:eastAsia="en-AU"/>
        </w:rPr>
        <w:drawing>
          <wp:anchor distT="0" distB="0" distL="114300" distR="114300" simplePos="0" relativeHeight="251748352" behindDoc="0" locked="0" layoutInCell="1" allowOverlap="1">
            <wp:simplePos x="0" y="0"/>
            <wp:positionH relativeFrom="column">
              <wp:posOffset>4225290</wp:posOffset>
            </wp:positionH>
            <wp:positionV relativeFrom="paragraph">
              <wp:posOffset>107950</wp:posOffset>
            </wp:positionV>
            <wp:extent cx="1346200" cy="1685925"/>
            <wp:effectExtent l="19050" t="0" r="6350" b="0"/>
            <wp:wrapSquare wrapText="bothSides"/>
            <wp:docPr id="40" name="Picture 39" descr="2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8.jpg"/>
                    <pic:cNvPicPr/>
                  </pic:nvPicPr>
                  <pic:blipFill>
                    <a:blip r:embed="rId53" cstate="print"/>
                    <a:stretch>
                      <a:fillRect/>
                    </a:stretch>
                  </pic:blipFill>
                  <pic:spPr>
                    <a:xfrm>
                      <a:off x="0" y="0"/>
                      <a:ext cx="1346200" cy="1685925"/>
                    </a:xfrm>
                    <a:prstGeom prst="rect">
                      <a:avLst/>
                    </a:prstGeom>
                  </pic:spPr>
                </pic:pic>
              </a:graphicData>
            </a:graphic>
          </wp:anchor>
        </w:drawing>
      </w:r>
      <w:r w:rsidR="00BB3DB8" w:rsidRPr="00AF35DE">
        <w:rPr>
          <w:noProof w:val="0"/>
        </w:rPr>
        <w:t xml:space="preserve">This begins with planning that includes: </w:t>
      </w:r>
    </w:p>
    <w:p w:rsidR="00BB3DB8" w:rsidRPr="00AF35DE" w:rsidRDefault="00BB3DB8" w:rsidP="00BB3DB8">
      <w:pPr>
        <w:pStyle w:val="Bullet1"/>
      </w:pPr>
      <w:r w:rsidRPr="00AF35DE">
        <w:t xml:space="preserve">Ordering the correct ingredients </w:t>
      </w:r>
    </w:p>
    <w:p w:rsidR="00BB3DB8" w:rsidRPr="00AF35DE" w:rsidRDefault="00BB3DB8" w:rsidP="00BB3DB8">
      <w:pPr>
        <w:pStyle w:val="Bullet1"/>
      </w:pPr>
      <w:r w:rsidRPr="00AF35DE">
        <w:t xml:space="preserve">Ordering the correct quantities of ingredients </w:t>
      </w:r>
    </w:p>
    <w:p w:rsidR="00BB3DB8" w:rsidRPr="00AF35DE" w:rsidRDefault="00BB3DB8" w:rsidP="00BB3DB8">
      <w:pPr>
        <w:pStyle w:val="Bullet1"/>
      </w:pPr>
      <w:r w:rsidRPr="00AF35DE">
        <w:t xml:space="preserve">Carrying sufficient stock on-hand to meet demands </w:t>
      </w:r>
    </w:p>
    <w:p w:rsidR="00BB3DB8" w:rsidRPr="00AF35DE" w:rsidRDefault="00BB3DB8" w:rsidP="00BB3DB8">
      <w:pPr>
        <w:pStyle w:val="Bullet1"/>
      </w:pPr>
      <w:r w:rsidRPr="00AF35DE">
        <w:t xml:space="preserve">Selecting the correct recipe </w:t>
      </w:r>
    </w:p>
    <w:p w:rsidR="00BB3DB8" w:rsidRPr="00AF35DE" w:rsidRDefault="00BB3DB8" w:rsidP="00BB3DB8">
      <w:pPr>
        <w:pStyle w:val="Bullet1"/>
      </w:pPr>
      <w:r w:rsidRPr="00AF35DE">
        <w:t xml:space="preserve">Correctly interpreting the ingredients so the correct ones are used </w:t>
      </w:r>
    </w:p>
    <w:p w:rsidR="00BB3DB8" w:rsidRPr="00AF35DE" w:rsidRDefault="00BB3DB8" w:rsidP="00BB3DB8">
      <w:pPr>
        <w:pStyle w:val="Bullet1"/>
      </w:pPr>
      <w:r w:rsidRPr="00AF35DE">
        <w:t xml:space="preserve">Correctly weighing and measuring ingredients </w:t>
      </w:r>
    </w:p>
    <w:p w:rsidR="00BB3DB8" w:rsidRPr="00AF35DE" w:rsidRDefault="00BB3DB8" w:rsidP="00BB3DB8">
      <w:pPr>
        <w:pStyle w:val="Bullet1"/>
      </w:pPr>
      <w:r w:rsidRPr="00AF35DE">
        <w:t xml:space="preserve">Choosing and </w:t>
      </w:r>
      <w:r w:rsidR="00EA66F6" w:rsidRPr="00AF35DE">
        <w:t>preparing the correct equipment.</w:t>
      </w:r>
    </w:p>
    <w:p w:rsidR="00BB3DB8" w:rsidRPr="00AF35DE" w:rsidRDefault="00BB3DB8" w:rsidP="00BB3DB8">
      <w:pPr>
        <w:pStyle w:val="BodyCopy"/>
        <w:rPr>
          <w:rStyle w:val="Hyperlink"/>
          <w:noProof w:val="0"/>
          <w:color w:val="auto"/>
          <w:u w:val="none"/>
        </w:rPr>
      </w:pPr>
      <w:r w:rsidRPr="00AF35DE">
        <w:rPr>
          <w:noProof w:val="0"/>
        </w:rPr>
        <w:t>The amount of ingredients purchased depends on demand and turnover – customer expectations, staff abilities, advertising that has been undertaken, equipment available, storage space, available cash are all factors</w:t>
      </w:r>
      <w:r w:rsidRPr="00AF35DE">
        <w:rPr>
          <w:rFonts w:ascii="HelveticaNeueLT Std Lt Cn" w:hAnsi="HelveticaNeueLT Std Lt Cn" w:cs="HelveticaNeueLT Std Lt Cn"/>
          <w:noProof w:val="0"/>
          <w:color w:val="000000"/>
          <w:szCs w:val="22"/>
        </w:rPr>
        <w:t>.</w:t>
      </w:r>
    </w:p>
    <w:p w:rsidR="00EA66F6" w:rsidRPr="00AF35DE" w:rsidRDefault="00EA66F6">
      <w:pPr>
        <w:rPr>
          <w:rFonts w:ascii="Helvetica" w:eastAsia="Calibri" w:hAnsi="Helvetica" w:cs="Calibri"/>
          <w:b/>
          <w:color w:val="FFFFFF" w:themeColor="background1"/>
          <w:sz w:val="32"/>
          <w:szCs w:val="28"/>
          <w:lang w:eastAsia="ar-SA"/>
        </w:rPr>
      </w:pPr>
      <w:r w:rsidRPr="00AF35DE">
        <w:rPr>
          <w:color w:val="FFFFFF" w:themeColor="background1"/>
        </w:rPr>
        <w:br w:type="page"/>
      </w:r>
    </w:p>
    <w:p w:rsidR="00B23814" w:rsidRPr="00AF35DE" w:rsidRDefault="000F53B0" w:rsidP="008A7C19">
      <w:pPr>
        <w:pStyle w:val="ActivityHead"/>
        <w:shd w:val="clear" w:color="auto" w:fill="E36C0A" w:themeFill="accent6" w:themeFillShade="BF"/>
        <w:rPr>
          <w:noProof w:val="0"/>
          <w:color w:val="FFFFFF" w:themeColor="background1"/>
        </w:rPr>
      </w:pPr>
      <w:r w:rsidRPr="00AF35DE">
        <w:rPr>
          <w:noProof w:val="0"/>
          <w:color w:val="FFFFFF" w:themeColor="background1"/>
        </w:rPr>
        <w:lastRenderedPageBreak/>
        <w:t>Work Projects</w:t>
      </w:r>
    </w:p>
    <w:p w:rsidR="00187108" w:rsidRPr="00AF35DE" w:rsidRDefault="000F53B0" w:rsidP="00187108">
      <w:pPr>
        <w:pStyle w:val="BodyCopy"/>
        <w:rPr>
          <w:noProof w:val="0"/>
        </w:rPr>
      </w:pPr>
      <w:r w:rsidRPr="00AF35DE">
        <w:rPr>
          <w:noProof w:val="0"/>
        </w:rPr>
        <w:t xml:space="preserve">It is a requirement of this Unit you complete Work Projects as advised by your Trainer. </w:t>
      </w:r>
    </w:p>
    <w:p w:rsidR="000F53B0" w:rsidRPr="00AF35DE" w:rsidRDefault="000F53B0" w:rsidP="00187108">
      <w:pPr>
        <w:pStyle w:val="BodyCopy"/>
        <w:rPr>
          <w:noProof w:val="0"/>
        </w:rPr>
      </w:pPr>
      <w:r w:rsidRPr="00AF35DE">
        <w:rPr>
          <w:noProof w:val="0"/>
        </w:rPr>
        <w:t xml:space="preserve">You must submit documentation, suitable evidence or other relevant proof of completion of the project to your Trainer by the </w:t>
      </w:r>
      <w:r w:rsidR="00187108" w:rsidRPr="00AF35DE">
        <w:rPr>
          <w:noProof w:val="0"/>
        </w:rPr>
        <w:t>date agreed.</w:t>
      </w:r>
    </w:p>
    <w:p w:rsidR="00187108" w:rsidRPr="00AF35DE" w:rsidRDefault="00187108" w:rsidP="00187108">
      <w:pPr>
        <w:pStyle w:val="BodyCopy"/>
        <w:rPr>
          <w:noProof w:val="0"/>
        </w:rPr>
      </w:pPr>
      <w:proofErr w:type="gramStart"/>
      <w:r w:rsidRPr="00AF35DE">
        <w:rPr>
          <w:noProof w:val="0"/>
        </w:rPr>
        <w:t>Student have</w:t>
      </w:r>
      <w:proofErr w:type="gramEnd"/>
      <w:r w:rsidRPr="00AF35DE">
        <w:rPr>
          <w:noProof w:val="0"/>
        </w:rPr>
        <w:t xml:space="preserve"> to decide on the style of fast food outlet. Keep the choice simple.</w:t>
      </w:r>
    </w:p>
    <w:p w:rsidR="00187108" w:rsidRPr="00AF35DE" w:rsidRDefault="00187108" w:rsidP="00187108">
      <w:pPr>
        <w:pStyle w:val="BodyCopy"/>
        <w:rPr>
          <w:noProof w:val="0"/>
        </w:rPr>
      </w:pPr>
      <w:r w:rsidRPr="00AF35DE">
        <w:rPr>
          <w:noProof w:val="0"/>
        </w:rPr>
        <w:t>When students have decided on the theme then the following criteria can be met.</w:t>
      </w:r>
    </w:p>
    <w:p w:rsidR="000F53B0" w:rsidRPr="00AF35DE" w:rsidRDefault="00EA66F6" w:rsidP="00EA66F6">
      <w:pPr>
        <w:pStyle w:val="ActivityNumbered"/>
        <w:spacing w:after="120"/>
      </w:pPr>
      <w:r w:rsidRPr="00AF35DE">
        <w:t>1.1</w:t>
      </w:r>
      <w:r w:rsidRPr="00AF35DE">
        <w:tab/>
      </w:r>
      <w:r w:rsidR="00187108" w:rsidRPr="00AF35DE">
        <w:t>Identify required equipment</w:t>
      </w:r>
      <w:r w:rsidR="000F53B0" w:rsidRPr="00AF35DE">
        <w:t>:</w:t>
      </w:r>
    </w:p>
    <w:p w:rsidR="00EF0356" w:rsidRPr="00AF35DE" w:rsidRDefault="00187108" w:rsidP="00EA66F6">
      <w:pPr>
        <w:pStyle w:val="ActivityBullet1"/>
      </w:pPr>
      <w:r w:rsidRPr="00AF35DE">
        <w:t xml:space="preserve">Equipment for staff service area </w:t>
      </w:r>
    </w:p>
    <w:p w:rsidR="00187108" w:rsidRPr="00AF35DE" w:rsidRDefault="00187108" w:rsidP="00EA66F6">
      <w:pPr>
        <w:pStyle w:val="ActivityBullet1"/>
      </w:pPr>
      <w:r w:rsidRPr="00AF35DE">
        <w:t>Equipment for kitchen area</w:t>
      </w:r>
    </w:p>
    <w:p w:rsidR="00187108" w:rsidRPr="00AF35DE" w:rsidRDefault="00187108" w:rsidP="00EA66F6">
      <w:pPr>
        <w:pStyle w:val="ActivityBullet1"/>
      </w:pPr>
      <w:r w:rsidRPr="00AF35DE">
        <w:t>The kitchen area can be the service area.</w:t>
      </w:r>
    </w:p>
    <w:p w:rsidR="00187108" w:rsidRPr="00AF35DE" w:rsidRDefault="00187108" w:rsidP="00EA66F6">
      <w:pPr>
        <w:pStyle w:val="ActivityBullet1"/>
      </w:pPr>
      <w:r w:rsidRPr="00AF35DE">
        <w:t>It is quiet common for the service area to be an extension of the kitchen</w:t>
      </w:r>
      <w:r w:rsidR="00EE05BD" w:rsidRPr="00AF35DE">
        <w:t>.</w:t>
      </w:r>
    </w:p>
    <w:p w:rsidR="00B23814" w:rsidRPr="00AF35DE" w:rsidRDefault="000F53B0" w:rsidP="00EA66F6">
      <w:pPr>
        <w:pStyle w:val="ActivityNumbered"/>
        <w:spacing w:after="120"/>
      </w:pPr>
      <w:r w:rsidRPr="00AF35DE">
        <w:t>1.</w:t>
      </w:r>
      <w:r w:rsidR="00B23814" w:rsidRPr="00AF35DE">
        <w:t>2.</w:t>
      </w:r>
      <w:r w:rsidR="00B23814" w:rsidRPr="00AF35DE">
        <w:tab/>
      </w:r>
      <w:r w:rsidR="00187108" w:rsidRPr="00AF35DE">
        <w:t>Determine staffing requirements</w:t>
      </w:r>
      <w:r w:rsidR="00EA66F6" w:rsidRPr="00AF35DE">
        <w:t>:</w:t>
      </w:r>
    </w:p>
    <w:p w:rsidR="00D724DB" w:rsidRPr="00AF35DE" w:rsidRDefault="00090FF9" w:rsidP="00D724DB">
      <w:pPr>
        <w:pStyle w:val="ActivityBullet1"/>
      </w:pPr>
      <w:r w:rsidRPr="00AF35DE">
        <w:t>How long will the business be trading</w:t>
      </w:r>
    </w:p>
    <w:p w:rsidR="00090FF9" w:rsidRPr="00AF35DE" w:rsidRDefault="00090FF9" w:rsidP="00D724DB">
      <w:pPr>
        <w:pStyle w:val="ActivityBullet1"/>
      </w:pPr>
      <w:r w:rsidRPr="00AF35DE">
        <w:t>How many cooking staff</w:t>
      </w:r>
    </w:p>
    <w:p w:rsidR="00090FF9" w:rsidRPr="00AF35DE" w:rsidRDefault="00090FF9" w:rsidP="00D724DB">
      <w:pPr>
        <w:pStyle w:val="ActivityBullet1"/>
      </w:pPr>
      <w:r w:rsidRPr="00AF35DE">
        <w:t>How many service staff</w:t>
      </w:r>
    </w:p>
    <w:p w:rsidR="00090FF9" w:rsidRPr="00AF35DE" w:rsidRDefault="00090FF9" w:rsidP="00D724DB">
      <w:pPr>
        <w:pStyle w:val="ActivityBullet1"/>
      </w:pPr>
      <w:r w:rsidRPr="00AF35DE">
        <w:t>Who is going to clean</w:t>
      </w:r>
    </w:p>
    <w:p w:rsidR="00090FF9" w:rsidRPr="00AF35DE" w:rsidRDefault="00090FF9" w:rsidP="00D724DB">
      <w:pPr>
        <w:pStyle w:val="ActivityBullet1"/>
      </w:pPr>
      <w:r w:rsidRPr="00AF35DE">
        <w:t>Who is going to clear tables</w:t>
      </w:r>
    </w:p>
    <w:p w:rsidR="00090FF9" w:rsidRPr="00AF35DE" w:rsidRDefault="00090FF9" w:rsidP="00D724DB">
      <w:pPr>
        <w:pStyle w:val="ActivityBullet1"/>
      </w:pPr>
      <w:r w:rsidRPr="00AF35DE">
        <w:t>Staff can be required to be multi-skilled</w:t>
      </w:r>
      <w:r w:rsidR="00EA66F6" w:rsidRPr="00AF35DE">
        <w:t>.</w:t>
      </w:r>
    </w:p>
    <w:p w:rsidR="00B23814" w:rsidRPr="00AF35DE" w:rsidRDefault="000F53B0" w:rsidP="00EA66F6">
      <w:pPr>
        <w:pStyle w:val="ActivityNumbered"/>
        <w:spacing w:after="120"/>
      </w:pPr>
      <w:r w:rsidRPr="00AF35DE">
        <w:t>1.</w:t>
      </w:r>
      <w:r w:rsidR="00B23814" w:rsidRPr="00AF35DE">
        <w:t>3.</w:t>
      </w:r>
      <w:r w:rsidR="00B23814" w:rsidRPr="00AF35DE">
        <w:tab/>
      </w:r>
      <w:r w:rsidR="00187108" w:rsidRPr="00AF35DE">
        <w:t>Plan menu requirements</w:t>
      </w:r>
      <w:r w:rsidR="00EA66F6" w:rsidRPr="00AF35DE">
        <w:t>:</w:t>
      </w:r>
    </w:p>
    <w:p w:rsidR="00D724DB" w:rsidRPr="00AF35DE" w:rsidRDefault="00090FF9" w:rsidP="00D724DB">
      <w:pPr>
        <w:pStyle w:val="ActivityBullet1"/>
      </w:pPr>
      <w:r w:rsidRPr="00AF35DE">
        <w:t>Choose a theme; Burger? Chicken?</w:t>
      </w:r>
    </w:p>
    <w:p w:rsidR="00090FF9" w:rsidRPr="00AF35DE" w:rsidRDefault="00090FF9" w:rsidP="00D724DB">
      <w:pPr>
        <w:pStyle w:val="ActivityBullet1"/>
      </w:pPr>
      <w:r w:rsidRPr="00AF35DE">
        <w:t>Allow for different flavour combination to give variety</w:t>
      </w:r>
    </w:p>
    <w:p w:rsidR="00090FF9" w:rsidRPr="00AF35DE" w:rsidRDefault="00090FF9" w:rsidP="00D724DB">
      <w:pPr>
        <w:pStyle w:val="ActivityBullet1"/>
      </w:pPr>
      <w:r w:rsidRPr="00AF35DE">
        <w:t>Remember: chicken is chicken; make it interesting</w:t>
      </w:r>
    </w:p>
    <w:p w:rsidR="00090FF9" w:rsidRPr="00AF35DE" w:rsidRDefault="00090FF9" w:rsidP="00D724DB">
      <w:pPr>
        <w:pStyle w:val="ActivityBullet1"/>
      </w:pPr>
      <w:r w:rsidRPr="00AF35DE">
        <w:t>Remember to develop drinks and refreshments to complement dishes being served</w:t>
      </w:r>
      <w:r w:rsidR="00EA66F6" w:rsidRPr="00AF35DE">
        <w:t>.</w:t>
      </w:r>
    </w:p>
    <w:p w:rsidR="000F53B0" w:rsidRPr="00AF35DE" w:rsidRDefault="000F53B0" w:rsidP="00EA66F6">
      <w:pPr>
        <w:pStyle w:val="ActivityNumbered"/>
        <w:spacing w:after="120"/>
      </w:pPr>
      <w:r w:rsidRPr="00AF35DE">
        <w:t>1.4.</w:t>
      </w:r>
      <w:r w:rsidRPr="00AF35DE">
        <w:tab/>
      </w:r>
      <w:r w:rsidR="00187108" w:rsidRPr="00AF35DE">
        <w:t>Plan workflow for production</w:t>
      </w:r>
      <w:r w:rsidR="00EA66F6" w:rsidRPr="00AF35DE">
        <w:t>:</w:t>
      </w:r>
    </w:p>
    <w:p w:rsidR="00D724DB" w:rsidRPr="00AF35DE" w:rsidRDefault="00090FF9" w:rsidP="00D724DB">
      <w:pPr>
        <w:pStyle w:val="ActivityBullet1"/>
      </w:pPr>
      <w:r w:rsidRPr="00AF35DE">
        <w:t>Develop plans for production or assembly of products after they have been received into enterprise control</w:t>
      </w:r>
    </w:p>
    <w:p w:rsidR="00090FF9" w:rsidRPr="00AF35DE" w:rsidRDefault="00090FF9" w:rsidP="00D724DB">
      <w:pPr>
        <w:pStyle w:val="ActivityBullet1"/>
      </w:pPr>
      <w:r w:rsidRPr="00AF35DE">
        <w:t>Nominate who is going to be responsible for each task</w:t>
      </w:r>
    </w:p>
    <w:p w:rsidR="00090FF9" w:rsidRPr="00AF35DE" w:rsidRDefault="00090FF9" w:rsidP="00D724DB">
      <w:pPr>
        <w:pStyle w:val="ActivityBullet1"/>
      </w:pPr>
      <w:r w:rsidRPr="00AF35DE">
        <w:t>Give nominal timeframe for these tasks</w:t>
      </w:r>
      <w:r w:rsidR="00EA66F6" w:rsidRPr="00AF35DE">
        <w:t>.</w:t>
      </w:r>
    </w:p>
    <w:p w:rsidR="008A7C19" w:rsidRPr="00AF35DE" w:rsidRDefault="008A7C19" w:rsidP="00EA66F6">
      <w:pPr>
        <w:pStyle w:val="ActivityNumbered"/>
        <w:spacing w:after="120"/>
      </w:pPr>
      <w:r w:rsidRPr="00AF35DE">
        <w:t>1.5</w:t>
      </w:r>
      <w:r w:rsidRPr="00AF35DE">
        <w:tab/>
      </w:r>
      <w:r w:rsidR="00187108" w:rsidRPr="00AF35DE">
        <w:t>Prepare standard recipes for menu items</w:t>
      </w:r>
      <w:r w:rsidRPr="00AF35DE">
        <w:t>.</w:t>
      </w:r>
    </w:p>
    <w:p w:rsidR="00D724DB" w:rsidRPr="00AF35DE" w:rsidRDefault="00090FF9" w:rsidP="00EA66F6">
      <w:pPr>
        <w:pStyle w:val="ActivityBullet1"/>
      </w:pPr>
      <w:r w:rsidRPr="00AF35DE">
        <w:t>Each menu item will need a standard recipe</w:t>
      </w:r>
    </w:p>
    <w:p w:rsidR="00090FF9" w:rsidRPr="00AF35DE" w:rsidRDefault="00090FF9" w:rsidP="00EA66F6">
      <w:pPr>
        <w:pStyle w:val="ActivityBullet1"/>
      </w:pPr>
      <w:r w:rsidRPr="00AF35DE">
        <w:t>Each standard recipe will have to have all ingre</w:t>
      </w:r>
      <w:r w:rsidR="00EE05BD" w:rsidRPr="00AF35DE">
        <w:t>dients and consumables required</w:t>
      </w:r>
    </w:p>
    <w:p w:rsidR="00090FF9" w:rsidRPr="00AF35DE" w:rsidRDefault="00090FF9" w:rsidP="00EA66F6">
      <w:pPr>
        <w:pStyle w:val="ActivityBullet1"/>
      </w:pPr>
      <w:r w:rsidRPr="00AF35DE">
        <w:t>Consumables are items such as serviettes, sauces, toothpicks or drinking straws</w:t>
      </w:r>
      <w:r w:rsidR="00EE05BD" w:rsidRPr="00AF35DE">
        <w:t>.</w:t>
      </w:r>
    </w:p>
    <w:p w:rsidR="00B23814" w:rsidRPr="00AF35DE" w:rsidRDefault="00B23814" w:rsidP="00B23814">
      <w:pPr>
        <w:pStyle w:val="ActivityBottom"/>
        <w:rPr>
          <w:noProof w:val="0"/>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E377E5" w:rsidRPr="00AF35DE" w:rsidTr="00D724DB">
        <w:trPr>
          <w:trHeight w:val="5670"/>
        </w:trPr>
        <w:tc>
          <w:tcPr>
            <w:tcW w:w="8931" w:type="dxa"/>
            <w:shd w:val="clear" w:color="auto" w:fill="F2F2F2" w:themeFill="background1" w:themeFillShade="F2"/>
          </w:tcPr>
          <w:p w:rsidR="00E377E5" w:rsidRPr="00AF35DE" w:rsidRDefault="00E377E5" w:rsidP="00E377E5">
            <w:pPr>
              <w:pStyle w:val="Heading2"/>
              <w:outlineLvl w:val="1"/>
            </w:pPr>
            <w:r w:rsidRPr="00AF35DE">
              <w:lastRenderedPageBreak/>
              <w:t>Summary</w:t>
            </w:r>
          </w:p>
          <w:p w:rsidR="000F53B0" w:rsidRPr="00AF35DE" w:rsidRDefault="00313E08" w:rsidP="00F45D9C">
            <w:pPr>
              <w:pStyle w:val="SumaryHeading3"/>
            </w:pPr>
            <w:fldSimple w:instr=" REF  Element1  \* MERGEFORMAT ">
              <w:sdt>
                <w:sdtPr>
                  <w:alias w:val="Element 1"/>
                  <w:tag w:val="Element 1"/>
                  <w:id w:val="1179631"/>
                  <w:lock w:val="sdtLocked"/>
                  <w:placeholder>
                    <w:docPart w:val="4CB49D4542324FF4800177711544D5D8"/>
                  </w:placeholder>
                </w:sdtPr>
                <w:sdtContent>
                  <w:r w:rsidR="00AF35DE" w:rsidRPr="00AF35DE">
                    <w:t>Plan for fast food production</w:t>
                  </w:r>
                </w:sdtContent>
              </w:sdt>
            </w:fldSimple>
          </w:p>
          <w:p w:rsidR="00593163" w:rsidRPr="00AF35DE" w:rsidRDefault="00593163" w:rsidP="00044293">
            <w:pPr>
              <w:pStyle w:val="TableTextBold"/>
              <w:rPr>
                <w:noProof w:val="0"/>
              </w:rPr>
            </w:pPr>
            <w:r w:rsidRPr="00AF35DE">
              <w:rPr>
                <w:noProof w:val="0"/>
              </w:rPr>
              <w:t>Identify large and small equipment r</w:t>
            </w:r>
            <w:r w:rsidR="00EA66F6" w:rsidRPr="00AF35DE">
              <w:rPr>
                <w:noProof w:val="0"/>
              </w:rPr>
              <w:t>equirements for menu and volume</w:t>
            </w:r>
          </w:p>
          <w:p w:rsidR="00593163" w:rsidRPr="00AF35DE" w:rsidRDefault="00593163" w:rsidP="00EA66F6">
            <w:pPr>
              <w:pStyle w:val="TableBullet1"/>
              <w:rPr>
                <w:noProof w:val="0"/>
              </w:rPr>
            </w:pPr>
            <w:r w:rsidRPr="00AF35DE">
              <w:rPr>
                <w:noProof w:val="0"/>
              </w:rPr>
              <w:t>Large equipment will be in</w:t>
            </w:r>
            <w:r w:rsidR="007F2BAF" w:rsidRPr="00AF35DE">
              <w:rPr>
                <w:noProof w:val="0"/>
              </w:rPr>
              <w:t xml:space="preserve"> </w:t>
            </w:r>
            <w:r w:rsidRPr="00AF35DE">
              <w:rPr>
                <w:noProof w:val="0"/>
              </w:rPr>
              <w:t>place and difficult to move</w:t>
            </w:r>
          </w:p>
          <w:p w:rsidR="00593163" w:rsidRPr="00AF35DE" w:rsidRDefault="00593163" w:rsidP="00EA66F6">
            <w:pPr>
              <w:pStyle w:val="TableBullet1"/>
              <w:rPr>
                <w:noProof w:val="0"/>
              </w:rPr>
            </w:pPr>
            <w:r w:rsidRPr="00AF35DE">
              <w:rPr>
                <w:noProof w:val="0"/>
              </w:rPr>
              <w:t>Small equipment will be a varying quality</w:t>
            </w:r>
          </w:p>
          <w:p w:rsidR="006E50D0" w:rsidRPr="00AF35DE" w:rsidRDefault="006E50D0" w:rsidP="00EA66F6">
            <w:pPr>
              <w:pStyle w:val="TableBullet1"/>
              <w:rPr>
                <w:noProof w:val="0"/>
              </w:rPr>
            </w:pPr>
            <w:r w:rsidRPr="00AF35DE">
              <w:rPr>
                <w:noProof w:val="0"/>
              </w:rPr>
              <w:t>The choice of equipment will be determined by the style of food</w:t>
            </w:r>
          </w:p>
          <w:p w:rsidR="006E50D0" w:rsidRPr="00AF35DE" w:rsidRDefault="006E50D0" w:rsidP="00593163">
            <w:pPr>
              <w:pStyle w:val="TableBullet1"/>
              <w:rPr>
                <w:noProof w:val="0"/>
              </w:rPr>
            </w:pPr>
            <w:r w:rsidRPr="00AF35DE">
              <w:rPr>
                <w:noProof w:val="0"/>
              </w:rPr>
              <w:t>Care needs to be taken when purchasing equipment, if it is decided that the product that the machine is to be used for does not sell well then the machine becomes redundant</w:t>
            </w:r>
            <w:r w:rsidR="00EA66F6" w:rsidRPr="00AF35DE">
              <w:rPr>
                <w:noProof w:val="0"/>
              </w:rPr>
              <w:t>.</w:t>
            </w:r>
          </w:p>
          <w:p w:rsidR="00593163" w:rsidRPr="00AF35DE" w:rsidRDefault="00593163" w:rsidP="00044293">
            <w:pPr>
              <w:pStyle w:val="TableTextBold"/>
              <w:rPr>
                <w:noProof w:val="0"/>
              </w:rPr>
            </w:pPr>
            <w:r w:rsidRPr="00AF35DE">
              <w:rPr>
                <w:noProof w:val="0"/>
              </w:rPr>
              <w:t>Identify staff requirements</w:t>
            </w:r>
          </w:p>
          <w:p w:rsidR="00593163" w:rsidRPr="00AF35DE" w:rsidRDefault="00593163" w:rsidP="00EA66F6">
            <w:pPr>
              <w:pStyle w:val="TableBullet1"/>
              <w:rPr>
                <w:noProof w:val="0"/>
              </w:rPr>
            </w:pPr>
            <w:r w:rsidRPr="00AF35DE">
              <w:rPr>
                <w:noProof w:val="0"/>
              </w:rPr>
              <w:t>Good customer skills</w:t>
            </w:r>
          </w:p>
          <w:p w:rsidR="00593163" w:rsidRPr="00AF35DE" w:rsidRDefault="00593163" w:rsidP="00EA66F6">
            <w:pPr>
              <w:pStyle w:val="TableBullet1"/>
              <w:rPr>
                <w:noProof w:val="0"/>
              </w:rPr>
            </w:pPr>
            <w:r w:rsidRPr="00AF35DE">
              <w:rPr>
                <w:noProof w:val="0"/>
              </w:rPr>
              <w:t>Good personal presentation</w:t>
            </w:r>
          </w:p>
          <w:p w:rsidR="00593163" w:rsidRPr="00AF35DE" w:rsidRDefault="00593163" w:rsidP="00593163">
            <w:pPr>
              <w:pStyle w:val="TableBullet1"/>
              <w:rPr>
                <w:noProof w:val="0"/>
              </w:rPr>
            </w:pPr>
            <w:r w:rsidRPr="00AF35DE">
              <w:rPr>
                <w:noProof w:val="0"/>
              </w:rPr>
              <w:t>Good hygiene skills</w:t>
            </w:r>
            <w:r w:rsidR="00EA66F6" w:rsidRPr="00AF35DE">
              <w:rPr>
                <w:noProof w:val="0"/>
              </w:rPr>
              <w:t>.</w:t>
            </w:r>
          </w:p>
          <w:p w:rsidR="00593163" w:rsidRPr="00AF35DE" w:rsidRDefault="00593163" w:rsidP="00044293">
            <w:pPr>
              <w:pStyle w:val="TableTextBold"/>
              <w:rPr>
                <w:noProof w:val="0"/>
              </w:rPr>
            </w:pPr>
            <w:r w:rsidRPr="00AF35DE">
              <w:rPr>
                <w:noProof w:val="0"/>
              </w:rPr>
              <w:t>Plan a menu to meet establishment and client requirements</w:t>
            </w:r>
          </w:p>
          <w:p w:rsidR="00593163" w:rsidRPr="00AF35DE" w:rsidRDefault="00B53749" w:rsidP="00EA66F6">
            <w:pPr>
              <w:pStyle w:val="TableBullet1"/>
              <w:rPr>
                <w:noProof w:val="0"/>
              </w:rPr>
            </w:pPr>
            <w:r w:rsidRPr="00AF35DE">
              <w:rPr>
                <w:noProof w:val="0"/>
              </w:rPr>
              <w:t>The larger the menu the more difficult it will be to be fast food</w:t>
            </w:r>
          </w:p>
          <w:p w:rsidR="00B53749" w:rsidRPr="00AF35DE" w:rsidRDefault="00B53749" w:rsidP="00EA66F6">
            <w:pPr>
              <w:pStyle w:val="TableBullet1"/>
              <w:rPr>
                <w:noProof w:val="0"/>
              </w:rPr>
            </w:pPr>
            <w:r w:rsidRPr="00AF35DE">
              <w:rPr>
                <w:noProof w:val="0"/>
              </w:rPr>
              <w:t>Keep selection to a them; such as burgers</w:t>
            </w:r>
            <w:r w:rsidR="00E43FC3" w:rsidRPr="00AF35DE">
              <w:rPr>
                <w:noProof w:val="0"/>
              </w:rPr>
              <w:t xml:space="preserve"> or </w:t>
            </w:r>
            <w:r w:rsidR="00AF35DE" w:rsidRPr="00AF35DE">
              <w:rPr>
                <w:noProof w:val="0"/>
              </w:rPr>
              <w:t>Mexican</w:t>
            </w:r>
            <w:r w:rsidRPr="00AF35DE">
              <w:rPr>
                <w:noProof w:val="0"/>
              </w:rPr>
              <w:t xml:space="preserve"> taco</w:t>
            </w:r>
          </w:p>
          <w:p w:rsidR="00593163" w:rsidRPr="00AF35DE" w:rsidRDefault="00E43FC3" w:rsidP="00593163">
            <w:pPr>
              <w:pStyle w:val="TableBullet1"/>
              <w:rPr>
                <w:noProof w:val="0"/>
              </w:rPr>
            </w:pPr>
            <w:r w:rsidRPr="00AF35DE">
              <w:rPr>
                <w:noProof w:val="0"/>
              </w:rPr>
              <w:t>Customers want fast service; good quality food for money paid</w:t>
            </w:r>
            <w:r w:rsidR="00EA66F6" w:rsidRPr="00AF35DE">
              <w:rPr>
                <w:noProof w:val="0"/>
              </w:rPr>
              <w:t>.</w:t>
            </w:r>
          </w:p>
          <w:p w:rsidR="00593163" w:rsidRPr="00AF35DE" w:rsidRDefault="00593163" w:rsidP="00044293">
            <w:pPr>
              <w:pStyle w:val="TableTextBold"/>
              <w:rPr>
                <w:noProof w:val="0"/>
              </w:rPr>
            </w:pPr>
            <w:r w:rsidRPr="00AF35DE">
              <w:rPr>
                <w:noProof w:val="0"/>
              </w:rPr>
              <w:t>Plan workflow and production schedules</w:t>
            </w:r>
          </w:p>
          <w:p w:rsidR="00593163" w:rsidRPr="00AF35DE" w:rsidRDefault="00E43FC3" w:rsidP="00EA66F6">
            <w:pPr>
              <w:pStyle w:val="TableBullet1"/>
              <w:rPr>
                <w:noProof w:val="0"/>
              </w:rPr>
            </w:pPr>
            <w:r w:rsidRPr="00AF35DE">
              <w:rPr>
                <w:noProof w:val="0"/>
              </w:rPr>
              <w:t>Workflow planning is about what can be produced in house and what can be purchased from reputable supplier</w:t>
            </w:r>
          </w:p>
          <w:p w:rsidR="00593163" w:rsidRPr="00AF35DE" w:rsidRDefault="00E43FC3" w:rsidP="00593163">
            <w:pPr>
              <w:pStyle w:val="TableBullet1"/>
              <w:rPr>
                <w:noProof w:val="0"/>
              </w:rPr>
            </w:pPr>
            <w:r w:rsidRPr="00AF35DE">
              <w:rPr>
                <w:noProof w:val="0"/>
              </w:rPr>
              <w:t xml:space="preserve">Fast food can be produced off site from various manufactures and brought to a central </w:t>
            </w:r>
            <w:proofErr w:type="spellStart"/>
            <w:r w:rsidRPr="00AF35DE">
              <w:rPr>
                <w:noProof w:val="0"/>
              </w:rPr>
              <w:t>venue</w:t>
            </w:r>
            <w:proofErr w:type="spellEnd"/>
            <w:r w:rsidRPr="00AF35DE">
              <w:rPr>
                <w:noProof w:val="0"/>
              </w:rPr>
              <w:t xml:space="preserve"> and assembled</w:t>
            </w:r>
            <w:r w:rsidR="00EA66F6" w:rsidRPr="00AF35DE">
              <w:rPr>
                <w:noProof w:val="0"/>
              </w:rPr>
              <w:t>.</w:t>
            </w:r>
          </w:p>
          <w:p w:rsidR="00593163" w:rsidRPr="00AF35DE" w:rsidRDefault="00593163" w:rsidP="00044293">
            <w:pPr>
              <w:pStyle w:val="TableTextBold"/>
              <w:rPr>
                <w:noProof w:val="0"/>
              </w:rPr>
            </w:pPr>
            <w:r w:rsidRPr="00AF35DE">
              <w:rPr>
                <w:noProof w:val="0"/>
              </w:rPr>
              <w:t>Prepare standard recipes for menu items</w:t>
            </w:r>
          </w:p>
          <w:p w:rsidR="00593163" w:rsidRPr="00AF35DE" w:rsidRDefault="007F2BAF" w:rsidP="00EA66F6">
            <w:pPr>
              <w:pStyle w:val="TableBullet1"/>
              <w:rPr>
                <w:noProof w:val="0"/>
              </w:rPr>
            </w:pPr>
            <w:r w:rsidRPr="00AF35DE">
              <w:rPr>
                <w:noProof w:val="0"/>
              </w:rPr>
              <w:t>Standard recipes must include all ingredients and consumable required to complete the sale of the menu item</w:t>
            </w:r>
          </w:p>
          <w:p w:rsidR="007F2BAF" w:rsidRPr="00AF35DE" w:rsidRDefault="007F2BAF" w:rsidP="00EA66F6">
            <w:pPr>
              <w:pStyle w:val="TableBullet1"/>
              <w:rPr>
                <w:noProof w:val="0"/>
              </w:rPr>
            </w:pPr>
            <w:r w:rsidRPr="00AF35DE">
              <w:rPr>
                <w:noProof w:val="0"/>
              </w:rPr>
              <w:t xml:space="preserve">They need to </w:t>
            </w:r>
            <w:r w:rsidR="00AF35DE" w:rsidRPr="00AF35DE">
              <w:rPr>
                <w:noProof w:val="0"/>
              </w:rPr>
              <w:t>include</w:t>
            </w:r>
            <w:r w:rsidRPr="00AF35DE">
              <w:rPr>
                <w:noProof w:val="0"/>
              </w:rPr>
              <w:t xml:space="preserve"> instruction on how the product needs to be assembled</w:t>
            </w:r>
          </w:p>
          <w:p w:rsidR="007F2BAF" w:rsidRPr="00AF35DE" w:rsidRDefault="007F2BAF" w:rsidP="00EA66F6">
            <w:pPr>
              <w:pStyle w:val="TableBullet1"/>
              <w:rPr>
                <w:noProof w:val="0"/>
              </w:rPr>
            </w:pPr>
            <w:r w:rsidRPr="00AF35DE">
              <w:rPr>
                <w:noProof w:val="0"/>
              </w:rPr>
              <w:t>Photographs assist in explaining how what the product should look like when completed</w:t>
            </w:r>
          </w:p>
          <w:p w:rsidR="00E377E5" w:rsidRPr="00AF35DE" w:rsidRDefault="007F2BAF" w:rsidP="00EA66F6">
            <w:pPr>
              <w:pStyle w:val="TableBullet1"/>
              <w:rPr>
                <w:noProof w:val="0"/>
              </w:rPr>
            </w:pPr>
            <w:r w:rsidRPr="00AF35DE">
              <w:rPr>
                <w:noProof w:val="0"/>
              </w:rPr>
              <w:t>Copy in office should include costing of ingredients and sales price</w:t>
            </w:r>
            <w:r w:rsidR="00EA66F6" w:rsidRPr="00AF35DE">
              <w:rPr>
                <w:noProof w:val="0"/>
              </w:rPr>
              <w:t>.</w:t>
            </w:r>
            <w:r w:rsidR="00EA66F6" w:rsidRPr="00AF35DE">
              <w:rPr>
                <w:noProof w:val="0"/>
              </w:rPr>
              <w:br/>
            </w:r>
          </w:p>
        </w:tc>
      </w:tr>
    </w:tbl>
    <w:p w:rsidR="00FE7B57" w:rsidRPr="00AF35DE" w:rsidRDefault="00FE7B57" w:rsidP="00004BD3">
      <w:pPr>
        <w:pStyle w:val="BodyCopy"/>
        <w:rPr>
          <w:noProof w:val="0"/>
        </w:rPr>
      </w:pPr>
    </w:p>
    <w:p w:rsidR="0004309A" w:rsidRPr="00AF35DE" w:rsidRDefault="0004309A" w:rsidP="0004309A">
      <w:pPr>
        <w:pStyle w:val="BodyCopy"/>
        <w:rPr>
          <w:rStyle w:val="Heading1Char"/>
          <w:rFonts w:eastAsia="Calibri" w:cs="Calibri"/>
          <w:b w:val="0"/>
          <w:bCs w:val="0"/>
          <w:noProof w:val="0"/>
          <w:color w:val="auto"/>
          <w:sz w:val="22"/>
          <w:lang w:val="en-AU"/>
        </w:rPr>
      </w:pPr>
      <w:r w:rsidRPr="00AF35DE">
        <w:rPr>
          <w:rStyle w:val="Heading1Char"/>
          <w:rFonts w:eastAsia="Calibri" w:cs="Calibri"/>
          <w:b w:val="0"/>
          <w:bCs w:val="0"/>
          <w:noProof w:val="0"/>
          <w:color w:val="auto"/>
          <w:sz w:val="22"/>
          <w:lang w:val="en-AU"/>
        </w:rPr>
        <w:br w:type="page"/>
      </w:r>
    </w:p>
    <w:p w:rsidR="005B38D9" w:rsidRPr="00AF35DE" w:rsidRDefault="005B38D9" w:rsidP="0004309A">
      <w:pPr>
        <w:pStyle w:val="BodyCopy"/>
        <w:rPr>
          <w:rStyle w:val="Heading1Char"/>
          <w:rFonts w:eastAsia="Calibri" w:cs="Calibri"/>
          <w:b w:val="0"/>
          <w:bCs w:val="0"/>
          <w:noProof w:val="0"/>
          <w:color w:val="auto"/>
          <w:sz w:val="22"/>
          <w:lang w:val="en-AU"/>
        </w:rPr>
      </w:pPr>
    </w:p>
    <w:p w:rsidR="0004309A" w:rsidRPr="00AF35DE" w:rsidRDefault="0004309A" w:rsidP="0004309A">
      <w:pPr>
        <w:pStyle w:val="BodyCopy"/>
        <w:rPr>
          <w:rStyle w:val="Heading1Char"/>
          <w:rFonts w:eastAsia="Calibri" w:cs="Calibri"/>
          <w:b w:val="0"/>
          <w:bCs w:val="0"/>
          <w:noProof w:val="0"/>
          <w:color w:val="auto"/>
          <w:sz w:val="22"/>
          <w:lang w:val="en-AU"/>
        </w:rPr>
      </w:pPr>
    </w:p>
    <w:p w:rsidR="0004309A" w:rsidRPr="00AF35DE" w:rsidRDefault="0004309A" w:rsidP="0004309A">
      <w:pPr>
        <w:pStyle w:val="BodyCopy"/>
        <w:rPr>
          <w:rStyle w:val="Heading1Char"/>
          <w:rFonts w:eastAsia="Calibri" w:cs="Calibri"/>
          <w:b w:val="0"/>
          <w:bCs w:val="0"/>
          <w:noProof w:val="0"/>
          <w:color w:val="auto"/>
          <w:sz w:val="22"/>
          <w:lang w:val="en-AU"/>
        </w:rPr>
      </w:pPr>
    </w:p>
    <w:p w:rsidR="0004309A" w:rsidRPr="00AF35DE" w:rsidRDefault="0004309A" w:rsidP="0004309A">
      <w:pPr>
        <w:pStyle w:val="BodyCopy"/>
        <w:rPr>
          <w:rStyle w:val="Heading1Char"/>
          <w:rFonts w:eastAsia="Calibri" w:cs="Calibri"/>
          <w:b w:val="0"/>
          <w:bCs w:val="0"/>
          <w:noProof w:val="0"/>
          <w:color w:val="auto"/>
          <w:sz w:val="22"/>
          <w:lang w:val="en-AU"/>
        </w:rPr>
      </w:pPr>
    </w:p>
    <w:p w:rsidR="0004309A" w:rsidRPr="00AF35DE" w:rsidRDefault="0004309A" w:rsidP="00FC0925">
      <w:pPr>
        <w:pStyle w:val="BodyCopy"/>
        <w:rPr>
          <w:rStyle w:val="Heading1Char"/>
          <w:noProof w:val="0"/>
          <w:lang w:val="en-AU"/>
        </w:rPr>
        <w:sectPr w:rsidR="0004309A" w:rsidRPr="00AF35DE" w:rsidSect="00DC584E">
          <w:headerReference w:type="even" r:id="rId54"/>
          <w:headerReference w:type="default" r:id="rId55"/>
          <w:pgSz w:w="11906" w:h="16838" w:code="9"/>
          <w:pgMar w:top="1440" w:right="1440" w:bottom="1440" w:left="1701" w:header="709" w:footer="10" w:gutter="0"/>
          <w:cols w:space="708"/>
          <w:docGrid w:linePitch="360"/>
        </w:sectPr>
      </w:pPr>
    </w:p>
    <w:p w:rsidR="008A7C19" w:rsidRPr="00AF35DE" w:rsidRDefault="008A7C19" w:rsidP="00326643">
      <w:pPr>
        <w:pStyle w:val="Heading1"/>
      </w:pPr>
      <w:bookmarkStart w:id="55" w:name="_Toc294862961"/>
      <w:bookmarkStart w:id="56" w:name="_Toc346252809"/>
      <w:r w:rsidRPr="00AF35DE">
        <w:lastRenderedPageBreak/>
        <w:t>Element 2:</w:t>
      </w:r>
      <w:bookmarkEnd w:id="55"/>
      <w:r w:rsidR="00F45D9C" w:rsidRPr="00AF35DE">
        <w:br/>
      </w:r>
      <w:r w:rsidR="00313E08" w:rsidRPr="00AF35DE">
        <w:fldChar w:fldCharType="begin"/>
      </w:r>
      <w:r w:rsidR="00326643" w:rsidRPr="00AF35DE">
        <w:instrText xml:space="preserve"> REF  Element2 </w:instrText>
      </w:r>
      <w:r w:rsidR="00313E08" w:rsidRPr="00AF35DE">
        <w:fldChar w:fldCharType="separate"/>
      </w:r>
      <w:sdt>
        <w:sdtPr>
          <w:alias w:val="Element 2"/>
          <w:tag w:val="Element 2"/>
          <w:id w:val="1179632"/>
          <w:lock w:val="sdtLocked"/>
          <w:placeholder>
            <w:docPart w:val="77633426A7C54390BE547330BFE6A5FD"/>
          </w:placeholder>
        </w:sdtPr>
        <w:sdtContent>
          <w:r w:rsidR="00AF35DE" w:rsidRPr="00AF35DE">
            <w:t>Prepare, cook and hold items for fast food outlet</w:t>
          </w:r>
        </w:sdtContent>
      </w:sdt>
      <w:bookmarkEnd w:id="56"/>
      <w:r w:rsidR="00313E08" w:rsidRPr="00AF35DE">
        <w:fldChar w:fldCharType="end"/>
      </w:r>
    </w:p>
    <w:p w:rsidR="008A7C19" w:rsidRPr="00AF35DE" w:rsidRDefault="008A7C19" w:rsidP="008A7C19">
      <w:pPr>
        <w:pStyle w:val="Heading2"/>
      </w:pPr>
      <w:r w:rsidRPr="00AF35DE">
        <w:t>2.1</w:t>
      </w:r>
      <w:r w:rsidRPr="00AF35DE">
        <w:tab/>
      </w:r>
      <w:fldSimple w:instr=" REF  Criteria21 ">
        <w:sdt>
          <w:sdtPr>
            <w:alias w:val="Criteria 2.1"/>
            <w:tag w:val="Criteria 2.1"/>
            <w:id w:val="1179633"/>
            <w:lock w:val="sdtLocked"/>
            <w:placeholder>
              <w:docPart w:val="32F15D1FAA2D4646BF8A18A130F240A6"/>
            </w:placeholder>
          </w:sdtPr>
          <w:sdtContent>
            <w:r w:rsidR="00AF35DE" w:rsidRPr="00AF35DE">
              <w:t xml:space="preserve">Use appropriate preparation and cooking methods </w:t>
            </w:r>
          </w:sdtContent>
        </w:sdt>
      </w:fldSimple>
    </w:p>
    <w:p w:rsidR="008A7C19" w:rsidRPr="00AF35DE" w:rsidRDefault="008A7C19" w:rsidP="00EA66F6">
      <w:pPr>
        <w:pStyle w:val="Heading3"/>
      </w:pPr>
      <w:r w:rsidRPr="00AF35DE">
        <w:t>Introduction</w:t>
      </w:r>
    </w:p>
    <w:p w:rsidR="00BB3DB8" w:rsidRPr="00AF35DE" w:rsidRDefault="00BB3DB8" w:rsidP="00BB3DB8">
      <w:pPr>
        <w:pStyle w:val="BodyCopy"/>
        <w:rPr>
          <w:noProof w:val="0"/>
        </w:rPr>
      </w:pPr>
      <w:r w:rsidRPr="00AF35DE">
        <w:rPr>
          <w:noProof w:val="0"/>
        </w:rPr>
        <w:t xml:space="preserve">Appropriate cooking methods must be applied to produce the required methods items, meet customer expectations and ensure the safety and appearance of the food. </w:t>
      </w:r>
    </w:p>
    <w:p w:rsidR="00405BE0" w:rsidRPr="00AF35DE" w:rsidRDefault="00BB3DB8" w:rsidP="00BB3DB8">
      <w:pPr>
        <w:pStyle w:val="BodyCopy"/>
        <w:rPr>
          <w:noProof w:val="0"/>
        </w:rPr>
      </w:pPr>
      <w:r w:rsidRPr="00AF35DE">
        <w:rPr>
          <w:noProof w:val="0"/>
        </w:rPr>
        <w:t>There are many generic practices you need to become competent in which are regularly applied when preparing fast food.</w:t>
      </w:r>
    </w:p>
    <w:p w:rsidR="00BB3DB8" w:rsidRPr="00AF35DE" w:rsidRDefault="00D01E69" w:rsidP="00BB3DB8">
      <w:pPr>
        <w:pStyle w:val="BodyCopy"/>
        <w:rPr>
          <w:noProof w:val="0"/>
        </w:rPr>
      </w:pPr>
      <w:r w:rsidRPr="00AF35DE">
        <w:rPr>
          <w:noProof w:val="0"/>
        </w:rPr>
        <w:t>Modern fast food outlets will have minimum cooking required.</w:t>
      </w:r>
    </w:p>
    <w:p w:rsidR="00D01E69" w:rsidRPr="00AF35DE" w:rsidRDefault="00D01E69" w:rsidP="00BB3DB8">
      <w:pPr>
        <w:pStyle w:val="BodyCopy"/>
        <w:rPr>
          <w:noProof w:val="0"/>
        </w:rPr>
      </w:pPr>
      <w:r w:rsidRPr="00AF35DE">
        <w:rPr>
          <w:noProof w:val="0"/>
        </w:rPr>
        <w:t xml:space="preserve">Ovens; </w:t>
      </w:r>
      <w:r w:rsidR="00AF35DE" w:rsidRPr="00AF35DE">
        <w:rPr>
          <w:noProof w:val="0"/>
        </w:rPr>
        <w:t>multipurpose</w:t>
      </w:r>
      <w:r w:rsidRPr="00AF35DE">
        <w:rPr>
          <w:noProof w:val="0"/>
        </w:rPr>
        <w:t xml:space="preserve"> that will bake roast or steam as required for heating food to required temperature.</w:t>
      </w:r>
    </w:p>
    <w:p w:rsidR="00D01E69" w:rsidRPr="00AF35DE" w:rsidRDefault="00D01E69" w:rsidP="00BB3DB8">
      <w:pPr>
        <w:pStyle w:val="BodyCopy"/>
        <w:rPr>
          <w:noProof w:val="0"/>
        </w:rPr>
      </w:pPr>
      <w:r w:rsidRPr="00AF35DE">
        <w:rPr>
          <w:noProof w:val="0"/>
        </w:rPr>
        <w:t xml:space="preserve">Deep fryers that give the characteristic texture and flavour to foods that is not </w:t>
      </w:r>
      <w:r w:rsidR="00AF35DE" w:rsidRPr="00AF35DE">
        <w:rPr>
          <w:noProof w:val="0"/>
        </w:rPr>
        <w:t>achievable</w:t>
      </w:r>
      <w:r w:rsidRPr="00AF35DE">
        <w:rPr>
          <w:noProof w:val="0"/>
        </w:rPr>
        <w:t xml:space="preserve"> with other cooking methods.</w:t>
      </w:r>
    </w:p>
    <w:p w:rsidR="00D01E69" w:rsidRPr="00AF35DE" w:rsidRDefault="00D01E69" w:rsidP="00BB3DB8">
      <w:pPr>
        <w:pStyle w:val="BodyCopy"/>
        <w:rPr>
          <w:noProof w:val="0"/>
        </w:rPr>
      </w:pPr>
      <w:r w:rsidRPr="00AF35DE">
        <w:rPr>
          <w:noProof w:val="0"/>
        </w:rPr>
        <w:t>Grilling for cooking short order meats like chicken breasts or strips, beef burgers and fish as required.</w:t>
      </w:r>
    </w:p>
    <w:p w:rsidR="00D01E69" w:rsidRPr="00AF35DE" w:rsidRDefault="00A57DD2" w:rsidP="00EA66F6">
      <w:pPr>
        <w:pStyle w:val="Heading3"/>
      </w:pPr>
      <w:r w:rsidRPr="00AF35DE">
        <w:rPr>
          <w:noProof/>
        </w:rPr>
        <w:drawing>
          <wp:anchor distT="0" distB="0" distL="114300" distR="114300" simplePos="0" relativeHeight="251749376" behindDoc="0" locked="0" layoutInCell="1" allowOverlap="1">
            <wp:simplePos x="0" y="0"/>
            <wp:positionH relativeFrom="column">
              <wp:posOffset>3930015</wp:posOffset>
            </wp:positionH>
            <wp:positionV relativeFrom="paragraph">
              <wp:posOffset>180340</wp:posOffset>
            </wp:positionV>
            <wp:extent cx="1638300" cy="2057400"/>
            <wp:effectExtent l="19050" t="0" r="0" b="0"/>
            <wp:wrapSquare wrapText="bothSides"/>
            <wp:docPr id="41" name="Picture 40" descr="2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jpg"/>
                    <pic:cNvPicPr/>
                  </pic:nvPicPr>
                  <pic:blipFill>
                    <a:blip r:embed="rId56" cstate="print"/>
                    <a:stretch>
                      <a:fillRect/>
                    </a:stretch>
                  </pic:blipFill>
                  <pic:spPr>
                    <a:xfrm>
                      <a:off x="0" y="0"/>
                      <a:ext cx="1638300" cy="2057400"/>
                    </a:xfrm>
                    <a:prstGeom prst="rect">
                      <a:avLst/>
                    </a:prstGeom>
                  </pic:spPr>
                </pic:pic>
              </a:graphicData>
            </a:graphic>
          </wp:anchor>
        </w:drawing>
      </w:r>
      <w:r w:rsidR="00D01E69" w:rsidRPr="00AF35DE">
        <w:t xml:space="preserve">For grilling </w:t>
      </w:r>
    </w:p>
    <w:p w:rsidR="00D01E69" w:rsidRPr="00AF35DE" w:rsidRDefault="00D01E69" w:rsidP="00D01E69">
      <w:pPr>
        <w:pStyle w:val="BodyCopy"/>
        <w:rPr>
          <w:noProof w:val="0"/>
        </w:rPr>
      </w:pPr>
      <w:r w:rsidRPr="00AF35DE">
        <w:rPr>
          <w:noProof w:val="0"/>
        </w:rPr>
        <w:t xml:space="preserve">When grilling, remember the following: </w:t>
      </w:r>
    </w:p>
    <w:p w:rsidR="00D01E69" w:rsidRPr="00AF35DE" w:rsidRDefault="00D01E69" w:rsidP="00D01E69">
      <w:pPr>
        <w:pStyle w:val="Bullet1"/>
      </w:pPr>
      <w:r w:rsidRPr="00AF35DE">
        <w:t xml:space="preserve">Choose only small items </w:t>
      </w:r>
    </w:p>
    <w:p w:rsidR="00D01E69" w:rsidRPr="00AF35DE" w:rsidRDefault="00D01E69" w:rsidP="00D01E69">
      <w:pPr>
        <w:pStyle w:val="Bullet1"/>
      </w:pPr>
      <w:r w:rsidRPr="00AF35DE">
        <w:t xml:space="preserve">Choose the best quality, tender foods </w:t>
      </w:r>
    </w:p>
    <w:p w:rsidR="00D01E69" w:rsidRPr="00AF35DE" w:rsidRDefault="00D01E69" w:rsidP="00D01E69">
      <w:pPr>
        <w:pStyle w:val="Bullet1"/>
      </w:pPr>
      <w:r w:rsidRPr="00AF35DE">
        <w:t xml:space="preserve">Brush the food with oil and season prior to grilling. Fish must be seasoned, floured and oiled to prevent burnt particles from affecting the food and to allow the food to seal immediately </w:t>
      </w:r>
    </w:p>
    <w:p w:rsidR="00D01E69" w:rsidRPr="00AF35DE" w:rsidRDefault="00D01E69" w:rsidP="00D01E69">
      <w:pPr>
        <w:pStyle w:val="Bullet1"/>
      </w:pPr>
      <w:r w:rsidRPr="00AF35DE">
        <w:t xml:space="preserve">Grill plates and grill bars must be spotlessly clean and lightly oiled to prevent food sticking, to prevent burnt particles from affecting the food and to allow the food to seal immediately </w:t>
      </w:r>
    </w:p>
    <w:p w:rsidR="00D01E69" w:rsidRPr="00AF35DE" w:rsidRDefault="00D01E69" w:rsidP="00D01E69">
      <w:pPr>
        <w:pStyle w:val="Bullet1"/>
      </w:pPr>
      <w:r w:rsidRPr="00AF35DE">
        <w:t xml:space="preserve">Heat must be fierce to allow food to seal and colour instantly – once the food has been sealed, the heat can be reduced </w:t>
      </w:r>
    </w:p>
    <w:p w:rsidR="00D01E69" w:rsidRPr="00AF35DE" w:rsidRDefault="00D01E69" w:rsidP="00D01E69">
      <w:pPr>
        <w:pStyle w:val="Bullet1"/>
      </w:pPr>
      <w:r w:rsidRPr="00AF35DE">
        <w:t xml:space="preserve">Use tongs rather than forks to turn the food – forks will pierce the </w:t>
      </w:r>
      <w:r w:rsidR="00A57DD2" w:rsidRPr="00AF35DE">
        <w:t>food and allow juices to escape.</w:t>
      </w:r>
    </w:p>
    <w:p w:rsidR="00EA66F6" w:rsidRPr="00AF35DE" w:rsidRDefault="00D01E69" w:rsidP="00A57DD2">
      <w:pPr>
        <w:pStyle w:val="BodyCopy"/>
        <w:rPr>
          <w:rFonts w:eastAsiaTheme="majorEastAsia" w:cstheme="majorBidi"/>
          <w:b/>
          <w:bCs/>
          <w:noProof w:val="0"/>
          <w:color w:val="0000FF"/>
          <w:sz w:val="28"/>
        </w:rPr>
      </w:pPr>
      <w:r w:rsidRPr="00AF35DE">
        <w:rPr>
          <w:rFonts w:eastAsiaTheme="minorEastAsia"/>
          <w:noProof w:val="0"/>
          <w:lang w:eastAsia="en-AU"/>
        </w:rPr>
        <w:t>Grilled food should not be finished off in the oven because this will change the cookery principle to roasting and the texture and flavour of the food will not be typical of grilled food.</w:t>
      </w:r>
      <w:r w:rsidR="00EA66F6" w:rsidRPr="00AF35DE">
        <w:rPr>
          <w:noProof w:val="0"/>
        </w:rPr>
        <w:br w:type="page"/>
      </w:r>
    </w:p>
    <w:p w:rsidR="001D4BFE" w:rsidRPr="00AF35DE" w:rsidRDefault="001D4BFE" w:rsidP="00EA66F6">
      <w:pPr>
        <w:pStyle w:val="Heading3"/>
      </w:pPr>
      <w:r w:rsidRPr="00AF35DE">
        <w:lastRenderedPageBreak/>
        <w:t xml:space="preserve">Trellising </w:t>
      </w:r>
    </w:p>
    <w:p w:rsidR="001D4BFE" w:rsidRPr="00CF41ED" w:rsidRDefault="001D4BFE" w:rsidP="001D4BFE">
      <w:pPr>
        <w:pStyle w:val="BodyCopy"/>
        <w:rPr>
          <w:rFonts w:cs="HelveticaNeueLT Std Lt Cn"/>
          <w:noProof w:val="0"/>
          <w:szCs w:val="22"/>
          <w:rPrChange w:id="57"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58" w:author="Administrator" w:date="2013-12-09T11:45:00Z">
            <w:rPr>
              <w:rFonts w:ascii="HelveticaNeueLT Std Lt Cn" w:hAnsi="HelveticaNeueLT Std Lt Cn" w:cs="HelveticaNeueLT Std Lt Cn"/>
              <w:noProof w:val="0"/>
              <w:szCs w:val="22"/>
            </w:rPr>
          </w:rPrChange>
        </w:rPr>
        <w:t xml:space="preserve">Trellising refers to the marking of meat by searing or cutting a trellis, or lattice, pattern on to the surface. </w:t>
      </w:r>
    </w:p>
    <w:p w:rsidR="001D4BFE" w:rsidRPr="00CF41ED" w:rsidRDefault="001D4BFE" w:rsidP="001D4BFE">
      <w:pPr>
        <w:pStyle w:val="BodyCopy"/>
        <w:rPr>
          <w:rFonts w:cs="HelveticaNeueLT Std Lt Cn"/>
          <w:noProof w:val="0"/>
          <w:szCs w:val="22"/>
          <w:rPrChange w:id="59"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60" w:author="Administrator" w:date="2013-12-09T11:45:00Z">
            <w:rPr>
              <w:rFonts w:ascii="HelveticaNeueLT Std Lt Cn" w:hAnsi="HelveticaNeueLT Std Lt Cn" w:cs="HelveticaNeueLT Std Lt Cn"/>
              <w:noProof w:val="0"/>
              <w:szCs w:val="22"/>
            </w:rPr>
          </w:rPrChange>
        </w:rPr>
        <w:t xml:space="preserve">The purpose is to improve the food’s appearance, and sometimes it can assist in the cooking. </w:t>
      </w:r>
    </w:p>
    <w:p w:rsidR="001D4BFE" w:rsidRPr="00CF41ED" w:rsidRDefault="001D4BFE" w:rsidP="001D4BFE">
      <w:pPr>
        <w:pStyle w:val="BodyCopy"/>
        <w:rPr>
          <w:rFonts w:cs="HelveticaNeueLT Std Lt Cn"/>
          <w:noProof w:val="0"/>
          <w:szCs w:val="22"/>
          <w:rPrChange w:id="61"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62" w:author="Administrator" w:date="2013-12-09T11:45:00Z">
            <w:rPr>
              <w:rFonts w:ascii="HelveticaNeueLT Std Lt Cn" w:hAnsi="HelveticaNeueLT Std Lt Cn" w:cs="HelveticaNeueLT Std Lt Cn"/>
              <w:noProof w:val="0"/>
              <w:szCs w:val="22"/>
            </w:rPr>
          </w:rPrChange>
        </w:rPr>
        <w:t xml:space="preserve">Trellising can be done by: </w:t>
      </w:r>
    </w:p>
    <w:p w:rsidR="001D4BFE" w:rsidRPr="00AF35DE" w:rsidRDefault="001D4BFE" w:rsidP="001D4BFE">
      <w:pPr>
        <w:pStyle w:val="Bullet1"/>
      </w:pPr>
      <w:r w:rsidRPr="00AF35DE">
        <w:t xml:space="preserve">Marking the meat with the grill bars and then turning it 90º and marking again </w:t>
      </w:r>
    </w:p>
    <w:p w:rsidR="001D4BFE" w:rsidRPr="00AF35DE" w:rsidRDefault="001D4BFE" w:rsidP="001D4BFE">
      <w:pPr>
        <w:pStyle w:val="Bullet1"/>
      </w:pPr>
      <w:r w:rsidRPr="00AF35DE">
        <w:t xml:space="preserve">Marking a floured fish with a hot skewer prior to grilling </w:t>
      </w:r>
    </w:p>
    <w:p w:rsidR="001D4BFE" w:rsidRPr="00CF41ED" w:rsidRDefault="001D4BFE" w:rsidP="001D4BFE">
      <w:pPr>
        <w:pStyle w:val="BodyCopy"/>
        <w:rPr>
          <w:rFonts w:cs="HelveticaNeueLT Std Lt Cn"/>
          <w:noProof w:val="0"/>
          <w:szCs w:val="22"/>
          <w:rPrChange w:id="63"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64" w:author="Administrator" w:date="2013-12-09T11:45:00Z">
            <w:rPr>
              <w:rFonts w:ascii="HelveticaNeueLT Std Lt Cn" w:hAnsi="HelveticaNeueLT Std Lt Cn" w:cs="HelveticaNeueLT Std Lt Cn"/>
              <w:noProof w:val="0"/>
              <w:szCs w:val="22"/>
            </w:rPr>
          </w:rPrChange>
        </w:rPr>
        <w:t xml:space="preserve">Trellising is not only done on grilled foods. </w:t>
      </w:r>
    </w:p>
    <w:p w:rsidR="001D4BFE" w:rsidRPr="00CF41ED" w:rsidRDefault="001D4BFE" w:rsidP="001D4BFE">
      <w:pPr>
        <w:pStyle w:val="BodyCopy"/>
        <w:rPr>
          <w:rFonts w:cs="HelveticaNeueLT Std Lt Cn"/>
          <w:noProof w:val="0"/>
          <w:szCs w:val="22"/>
          <w:rPrChange w:id="65"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66" w:author="Administrator" w:date="2013-12-09T11:45:00Z">
            <w:rPr>
              <w:rFonts w:ascii="HelveticaNeueLT Std Lt Cn" w:hAnsi="HelveticaNeueLT Std Lt Cn" w:cs="HelveticaNeueLT Std Lt Cn"/>
              <w:noProof w:val="0"/>
              <w:szCs w:val="22"/>
            </w:rPr>
          </w:rPrChange>
        </w:rPr>
        <w:t xml:space="preserve">A criss-cross of pastry on top of the filling in a flan or tart is an example of trellising as is the scoring of a leg of pork to produce crackling and the marking of the sugar on a crêpe with a hot skewer. </w:t>
      </w:r>
    </w:p>
    <w:p w:rsidR="001D4BFE" w:rsidRPr="00AF35DE" w:rsidRDefault="001D4BFE" w:rsidP="00EA66F6">
      <w:pPr>
        <w:pStyle w:val="Heading3"/>
      </w:pPr>
      <w:r w:rsidRPr="00AF35DE">
        <w:t xml:space="preserve">Suitable foods for grilling </w:t>
      </w:r>
    </w:p>
    <w:p w:rsidR="001D4BFE" w:rsidRPr="00CF41ED" w:rsidRDefault="001D4BFE" w:rsidP="001D4BFE">
      <w:pPr>
        <w:pStyle w:val="BodyCopy"/>
        <w:rPr>
          <w:rFonts w:cs="HelveticaNeueLT Std Lt Cn"/>
          <w:noProof w:val="0"/>
          <w:szCs w:val="22"/>
          <w:rPrChange w:id="67"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68" w:author="Administrator" w:date="2013-12-09T11:45:00Z">
            <w:rPr>
              <w:rFonts w:ascii="HelveticaNeueLT Std Lt Cn" w:hAnsi="HelveticaNeueLT Std Lt Cn" w:cs="HelveticaNeueLT Std Lt Cn"/>
              <w:noProof w:val="0"/>
              <w:szCs w:val="22"/>
            </w:rPr>
          </w:rPrChange>
        </w:rPr>
        <w:t xml:space="preserve">Any meat that is grilled should be of the right size (not too large), tender and trimmed of unwanted fat, bones and sinews. </w:t>
      </w:r>
    </w:p>
    <w:p w:rsidR="001D4BFE" w:rsidRPr="00CF41ED" w:rsidRDefault="001D4BFE" w:rsidP="001D4BFE">
      <w:pPr>
        <w:pStyle w:val="BodyCopy"/>
        <w:rPr>
          <w:rFonts w:cs="HelveticaNeueLT Std Lt Cn"/>
          <w:noProof w:val="0"/>
          <w:szCs w:val="22"/>
          <w:rPrChange w:id="69"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70" w:author="Administrator" w:date="2013-12-09T11:45:00Z">
            <w:rPr>
              <w:rFonts w:ascii="HelveticaNeueLT Std Lt Cn" w:hAnsi="HelveticaNeueLT Std Lt Cn" w:cs="HelveticaNeueLT Std Lt Cn"/>
              <w:noProof w:val="0"/>
              <w:szCs w:val="22"/>
            </w:rPr>
          </w:rPrChange>
        </w:rPr>
        <w:t xml:space="preserve">Any fruit or vegetable that is grilled should be cut evenly to ensure even cooking. Fish should be scaled and the fins removed before grilling. </w:t>
      </w:r>
    </w:p>
    <w:p w:rsidR="001D4BFE" w:rsidRPr="00AF35DE" w:rsidRDefault="001D4BFE" w:rsidP="001D4BFE">
      <w:pPr>
        <w:pStyle w:val="BodyCopy"/>
        <w:rPr>
          <w:rFonts w:ascii="HelveticaNeueLT Std Lt Cn" w:hAnsi="HelveticaNeueLT Std Lt Cn" w:cs="HelveticaNeueLT Std Lt Cn"/>
          <w:noProof w:val="0"/>
          <w:szCs w:val="22"/>
        </w:rPr>
      </w:pPr>
      <w:r w:rsidRPr="00AF35DE">
        <w:rPr>
          <w:rFonts w:ascii="HelveticaNeueLT Std Lt Cn" w:hAnsi="HelveticaNeueLT Std Lt Cn" w:cs="HelveticaNeueLT Std Lt Cn"/>
          <w:noProof w:val="0"/>
          <w:szCs w:val="22"/>
        </w:rPr>
        <w:t xml:space="preserve">It may be necessary to skin the fish as well. </w:t>
      </w:r>
    </w:p>
    <w:p w:rsidR="001D4BFE" w:rsidRPr="00AF35DE" w:rsidRDefault="001D4BFE" w:rsidP="00EA66F6">
      <w:pPr>
        <w:pStyle w:val="BodyCopyBold"/>
        <w:rPr>
          <w:noProof w:val="0"/>
        </w:rPr>
      </w:pPr>
      <w:r w:rsidRPr="00AF35DE">
        <w:rPr>
          <w:noProof w:val="0"/>
        </w:rPr>
        <w:t>Foods suitable for grilling under a</w:t>
      </w:r>
      <w:r w:rsidR="00EA66F6" w:rsidRPr="00AF35DE">
        <w:rPr>
          <w:noProof w:val="0"/>
        </w:rPr>
        <w:t xml:space="preserve"> salamander (broiling) include:</w:t>
      </w:r>
    </w:p>
    <w:p w:rsidR="001D4BFE" w:rsidRPr="00AF35DE" w:rsidRDefault="001D4BFE" w:rsidP="001D4BFE">
      <w:pPr>
        <w:pStyle w:val="Bullet1"/>
      </w:pPr>
      <w:r w:rsidRPr="00AF35DE">
        <w:t xml:space="preserve">Whole, small round fish, flat fish and fillets </w:t>
      </w:r>
    </w:p>
    <w:p w:rsidR="001D4BFE" w:rsidRPr="00AF35DE" w:rsidRDefault="00A57DD2" w:rsidP="001D4BFE">
      <w:pPr>
        <w:pStyle w:val="Bullet1"/>
      </w:pPr>
      <w:r w:rsidRPr="00AF35DE">
        <w:rPr>
          <w:noProof/>
          <w:lang w:eastAsia="en-AU"/>
        </w:rPr>
        <w:drawing>
          <wp:anchor distT="0" distB="0" distL="114300" distR="114300" simplePos="0" relativeHeight="251750400" behindDoc="0" locked="0" layoutInCell="1" allowOverlap="1">
            <wp:simplePos x="0" y="0"/>
            <wp:positionH relativeFrom="column">
              <wp:posOffset>3190875</wp:posOffset>
            </wp:positionH>
            <wp:positionV relativeFrom="paragraph">
              <wp:posOffset>104775</wp:posOffset>
            </wp:positionV>
            <wp:extent cx="2362200" cy="1609725"/>
            <wp:effectExtent l="19050" t="0" r="0" b="0"/>
            <wp:wrapSquare wrapText="bothSides"/>
            <wp:docPr id="42" name="Picture 41" descr="1101566_bbq_la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1566_bbq_lamb.jpg"/>
                    <pic:cNvPicPr/>
                  </pic:nvPicPr>
                  <pic:blipFill>
                    <a:blip r:embed="rId57" cstate="print"/>
                    <a:stretch>
                      <a:fillRect/>
                    </a:stretch>
                  </pic:blipFill>
                  <pic:spPr>
                    <a:xfrm>
                      <a:off x="0" y="0"/>
                      <a:ext cx="2362200" cy="1609725"/>
                    </a:xfrm>
                    <a:prstGeom prst="rect">
                      <a:avLst/>
                    </a:prstGeom>
                  </pic:spPr>
                </pic:pic>
              </a:graphicData>
            </a:graphic>
          </wp:anchor>
        </w:drawing>
      </w:r>
      <w:r w:rsidR="001D4BFE" w:rsidRPr="00AF35DE">
        <w:t xml:space="preserve">Ham and bacon slices </w:t>
      </w:r>
    </w:p>
    <w:p w:rsidR="001D4BFE" w:rsidRPr="00AF35DE" w:rsidRDefault="00A57DD2" w:rsidP="001D4BFE">
      <w:pPr>
        <w:pStyle w:val="Bullet1"/>
      </w:pPr>
      <w:r w:rsidRPr="00AF35DE">
        <w:t>Tomatoes and pineapple rings.</w:t>
      </w:r>
    </w:p>
    <w:p w:rsidR="001D4BFE" w:rsidRPr="00AF35DE" w:rsidRDefault="001D4BFE" w:rsidP="00EA66F6">
      <w:pPr>
        <w:pStyle w:val="BodyCopyBold"/>
        <w:rPr>
          <w:noProof w:val="0"/>
        </w:rPr>
      </w:pPr>
      <w:r w:rsidRPr="00AF35DE">
        <w:rPr>
          <w:noProof w:val="0"/>
        </w:rPr>
        <w:t>Foods suitable for grilling o</w:t>
      </w:r>
      <w:r w:rsidR="00EA66F6" w:rsidRPr="00AF35DE">
        <w:rPr>
          <w:noProof w:val="0"/>
        </w:rPr>
        <w:t>n grill plates or bars include:</w:t>
      </w:r>
    </w:p>
    <w:p w:rsidR="001D4BFE" w:rsidRPr="00AF35DE" w:rsidRDefault="001D4BFE" w:rsidP="001D4BFE">
      <w:pPr>
        <w:pStyle w:val="Bullet1"/>
      </w:pPr>
      <w:r w:rsidRPr="00AF35DE">
        <w:t xml:space="preserve">Pork cutlets and medallions </w:t>
      </w:r>
    </w:p>
    <w:p w:rsidR="001D4BFE" w:rsidRPr="00AF35DE" w:rsidRDefault="001D4BFE" w:rsidP="001D4BFE">
      <w:pPr>
        <w:pStyle w:val="Bullet1"/>
      </w:pPr>
      <w:r w:rsidRPr="00AF35DE">
        <w:t xml:space="preserve">Lamb chops </w:t>
      </w:r>
    </w:p>
    <w:p w:rsidR="001D4BFE" w:rsidRPr="00AF35DE" w:rsidRDefault="001D4BFE" w:rsidP="001D4BFE">
      <w:pPr>
        <w:pStyle w:val="Bullet1"/>
      </w:pPr>
      <w:r w:rsidRPr="00AF35DE">
        <w:t xml:space="preserve">Beef sirloin steaks, T-bones and beef tournedos </w:t>
      </w:r>
    </w:p>
    <w:p w:rsidR="001D4BFE" w:rsidRPr="00AF35DE" w:rsidRDefault="001D4BFE" w:rsidP="001D4BFE">
      <w:pPr>
        <w:pStyle w:val="Bullet1"/>
      </w:pPr>
      <w:r w:rsidRPr="00AF35DE">
        <w:t xml:space="preserve">Baby chicken </w:t>
      </w:r>
    </w:p>
    <w:p w:rsidR="001D4BFE" w:rsidRPr="00AF35DE" w:rsidRDefault="001D4BFE" w:rsidP="001D4BFE">
      <w:pPr>
        <w:pStyle w:val="Bullet1"/>
      </w:pPr>
      <w:r w:rsidRPr="00AF35DE">
        <w:t xml:space="preserve">Whole, small round fish, flat fish and fillets </w:t>
      </w:r>
    </w:p>
    <w:p w:rsidR="00BB3DB8" w:rsidRPr="00AF35DE" w:rsidRDefault="001D4BFE" w:rsidP="001D4BFE">
      <w:pPr>
        <w:pStyle w:val="Bullet1"/>
      </w:pPr>
      <w:r w:rsidRPr="00AF35DE">
        <w:rPr>
          <w:rFonts w:eastAsiaTheme="minorEastAsia"/>
          <w:lang w:eastAsia="en-AU"/>
        </w:rPr>
        <w:t>Ham steaks</w:t>
      </w:r>
      <w:r w:rsidR="00A57DD2" w:rsidRPr="00AF35DE">
        <w:rPr>
          <w:rFonts w:eastAsiaTheme="minorEastAsia"/>
          <w:lang w:eastAsia="en-AU"/>
        </w:rPr>
        <w:t>.</w:t>
      </w:r>
    </w:p>
    <w:p w:rsidR="001D4BFE" w:rsidRPr="00AF35DE" w:rsidRDefault="001D4BFE">
      <w:pPr>
        <w:rPr>
          <w:rStyle w:val="Hyperlink"/>
          <w:rFonts w:eastAsia="Calibri" w:cs="Calibri"/>
          <w:color w:val="auto"/>
          <w:szCs w:val="16"/>
          <w:u w:val="none"/>
          <w:lang w:eastAsia="ar-SA"/>
        </w:rPr>
      </w:pPr>
      <w:r w:rsidRPr="00AF35DE">
        <w:rPr>
          <w:rStyle w:val="Hyperlink"/>
          <w:color w:val="auto"/>
          <w:u w:val="none"/>
        </w:rPr>
        <w:br w:type="page"/>
      </w:r>
    </w:p>
    <w:p w:rsidR="001D4BFE" w:rsidRPr="00AF35DE" w:rsidRDefault="001D4BFE" w:rsidP="00EA66F6">
      <w:pPr>
        <w:pStyle w:val="Heading3"/>
      </w:pPr>
      <w:r w:rsidRPr="00AF35DE">
        <w:lastRenderedPageBreak/>
        <w:t xml:space="preserve">Accompaniments for grilled foods </w:t>
      </w:r>
    </w:p>
    <w:p w:rsidR="001D4BFE" w:rsidRPr="00CF41ED" w:rsidRDefault="001D4BFE" w:rsidP="001D4BFE">
      <w:pPr>
        <w:pStyle w:val="BodyCopy"/>
        <w:rPr>
          <w:rFonts w:cs="HelveticaNeueLT Std Lt Cn"/>
          <w:noProof w:val="0"/>
          <w:szCs w:val="22"/>
          <w:rPrChange w:id="71"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72" w:author="Administrator" w:date="2013-12-09T11:45:00Z">
            <w:rPr>
              <w:rFonts w:ascii="HelveticaNeueLT Std Lt Cn" w:hAnsi="HelveticaNeueLT Std Lt Cn" w:cs="HelveticaNeueLT Std Lt Cn"/>
              <w:noProof w:val="0"/>
              <w:szCs w:val="22"/>
            </w:rPr>
          </w:rPrChange>
        </w:rPr>
        <w:t xml:space="preserve">There are numerous accompaniments for grills which include compound butters, sauces and fruits. Compound or flavoured butters can be made using different flavourings. </w:t>
      </w:r>
    </w:p>
    <w:p w:rsidR="001D4BFE" w:rsidRPr="00CF41ED" w:rsidRDefault="001D4BFE" w:rsidP="001D4BFE">
      <w:pPr>
        <w:pStyle w:val="BodyCopy"/>
        <w:rPr>
          <w:rFonts w:cs="HelveticaNeueLT Std Lt Cn"/>
          <w:noProof w:val="0"/>
          <w:szCs w:val="22"/>
          <w:rPrChange w:id="73"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74" w:author="Administrator" w:date="2013-12-09T11:45:00Z">
            <w:rPr>
              <w:rFonts w:ascii="HelveticaNeueLT Std Lt Cn" w:hAnsi="HelveticaNeueLT Std Lt Cn" w:cs="HelveticaNeueLT Std Lt Cn"/>
              <w:noProof w:val="0"/>
              <w:szCs w:val="22"/>
            </w:rPr>
          </w:rPrChange>
        </w:rPr>
        <w:t xml:space="preserve">The most common and versatile compound butter is parsley butter (beurre maître d’hotel). </w:t>
      </w:r>
    </w:p>
    <w:p w:rsidR="001D4BFE" w:rsidRPr="00CF41ED" w:rsidRDefault="001D4BFE" w:rsidP="001D4BFE">
      <w:pPr>
        <w:pStyle w:val="BodyCopy"/>
        <w:rPr>
          <w:rFonts w:cs="HelveticaNeueLT Std Lt Cn"/>
          <w:noProof w:val="0"/>
          <w:szCs w:val="22"/>
          <w:rPrChange w:id="75"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76" w:author="Administrator" w:date="2013-12-09T11:45:00Z">
            <w:rPr>
              <w:rFonts w:ascii="HelveticaNeueLT Std Lt Cn" w:hAnsi="HelveticaNeueLT Std Lt Cn" w:cs="HelveticaNeueLT Std Lt Cn"/>
              <w:noProof w:val="0"/>
              <w:szCs w:val="22"/>
            </w:rPr>
          </w:rPrChange>
        </w:rPr>
        <w:t xml:space="preserve">Sauces can be served with grilled food. Brown sauces accompany red meats and white sauces are best for fish. </w:t>
      </w:r>
    </w:p>
    <w:p w:rsidR="001D4BFE" w:rsidRPr="00CF41ED" w:rsidRDefault="001D4BFE" w:rsidP="001D4BFE">
      <w:pPr>
        <w:pStyle w:val="BodyCopy"/>
        <w:rPr>
          <w:rFonts w:cs="HelveticaNeueLT Std Lt Cn"/>
          <w:noProof w:val="0"/>
          <w:szCs w:val="22"/>
          <w:rPrChange w:id="77"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78" w:author="Administrator" w:date="2013-12-09T11:45:00Z">
            <w:rPr>
              <w:rFonts w:ascii="HelveticaNeueLT Std Lt Cn" w:hAnsi="HelveticaNeueLT Std Lt Cn" w:cs="HelveticaNeueLT Std Lt Cn"/>
              <w:noProof w:val="0"/>
              <w:szCs w:val="22"/>
            </w:rPr>
          </w:rPrChange>
        </w:rPr>
        <w:t xml:space="preserve">Warm emulsion sauces are also suitable for grills. Fruits and fruit compotes can accompany grilled foods. </w:t>
      </w:r>
    </w:p>
    <w:p w:rsidR="001D4BFE" w:rsidRPr="00CF41ED" w:rsidRDefault="001D4BFE" w:rsidP="001D4BFE">
      <w:pPr>
        <w:pStyle w:val="BodyCopy"/>
        <w:rPr>
          <w:rFonts w:cs="HelveticaNeueLT Std Lt Cn"/>
          <w:noProof w:val="0"/>
          <w:szCs w:val="22"/>
          <w:rPrChange w:id="79"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80" w:author="Administrator" w:date="2013-12-09T11:45:00Z">
            <w:rPr>
              <w:rFonts w:ascii="HelveticaNeueLT Std Lt Cn" w:hAnsi="HelveticaNeueLT Std Lt Cn" w:cs="HelveticaNeueLT Std Lt Cn"/>
              <w:noProof w:val="0"/>
              <w:szCs w:val="22"/>
            </w:rPr>
          </w:rPrChange>
        </w:rPr>
        <w:t xml:space="preserve">Grilled pineapple with ham steaks, grilled tomatoes with grilled lamb, grilled apple or apple compote with grilled pork are recommended. </w:t>
      </w:r>
    </w:p>
    <w:p w:rsidR="001D4BFE" w:rsidRPr="00CF41ED" w:rsidRDefault="001D4BFE" w:rsidP="001D4BFE">
      <w:pPr>
        <w:pStyle w:val="BodyCopy"/>
        <w:rPr>
          <w:rFonts w:cs="HelveticaNeueLT Std Lt Cn"/>
          <w:noProof w:val="0"/>
          <w:szCs w:val="22"/>
          <w:rPrChange w:id="81" w:author="Administrator" w:date="2013-12-09T11:45:00Z">
            <w:rPr>
              <w:rFonts w:ascii="HelveticaNeueLT Std Lt Cn" w:hAnsi="HelveticaNeueLT Std Lt Cn" w:cs="HelveticaNeueLT Std Lt Cn"/>
              <w:noProof w:val="0"/>
              <w:szCs w:val="22"/>
            </w:rPr>
          </w:rPrChange>
        </w:rPr>
      </w:pPr>
      <w:r w:rsidRPr="00CF41ED">
        <w:rPr>
          <w:rFonts w:cs="HelveticaNeueLT Std Lt Cn"/>
          <w:noProof w:val="0"/>
          <w:szCs w:val="22"/>
          <w:rPrChange w:id="82" w:author="Administrator" w:date="2013-12-09T11:45:00Z">
            <w:rPr>
              <w:rFonts w:ascii="HelveticaNeueLT Std Lt Cn" w:hAnsi="HelveticaNeueLT Std Lt Cn" w:cs="HelveticaNeueLT Std Lt Cn"/>
              <w:noProof w:val="0"/>
              <w:szCs w:val="22"/>
            </w:rPr>
          </w:rPrChange>
        </w:rPr>
        <w:t xml:space="preserve">Grilled accompaniments aid the digestion of fatty foods and clean the palate. </w:t>
      </w:r>
    </w:p>
    <w:p w:rsidR="001D4BFE" w:rsidRPr="00AF35DE" w:rsidRDefault="001D4BFE" w:rsidP="00EA66F6">
      <w:pPr>
        <w:pStyle w:val="Heading3"/>
      </w:pPr>
      <w:r w:rsidRPr="00AF35DE">
        <w:t xml:space="preserve">Testing for doneness </w:t>
      </w:r>
    </w:p>
    <w:p w:rsidR="001D4BFE" w:rsidRPr="00AF35DE" w:rsidRDefault="001D4BFE" w:rsidP="001D4BFE">
      <w:pPr>
        <w:pStyle w:val="BodyCopy"/>
        <w:rPr>
          <w:rFonts w:ascii="HelveticaNeueLT Std Lt Cn" w:hAnsi="HelveticaNeueLT Std Lt Cn" w:cs="HelveticaNeueLT Std Lt Cn"/>
          <w:noProof w:val="0"/>
          <w:szCs w:val="22"/>
        </w:rPr>
      </w:pPr>
      <w:r w:rsidRPr="00AF35DE">
        <w:rPr>
          <w:rFonts w:ascii="HelveticaNeueLT Std Lt Cn" w:hAnsi="HelveticaNeueLT Std Lt Cn" w:cs="HelveticaNeueLT Std Lt Cn"/>
          <w:noProof w:val="0"/>
          <w:szCs w:val="22"/>
        </w:rPr>
        <w:t xml:space="preserve">Customers expect grilled food to be cooked to their liking so it is important to know how to test for doneness. Methods which can be used are: </w:t>
      </w:r>
    </w:p>
    <w:p w:rsidR="001D4BFE" w:rsidRPr="00AF35DE" w:rsidRDefault="001D4BFE" w:rsidP="001D4BFE">
      <w:pPr>
        <w:pStyle w:val="Bullet1"/>
      </w:pPr>
      <w:r w:rsidRPr="00AF35DE">
        <w:t xml:space="preserve">Timing accurately – taking into account the thickness of the food and the temperature used </w:t>
      </w:r>
    </w:p>
    <w:p w:rsidR="001D4BFE" w:rsidRPr="00AF35DE" w:rsidRDefault="001D4BFE" w:rsidP="001D4BFE">
      <w:pPr>
        <w:pStyle w:val="Bullet1"/>
      </w:pPr>
      <w:r w:rsidRPr="00AF35DE">
        <w:t xml:space="preserve">Piercing the thickest part with a needle – if the juices are clear, the food is cooked </w:t>
      </w:r>
    </w:p>
    <w:p w:rsidR="001D4BFE" w:rsidRPr="00AF35DE" w:rsidRDefault="001D4BFE" w:rsidP="001D4BFE">
      <w:pPr>
        <w:pStyle w:val="Bullet1"/>
      </w:pPr>
      <w:r w:rsidRPr="00AF35DE">
        <w:t>The ‘touch</w:t>
      </w:r>
      <w:r w:rsidR="00003BE0" w:rsidRPr="00AF35DE">
        <w:t xml:space="preserve"> and squeeze’ method</w:t>
      </w:r>
      <w:r w:rsidRPr="00AF35DE">
        <w:t xml:space="preserve"> which requires experience to perfect </w:t>
      </w:r>
    </w:p>
    <w:p w:rsidR="001D4BFE" w:rsidRPr="00CF41ED" w:rsidRDefault="001D4BFE" w:rsidP="001D4BFE">
      <w:pPr>
        <w:pStyle w:val="Bullet1"/>
        <w:rPr>
          <w:rPrChange w:id="83" w:author="Administrator" w:date="2013-12-09T11:46:00Z">
            <w:rPr/>
          </w:rPrChange>
        </w:rPr>
      </w:pPr>
      <w:r w:rsidRPr="00CF41ED">
        <w:rPr>
          <w:rPrChange w:id="84" w:author="Administrator" w:date="2013-12-09T11:46:00Z">
            <w:rPr/>
          </w:rPrChange>
        </w:rPr>
        <w:t>Mea</w:t>
      </w:r>
      <w:r w:rsidR="00A57DD2" w:rsidRPr="00CF41ED">
        <w:rPr>
          <w:rPrChange w:id="85" w:author="Administrator" w:date="2013-12-09T11:46:00Z">
            <w:rPr/>
          </w:rPrChange>
        </w:rPr>
        <w:t>suring the internal temperature.</w:t>
      </w:r>
    </w:p>
    <w:p w:rsidR="001D4BFE" w:rsidRPr="00CF41ED" w:rsidRDefault="001D4BFE" w:rsidP="001D4BFE">
      <w:pPr>
        <w:pStyle w:val="BodyCopy"/>
        <w:rPr>
          <w:rFonts w:cs="HelveticaNeueLT Std Lt Cn"/>
          <w:noProof w:val="0"/>
          <w:szCs w:val="22"/>
          <w:rPrChange w:id="86" w:author="Administrator" w:date="2013-12-09T11:46:00Z">
            <w:rPr>
              <w:rFonts w:ascii="HelveticaNeueLT Std Lt Cn" w:hAnsi="HelveticaNeueLT Std Lt Cn" w:cs="HelveticaNeueLT Std Lt Cn"/>
              <w:noProof w:val="0"/>
              <w:szCs w:val="22"/>
            </w:rPr>
          </w:rPrChange>
        </w:rPr>
      </w:pPr>
      <w:r w:rsidRPr="00CF41ED">
        <w:rPr>
          <w:rFonts w:cs="HelveticaNeueLT Std Lt Cn"/>
          <w:noProof w:val="0"/>
          <w:szCs w:val="22"/>
          <w:rPrChange w:id="87" w:author="Administrator" w:date="2013-12-09T11:46:00Z">
            <w:rPr>
              <w:rFonts w:ascii="HelveticaNeueLT Std Lt Cn" w:hAnsi="HelveticaNeueLT Std Lt Cn" w:cs="HelveticaNeueLT Std Lt Cn"/>
              <w:noProof w:val="0"/>
              <w:szCs w:val="22"/>
            </w:rPr>
          </w:rPrChange>
        </w:rPr>
        <w:t xml:space="preserve">Testing for doneness is a matter of experience. There are culinary terms which identify the degree of doneness for grills. </w:t>
      </w:r>
    </w:p>
    <w:p w:rsidR="001D4BFE" w:rsidRPr="00CF41ED" w:rsidRDefault="001D4BFE" w:rsidP="001D4BFE">
      <w:pPr>
        <w:pStyle w:val="BodyCopy"/>
        <w:rPr>
          <w:rFonts w:cs="HelveticaNeueLT Std Lt Cn"/>
          <w:noProof w:val="0"/>
          <w:szCs w:val="22"/>
          <w:rPrChange w:id="88" w:author="Administrator" w:date="2013-12-09T11:46:00Z">
            <w:rPr>
              <w:rFonts w:ascii="HelveticaNeueLT Std Lt Cn" w:hAnsi="HelveticaNeueLT Std Lt Cn" w:cs="HelveticaNeueLT Std Lt Cn"/>
              <w:noProof w:val="0"/>
              <w:szCs w:val="22"/>
            </w:rPr>
          </w:rPrChange>
        </w:rPr>
      </w:pPr>
      <w:r w:rsidRPr="00CF41ED">
        <w:rPr>
          <w:rFonts w:cs="HelveticaNeueLT Std Lt Cn"/>
          <w:noProof w:val="0"/>
          <w:szCs w:val="22"/>
          <w:rPrChange w:id="89" w:author="Administrator" w:date="2013-12-09T11:46:00Z">
            <w:rPr>
              <w:rFonts w:ascii="HelveticaNeueLT Std Lt Cn" w:hAnsi="HelveticaNeueLT Std Lt Cn" w:cs="HelveticaNeueLT Std Lt Cn"/>
              <w:noProof w:val="0"/>
              <w:szCs w:val="22"/>
            </w:rPr>
          </w:rPrChange>
        </w:rPr>
        <w:t xml:space="preserve">These are the same as the terms used to describe the degree of doneness of roasted meats (see above). </w:t>
      </w:r>
    </w:p>
    <w:p w:rsidR="001D4BFE" w:rsidRPr="00CF41ED" w:rsidRDefault="001D4BFE" w:rsidP="001D4BFE">
      <w:pPr>
        <w:pStyle w:val="BodyCopy"/>
        <w:rPr>
          <w:noProof w:val="0"/>
          <w:rPrChange w:id="90" w:author="Administrator" w:date="2013-12-09T11:46:00Z">
            <w:rPr>
              <w:noProof w:val="0"/>
            </w:rPr>
          </w:rPrChange>
        </w:rPr>
      </w:pPr>
      <w:r w:rsidRPr="00CF41ED">
        <w:rPr>
          <w:noProof w:val="0"/>
          <w:rPrChange w:id="91" w:author="Administrator" w:date="2013-12-09T11:46:00Z">
            <w:rPr>
              <w:noProof w:val="0"/>
            </w:rPr>
          </w:rPrChange>
        </w:rPr>
        <w:t>Ut</w:t>
      </w:r>
      <w:r w:rsidR="00A57DD2" w:rsidRPr="00CF41ED">
        <w:rPr>
          <w:noProof w:val="0"/>
          <w:rPrChange w:id="92" w:author="Administrator" w:date="2013-12-09T11:46:00Z">
            <w:rPr>
              <w:noProof w:val="0"/>
            </w:rPr>
          </w:rPrChange>
        </w:rPr>
        <w:t>ensils and equipment – grilling.</w:t>
      </w:r>
    </w:p>
    <w:p w:rsidR="001D4BFE" w:rsidRPr="00CF41ED" w:rsidRDefault="001D4BFE" w:rsidP="001D4BFE">
      <w:pPr>
        <w:pStyle w:val="BodyCopy"/>
        <w:rPr>
          <w:rFonts w:cs="HelveticaNeueLT Std Lt Cn"/>
          <w:noProof w:val="0"/>
          <w:szCs w:val="22"/>
          <w:rPrChange w:id="93" w:author="Administrator" w:date="2013-12-09T11:46:00Z">
            <w:rPr>
              <w:rFonts w:ascii="HelveticaNeueLT Std Lt Cn" w:hAnsi="HelveticaNeueLT Std Lt Cn" w:cs="HelveticaNeueLT Std Lt Cn"/>
              <w:noProof w:val="0"/>
              <w:szCs w:val="22"/>
            </w:rPr>
          </w:rPrChange>
        </w:rPr>
      </w:pPr>
      <w:r w:rsidRPr="00CF41ED">
        <w:rPr>
          <w:rFonts w:cs="HelveticaNeueLT Std Lt Cn"/>
          <w:noProof w:val="0"/>
          <w:szCs w:val="22"/>
          <w:rPrChange w:id="94" w:author="Administrator" w:date="2013-12-09T11:46:00Z">
            <w:rPr>
              <w:rFonts w:ascii="HelveticaNeueLT Std Lt Cn" w:hAnsi="HelveticaNeueLT Std Lt Cn" w:cs="HelveticaNeueLT Std Lt Cn"/>
              <w:noProof w:val="0"/>
              <w:szCs w:val="22"/>
            </w:rPr>
          </w:rPrChange>
        </w:rPr>
        <w:t xml:space="preserve">There is a range of grilling equipment available including: </w:t>
      </w:r>
    </w:p>
    <w:p w:rsidR="001D4BFE" w:rsidRPr="00AF35DE" w:rsidRDefault="001D4BFE" w:rsidP="001D4BFE">
      <w:pPr>
        <w:pStyle w:val="Bullet1"/>
      </w:pPr>
      <w:r w:rsidRPr="00AF35DE">
        <w:t xml:space="preserve">Charglo griller – gas fired, with hot rock and grill bars </w:t>
      </w:r>
    </w:p>
    <w:p w:rsidR="001D4BFE" w:rsidRPr="00AF35DE" w:rsidRDefault="00A57DD2" w:rsidP="001D4BFE">
      <w:pPr>
        <w:pStyle w:val="Bullet1"/>
      </w:pPr>
      <w:r w:rsidRPr="00AF35DE">
        <w:rPr>
          <w:noProof/>
          <w:lang w:eastAsia="en-AU"/>
        </w:rPr>
        <w:drawing>
          <wp:anchor distT="0" distB="0" distL="114300" distR="114300" simplePos="0" relativeHeight="251751424" behindDoc="0" locked="0" layoutInCell="1" allowOverlap="1">
            <wp:simplePos x="0" y="0"/>
            <wp:positionH relativeFrom="column">
              <wp:posOffset>3739515</wp:posOffset>
            </wp:positionH>
            <wp:positionV relativeFrom="paragraph">
              <wp:posOffset>52705</wp:posOffset>
            </wp:positionV>
            <wp:extent cx="1819275" cy="1209675"/>
            <wp:effectExtent l="19050" t="0" r="9525" b="0"/>
            <wp:wrapSquare wrapText="bothSides"/>
            <wp:docPr id="43" name="Picture 42" descr="Grilled Sea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ed Seafood.jpg"/>
                    <pic:cNvPicPr/>
                  </pic:nvPicPr>
                  <pic:blipFill>
                    <a:blip r:embed="rId58" cstate="print"/>
                    <a:stretch>
                      <a:fillRect/>
                    </a:stretch>
                  </pic:blipFill>
                  <pic:spPr>
                    <a:xfrm>
                      <a:off x="0" y="0"/>
                      <a:ext cx="1819275" cy="1209675"/>
                    </a:xfrm>
                    <a:prstGeom prst="rect">
                      <a:avLst/>
                    </a:prstGeom>
                  </pic:spPr>
                </pic:pic>
              </a:graphicData>
            </a:graphic>
          </wp:anchor>
        </w:drawing>
      </w:r>
      <w:r w:rsidR="001D4BFE" w:rsidRPr="00AF35DE">
        <w:t xml:space="preserve">Grill plates – gas or electric, flat or corrugated, side grill plate </w:t>
      </w:r>
    </w:p>
    <w:p w:rsidR="001D4BFE" w:rsidRPr="00AF35DE" w:rsidRDefault="001D4BFE" w:rsidP="001D4BFE">
      <w:pPr>
        <w:pStyle w:val="Bullet1"/>
      </w:pPr>
      <w:r w:rsidRPr="00AF35DE">
        <w:t xml:space="preserve">Charcoal grill – charcoal under grill bars </w:t>
      </w:r>
    </w:p>
    <w:p w:rsidR="001D4BFE" w:rsidRPr="00AF35DE" w:rsidRDefault="001D4BFE" w:rsidP="001D4BFE">
      <w:pPr>
        <w:pStyle w:val="Bullet1"/>
      </w:pPr>
      <w:r w:rsidRPr="00AF35DE">
        <w:t xml:space="preserve">Infra-red or contact grill – double-sided electric grill with top and bottom elements, plates flat or corrugated </w:t>
      </w:r>
    </w:p>
    <w:p w:rsidR="001D4BFE" w:rsidRPr="00AF35DE" w:rsidRDefault="001D4BFE" w:rsidP="001D4BFE">
      <w:pPr>
        <w:pStyle w:val="Bullet1"/>
      </w:pPr>
      <w:r w:rsidRPr="00AF35DE">
        <w:t xml:space="preserve">Salamander – overhead grill, gas or electric </w:t>
      </w:r>
    </w:p>
    <w:p w:rsidR="001D4BFE" w:rsidRPr="00AF35DE" w:rsidRDefault="001D4BFE" w:rsidP="001D4BFE">
      <w:pPr>
        <w:pStyle w:val="Bullet1"/>
      </w:pPr>
      <w:r w:rsidRPr="00AF35DE">
        <w:t xml:space="preserve">Portable corrugated grills – placed on gas rings </w:t>
      </w:r>
    </w:p>
    <w:p w:rsidR="00BB3DB8" w:rsidRPr="00AF35DE" w:rsidRDefault="001D4BFE" w:rsidP="001D4BFE">
      <w:pPr>
        <w:pStyle w:val="Bullet1"/>
      </w:pPr>
      <w:r w:rsidRPr="00AF35DE">
        <w:rPr>
          <w:rFonts w:eastAsiaTheme="minorEastAsia"/>
          <w:lang w:eastAsia="en-AU"/>
        </w:rPr>
        <w:t>Barbecue kettles – grill bars, fired with charcoal or gas</w:t>
      </w:r>
      <w:r w:rsidR="00A57DD2" w:rsidRPr="00AF35DE">
        <w:rPr>
          <w:rFonts w:eastAsiaTheme="minorEastAsia"/>
          <w:lang w:eastAsia="en-AU"/>
        </w:rPr>
        <w:t>.</w:t>
      </w:r>
    </w:p>
    <w:p w:rsidR="001D4BFE" w:rsidRPr="00AF35DE" w:rsidRDefault="001D4BFE">
      <w:pPr>
        <w:rPr>
          <w:rFonts w:ascii="Helvetica" w:hAnsi="Helvetica"/>
        </w:rPr>
      </w:pPr>
      <w:r w:rsidRPr="00AF35DE">
        <w:br w:type="page"/>
      </w:r>
    </w:p>
    <w:p w:rsidR="001D4BFE" w:rsidRPr="00AF35DE" w:rsidRDefault="001D4BFE" w:rsidP="00EA66F6">
      <w:pPr>
        <w:pStyle w:val="Heading3"/>
      </w:pPr>
      <w:r w:rsidRPr="00AF35DE">
        <w:lastRenderedPageBreak/>
        <w:t xml:space="preserve">Deep frying </w:t>
      </w:r>
    </w:p>
    <w:p w:rsidR="001D4BFE" w:rsidRPr="00AF35DE" w:rsidRDefault="001D4BFE" w:rsidP="001D4BFE">
      <w:pPr>
        <w:pStyle w:val="BodyCopy"/>
        <w:rPr>
          <w:noProof w:val="0"/>
        </w:rPr>
      </w:pPr>
      <w:r w:rsidRPr="00AF35DE">
        <w:rPr>
          <w:noProof w:val="0"/>
        </w:rPr>
        <w:t xml:space="preserve">Deep frying is the principle of cookery where food is cooked by total immersion in hot fat or oil. </w:t>
      </w:r>
    </w:p>
    <w:p w:rsidR="001D4BFE" w:rsidRPr="00AF35DE" w:rsidRDefault="001D4BFE" w:rsidP="001D4BFE">
      <w:pPr>
        <w:pStyle w:val="BodyCopy"/>
        <w:rPr>
          <w:noProof w:val="0"/>
        </w:rPr>
      </w:pPr>
      <w:r w:rsidRPr="00AF35DE">
        <w:rPr>
          <w:noProof w:val="0"/>
        </w:rPr>
        <w:t xml:space="preserve">This method is best suited to foods which can be cooked quickly. Most foods need to be coated before deep frying to seal in the juices. </w:t>
      </w:r>
    </w:p>
    <w:p w:rsidR="001D4BFE" w:rsidRPr="00AF35DE" w:rsidRDefault="001D4BFE" w:rsidP="001D4BFE">
      <w:pPr>
        <w:pStyle w:val="BodyCopy"/>
        <w:rPr>
          <w:noProof w:val="0"/>
        </w:rPr>
      </w:pPr>
      <w:r w:rsidRPr="00AF35DE">
        <w:rPr>
          <w:noProof w:val="0"/>
        </w:rPr>
        <w:t xml:space="preserve">The temperature for deep frying is between 145ºC and 195ºC. </w:t>
      </w:r>
    </w:p>
    <w:p w:rsidR="001D4BFE" w:rsidRPr="00AF35DE" w:rsidRDefault="001D4BFE" w:rsidP="001D4BFE">
      <w:pPr>
        <w:pStyle w:val="BodyCopy"/>
        <w:rPr>
          <w:noProof w:val="0"/>
        </w:rPr>
      </w:pPr>
      <w:r w:rsidRPr="00AF35DE">
        <w:rPr>
          <w:noProof w:val="0"/>
        </w:rPr>
        <w:t xml:space="preserve">The oil or fat is ready for cooking when a light haze rises from the surface. An easy way for you to tell if the fat is hot enough is to place a crust of bread in it for a few seconds. </w:t>
      </w:r>
    </w:p>
    <w:p w:rsidR="001D4BFE" w:rsidRPr="00AF35DE" w:rsidRDefault="001D4BFE" w:rsidP="001D4BFE">
      <w:pPr>
        <w:pStyle w:val="BodyCopy"/>
        <w:rPr>
          <w:noProof w:val="0"/>
        </w:rPr>
      </w:pPr>
      <w:r w:rsidRPr="00AF35DE">
        <w:rPr>
          <w:noProof w:val="0"/>
        </w:rPr>
        <w:t>If the bread turns a</w:t>
      </w:r>
      <w:r w:rsidR="00003BE0" w:rsidRPr="00AF35DE">
        <w:rPr>
          <w:noProof w:val="0"/>
        </w:rPr>
        <w:t xml:space="preserve"> </w:t>
      </w:r>
      <w:r w:rsidRPr="00AF35DE">
        <w:rPr>
          <w:noProof w:val="0"/>
        </w:rPr>
        <w:t xml:space="preserve">light golden brown </w:t>
      </w:r>
      <w:r w:rsidR="00003BE0" w:rsidRPr="00AF35DE">
        <w:rPr>
          <w:noProof w:val="0"/>
        </w:rPr>
        <w:t xml:space="preserve">colour </w:t>
      </w:r>
      <w:r w:rsidRPr="00AF35DE">
        <w:rPr>
          <w:noProof w:val="0"/>
        </w:rPr>
        <w:t xml:space="preserve">almost immediately, the fat is hot enough for deep frying. If the crust of the bread goes dark, the frying medium is too hot and you must allow it to cool to the correct temperature before you begin to cook. </w:t>
      </w:r>
    </w:p>
    <w:p w:rsidR="001D4BFE" w:rsidRPr="00AF35DE" w:rsidRDefault="001D4BFE" w:rsidP="001D4BFE">
      <w:pPr>
        <w:pStyle w:val="BodyCopy"/>
        <w:rPr>
          <w:noProof w:val="0"/>
        </w:rPr>
      </w:pPr>
      <w:r w:rsidRPr="00AF35DE">
        <w:rPr>
          <w:noProof w:val="0"/>
        </w:rPr>
        <w:t>The optimum temperature range for deep frying most foo</w:t>
      </w:r>
      <w:r w:rsidR="00003BE0" w:rsidRPr="00AF35DE">
        <w:rPr>
          <w:noProof w:val="0"/>
        </w:rPr>
        <w:t>ds is between 177ºC and 195ºC</w:t>
      </w:r>
      <w:r w:rsidR="00655EA0" w:rsidRPr="00AF35DE">
        <w:rPr>
          <w:noProof w:val="0"/>
        </w:rPr>
        <w:t>.</w:t>
      </w:r>
    </w:p>
    <w:p w:rsidR="001D4BFE" w:rsidRPr="00AF35DE" w:rsidRDefault="001D4BFE" w:rsidP="00EA66F6">
      <w:pPr>
        <w:pStyle w:val="BodyCopyBold"/>
        <w:rPr>
          <w:noProof w:val="0"/>
        </w:rPr>
      </w:pPr>
      <w:r w:rsidRPr="00AF35DE">
        <w:rPr>
          <w:noProof w:val="0"/>
        </w:rPr>
        <w:t>For deep frying:</w:t>
      </w:r>
    </w:p>
    <w:p w:rsidR="001D4BFE" w:rsidRPr="00AF35DE" w:rsidRDefault="001D4BFE" w:rsidP="001D4BFE">
      <w:pPr>
        <w:pStyle w:val="Bullet1"/>
      </w:pPr>
      <w:r w:rsidRPr="00AF35DE">
        <w:t xml:space="preserve">Season the food before coating </w:t>
      </w:r>
    </w:p>
    <w:p w:rsidR="001D4BFE" w:rsidRPr="00AF35DE" w:rsidRDefault="00A57DD2" w:rsidP="001D4BFE">
      <w:pPr>
        <w:pStyle w:val="Bullet1"/>
      </w:pPr>
      <w:r w:rsidRPr="00AF35DE">
        <w:rPr>
          <w:noProof/>
          <w:lang w:eastAsia="en-AU"/>
        </w:rPr>
        <w:drawing>
          <wp:anchor distT="0" distB="0" distL="114300" distR="114300" simplePos="0" relativeHeight="251752448" behindDoc="0" locked="0" layoutInCell="1" allowOverlap="1">
            <wp:simplePos x="0" y="0"/>
            <wp:positionH relativeFrom="column">
              <wp:posOffset>3286125</wp:posOffset>
            </wp:positionH>
            <wp:positionV relativeFrom="paragraph">
              <wp:posOffset>124460</wp:posOffset>
            </wp:positionV>
            <wp:extent cx="2286000" cy="1524000"/>
            <wp:effectExtent l="19050" t="0" r="0" b="0"/>
            <wp:wrapSquare wrapText="bothSides"/>
            <wp:docPr id="44" name="Picture 43" descr="Grill Saug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 Saugages.jpg"/>
                    <pic:cNvPicPr/>
                  </pic:nvPicPr>
                  <pic:blipFill>
                    <a:blip r:embed="rId59" cstate="print"/>
                    <a:stretch>
                      <a:fillRect/>
                    </a:stretch>
                  </pic:blipFill>
                  <pic:spPr>
                    <a:xfrm>
                      <a:off x="0" y="0"/>
                      <a:ext cx="2286000" cy="1524000"/>
                    </a:xfrm>
                    <a:prstGeom prst="rect">
                      <a:avLst/>
                    </a:prstGeom>
                  </pic:spPr>
                </pic:pic>
              </a:graphicData>
            </a:graphic>
          </wp:anchor>
        </w:drawing>
      </w:r>
      <w:r w:rsidR="001D4BFE" w:rsidRPr="00AF35DE">
        <w:t xml:space="preserve">Shake or drain off excess coating before frying </w:t>
      </w:r>
    </w:p>
    <w:p w:rsidR="001D4BFE" w:rsidRPr="00AF35DE" w:rsidRDefault="001D4BFE" w:rsidP="001D4BFE">
      <w:pPr>
        <w:pStyle w:val="Bullet1"/>
      </w:pPr>
      <w:r w:rsidRPr="00AF35DE">
        <w:t xml:space="preserve">There must be a sufficient level of fat in the pan – half or two-thirds full is usually adequate </w:t>
      </w:r>
    </w:p>
    <w:p w:rsidR="001D4BFE" w:rsidRPr="00AF35DE" w:rsidRDefault="001D4BFE" w:rsidP="001D4BFE">
      <w:pPr>
        <w:pStyle w:val="Bullet1"/>
      </w:pPr>
      <w:r w:rsidRPr="00AF35DE">
        <w:t xml:space="preserve">The temperature must be hot enough to seal the food as soon as it is put into the fat. </w:t>
      </w:r>
    </w:p>
    <w:p w:rsidR="001D4BFE" w:rsidRPr="00AF35DE" w:rsidRDefault="001D4BFE" w:rsidP="001D4BFE">
      <w:pPr>
        <w:pStyle w:val="Bullet1"/>
      </w:pPr>
      <w:r w:rsidRPr="00AF35DE">
        <w:t xml:space="preserve">This will prevent the food absorbing the fat and will help retain the natural juices and flavour </w:t>
      </w:r>
    </w:p>
    <w:p w:rsidR="001D4BFE" w:rsidRPr="00AF35DE" w:rsidRDefault="001D4BFE" w:rsidP="001D4BFE">
      <w:pPr>
        <w:pStyle w:val="Bullet1"/>
      </w:pPr>
      <w:r w:rsidRPr="00AF35DE">
        <w:t xml:space="preserve">If the fat temperature is too high, excessive colouring can occur and the final product may not be cooked through </w:t>
      </w:r>
    </w:p>
    <w:p w:rsidR="001D4BFE" w:rsidRPr="00AF35DE" w:rsidRDefault="001D4BFE" w:rsidP="001D4BFE">
      <w:pPr>
        <w:pStyle w:val="Bullet1"/>
      </w:pPr>
      <w:r w:rsidRPr="00AF35DE">
        <w:t xml:space="preserve">Keep a spider and a frying basket on hand as a safety measure </w:t>
      </w:r>
    </w:p>
    <w:p w:rsidR="001D4BFE" w:rsidRPr="00AF35DE" w:rsidRDefault="001D4BFE" w:rsidP="001D4BFE">
      <w:pPr>
        <w:pStyle w:val="Bullet1"/>
      </w:pPr>
      <w:r w:rsidRPr="00AF35DE">
        <w:t xml:space="preserve">If too much food is put into the deep fryer at once, it may overflow, or the temperature of the fat will drop so much that the food will absorb fat, lose its juices, and the coating may break up </w:t>
      </w:r>
    </w:p>
    <w:p w:rsidR="001D4BFE" w:rsidRPr="00AF35DE" w:rsidRDefault="001D4BFE" w:rsidP="001D4BFE">
      <w:pPr>
        <w:pStyle w:val="Bullet1"/>
      </w:pPr>
      <w:r w:rsidRPr="00AF35DE">
        <w:t xml:space="preserve">Using a basket, carefully lower the food into the fat </w:t>
      </w:r>
    </w:p>
    <w:p w:rsidR="001D4BFE" w:rsidRPr="00AF35DE" w:rsidRDefault="001D4BFE" w:rsidP="001D4BFE">
      <w:pPr>
        <w:pStyle w:val="Bullet1"/>
      </w:pPr>
      <w:r w:rsidRPr="00AF35DE">
        <w:t xml:space="preserve">Drain the food well on absorbent paper after frying </w:t>
      </w:r>
    </w:p>
    <w:p w:rsidR="001D4BFE" w:rsidRPr="00AF35DE" w:rsidRDefault="001D4BFE" w:rsidP="001D4BFE">
      <w:pPr>
        <w:pStyle w:val="Bullet1"/>
      </w:pPr>
      <w:r w:rsidRPr="00AF35DE">
        <w:t xml:space="preserve">Turn the deep fryer down to a holding or stand-by temperature of 90ºC-100ºC between uses </w:t>
      </w:r>
    </w:p>
    <w:p w:rsidR="001D4BFE" w:rsidRPr="00AF35DE" w:rsidRDefault="001D4BFE" w:rsidP="001D4BFE">
      <w:pPr>
        <w:pStyle w:val="Bullet1"/>
      </w:pPr>
      <w:r w:rsidRPr="00AF35DE">
        <w:t xml:space="preserve">Allow the fat to recover heat before adding the next batch of food </w:t>
      </w:r>
    </w:p>
    <w:p w:rsidR="001D4BFE" w:rsidRPr="00AF35DE" w:rsidRDefault="001D4BFE" w:rsidP="001D4BFE">
      <w:pPr>
        <w:pStyle w:val="Bullet1"/>
      </w:pPr>
      <w:r w:rsidRPr="00AF35DE">
        <w:t xml:space="preserve">Strain the fat after every service, because remaining food particles may break down the frying </w:t>
      </w:r>
      <w:r w:rsidR="00EA75CD" w:rsidRPr="00AF35DE">
        <w:t>medium</w:t>
      </w:r>
      <w:r w:rsidRPr="00AF35DE">
        <w:t xml:space="preserve"> or burn and contaminate the fresh product</w:t>
      </w:r>
      <w:r w:rsidR="00A57DD2" w:rsidRPr="00AF35DE">
        <w:t>.</w:t>
      </w:r>
    </w:p>
    <w:p w:rsidR="008A7C19" w:rsidRPr="00AF35DE" w:rsidRDefault="008A7C19" w:rsidP="008A7C19">
      <w:pPr>
        <w:pStyle w:val="BodyCopy"/>
        <w:rPr>
          <w:noProof w:val="0"/>
        </w:rPr>
      </w:pPr>
      <w:r w:rsidRPr="00AF35DE">
        <w:rPr>
          <w:noProof w:val="0"/>
        </w:rPr>
        <w:br w:type="page"/>
      </w:r>
    </w:p>
    <w:p w:rsidR="008A7C19" w:rsidRPr="00AF35DE" w:rsidRDefault="008A7C19" w:rsidP="008A7C19">
      <w:pPr>
        <w:pStyle w:val="Heading2"/>
      </w:pPr>
      <w:r w:rsidRPr="00AF35DE">
        <w:lastRenderedPageBreak/>
        <w:t>2.2</w:t>
      </w:r>
      <w:r w:rsidRPr="00AF35DE">
        <w:tab/>
      </w:r>
      <w:fldSimple w:instr=" REF  Criteria22 ">
        <w:sdt>
          <w:sdtPr>
            <w:alias w:val="Criteria2.2"/>
            <w:tag w:val="Criteria2.2"/>
            <w:id w:val="1179634"/>
            <w:lock w:val="sdtLocked"/>
            <w:placeholder>
              <w:docPart w:val="201F6319ABDF40ACA0E4FA4121B2E34E"/>
            </w:placeholder>
          </w:sdtPr>
          <w:sdtContent>
            <w:r w:rsidR="00AF35DE" w:rsidRPr="00AF35DE">
              <w:t>Use appropriate equipment</w:t>
            </w:r>
          </w:sdtContent>
        </w:sdt>
      </w:fldSimple>
    </w:p>
    <w:p w:rsidR="008A7C19" w:rsidRPr="00AF35DE" w:rsidRDefault="008A7C19" w:rsidP="00EA66F6">
      <w:pPr>
        <w:pStyle w:val="Heading3"/>
      </w:pPr>
      <w:r w:rsidRPr="00AF35DE">
        <w:t>Introduction</w:t>
      </w:r>
    </w:p>
    <w:p w:rsidR="004D064E" w:rsidRPr="00AF35DE" w:rsidRDefault="00C103AD" w:rsidP="00C103AD">
      <w:pPr>
        <w:pStyle w:val="BodyCopy"/>
        <w:rPr>
          <w:noProof w:val="0"/>
        </w:rPr>
      </w:pPr>
      <w:r w:rsidRPr="00AF35DE">
        <w:rPr>
          <w:noProof w:val="0"/>
        </w:rPr>
        <w:t xml:space="preserve">Appropriate cooking methods must be applied to produce the required methods items, meet customer expectations and ensure the safety and appearance of the food. </w:t>
      </w:r>
    </w:p>
    <w:p w:rsidR="00C103AD" w:rsidRPr="00AF35DE" w:rsidRDefault="00A57DD2" w:rsidP="00C103AD">
      <w:pPr>
        <w:pStyle w:val="BodyCopy"/>
        <w:rPr>
          <w:noProof w:val="0"/>
        </w:rPr>
      </w:pPr>
      <w:r w:rsidRPr="00AF35DE">
        <w:rPr>
          <w:lang w:eastAsia="en-AU"/>
        </w:rPr>
        <w:drawing>
          <wp:anchor distT="0" distB="0" distL="114300" distR="114300" simplePos="0" relativeHeight="251753472" behindDoc="0" locked="0" layoutInCell="1" allowOverlap="1">
            <wp:simplePos x="0" y="0"/>
            <wp:positionH relativeFrom="column">
              <wp:posOffset>4225290</wp:posOffset>
            </wp:positionH>
            <wp:positionV relativeFrom="paragraph">
              <wp:posOffset>298450</wp:posOffset>
            </wp:positionV>
            <wp:extent cx="1327150" cy="1800225"/>
            <wp:effectExtent l="19050" t="0" r="6350" b="0"/>
            <wp:wrapSquare wrapText="bothSides"/>
            <wp:docPr id="45" name="Picture 44" descr="shutterstock_98371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371751.jpg"/>
                    <pic:cNvPicPr/>
                  </pic:nvPicPr>
                  <pic:blipFill>
                    <a:blip r:embed="rId60" cstate="print"/>
                    <a:stretch>
                      <a:fillRect/>
                    </a:stretch>
                  </pic:blipFill>
                  <pic:spPr>
                    <a:xfrm>
                      <a:off x="0" y="0"/>
                      <a:ext cx="1327150" cy="1800225"/>
                    </a:xfrm>
                    <a:prstGeom prst="rect">
                      <a:avLst/>
                    </a:prstGeom>
                  </pic:spPr>
                </pic:pic>
              </a:graphicData>
            </a:graphic>
          </wp:anchor>
        </w:drawing>
      </w:r>
      <w:r w:rsidR="00C103AD" w:rsidRPr="00AF35DE">
        <w:rPr>
          <w:noProof w:val="0"/>
        </w:rPr>
        <w:t>There are many generic practices you need to become competent in which are regularly applied when preparing fast food.</w:t>
      </w:r>
    </w:p>
    <w:p w:rsidR="00C103AD" w:rsidRPr="00AF35DE" w:rsidRDefault="00C103AD" w:rsidP="00EA66F6">
      <w:pPr>
        <w:pStyle w:val="Heading3"/>
      </w:pPr>
      <w:r w:rsidRPr="00AF35DE">
        <w:t xml:space="preserve">Defrosting items </w:t>
      </w:r>
    </w:p>
    <w:p w:rsidR="00CF01CD" w:rsidRPr="00AF35DE" w:rsidRDefault="00C103AD" w:rsidP="00C103AD">
      <w:pPr>
        <w:pStyle w:val="BodyCopy"/>
        <w:rPr>
          <w:noProof w:val="0"/>
          <w:szCs w:val="22"/>
        </w:rPr>
      </w:pPr>
      <w:r w:rsidRPr="00AF35DE">
        <w:rPr>
          <w:noProof w:val="0"/>
          <w:szCs w:val="22"/>
        </w:rPr>
        <w:t xml:space="preserve">On many occasions items need to be thawed (de-frosted) before use. </w:t>
      </w:r>
    </w:p>
    <w:p w:rsidR="00C103AD" w:rsidRPr="00AF35DE" w:rsidRDefault="00C103AD" w:rsidP="00C103AD">
      <w:pPr>
        <w:pStyle w:val="BodyCopy"/>
        <w:rPr>
          <w:noProof w:val="0"/>
          <w:szCs w:val="22"/>
        </w:rPr>
      </w:pPr>
      <w:r w:rsidRPr="00AF35DE">
        <w:rPr>
          <w:noProof w:val="0"/>
          <w:szCs w:val="22"/>
        </w:rPr>
        <w:t xml:space="preserve">When thawing or defrosting items: </w:t>
      </w:r>
    </w:p>
    <w:p w:rsidR="004D064E" w:rsidRPr="00AF35DE" w:rsidRDefault="00C103AD" w:rsidP="00C103AD">
      <w:pPr>
        <w:pStyle w:val="Bullet1"/>
      </w:pPr>
      <w:r w:rsidRPr="00AF35DE">
        <w:t>This should take place in a refrig</w:t>
      </w:r>
      <w:r w:rsidR="00A57DD2" w:rsidRPr="00AF35DE">
        <w:t>erator rather than on a bench:</w:t>
      </w:r>
    </w:p>
    <w:p w:rsidR="00C103AD" w:rsidRPr="00AF35DE" w:rsidRDefault="004D064E" w:rsidP="004D064E">
      <w:pPr>
        <w:pStyle w:val="Bullet2"/>
        <w:rPr>
          <w:lang w:val="en-AU"/>
        </w:rPr>
      </w:pPr>
      <w:r w:rsidRPr="00AF35DE">
        <w:rPr>
          <w:lang w:val="en-AU"/>
        </w:rPr>
        <w:t>T</w:t>
      </w:r>
      <w:r w:rsidR="00C103AD" w:rsidRPr="00AF35DE">
        <w:rPr>
          <w:lang w:val="en-AU"/>
        </w:rPr>
        <w:t xml:space="preserve">his is the preferred and recommended way of defrosting frozen food. Large pieces of meat may take 2-3 days, so planning ahead is vital – this enables the item to remain outside the Temperature Danger Zone for the entire time it is thawing </w:t>
      </w:r>
    </w:p>
    <w:p w:rsidR="00C103AD" w:rsidRPr="00AF35DE" w:rsidRDefault="00C103AD" w:rsidP="00C103AD">
      <w:pPr>
        <w:pStyle w:val="Bullet1"/>
      </w:pPr>
      <w:r w:rsidRPr="00AF35DE">
        <w:t xml:space="preserve">If pressed for time, use a microwave to defrost, moving pieces of food during the procedure – use or cook immediately, as the microwave will have raised the temperature into the Temperature Danger Zone </w:t>
      </w:r>
    </w:p>
    <w:p w:rsidR="00C103AD" w:rsidRPr="00AF35DE" w:rsidRDefault="00C103AD" w:rsidP="00C103AD">
      <w:pPr>
        <w:pStyle w:val="Bullet1"/>
      </w:pPr>
      <w:r w:rsidRPr="00AF35DE">
        <w:t>Run the item under cold water (less than 20°C) – note it is not acceptable to simply place the frozen item into a container of water and leave it there – the requirement is to pl</w:t>
      </w:r>
      <w:r w:rsidR="00A57DD2" w:rsidRPr="00AF35DE">
        <w:t>ace it under running cold water.</w:t>
      </w:r>
    </w:p>
    <w:p w:rsidR="00C103AD" w:rsidRPr="00AF35DE" w:rsidRDefault="00C103AD" w:rsidP="00C103AD">
      <w:pPr>
        <w:pStyle w:val="BodyCopy"/>
        <w:rPr>
          <w:noProof w:val="0"/>
          <w:szCs w:val="22"/>
        </w:rPr>
      </w:pPr>
      <w:r w:rsidRPr="00AF35DE">
        <w:rPr>
          <w:noProof w:val="0"/>
          <w:szCs w:val="22"/>
        </w:rPr>
        <w:t xml:space="preserve">Meat and fish should be cooked immediately after thawing. Only defrost the amount needed. </w:t>
      </w:r>
    </w:p>
    <w:p w:rsidR="00C103AD" w:rsidRPr="00AF35DE" w:rsidRDefault="00C103AD" w:rsidP="00EA66F6">
      <w:pPr>
        <w:pStyle w:val="Heading3"/>
      </w:pPr>
      <w:r w:rsidRPr="00AF35DE">
        <w:t xml:space="preserve">Principles of cookery </w:t>
      </w:r>
    </w:p>
    <w:p w:rsidR="00C103AD" w:rsidRPr="00AF35DE" w:rsidRDefault="00C103AD" w:rsidP="00C103AD">
      <w:pPr>
        <w:pStyle w:val="BodyCopy"/>
        <w:rPr>
          <w:noProof w:val="0"/>
        </w:rPr>
      </w:pPr>
      <w:r w:rsidRPr="00AF35DE">
        <w:rPr>
          <w:noProof w:val="0"/>
        </w:rPr>
        <w:t xml:space="preserve">The principles of cookery are the foundation of all cooking. A principle of cookery is the definition given to a cooking process that is individual and unique. </w:t>
      </w:r>
    </w:p>
    <w:p w:rsidR="004D064E" w:rsidRPr="00AF35DE" w:rsidRDefault="00C103AD" w:rsidP="00C103AD">
      <w:pPr>
        <w:pStyle w:val="BodyCopy"/>
        <w:rPr>
          <w:noProof w:val="0"/>
        </w:rPr>
      </w:pPr>
      <w:r w:rsidRPr="00AF35DE">
        <w:rPr>
          <w:noProof w:val="0"/>
        </w:rPr>
        <w:t xml:space="preserve">Certain principles of cookery are more prevalent in fast food operations than in traditional kitchens however there is always the possibility any principle can be used anywhere. </w:t>
      </w:r>
    </w:p>
    <w:p w:rsidR="004D064E" w:rsidRPr="00AF35DE" w:rsidRDefault="00C103AD" w:rsidP="00C103AD">
      <w:pPr>
        <w:pStyle w:val="BodyCopy"/>
        <w:rPr>
          <w:noProof w:val="0"/>
        </w:rPr>
      </w:pPr>
      <w:r w:rsidRPr="00AF35DE">
        <w:rPr>
          <w:noProof w:val="0"/>
        </w:rPr>
        <w:t xml:space="preserve">All cooking of food can therefore be classified according to one of the principles of cookery. </w:t>
      </w:r>
    </w:p>
    <w:p w:rsidR="004D064E" w:rsidRPr="00AF35DE" w:rsidRDefault="00C103AD" w:rsidP="00C103AD">
      <w:pPr>
        <w:pStyle w:val="BodyCopy"/>
        <w:rPr>
          <w:noProof w:val="0"/>
        </w:rPr>
      </w:pPr>
      <w:r w:rsidRPr="00AF35DE">
        <w:rPr>
          <w:noProof w:val="0"/>
        </w:rPr>
        <w:t xml:space="preserve">These principles may be used in their own right or can be combined. </w:t>
      </w:r>
    </w:p>
    <w:p w:rsidR="00C103AD" w:rsidRPr="00AF35DE" w:rsidRDefault="00C103AD" w:rsidP="00C103AD">
      <w:pPr>
        <w:pStyle w:val="BodyCopy"/>
        <w:rPr>
          <w:noProof w:val="0"/>
        </w:rPr>
      </w:pPr>
      <w:r w:rsidRPr="00AF35DE">
        <w:rPr>
          <w:noProof w:val="0"/>
        </w:rPr>
        <w:t xml:space="preserve">All types of cuisine use these principles to some extent so it doesn’t matter if you are cooking Italian, Indian, Chinese or French. </w:t>
      </w:r>
    </w:p>
    <w:p w:rsidR="00CF01CD" w:rsidRPr="00AF35DE" w:rsidRDefault="00C103AD" w:rsidP="00C103AD">
      <w:pPr>
        <w:pStyle w:val="BodyCopy"/>
        <w:rPr>
          <w:noProof w:val="0"/>
        </w:rPr>
      </w:pPr>
      <w:r w:rsidRPr="00AF35DE">
        <w:rPr>
          <w:noProof w:val="0"/>
        </w:rPr>
        <w:t xml:space="preserve">All foods consist of atoms and molecules which are always moving. When heat is applied this motion is accelerated and friction is greatly increased and friction creates heat. </w:t>
      </w:r>
    </w:p>
    <w:p w:rsidR="00CF01CD" w:rsidRPr="00AF35DE" w:rsidRDefault="00C103AD" w:rsidP="00C103AD">
      <w:pPr>
        <w:pStyle w:val="BodyCopy"/>
        <w:rPr>
          <w:noProof w:val="0"/>
        </w:rPr>
      </w:pPr>
      <w:r w:rsidRPr="00AF35DE">
        <w:rPr>
          <w:noProof w:val="0"/>
        </w:rPr>
        <w:t xml:space="preserve">Heat transfer within food usually occurs by conduction but this is not always the case, especially where the food is a liquid. </w:t>
      </w:r>
    </w:p>
    <w:p w:rsidR="004D064E" w:rsidRPr="00AF35DE" w:rsidRDefault="00C103AD" w:rsidP="00A57DD2">
      <w:pPr>
        <w:pStyle w:val="BodyCopy"/>
        <w:rPr>
          <w:rFonts w:ascii="Chevin-Light" w:hAnsi="Chevin-Light" w:cs="Chevin-Light"/>
          <w:noProof w:val="0"/>
          <w:sz w:val="36"/>
          <w:szCs w:val="36"/>
        </w:rPr>
      </w:pPr>
      <w:r w:rsidRPr="00AF35DE">
        <w:rPr>
          <w:noProof w:val="0"/>
        </w:rPr>
        <w:t xml:space="preserve">In this case, heat transfer is chiefly by convection. When food is roasted, baked or grilled, the heat transfer is by radiation. </w:t>
      </w:r>
      <w:r w:rsidR="004D064E" w:rsidRPr="00AF35DE">
        <w:rPr>
          <w:rFonts w:ascii="Chevin-Light" w:hAnsi="Chevin-Light" w:cs="Chevin-Light"/>
          <w:noProof w:val="0"/>
          <w:sz w:val="36"/>
          <w:szCs w:val="36"/>
        </w:rPr>
        <w:br w:type="page"/>
      </w:r>
    </w:p>
    <w:p w:rsidR="00C103AD" w:rsidRPr="00AF35DE" w:rsidRDefault="00C103AD" w:rsidP="00EA66F6">
      <w:pPr>
        <w:pStyle w:val="Heading3"/>
      </w:pPr>
      <w:r w:rsidRPr="00AF35DE">
        <w:lastRenderedPageBreak/>
        <w:t xml:space="preserve">What is conduction? </w:t>
      </w:r>
    </w:p>
    <w:p w:rsidR="00C103AD" w:rsidRPr="00AF35DE" w:rsidRDefault="00C103AD" w:rsidP="00C103AD">
      <w:pPr>
        <w:pStyle w:val="BodyCopy"/>
        <w:rPr>
          <w:noProof w:val="0"/>
        </w:rPr>
      </w:pPr>
      <w:r w:rsidRPr="00AF35DE">
        <w:rPr>
          <w:noProof w:val="0"/>
        </w:rPr>
        <w:t xml:space="preserve">Conduction is the passage of heat through a solid, or from one solid to another, provided they are in contact (such as a saucepan on a hot plate). Metals are good conductors of heat. </w:t>
      </w:r>
    </w:p>
    <w:p w:rsidR="00C103AD" w:rsidRPr="00AF35DE" w:rsidRDefault="00C103AD" w:rsidP="00C103AD">
      <w:pPr>
        <w:pStyle w:val="BodyCopy"/>
        <w:rPr>
          <w:noProof w:val="0"/>
        </w:rPr>
      </w:pPr>
      <w:r w:rsidRPr="00AF35DE">
        <w:rPr>
          <w:noProof w:val="0"/>
        </w:rPr>
        <w:t xml:space="preserve">Cork, plastic, china, wood, string and cotton are bad conductors of heat, so that is why they are used for articles which need to be kept cool (such as oven gloves). </w:t>
      </w:r>
    </w:p>
    <w:p w:rsidR="00C103AD" w:rsidRPr="00AF35DE" w:rsidRDefault="00C103AD" w:rsidP="00EA66F6">
      <w:pPr>
        <w:pStyle w:val="Heading3"/>
      </w:pPr>
      <w:r w:rsidRPr="00AF35DE">
        <w:t xml:space="preserve">What is convection? </w:t>
      </w:r>
    </w:p>
    <w:p w:rsidR="00C103AD" w:rsidRPr="00AF35DE" w:rsidRDefault="00C103AD" w:rsidP="00C103AD">
      <w:pPr>
        <w:pStyle w:val="BodyCopy"/>
        <w:rPr>
          <w:noProof w:val="0"/>
        </w:rPr>
      </w:pPr>
      <w:r w:rsidRPr="00AF35DE">
        <w:rPr>
          <w:noProof w:val="0"/>
        </w:rPr>
        <w:t xml:space="preserve">Convection is the passage of heat through liquids and gases. For example, when water is heating in a saucepan, the water at the bottom is heated first. It rises to the top because it is lighter and the heavier cold water takes it place at the bottom of the pan. </w:t>
      </w:r>
    </w:p>
    <w:p w:rsidR="00C103AD" w:rsidRPr="00AF35DE" w:rsidRDefault="00C103AD" w:rsidP="00EA66F6">
      <w:pPr>
        <w:pStyle w:val="Heading3"/>
      </w:pPr>
      <w:r w:rsidRPr="00AF35DE">
        <w:t xml:space="preserve">What is radiation? </w:t>
      </w:r>
    </w:p>
    <w:p w:rsidR="00C103AD" w:rsidRPr="00AF35DE" w:rsidRDefault="00C103AD" w:rsidP="00C103AD">
      <w:pPr>
        <w:pStyle w:val="BodyCopy"/>
        <w:rPr>
          <w:noProof w:val="0"/>
        </w:rPr>
      </w:pPr>
      <w:r w:rsidRPr="00AF35DE">
        <w:rPr>
          <w:noProof w:val="0"/>
        </w:rPr>
        <w:t>Radiation is the passage of heat in straight rays from a hot object. Any object in the path of the rays becomes hot (such as gas and electric grills).</w:t>
      </w:r>
    </w:p>
    <w:p w:rsidR="004D064E" w:rsidRPr="00AF35DE" w:rsidRDefault="004D064E" w:rsidP="00EA66F6">
      <w:pPr>
        <w:pStyle w:val="Heading3"/>
      </w:pPr>
      <w:r w:rsidRPr="00AF35DE">
        <w:t xml:space="preserve">Manufacturer’s instructions </w:t>
      </w:r>
    </w:p>
    <w:p w:rsidR="004D064E" w:rsidRPr="00AF35DE" w:rsidRDefault="004D064E" w:rsidP="004D064E">
      <w:pPr>
        <w:pStyle w:val="BodyCopy"/>
        <w:rPr>
          <w:noProof w:val="0"/>
        </w:rPr>
      </w:pPr>
      <w:r w:rsidRPr="00AF35DE">
        <w:rPr>
          <w:noProof w:val="0"/>
        </w:rPr>
        <w:t>Suppliers of quality commercial kitchen equipment will provide training and advice on the safe use and operation of their equipmen</w:t>
      </w:r>
      <w:r w:rsidR="00A57DD2" w:rsidRPr="00AF35DE">
        <w:rPr>
          <w:noProof w:val="0"/>
        </w:rPr>
        <w:t>t:</w:t>
      </w:r>
    </w:p>
    <w:p w:rsidR="004D064E" w:rsidRPr="00AF35DE" w:rsidRDefault="00A57DD2" w:rsidP="004D064E">
      <w:pPr>
        <w:pStyle w:val="Bullet1"/>
      </w:pPr>
      <w:r w:rsidRPr="00AF35DE">
        <w:t>They want you</w:t>
      </w:r>
      <w:r w:rsidR="004D064E" w:rsidRPr="00AF35DE">
        <w:t xml:space="preserve"> to get the best out of it</w:t>
      </w:r>
    </w:p>
    <w:p w:rsidR="004D064E" w:rsidRPr="00AF35DE" w:rsidRDefault="00A57DD2" w:rsidP="004D064E">
      <w:pPr>
        <w:pStyle w:val="Bullet1"/>
      </w:pPr>
      <w:r w:rsidRPr="00AF35DE">
        <w:t xml:space="preserve">They </w:t>
      </w:r>
      <w:r w:rsidR="004D064E" w:rsidRPr="00AF35DE">
        <w:t xml:space="preserve">want you to buy from them next time you have to make a purchase. </w:t>
      </w:r>
    </w:p>
    <w:p w:rsidR="004D064E" w:rsidRPr="00AF35DE" w:rsidRDefault="004D064E" w:rsidP="004D064E">
      <w:pPr>
        <w:pStyle w:val="BodyCopy"/>
        <w:rPr>
          <w:noProof w:val="0"/>
        </w:rPr>
      </w:pPr>
      <w:r w:rsidRPr="00AF35DE">
        <w:rPr>
          <w:noProof w:val="0"/>
        </w:rPr>
        <w:t xml:space="preserve">The following section is based on information supplied by Hobart Food Equipment. </w:t>
      </w:r>
    </w:p>
    <w:p w:rsidR="004D064E" w:rsidRPr="00AF35DE" w:rsidRDefault="004D064E" w:rsidP="004D064E">
      <w:pPr>
        <w:pStyle w:val="BodyCopy"/>
        <w:rPr>
          <w:noProof w:val="0"/>
        </w:rPr>
      </w:pPr>
      <w:r w:rsidRPr="00AF35DE">
        <w:rPr>
          <w:noProof w:val="0"/>
        </w:rPr>
        <w:t xml:space="preserve">This information is an indication of the information readily available and what you need to become familiar with. </w:t>
      </w:r>
    </w:p>
    <w:p w:rsidR="004D064E" w:rsidRPr="00AF35DE" w:rsidRDefault="004D064E" w:rsidP="00C232B8">
      <w:pPr>
        <w:pStyle w:val="BodyCopy"/>
        <w:rPr>
          <w:noProof w:val="0"/>
        </w:rPr>
      </w:pPr>
      <w:r w:rsidRPr="00AF35DE">
        <w:rPr>
          <w:noProof w:val="0"/>
        </w:rPr>
        <w:t>Ask your supplier for a ‘</w:t>
      </w:r>
      <w:r w:rsidRPr="00AF35DE">
        <w:rPr>
          <w:b/>
          <w:noProof w:val="0"/>
        </w:rPr>
        <w:t>Use and Applications Handbook</w:t>
      </w:r>
      <w:r w:rsidRPr="00AF35DE">
        <w:rPr>
          <w:noProof w:val="0"/>
        </w:rPr>
        <w:t xml:space="preserve">’ (or similar). </w:t>
      </w:r>
    </w:p>
    <w:p w:rsidR="004D064E" w:rsidRPr="00AF35DE" w:rsidRDefault="00C232B8" w:rsidP="004D064E">
      <w:pPr>
        <w:pStyle w:val="BodyCopy"/>
        <w:rPr>
          <w:noProof w:val="0"/>
        </w:rPr>
      </w:pPr>
      <w:r w:rsidRPr="00AF35DE">
        <w:rPr>
          <w:lang w:eastAsia="en-AU"/>
        </w:rPr>
        <w:drawing>
          <wp:anchor distT="0" distB="0" distL="114300" distR="114300" simplePos="0" relativeHeight="251754496" behindDoc="0" locked="0" layoutInCell="1" allowOverlap="1">
            <wp:simplePos x="0" y="0"/>
            <wp:positionH relativeFrom="column">
              <wp:posOffset>3609975</wp:posOffset>
            </wp:positionH>
            <wp:positionV relativeFrom="paragraph">
              <wp:posOffset>314960</wp:posOffset>
            </wp:positionV>
            <wp:extent cx="1952625" cy="1295400"/>
            <wp:effectExtent l="19050" t="0" r="9525" b="0"/>
            <wp:wrapSquare wrapText="bothSides"/>
            <wp:docPr id="46" name="Picture 45" descr="knives k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ives kit.jpg"/>
                    <pic:cNvPicPr/>
                  </pic:nvPicPr>
                  <pic:blipFill>
                    <a:blip r:embed="rId61" cstate="print"/>
                    <a:stretch>
                      <a:fillRect/>
                    </a:stretch>
                  </pic:blipFill>
                  <pic:spPr>
                    <a:xfrm>
                      <a:off x="0" y="0"/>
                      <a:ext cx="1952625" cy="1295400"/>
                    </a:xfrm>
                    <a:prstGeom prst="rect">
                      <a:avLst/>
                    </a:prstGeom>
                  </pic:spPr>
                </pic:pic>
              </a:graphicData>
            </a:graphic>
          </wp:anchor>
        </w:drawing>
      </w:r>
      <w:r w:rsidR="004D064E" w:rsidRPr="00AF35DE">
        <w:rPr>
          <w:noProof w:val="0"/>
        </w:rPr>
        <w:t xml:space="preserve">Hobart manufactures a ‘CombiCutter’ which is a combined vegetable preparation machine and vertical cutter/mixer. </w:t>
      </w:r>
    </w:p>
    <w:p w:rsidR="004D064E" w:rsidRPr="00AF35DE" w:rsidRDefault="004D064E" w:rsidP="004D064E">
      <w:pPr>
        <w:pStyle w:val="BodyCopy"/>
        <w:rPr>
          <w:noProof w:val="0"/>
        </w:rPr>
      </w:pPr>
      <w:r w:rsidRPr="00AF35DE">
        <w:rPr>
          <w:noProof w:val="0"/>
        </w:rPr>
        <w:t xml:space="preserve">Without training, advice or the proper knowledge, kitchen staff may be unable to fully use the capabilities of this unit, which are as follows: </w:t>
      </w:r>
    </w:p>
    <w:p w:rsidR="004D064E" w:rsidRPr="00AF35DE" w:rsidRDefault="004D064E" w:rsidP="00EA66F6">
      <w:pPr>
        <w:pStyle w:val="Bullet1"/>
      </w:pPr>
      <w:r w:rsidRPr="00AF35DE">
        <w:rPr>
          <w:b/>
        </w:rPr>
        <w:t>Vertical cutter/mixer knife</w:t>
      </w:r>
      <w:r w:rsidRPr="00AF35DE">
        <w:t xml:space="preserve"> – chops and grinds meat, fish, fruit, vegetables, and nuts. Also blends sauces, aromatic butter, mayonnaise, soups, dressings, thickenings, desserts, etc </w:t>
      </w:r>
    </w:p>
    <w:p w:rsidR="004D064E" w:rsidRPr="00AF35DE" w:rsidRDefault="004D064E" w:rsidP="00EA66F6">
      <w:pPr>
        <w:pStyle w:val="Bullet1"/>
      </w:pPr>
      <w:r w:rsidRPr="00AF35DE">
        <w:rPr>
          <w:b/>
        </w:rPr>
        <w:t>Standard slicer 10mm</w:t>
      </w:r>
      <w:r w:rsidRPr="00AF35DE">
        <w:t xml:space="preserve"> – slices firm products such as root vegetables, and dices root vegetables, fruit, potatoes, cabbage, swedes, carrots, cucumbers, tomatoes, apples, etc </w:t>
      </w:r>
    </w:p>
    <w:p w:rsidR="004D064E" w:rsidRPr="00AF35DE" w:rsidRDefault="004D064E" w:rsidP="00EA66F6">
      <w:pPr>
        <w:pStyle w:val="Bullet1"/>
      </w:pPr>
      <w:r w:rsidRPr="00AF35DE">
        <w:rPr>
          <w:b/>
        </w:rPr>
        <w:t>Crimping slicer 4.5mm</w:t>
      </w:r>
      <w:r w:rsidRPr="00AF35DE">
        <w:t xml:space="preserve"> – ripple slicing of beetroot, cucumber, carrots, etc </w:t>
      </w:r>
    </w:p>
    <w:p w:rsidR="004D064E" w:rsidRPr="00AF35DE" w:rsidRDefault="004D064E" w:rsidP="00EA66F6">
      <w:pPr>
        <w:pStyle w:val="Bullet1"/>
      </w:pPr>
      <w:r w:rsidRPr="00AF35DE">
        <w:rPr>
          <w:b/>
        </w:rPr>
        <w:t>Fine cut slicer 1, 2, 4, 6mm</w:t>
      </w:r>
      <w:r w:rsidRPr="00AF35DE">
        <w:t xml:space="preserve"> – slices root vegetables, leek, onion and cucumber, whilst different size slicers will slice bell peppers, shred lettuce and cabbage, and flake parmesan </w:t>
      </w:r>
    </w:p>
    <w:p w:rsidR="004D064E" w:rsidRPr="00AF35DE" w:rsidRDefault="004D064E" w:rsidP="00EA66F6">
      <w:pPr>
        <w:pStyle w:val="Bullet1"/>
      </w:pPr>
      <w:r w:rsidRPr="00AF35DE">
        <w:rPr>
          <w:b/>
        </w:rPr>
        <w:t>Julienne cutter</w:t>
      </w:r>
      <w:r w:rsidRPr="00AF35DE">
        <w:t xml:space="preserve"> – will provide julienne strips for soups and salads </w:t>
      </w:r>
    </w:p>
    <w:p w:rsidR="004D064E" w:rsidRPr="00AF35DE" w:rsidRDefault="004D064E" w:rsidP="00EA66F6">
      <w:pPr>
        <w:pStyle w:val="Bullet1"/>
      </w:pPr>
      <w:r w:rsidRPr="00AF35DE">
        <w:rPr>
          <w:b/>
        </w:rPr>
        <w:lastRenderedPageBreak/>
        <w:t>Raw food grater</w:t>
      </w:r>
      <w:r w:rsidRPr="00AF35DE">
        <w:t xml:space="preserve"> – will grate carrots and cabbage for raw salad, as well as grate nuts and dry bread </w:t>
      </w:r>
    </w:p>
    <w:p w:rsidR="004D064E" w:rsidRPr="00AF35DE" w:rsidRDefault="004D064E" w:rsidP="00EA66F6">
      <w:pPr>
        <w:pStyle w:val="Bullet1"/>
      </w:pPr>
      <w:r w:rsidRPr="00AF35DE">
        <w:rPr>
          <w:b/>
        </w:rPr>
        <w:t>Fine grater</w:t>
      </w:r>
      <w:r w:rsidRPr="00AF35DE">
        <w:t xml:space="preserve"> – will grate raw potatoes for potato pancakes, grat</w:t>
      </w:r>
      <w:r w:rsidR="00C232B8" w:rsidRPr="00AF35DE">
        <w:t>e hard/dry cheese and dry bread.</w:t>
      </w:r>
    </w:p>
    <w:p w:rsidR="004D064E" w:rsidRPr="00AF35DE" w:rsidRDefault="004D064E" w:rsidP="004D064E">
      <w:pPr>
        <w:pStyle w:val="BodyCopy"/>
        <w:rPr>
          <w:noProof w:val="0"/>
        </w:rPr>
      </w:pPr>
      <w:r w:rsidRPr="00AF35DE">
        <w:rPr>
          <w:noProof w:val="0"/>
        </w:rPr>
        <w:t xml:space="preserve">The point to all this being you need professional advice on how to use kitchen equipment so you get the most out of it. </w:t>
      </w:r>
    </w:p>
    <w:p w:rsidR="004D064E" w:rsidRPr="00AF35DE" w:rsidRDefault="00EA75CD" w:rsidP="004D064E">
      <w:pPr>
        <w:pStyle w:val="BodyCopy"/>
        <w:rPr>
          <w:noProof w:val="0"/>
        </w:rPr>
      </w:pPr>
      <w:r w:rsidRPr="00AF35DE">
        <w:rPr>
          <w:noProof w:val="0"/>
        </w:rPr>
        <w:t>The “</w:t>
      </w:r>
      <w:r w:rsidR="004D064E" w:rsidRPr="00AF35DE">
        <w:rPr>
          <w:noProof w:val="0"/>
        </w:rPr>
        <w:t>Hobart</w:t>
      </w:r>
      <w:r w:rsidRPr="00AF35DE">
        <w:rPr>
          <w:noProof w:val="0"/>
        </w:rPr>
        <w:t xml:space="preserve">” equipment </w:t>
      </w:r>
      <w:r w:rsidR="00AF35DE" w:rsidRPr="00AF35DE">
        <w:rPr>
          <w:noProof w:val="0"/>
        </w:rPr>
        <w:t>manufacturing</w:t>
      </w:r>
      <w:r w:rsidRPr="00AF35DE">
        <w:rPr>
          <w:noProof w:val="0"/>
        </w:rPr>
        <w:t xml:space="preserve"> company</w:t>
      </w:r>
      <w:r w:rsidR="004D064E" w:rsidRPr="00AF35DE">
        <w:rPr>
          <w:noProof w:val="0"/>
        </w:rPr>
        <w:t xml:space="preserve"> even offers an ‘Instructional Video’ to help you get the most out of Automatic slicers. </w:t>
      </w:r>
    </w:p>
    <w:p w:rsidR="00C103AD" w:rsidRPr="00AF35DE" w:rsidRDefault="004D064E" w:rsidP="004D064E">
      <w:pPr>
        <w:pStyle w:val="BodyCopy"/>
        <w:rPr>
          <w:noProof w:val="0"/>
        </w:rPr>
      </w:pPr>
      <w:r w:rsidRPr="00AF35DE">
        <w:rPr>
          <w:rFonts w:eastAsiaTheme="minorEastAsia"/>
          <w:noProof w:val="0"/>
          <w:lang w:eastAsia="en-AU"/>
        </w:rPr>
        <w:t>Finally, most operation manuals will usually have daily and weekly cleaning regimes, replacement advice for certain parts (showing how to replace doors, light globes, etc), service and parts information, and a comprehensive troubleshooting guide.</w:t>
      </w:r>
    </w:p>
    <w:p w:rsidR="008A7C19" w:rsidRPr="00AF35DE" w:rsidRDefault="008A7C19" w:rsidP="008A7C19">
      <w:pPr>
        <w:pStyle w:val="Heading2"/>
      </w:pPr>
      <w:r w:rsidRPr="00AF35DE">
        <w:t>2.3</w:t>
      </w:r>
      <w:r w:rsidRPr="00AF35DE">
        <w:tab/>
      </w:r>
      <w:fldSimple w:instr=" REF  Criteria23 ">
        <w:sdt>
          <w:sdtPr>
            <w:rPr>
              <w:highlight w:val="yellow"/>
            </w:rPr>
            <w:alias w:val="Criteria 2.3"/>
            <w:tag w:val="Criteria 2.3"/>
            <w:id w:val="1179635"/>
            <w:lock w:val="sdtLocked"/>
            <w:placeholder>
              <w:docPart w:val="617F1E8289564B06846E22DF18637499"/>
            </w:placeholder>
          </w:sdtPr>
          <w:sdtEndPr>
            <w:rPr>
              <w:highlight w:val="none"/>
            </w:rPr>
          </w:sdtEndPr>
          <w:sdtContent>
            <w:r w:rsidR="00AF35DE" w:rsidRPr="00AF35DE">
              <w:t>Follow food safety requirements</w:t>
            </w:r>
          </w:sdtContent>
        </w:sdt>
      </w:fldSimple>
    </w:p>
    <w:p w:rsidR="008A7C19" w:rsidRPr="00AF35DE" w:rsidRDefault="008A7C19" w:rsidP="00EA66F6">
      <w:pPr>
        <w:pStyle w:val="Heading3"/>
      </w:pPr>
      <w:r w:rsidRPr="00AF35DE">
        <w:t>Introduction</w:t>
      </w:r>
    </w:p>
    <w:p w:rsidR="0037794E" w:rsidRPr="00AF35DE" w:rsidRDefault="00655EA0" w:rsidP="00EA66F6">
      <w:pPr>
        <w:pStyle w:val="Heading4"/>
      </w:pPr>
      <w:r w:rsidRPr="00AF35DE">
        <w:t>Food safety requirements for potentially hazardous foods</w:t>
      </w:r>
    </w:p>
    <w:p w:rsidR="0037794E" w:rsidRPr="00AF35DE" w:rsidRDefault="0037794E" w:rsidP="00CF01CD">
      <w:pPr>
        <w:pStyle w:val="BodyCopy"/>
        <w:rPr>
          <w:noProof w:val="0"/>
        </w:rPr>
      </w:pPr>
      <w:r w:rsidRPr="00AF35DE">
        <w:rPr>
          <w:noProof w:val="0"/>
        </w:rPr>
        <w:t>Many fast foods are prepared from potentially hazardous ingredients.</w:t>
      </w:r>
    </w:p>
    <w:p w:rsidR="0037794E" w:rsidRPr="00AF35DE" w:rsidRDefault="00C232B8" w:rsidP="00CF01CD">
      <w:pPr>
        <w:pStyle w:val="BodyCopy"/>
        <w:rPr>
          <w:noProof w:val="0"/>
        </w:rPr>
      </w:pPr>
      <w:r w:rsidRPr="00AF35DE">
        <w:rPr>
          <w:lang w:eastAsia="en-AU"/>
        </w:rPr>
        <w:drawing>
          <wp:anchor distT="0" distB="0" distL="114300" distR="114300" simplePos="0" relativeHeight="251755520" behindDoc="0" locked="0" layoutInCell="1" allowOverlap="1">
            <wp:simplePos x="0" y="0"/>
            <wp:positionH relativeFrom="column">
              <wp:posOffset>3587115</wp:posOffset>
            </wp:positionH>
            <wp:positionV relativeFrom="paragraph">
              <wp:posOffset>156845</wp:posOffset>
            </wp:positionV>
            <wp:extent cx="2036445" cy="1924050"/>
            <wp:effectExtent l="19050" t="0" r="1905" b="0"/>
            <wp:wrapSquare wrapText="bothSides"/>
            <wp:docPr id="47" name="Picture 46" descr="Milk 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 products.jpg"/>
                    <pic:cNvPicPr/>
                  </pic:nvPicPr>
                  <pic:blipFill>
                    <a:blip r:embed="rId62" cstate="print"/>
                    <a:srcRect l="4494" t="2374" r="3652" b="5935"/>
                    <a:stretch>
                      <a:fillRect/>
                    </a:stretch>
                  </pic:blipFill>
                  <pic:spPr>
                    <a:xfrm>
                      <a:off x="0" y="0"/>
                      <a:ext cx="2036445" cy="1924050"/>
                    </a:xfrm>
                    <a:prstGeom prst="rect">
                      <a:avLst/>
                    </a:prstGeom>
                  </pic:spPr>
                </pic:pic>
              </a:graphicData>
            </a:graphic>
          </wp:anchor>
        </w:drawing>
      </w:r>
      <w:r w:rsidR="0037794E" w:rsidRPr="00AF35DE">
        <w:rPr>
          <w:noProof w:val="0"/>
        </w:rPr>
        <w:t>The list of these foods is really without end, but focuses on high protein foods.</w:t>
      </w:r>
    </w:p>
    <w:p w:rsidR="0037794E" w:rsidRPr="00AF35DE" w:rsidRDefault="0037794E" w:rsidP="00CF01CD">
      <w:pPr>
        <w:pStyle w:val="BodyCopy"/>
        <w:rPr>
          <w:noProof w:val="0"/>
        </w:rPr>
      </w:pPr>
      <w:r w:rsidRPr="00AF35DE">
        <w:rPr>
          <w:noProof w:val="0"/>
        </w:rPr>
        <w:t>Pay special attention to:</w:t>
      </w:r>
    </w:p>
    <w:p w:rsidR="0037794E" w:rsidRPr="00AF35DE" w:rsidRDefault="0037794E" w:rsidP="00CF01CD">
      <w:pPr>
        <w:pStyle w:val="Bullet1"/>
      </w:pPr>
      <w:r w:rsidRPr="00AF35DE">
        <w:t>Milk and milk products, soft cheeses – butter, yoghurt, custards, cream cakes, cheese, baked custard tarts</w:t>
      </w:r>
      <w:r w:rsidR="00CF01CD" w:rsidRPr="00AF35DE">
        <w:t xml:space="preserve"> </w:t>
      </w:r>
      <w:r w:rsidRPr="00AF35DE">
        <w:t>and dips</w:t>
      </w:r>
    </w:p>
    <w:p w:rsidR="0037794E" w:rsidRPr="00AF35DE" w:rsidRDefault="0037794E" w:rsidP="00CF01CD">
      <w:pPr>
        <w:pStyle w:val="Bullet1"/>
      </w:pPr>
      <w:r w:rsidRPr="00AF35DE">
        <w:t>Egg products – quiche, fresh pasta, duck and game bird eggs</w:t>
      </w:r>
    </w:p>
    <w:p w:rsidR="0037794E" w:rsidRPr="00AF35DE" w:rsidRDefault="0037794E" w:rsidP="00CF01CD">
      <w:pPr>
        <w:pStyle w:val="Bullet1"/>
      </w:pPr>
      <w:r w:rsidRPr="00AF35DE">
        <w:t>Meat and poultry – all cuts</w:t>
      </w:r>
      <w:r w:rsidR="00CF01CD" w:rsidRPr="00AF35DE">
        <w:t>; cooked and un-cooked</w:t>
      </w:r>
    </w:p>
    <w:p w:rsidR="0037794E" w:rsidRPr="00AF35DE" w:rsidRDefault="0037794E" w:rsidP="00CF01CD">
      <w:pPr>
        <w:pStyle w:val="Bullet1"/>
      </w:pPr>
      <w:r w:rsidRPr="00AF35DE">
        <w:t xml:space="preserve">Smallgoods products – ham, pressed chicken but note salami is not a high risk food </w:t>
      </w:r>
    </w:p>
    <w:p w:rsidR="0037794E" w:rsidRPr="00AF35DE" w:rsidRDefault="0037794E" w:rsidP="00CF01CD">
      <w:pPr>
        <w:pStyle w:val="BodyCopy"/>
        <w:rPr>
          <w:noProof w:val="0"/>
        </w:rPr>
      </w:pPr>
      <w:r w:rsidRPr="00AF35DE">
        <w:rPr>
          <w:noProof w:val="0"/>
        </w:rPr>
        <w:t>Processed meat products including chicken – pâté, meat pies, sausages, sausage rolls, coagulated blood,</w:t>
      </w:r>
      <w:r w:rsidR="00CF01CD" w:rsidRPr="00AF35DE">
        <w:rPr>
          <w:noProof w:val="0"/>
        </w:rPr>
        <w:t xml:space="preserve"> </w:t>
      </w:r>
      <w:r w:rsidRPr="00AF35DE">
        <w:rPr>
          <w:noProof w:val="0"/>
        </w:rPr>
        <w:t xml:space="preserve">rissoles, </w:t>
      </w:r>
      <w:proofErr w:type="gramStart"/>
      <w:r w:rsidRPr="00AF35DE">
        <w:rPr>
          <w:noProof w:val="0"/>
        </w:rPr>
        <w:t>meat</w:t>
      </w:r>
      <w:proofErr w:type="gramEnd"/>
      <w:r w:rsidRPr="00AF35DE">
        <w:rPr>
          <w:noProof w:val="0"/>
        </w:rPr>
        <w:t xml:space="preserve"> balls</w:t>
      </w:r>
      <w:r w:rsidR="00655EA0" w:rsidRPr="00AF35DE">
        <w:rPr>
          <w:noProof w:val="0"/>
        </w:rPr>
        <w:t>:</w:t>
      </w:r>
    </w:p>
    <w:p w:rsidR="0037794E" w:rsidRPr="00AF35DE" w:rsidRDefault="0037794E" w:rsidP="00CF01CD">
      <w:pPr>
        <w:pStyle w:val="Bullet1"/>
      </w:pPr>
      <w:r w:rsidRPr="00AF35DE">
        <w:t>Fish, shellfish, fish products, fish soups and fish stocks – caviar, fish balls, patties, salads, sauces and</w:t>
      </w:r>
      <w:r w:rsidR="00CF01CD" w:rsidRPr="00AF35DE">
        <w:t xml:space="preserve"> </w:t>
      </w:r>
      <w:r w:rsidRPr="00AF35DE">
        <w:t>stews</w:t>
      </w:r>
    </w:p>
    <w:p w:rsidR="0037794E" w:rsidRPr="00AF35DE" w:rsidRDefault="0037794E" w:rsidP="00CF01CD">
      <w:pPr>
        <w:pStyle w:val="Bullet1"/>
      </w:pPr>
      <w:r w:rsidRPr="00AF35DE">
        <w:t>Other food dishes that contain any of the above ingredients – pizza, prepared meals, sandwiches, salads</w:t>
      </w:r>
      <w:r w:rsidR="00CF01CD" w:rsidRPr="00AF35DE">
        <w:t xml:space="preserve"> </w:t>
      </w:r>
      <w:r w:rsidRPr="00AF35DE">
        <w:t>and rice.</w:t>
      </w:r>
    </w:p>
    <w:p w:rsidR="0037794E" w:rsidRPr="00AF35DE" w:rsidRDefault="0037794E" w:rsidP="00CF01CD">
      <w:pPr>
        <w:pStyle w:val="BodyCopy"/>
        <w:rPr>
          <w:noProof w:val="0"/>
        </w:rPr>
      </w:pPr>
      <w:r w:rsidRPr="00AF35DE">
        <w:rPr>
          <w:noProof w:val="0"/>
        </w:rPr>
        <w:t xml:space="preserve">If you are ever in any doubt </w:t>
      </w:r>
      <w:r w:rsidR="00AF35DE" w:rsidRPr="00AF35DE">
        <w:rPr>
          <w:noProof w:val="0"/>
        </w:rPr>
        <w:t>about</w:t>
      </w:r>
      <w:r w:rsidRPr="00AF35DE">
        <w:rPr>
          <w:noProof w:val="0"/>
        </w:rPr>
        <w:t xml:space="preserve"> whether or not a food you are dealing with is a high risk food – ask your</w:t>
      </w:r>
      <w:r w:rsidR="00CF01CD" w:rsidRPr="00AF35DE">
        <w:rPr>
          <w:noProof w:val="0"/>
        </w:rPr>
        <w:t xml:space="preserve"> </w:t>
      </w:r>
      <w:r w:rsidRPr="00AF35DE">
        <w:rPr>
          <w:noProof w:val="0"/>
        </w:rPr>
        <w:t>loc</w:t>
      </w:r>
      <w:r w:rsidR="00CF01CD" w:rsidRPr="00AF35DE">
        <w:rPr>
          <w:noProof w:val="0"/>
        </w:rPr>
        <w:t>al Environmental Health Officer with Local Government Authority</w:t>
      </w:r>
      <w:r w:rsidR="00655EA0" w:rsidRPr="00AF35DE">
        <w:rPr>
          <w:noProof w:val="0"/>
        </w:rPr>
        <w:t>.</w:t>
      </w:r>
    </w:p>
    <w:p w:rsidR="0037794E" w:rsidRPr="00AF35DE" w:rsidRDefault="0037794E" w:rsidP="00EA66F6">
      <w:pPr>
        <w:pStyle w:val="Heading3"/>
      </w:pPr>
      <w:r w:rsidRPr="00AF35DE">
        <w:t>Cross-contamination</w:t>
      </w:r>
    </w:p>
    <w:p w:rsidR="0037794E" w:rsidRPr="00AF35DE" w:rsidRDefault="0037794E" w:rsidP="00CF01CD">
      <w:pPr>
        <w:pStyle w:val="BodyCopy"/>
        <w:rPr>
          <w:noProof w:val="0"/>
        </w:rPr>
      </w:pPr>
      <w:r w:rsidRPr="00AF35DE">
        <w:rPr>
          <w:noProof w:val="0"/>
        </w:rPr>
        <w:t>Cross-contamination occurs when micro-organisms are transferred from contaminated food preparation areas</w:t>
      </w:r>
      <w:r w:rsidR="00CF01CD" w:rsidRPr="00AF35DE">
        <w:rPr>
          <w:noProof w:val="0"/>
        </w:rPr>
        <w:t xml:space="preserve"> </w:t>
      </w:r>
      <w:r w:rsidRPr="00AF35DE">
        <w:rPr>
          <w:noProof w:val="0"/>
        </w:rPr>
        <w:t>and foods to other foods.</w:t>
      </w:r>
    </w:p>
    <w:p w:rsidR="00C232B8" w:rsidRPr="00AF35DE" w:rsidRDefault="0037794E" w:rsidP="00C232B8">
      <w:pPr>
        <w:pStyle w:val="BodyCopy"/>
        <w:rPr>
          <w:noProof w:val="0"/>
        </w:rPr>
      </w:pPr>
      <w:r w:rsidRPr="00AF35DE">
        <w:rPr>
          <w:noProof w:val="0"/>
        </w:rPr>
        <w:lastRenderedPageBreak/>
        <w:t>Cross-contamination can occur from cooked to cooked foods, and from raw to raw foods, but most often</w:t>
      </w:r>
      <w:r w:rsidR="00CF01CD" w:rsidRPr="00AF35DE">
        <w:rPr>
          <w:noProof w:val="0"/>
        </w:rPr>
        <w:t xml:space="preserve"> </w:t>
      </w:r>
      <w:r w:rsidRPr="00AF35DE">
        <w:rPr>
          <w:noProof w:val="0"/>
        </w:rPr>
        <w:t>occurs from raw to cooked foods.</w:t>
      </w:r>
    </w:p>
    <w:p w:rsidR="0037794E" w:rsidRPr="00AF35DE" w:rsidRDefault="00C232B8" w:rsidP="00CF01CD">
      <w:pPr>
        <w:pStyle w:val="BodyCopy"/>
        <w:rPr>
          <w:noProof w:val="0"/>
        </w:rPr>
      </w:pPr>
      <w:r w:rsidRPr="00AF35DE">
        <w:rPr>
          <w:lang w:eastAsia="en-AU"/>
        </w:rPr>
        <w:drawing>
          <wp:anchor distT="0" distB="0" distL="114300" distR="114300" simplePos="0" relativeHeight="251756544" behindDoc="0" locked="0" layoutInCell="1" allowOverlap="1">
            <wp:simplePos x="0" y="0"/>
            <wp:positionH relativeFrom="column">
              <wp:posOffset>3324225</wp:posOffset>
            </wp:positionH>
            <wp:positionV relativeFrom="paragraph">
              <wp:posOffset>102870</wp:posOffset>
            </wp:positionV>
            <wp:extent cx="2219325" cy="1476375"/>
            <wp:effectExtent l="19050" t="0" r="9525" b="0"/>
            <wp:wrapSquare wrapText="bothSides"/>
            <wp:docPr id="48" name="Picture 47"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63" cstate="print"/>
                    <a:stretch>
                      <a:fillRect/>
                    </a:stretch>
                  </pic:blipFill>
                  <pic:spPr>
                    <a:xfrm>
                      <a:off x="0" y="0"/>
                      <a:ext cx="2219325" cy="1476375"/>
                    </a:xfrm>
                    <a:prstGeom prst="rect">
                      <a:avLst/>
                    </a:prstGeom>
                  </pic:spPr>
                </pic:pic>
              </a:graphicData>
            </a:graphic>
          </wp:anchor>
        </w:drawing>
      </w:r>
      <w:r w:rsidR="0037794E" w:rsidRPr="00AF35DE">
        <w:rPr>
          <w:noProof w:val="0"/>
        </w:rPr>
        <w:t>Bacteria are hitch-hikers – they cannot fly from place to place – they hitch a lift in order to get from place to</w:t>
      </w:r>
      <w:r w:rsidR="00CF01CD" w:rsidRPr="00AF35DE">
        <w:rPr>
          <w:noProof w:val="0"/>
        </w:rPr>
        <w:t xml:space="preserve"> </w:t>
      </w:r>
      <w:r w:rsidR="0037794E" w:rsidRPr="00AF35DE">
        <w:rPr>
          <w:noProof w:val="0"/>
        </w:rPr>
        <w:t>place.</w:t>
      </w:r>
    </w:p>
    <w:p w:rsidR="0037794E" w:rsidRPr="00AF35DE" w:rsidRDefault="0037794E" w:rsidP="00CF01CD">
      <w:pPr>
        <w:pStyle w:val="BodyCopy"/>
        <w:rPr>
          <w:noProof w:val="0"/>
        </w:rPr>
      </w:pPr>
      <w:r w:rsidRPr="00AF35DE">
        <w:rPr>
          <w:noProof w:val="0"/>
        </w:rPr>
        <w:t>Their destination from our food safety perspective is food, and the means of transport they use to get there</w:t>
      </w:r>
      <w:r w:rsidR="00CF01CD" w:rsidRPr="00AF35DE">
        <w:rPr>
          <w:noProof w:val="0"/>
        </w:rPr>
        <w:t xml:space="preserve"> </w:t>
      </w:r>
      <w:r w:rsidRPr="00AF35DE">
        <w:rPr>
          <w:noProof w:val="0"/>
        </w:rPr>
        <w:t>can be our hands, a cloth, a utensil, or a drop of blood.</w:t>
      </w:r>
    </w:p>
    <w:p w:rsidR="0037794E" w:rsidRPr="00AF35DE" w:rsidRDefault="0037794E" w:rsidP="00CF01CD">
      <w:pPr>
        <w:pStyle w:val="BodyCopy"/>
        <w:rPr>
          <w:noProof w:val="0"/>
        </w:rPr>
      </w:pPr>
      <w:r w:rsidRPr="00AF35DE">
        <w:rPr>
          <w:noProof w:val="0"/>
        </w:rPr>
        <w:t>The bacteria can be transferred (i.e., hitch-hike) from the toilet to our hands and from our hands to the</w:t>
      </w:r>
      <w:r w:rsidR="00CF01CD" w:rsidRPr="00AF35DE">
        <w:rPr>
          <w:noProof w:val="0"/>
        </w:rPr>
        <w:t xml:space="preserve"> </w:t>
      </w:r>
      <w:r w:rsidRPr="00AF35DE">
        <w:rPr>
          <w:noProof w:val="0"/>
        </w:rPr>
        <w:t>sandwich we are making.</w:t>
      </w:r>
    </w:p>
    <w:p w:rsidR="0037794E" w:rsidRPr="00AF35DE" w:rsidRDefault="0037794E" w:rsidP="00CF01CD">
      <w:pPr>
        <w:pStyle w:val="BodyCopy"/>
        <w:rPr>
          <w:noProof w:val="0"/>
        </w:rPr>
      </w:pPr>
      <w:r w:rsidRPr="00AF35DE">
        <w:rPr>
          <w:noProof w:val="0"/>
        </w:rPr>
        <w:t>They can travel from spilt stew to the cloth we used to wipe up, and then on to a clean plate that is later</w:t>
      </w:r>
      <w:r w:rsidR="00CF01CD" w:rsidRPr="00AF35DE">
        <w:rPr>
          <w:noProof w:val="0"/>
        </w:rPr>
        <w:t xml:space="preserve"> </w:t>
      </w:r>
      <w:r w:rsidRPr="00AF35DE">
        <w:rPr>
          <w:noProof w:val="0"/>
        </w:rPr>
        <w:t>wiped with the same cloth prior to having food placed on it.</w:t>
      </w:r>
    </w:p>
    <w:p w:rsidR="0037794E" w:rsidRPr="00AF35DE" w:rsidRDefault="0037794E" w:rsidP="00CF01CD">
      <w:pPr>
        <w:pStyle w:val="BodyCopy"/>
        <w:rPr>
          <w:noProof w:val="0"/>
        </w:rPr>
      </w:pPr>
      <w:r w:rsidRPr="00AF35DE">
        <w:rPr>
          <w:noProof w:val="0"/>
        </w:rPr>
        <w:t>They can travel in a drop of blood that drips from a slice of raw meat onto prepared dishes stored below in</w:t>
      </w:r>
      <w:r w:rsidR="00CF01CD" w:rsidRPr="00AF35DE">
        <w:rPr>
          <w:noProof w:val="0"/>
        </w:rPr>
        <w:t xml:space="preserve"> </w:t>
      </w:r>
      <w:r w:rsidRPr="00AF35DE">
        <w:rPr>
          <w:noProof w:val="0"/>
        </w:rPr>
        <w:t>the refrigerator.</w:t>
      </w:r>
    </w:p>
    <w:p w:rsidR="0037794E" w:rsidRPr="00AF35DE" w:rsidRDefault="0037794E" w:rsidP="00CF01CD">
      <w:pPr>
        <w:pStyle w:val="BodyCopy"/>
        <w:rPr>
          <w:noProof w:val="0"/>
        </w:rPr>
      </w:pPr>
      <w:r w:rsidRPr="00AF35DE">
        <w:rPr>
          <w:noProof w:val="0"/>
        </w:rPr>
        <w:t>Harmful bacteria can be present in raw food or they can be transported to both raw and cooked foods by</w:t>
      </w:r>
      <w:r w:rsidR="00CF01CD" w:rsidRPr="00AF35DE">
        <w:rPr>
          <w:noProof w:val="0"/>
        </w:rPr>
        <w:t xml:space="preserve"> </w:t>
      </w:r>
      <w:r w:rsidRPr="00AF35DE">
        <w:rPr>
          <w:noProof w:val="0"/>
        </w:rPr>
        <w:t>careless handling such as slicing raw and cooked meat with the same knife or slicer without cleaning in</w:t>
      </w:r>
      <w:r w:rsidR="00CF01CD" w:rsidRPr="00AF35DE">
        <w:rPr>
          <w:noProof w:val="0"/>
        </w:rPr>
        <w:t xml:space="preserve"> </w:t>
      </w:r>
      <w:r w:rsidRPr="00AF35DE">
        <w:rPr>
          <w:noProof w:val="0"/>
        </w:rPr>
        <w:t>between: this is called ‘Cross-Contamination’.</w:t>
      </w:r>
    </w:p>
    <w:p w:rsidR="0037794E" w:rsidRPr="00AF35DE" w:rsidRDefault="0037794E" w:rsidP="00CF01CD">
      <w:pPr>
        <w:pStyle w:val="BodyCopy"/>
        <w:rPr>
          <w:noProof w:val="0"/>
        </w:rPr>
      </w:pPr>
      <w:r w:rsidRPr="00AF35DE">
        <w:rPr>
          <w:noProof w:val="0"/>
        </w:rPr>
        <w:t>Even small numbers of bacteria are dangerous because they can multiply so rapidly when the conditions are</w:t>
      </w:r>
      <w:r w:rsidR="00CF01CD" w:rsidRPr="00AF35DE">
        <w:rPr>
          <w:noProof w:val="0"/>
        </w:rPr>
        <w:t xml:space="preserve"> </w:t>
      </w:r>
      <w:r w:rsidRPr="00AF35DE">
        <w:rPr>
          <w:noProof w:val="0"/>
        </w:rPr>
        <w:t>right: moisture, food, temperature, air and sufficient time.</w:t>
      </w:r>
    </w:p>
    <w:p w:rsidR="0037794E" w:rsidRPr="00AF35DE" w:rsidRDefault="0037794E" w:rsidP="00CF01CD">
      <w:pPr>
        <w:pStyle w:val="BodyCopy"/>
        <w:rPr>
          <w:noProof w:val="0"/>
        </w:rPr>
      </w:pPr>
      <w:r w:rsidRPr="00AF35DE">
        <w:rPr>
          <w:noProof w:val="0"/>
        </w:rPr>
        <w:t>Cross-contamination from raw to cooked food can occur as a result of chopping or preparing raw meat on</w:t>
      </w:r>
      <w:r w:rsidR="00CF01CD" w:rsidRPr="00AF35DE">
        <w:rPr>
          <w:noProof w:val="0"/>
        </w:rPr>
        <w:t xml:space="preserve"> </w:t>
      </w:r>
      <w:r w:rsidRPr="00AF35DE">
        <w:rPr>
          <w:noProof w:val="0"/>
        </w:rPr>
        <w:t>a chopping board and then using the board – and/or the knife – for chopping and preparing cooked meat</w:t>
      </w:r>
      <w:r w:rsidR="00CF01CD" w:rsidRPr="00AF35DE">
        <w:rPr>
          <w:noProof w:val="0"/>
        </w:rPr>
        <w:t xml:space="preserve"> </w:t>
      </w:r>
      <w:r w:rsidRPr="00AF35DE">
        <w:rPr>
          <w:noProof w:val="0"/>
        </w:rPr>
        <w:t>without sanitising in between.</w:t>
      </w:r>
    </w:p>
    <w:p w:rsidR="0037794E" w:rsidRPr="00AF35DE" w:rsidRDefault="0037794E" w:rsidP="00EA66F6">
      <w:pPr>
        <w:pStyle w:val="Heading3"/>
      </w:pPr>
      <w:r w:rsidRPr="00AF35DE">
        <w:t>Safe food handling practices</w:t>
      </w:r>
    </w:p>
    <w:p w:rsidR="0037794E" w:rsidRPr="00AF35DE" w:rsidRDefault="0037794E" w:rsidP="00CF01CD">
      <w:pPr>
        <w:pStyle w:val="BodyCopy"/>
        <w:rPr>
          <w:noProof w:val="0"/>
        </w:rPr>
      </w:pPr>
      <w:r w:rsidRPr="00AF35DE">
        <w:rPr>
          <w:noProof w:val="0"/>
        </w:rPr>
        <w:t>Food businesses must ensure:</w:t>
      </w:r>
    </w:p>
    <w:p w:rsidR="0037794E" w:rsidRPr="00AF35DE" w:rsidRDefault="0037794E" w:rsidP="00CF01CD">
      <w:pPr>
        <w:pStyle w:val="Bullet1"/>
      </w:pPr>
      <w:r w:rsidRPr="00AF35DE">
        <w:t>Only safe and suitable food is used – purchased from reputable suppliers, and stored correctly</w:t>
      </w:r>
    </w:p>
    <w:p w:rsidR="0037794E" w:rsidRPr="00AF35DE" w:rsidRDefault="0037794E" w:rsidP="00CF01CD">
      <w:pPr>
        <w:pStyle w:val="Bullet1"/>
      </w:pPr>
      <w:r w:rsidRPr="00AF35DE">
        <w:t>Food is protected from contamination – via suitable storage and time-temperature controls</w:t>
      </w:r>
    </w:p>
    <w:p w:rsidR="0037794E" w:rsidRPr="00AF35DE" w:rsidRDefault="0037794E" w:rsidP="00CF01CD">
      <w:pPr>
        <w:pStyle w:val="Bullet1"/>
      </w:pPr>
      <w:r w:rsidRPr="00AF35DE">
        <w:t>Bacteria are reduced to safe levels – cooking food, sanitising equipment</w:t>
      </w:r>
    </w:p>
    <w:p w:rsidR="0037794E" w:rsidRPr="00AF35DE" w:rsidRDefault="0037794E" w:rsidP="00CF01CD">
      <w:pPr>
        <w:pStyle w:val="Bullet1"/>
      </w:pPr>
      <w:r w:rsidRPr="00AF35DE">
        <w:t>Minimising contamination from food handlers – relating to adequate and appropriate knowledge and</w:t>
      </w:r>
      <w:r w:rsidR="00CF01CD" w:rsidRPr="00AF35DE">
        <w:t xml:space="preserve"> </w:t>
      </w:r>
      <w:r w:rsidRPr="00AF35DE">
        <w:t>training, and implementation of personal hygiene protocols</w:t>
      </w:r>
    </w:p>
    <w:p w:rsidR="0037794E" w:rsidRPr="00AF35DE" w:rsidRDefault="0037794E" w:rsidP="00CF01CD">
      <w:pPr>
        <w:pStyle w:val="Bullet1"/>
      </w:pPr>
      <w:r w:rsidRPr="00AF35DE">
        <w:t>Keeping different batches of food separate – to prevent cross-contamination from one batch to another.</w:t>
      </w:r>
    </w:p>
    <w:p w:rsidR="0037794E" w:rsidRPr="00AF35DE" w:rsidRDefault="0037794E" w:rsidP="00EA66F6">
      <w:pPr>
        <w:pStyle w:val="Heading3"/>
      </w:pPr>
      <w:r w:rsidRPr="00AF35DE">
        <w:t>4-hour/2-hour rule</w:t>
      </w:r>
    </w:p>
    <w:p w:rsidR="0037794E" w:rsidRPr="00AF35DE" w:rsidRDefault="0037794E" w:rsidP="00CF01CD">
      <w:pPr>
        <w:pStyle w:val="BodyCopy"/>
        <w:rPr>
          <w:noProof w:val="0"/>
        </w:rPr>
      </w:pPr>
      <w:r w:rsidRPr="00AF35DE">
        <w:rPr>
          <w:noProof w:val="0"/>
        </w:rPr>
        <w:t>Food poisoning bacteria grow most rapidly in the temperature range of 5ºC – 60ºC: this range is called the</w:t>
      </w:r>
      <w:r w:rsidR="00655EA0" w:rsidRPr="00AF35DE">
        <w:rPr>
          <w:noProof w:val="0"/>
        </w:rPr>
        <w:t>.</w:t>
      </w:r>
    </w:p>
    <w:p w:rsidR="0037794E" w:rsidRPr="00AF35DE" w:rsidRDefault="00EA66F6" w:rsidP="00EA66F6">
      <w:pPr>
        <w:pStyle w:val="Heading4"/>
      </w:pPr>
      <w:r w:rsidRPr="00AF35DE">
        <w:lastRenderedPageBreak/>
        <w:t>‘Temperature Danger Zone’</w:t>
      </w:r>
    </w:p>
    <w:p w:rsidR="0037794E" w:rsidRPr="00AF35DE" w:rsidRDefault="0037794E" w:rsidP="00CF01CD">
      <w:pPr>
        <w:pStyle w:val="BodyCopy"/>
        <w:rPr>
          <w:noProof w:val="0"/>
        </w:rPr>
      </w:pPr>
      <w:r w:rsidRPr="00AF35DE">
        <w:rPr>
          <w:noProof w:val="0"/>
        </w:rPr>
        <w:t>When high risk food spends time inside that 5ºC–60ºC range, it becomes more liable to cause food poisoning</w:t>
      </w:r>
      <w:r w:rsidR="00CF01CD" w:rsidRPr="00AF35DE">
        <w:rPr>
          <w:noProof w:val="0"/>
        </w:rPr>
        <w:t xml:space="preserve"> </w:t>
      </w:r>
      <w:r w:rsidRPr="00AF35DE">
        <w:rPr>
          <w:noProof w:val="0"/>
        </w:rPr>
        <w:t xml:space="preserve">problems and ‘Safe Food Australia’ </w:t>
      </w:r>
      <w:proofErr w:type="gramStart"/>
      <w:r w:rsidRPr="00AF35DE">
        <w:rPr>
          <w:noProof w:val="0"/>
        </w:rPr>
        <w:t>have</w:t>
      </w:r>
      <w:proofErr w:type="gramEnd"/>
      <w:r w:rsidRPr="00AF35DE">
        <w:rPr>
          <w:noProof w:val="0"/>
        </w:rPr>
        <w:t xml:space="preserve"> provided the following guidelines in relation to time and temperature:</w:t>
      </w:r>
    </w:p>
    <w:p w:rsidR="0037794E" w:rsidRPr="00AF35DE" w:rsidRDefault="0037794E" w:rsidP="00CF01CD">
      <w:pPr>
        <w:pStyle w:val="BodyCopy"/>
        <w:rPr>
          <w:noProof w:val="0"/>
        </w:rPr>
      </w:pPr>
      <w:r w:rsidRPr="00AF35DE">
        <w:rPr>
          <w:noProof w:val="0"/>
        </w:rPr>
        <w:t>“Any ready-to-eat potentially hazardous food, if it has been at temperatures between 5ºC and 60ºC:</w:t>
      </w:r>
    </w:p>
    <w:p w:rsidR="0037794E" w:rsidRPr="00AF35DE" w:rsidRDefault="00EA66F6" w:rsidP="00CF01CD">
      <w:pPr>
        <w:pStyle w:val="Bullet1"/>
      </w:pPr>
      <w:r w:rsidRPr="00AF35DE">
        <w:t>For a total of less than 2 hours, must be r</w:t>
      </w:r>
      <w:r w:rsidR="00655EA0" w:rsidRPr="00AF35DE">
        <w:t>efrigerated or used immediately</w:t>
      </w:r>
    </w:p>
    <w:p w:rsidR="0037794E" w:rsidRPr="00AF35DE" w:rsidRDefault="00EA66F6" w:rsidP="00CF01CD">
      <w:pPr>
        <w:pStyle w:val="Bullet1"/>
      </w:pPr>
      <w:r w:rsidRPr="00AF35DE">
        <w:t>For a total of longer than 2 hours but less than 4 hours, must be used immediately</w:t>
      </w:r>
      <w:r w:rsidR="00655EA0" w:rsidRPr="00AF35DE">
        <w:t xml:space="preserve"> </w:t>
      </w:r>
      <w:r w:rsidRPr="00AF35DE">
        <w:t>or</w:t>
      </w:r>
    </w:p>
    <w:p w:rsidR="0037794E" w:rsidRPr="00AF35DE" w:rsidRDefault="00EA66F6" w:rsidP="00CF01CD">
      <w:pPr>
        <w:pStyle w:val="Bullet1"/>
      </w:pPr>
      <w:r w:rsidRPr="00AF35DE">
        <w:t xml:space="preserve">For </w:t>
      </w:r>
      <w:r w:rsidR="0037794E" w:rsidRPr="00AF35DE">
        <w:t>a total of 4 hours or longer, must be thrown out.”</w:t>
      </w:r>
    </w:p>
    <w:p w:rsidR="0037794E" w:rsidRPr="00AF35DE" w:rsidRDefault="0037794E" w:rsidP="00EA66F6">
      <w:pPr>
        <w:pStyle w:val="Heading3"/>
      </w:pPr>
      <w:r w:rsidRPr="00AF35DE">
        <w:t>Cooking temperatures</w:t>
      </w:r>
    </w:p>
    <w:p w:rsidR="0037794E" w:rsidRPr="00AF35DE" w:rsidRDefault="0037794E" w:rsidP="00CF01CD">
      <w:pPr>
        <w:pStyle w:val="BodyCopy"/>
        <w:rPr>
          <w:noProof w:val="0"/>
        </w:rPr>
      </w:pPr>
      <w:r w:rsidRPr="00AF35DE">
        <w:rPr>
          <w:noProof w:val="0"/>
        </w:rPr>
        <w:t>The requirements of approved standard recipes must be followed as they will contain safe food handling</w:t>
      </w:r>
    </w:p>
    <w:p w:rsidR="0037794E" w:rsidRPr="00AF35DE" w:rsidRDefault="00AF35DE" w:rsidP="00CF01CD">
      <w:pPr>
        <w:pStyle w:val="BodyCopy"/>
        <w:rPr>
          <w:noProof w:val="0"/>
        </w:rPr>
      </w:pPr>
      <w:proofErr w:type="gramStart"/>
      <w:r w:rsidRPr="00AF35DE">
        <w:rPr>
          <w:noProof w:val="0"/>
        </w:rPr>
        <w:t>Practices</w:t>
      </w:r>
      <w:r w:rsidR="0037794E" w:rsidRPr="00AF35DE">
        <w:rPr>
          <w:noProof w:val="0"/>
        </w:rPr>
        <w:t>, temperatures and times.</w:t>
      </w:r>
      <w:proofErr w:type="gramEnd"/>
    </w:p>
    <w:p w:rsidR="0037794E" w:rsidRPr="00AF35DE" w:rsidRDefault="0037794E" w:rsidP="00CF01CD">
      <w:pPr>
        <w:pStyle w:val="BodyCopy"/>
        <w:rPr>
          <w:noProof w:val="0"/>
        </w:rPr>
      </w:pPr>
      <w:r w:rsidRPr="00AF35DE">
        <w:rPr>
          <w:noProof w:val="0"/>
        </w:rPr>
        <w:t>It is a general requirement all foods are cooked ‘thoroughly’.</w:t>
      </w:r>
    </w:p>
    <w:p w:rsidR="0037794E" w:rsidRPr="00AF35DE" w:rsidRDefault="0037794E" w:rsidP="00CF01CD">
      <w:pPr>
        <w:pStyle w:val="BodyCopy"/>
        <w:rPr>
          <w:noProof w:val="0"/>
        </w:rPr>
      </w:pPr>
      <w:r w:rsidRPr="00AF35DE">
        <w:rPr>
          <w:noProof w:val="0"/>
        </w:rPr>
        <w:t>‘</w:t>
      </w:r>
      <w:r w:rsidRPr="00AF35DE">
        <w:rPr>
          <w:b/>
          <w:noProof w:val="0"/>
        </w:rPr>
        <w:t>Safe Food Australia’</w:t>
      </w:r>
      <w:r w:rsidRPr="00AF35DE">
        <w:rPr>
          <w:noProof w:val="0"/>
        </w:rPr>
        <w:t xml:space="preserve"> offers:</w:t>
      </w:r>
    </w:p>
    <w:p w:rsidR="0037794E" w:rsidRPr="00AF35DE" w:rsidRDefault="0037794E" w:rsidP="00CF01CD">
      <w:pPr>
        <w:pStyle w:val="BodyCopy"/>
        <w:rPr>
          <w:noProof w:val="0"/>
        </w:rPr>
      </w:pPr>
      <w:r w:rsidRPr="00AF35DE">
        <w:rPr>
          <w:noProof w:val="0"/>
        </w:rPr>
        <w:t>“A food business cooks chickens. The business needs to determine how long the chickens need to cook at a</w:t>
      </w:r>
      <w:r w:rsidR="00EA75CD" w:rsidRPr="00AF35DE">
        <w:rPr>
          <w:noProof w:val="0"/>
        </w:rPr>
        <w:t xml:space="preserve"> </w:t>
      </w:r>
      <w:r w:rsidRPr="00AF35DE">
        <w:rPr>
          <w:noProof w:val="0"/>
        </w:rPr>
        <w:t>particular temperature to ensure they are thoroughly cooked. A chicken is sufficiently cooked when its internal</w:t>
      </w:r>
      <w:r w:rsidR="00EA75CD" w:rsidRPr="00AF35DE">
        <w:rPr>
          <w:noProof w:val="0"/>
        </w:rPr>
        <w:t xml:space="preserve"> </w:t>
      </w:r>
      <w:r w:rsidRPr="00AF35DE">
        <w:rPr>
          <w:noProof w:val="0"/>
        </w:rPr>
        <w:t>temperature has reached at least 74°C or when the juices of the chicken run clear when the chicken is</w:t>
      </w:r>
      <w:r w:rsidR="00CF01CD" w:rsidRPr="00AF35DE">
        <w:rPr>
          <w:noProof w:val="0"/>
        </w:rPr>
        <w:t xml:space="preserve"> </w:t>
      </w:r>
      <w:r w:rsidRPr="00AF35DE">
        <w:rPr>
          <w:noProof w:val="0"/>
        </w:rPr>
        <w:t xml:space="preserve">pierced between the breast and the leg.” </w:t>
      </w:r>
    </w:p>
    <w:p w:rsidR="008A7C19" w:rsidRPr="00AF35DE" w:rsidRDefault="008A7C19" w:rsidP="0037794E">
      <w:pPr>
        <w:pStyle w:val="Heading2"/>
      </w:pPr>
      <w:r w:rsidRPr="00AF35DE">
        <w:t>2.4</w:t>
      </w:r>
      <w:r w:rsidRPr="00AF35DE">
        <w:tab/>
      </w:r>
      <w:fldSimple w:instr=" REF  Criteria24 ">
        <w:sdt>
          <w:sdtPr>
            <w:alias w:val="Insert Criteria 2.4"/>
            <w:tag w:val="Insert Criteria 2.4"/>
            <w:id w:val="1179636"/>
            <w:lock w:val="sdtLocked"/>
            <w:placeholder>
              <w:docPart w:val="E48247F22DF140F3B2997D0A02C801C2"/>
            </w:placeholder>
          </w:sdtPr>
          <w:sdtContent>
            <w:r w:rsidR="00AF35DE" w:rsidRPr="00AF35DE">
              <w:t>Hold menu items</w:t>
            </w:r>
          </w:sdtContent>
        </w:sdt>
      </w:fldSimple>
    </w:p>
    <w:p w:rsidR="008A7C19" w:rsidRPr="00AF35DE" w:rsidRDefault="008A7C19" w:rsidP="00EA66F6">
      <w:pPr>
        <w:pStyle w:val="Heading3"/>
      </w:pPr>
      <w:r w:rsidRPr="00AF35DE">
        <w:t>Introduction</w:t>
      </w:r>
    </w:p>
    <w:p w:rsidR="008A7C19" w:rsidRPr="00AF35DE" w:rsidRDefault="00C232B8" w:rsidP="00C232B8">
      <w:pPr>
        <w:pStyle w:val="Heading4"/>
      </w:pPr>
      <w:r w:rsidRPr="00AF35DE">
        <w:rPr>
          <w:noProof/>
        </w:rPr>
        <w:drawing>
          <wp:anchor distT="0" distB="0" distL="114300" distR="114300" simplePos="0" relativeHeight="251757568" behindDoc="0" locked="0" layoutInCell="1" allowOverlap="1">
            <wp:simplePos x="0" y="0"/>
            <wp:positionH relativeFrom="column">
              <wp:posOffset>3501390</wp:posOffset>
            </wp:positionH>
            <wp:positionV relativeFrom="paragraph">
              <wp:posOffset>7620</wp:posOffset>
            </wp:positionV>
            <wp:extent cx="1960245" cy="1476375"/>
            <wp:effectExtent l="19050" t="0" r="1905" b="0"/>
            <wp:wrapSquare wrapText="bothSides"/>
            <wp:docPr id="49" name="Picture 48" descr="Metallic banqu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llic banquet.jpg"/>
                    <pic:cNvPicPr/>
                  </pic:nvPicPr>
                  <pic:blipFill>
                    <a:blip r:embed="rId64" cstate="print"/>
                    <a:srcRect l="15313" t="18572" r="8750" b="16071"/>
                    <a:stretch>
                      <a:fillRect/>
                    </a:stretch>
                  </pic:blipFill>
                  <pic:spPr>
                    <a:xfrm>
                      <a:off x="0" y="0"/>
                      <a:ext cx="1960245" cy="1476375"/>
                    </a:xfrm>
                    <a:prstGeom prst="rect">
                      <a:avLst/>
                    </a:prstGeom>
                  </pic:spPr>
                </pic:pic>
              </a:graphicData>
            </a:graphic>
          </wp:anchor>
        </w:drawing>
      </w:r>
      <w:r w:rsidR="009A0A18" w:rsidRPr="00AF35DE">
        <w:t>Holding menu items</w:t>
      </w:r>
    </w:p>
    <w:p w:rsidR="009A0A18" w:rsidRPr="00AF35DE" w:rsidRDefault="009A0A18" w:rsidP="008A7C19">
      <w:pPr>
        <w:pStyle w:val="BodyCopy"/>
        <w:rPr>
          <w:noProof w:val="0"/>
          <w:szCs w:val="24"/>
        </w:rPr>
      </w:pPr>
      <w:r w:rsidRPr="00AF35DE">
        <w:rPr>
          <w:noProof w:val="0"/>
          <w:szCs w:val="24"/>
        </w:rPr>
        <w:t>Holding as a term means to suspend or keep the food in a state at which the enterprise is prepared to sell the food to the consumer.</w:t>
      </w:r>
    </w:p>
    <w:p w:rsidR="009A0A18" w:rsidRPr="00AF35DE" w:rsidRDefault="009A0A18" w:rsidP="008A7C19">
      <w:pPr>
        <w:pStyle w:val="BodyCopy"/>
        <w:rPr>
          <w:noProof w:val="0"/>
          <w:szCs w:val="24"/>
        </w:rPr>
      </w:pPr>
      <w:r w:rsidRPr="00AF35DE">
        <w:rPr>
          <w:noProof w:val="0"/>
          <w:szCs w:val="24"/>
        </w:rPr>
        <w:t>It relates to the temperature of the food</w:t>
      </w:r>
      <w:r w:rsidR="00EA66F6" w:rsidRPr="00AF35DE">
        <w:rPr>
          <w:noProof w:val="0"/>
          <w:szCs w:val="24"/>
        </w:rPr>
        <w:t>:</w:t>
      </w:r>
    </w:p>
    <w:p w:rsidR="009A0A18" w:rsidRPr="00AF35DE" w:rsidRDefault="009A0A18" w:rsidP="009A0A18">
      <w:pPr>
        <w:pStyle w:val="Bullet1"/>
      </w:pPr>
      <w:r w:rsidRPr="00AF35DE">
        <w:t>Cold</w:t>
      </w:r>
    </w:p>
    <w:p w:rsidR="009A0A18" w:rsidRPr="00AF35DE" w:rsidRDefault="009A0A18" w:rsidP="009A0A18">
      <w:pPr>
        <w:pStyle w:val="Bullet1"/>
      </w:pPr>
      <w:r w:rsidRPr="00AF35DE">
        <w:t>Hot</w:t>
      </w:r>
    </w:p>
    <w:p w:rsidR="009A0A18" w:rsidRPr="00AF35DE" w:rsidRDefault="009A0A18" w:rsidP="009A0A18">
      <w:pPr>
        <w:pStyle w:val="Bullet1"/>
      </w:pPr>
      <w:r w:rsidRPr="00AF35DE">
        <w:t>Room temperature</w:t>
      </w:r>
      <w:r w:rsidR="00C232B8" w:rsidRPr="00AF35DE">
        <w:t>.</w:t>
      </w:r>
    </w:p>
    <w:p w:rsidR="009A0A18" w:rsidRPr="00AF35DE" w:rsidRDefault="0037794E" w:rsidP="0037794E">
      <w:pPr>
        <w:pStyle w:val="BodyCopy"/>
        <w:rPr>
          <w:noProof w:val="0"/>
          <w:szCs w:val="24"/>
        </w:rPr>
      </w:pPr>
      <w:r w:rsidRPr="00AF35DE">
        <w:rPr>
          <w:noProof w:val="0"/>
        </w:rPr>
        <w:t xml:space="preserve">When fast food has been </w:t>
      </w:r>
      <w:proofErr w:type="gramStart"/>
      <w:r w:rsidRPr="00AF35DE">
        <w:rPr>
          <w:noProof w:val="0"/>
        </w:rPr>
        <w:t>prepared/cooked</w:t>
      </w:r>
      <w:proofErr w:type="gramEnd"/>
      <w:r w:rsidRPr="00AF35DE">
        <w:rPr>
          <w:noProof w:val="0"/>
        </w:rPr>
        <w:t xml:space="preserve"> it needs to either be displayed for sale or stored for later use.</w:t>
      </w:r>
    </w:p>
    <w:p w:rsidR="0037794E" w:rsidRPr="00AF35DE" w:rsidRDefault="0037794E" w:rsidP="0037794E">
      <w:pPr>
        <w:pStyle w:val="BodyCopy"/>
        <w:rPr>
          <w:noProof w:val="0"/>
        </w:rPr>
      </w:pPr>
      <w:r w:rsidRPr="00AF35DE">
        <w:rPr>
          <w:noProof w:val="0"/>
        </w:rPr>
        <w:t>This section presents information on safe food holding.</w:t>
      </w:r>
    </w:p>
    <w:p w:rsidR="0037794E" w:rsidRPr="00AF35DE" w:rsidRDefault="0037794E" w:rsidP="00EA66F6">
      <w:pPr>
        <w:pStyle w:val="Heading3"/>
      </w:pPr>
      <w:r w:rsidRPr="00AF35DE">
        <w:t>The context</w:t>
      </w:r>
    </w:p>
    <w:p w:rsidR="0037794E" w:rsidRPr="00AF35DE" w:rsidRDefault="0037794E" w:rsidP="0037794E">
      <w:pPr>
        <w:pStyle w:val="BodyCopy"/>
        <w:rPr>
          <w:noProof w:val="0"/>
        </w:rPr>
      </w:pPr>
      <w:r w:rsidRPr="00AF35DE">
        <w:rPr>
          <w:noProof w:val="0"/>
        </w:rPr>
        <w:lastRenderedPageBreak/>
        <w:t>Presentation of fast food items requires placement of menu items in display units in determined locations as required.</w:t>
      </w:r>
    </w:p>
    <w:p w:rsidR="0037794E" w:rsidRPr="00AF35DE" w:rsidRDefault="0037794E" w:rsidP="0037794E">
      <w:pPr>
        <w:pStyle w:val="BodyCopy"/>
        <w:rPr>
          <w:noProof w:val="0"/>
        </w:rPr>
      </w:pPr>
      <w:r w:rsidRPr="00AF35DE">
        <w:rPr>
          <w:noProof w:val="0"/>
        </w:rPr>
        <w:t>The fast food items may be cooked-to-order items that are being held for a short period while the sale is finalised – that is, for the short time when customers select additional items, choose drinks and finalise their purchase.</w:t>
      </w:r>
    </w:p>
    <w:p w:rsidR="0037794E" w:rsidRPr="00AF35DE" w:rsidRDefault="0037794E" w:rsidP="0037794E">
      <w:pPr>
        <w:pStyle w:val="BodyCopy"/>
        <w:rPr>
          <w:noProof w:val="0"/>
        </w:rPr>
      </w:pPr>
      <w:r w:rsidRPr="00AF35DE">
        <w:rPr>
          <w:noProof w:val="0"/>
        </w:rPr>
        <w:t>Other fast food items may be cooked in advance and prepared in anticipation someone will buy them.</w:t>
      </w:r>
    </w:p>
    <w:p w:rsidR="009A0A18" w:rsidRPr="00AF35DE" w:rsidRDefault="0037794E" w:rsidP="0037794E">
      <w:pPr>
        <w:pStyle w:val="BodyCopy"/>
        <w:rPr>
          <w:noProof w:val="0"/>
        </w:rPr>
      </w:pPr>
      <w:r w:rsidRPr="00AF35DE">
        <w:rPr>
          <w:noProof w:val="0"/>
        </w:rPr>
        <w:t>The display units may be either hot or cold – some units are able to be used as both, depending on requirements at the time.</w:t>
      </w:r>
    </w:p>
    <w:p w:rsidR="0037794E" w:rsidRPr="00AF35DE" w:rsidRDefault="0037794E" w:rsidP="00EA66F6">
      <w:pPr>
        <w:pStyle w:val="Heading3"/>
      </w:pPr>
      <w:r w:rsidRPr="00AF35DE">
        <w:t>Hot holding</w:t>
      </w:r>
    </w:p>
    <w:p w:rsidR="0037794E" w:rsidRPr="00AF35DE" w:rsidRDefault="0037794E" w:rsidP="0037794E">
      <w:pPr>
        <w:pStyle w:val="BodyCopy"/>
        <w:rPr>
          <w:noProof w:val="0"/>
        </w:rPr>
      </w:pPr>
      <w:r w:rsidRPr="00AF35DE">
        <w:rPr>
          <w:noProof w:val="0"/>
        </w:rPr>
        <w:t>Hot display units – also known as ‘hot holding units’ – include</w:t>
      </w:r>
      <w:r w:rsidR="00EA66F6" w:rsidRPr="00AF35DE">
        <w:rPr>
          <w:noProof w:val="0"/>
        </w:rPr>
        <w:t>:</w:t>
      </w:r>
    </w:p>
    <w:p w:rsidR="0037794E" w:rsidRPr="00AF35DE" w:rsidRDefault="00655EA0" w:rsidP="0037794E">
      <w:pPr>
        <w:pStyle w:val="Bullet1"/>
      </w:pPr>
      <w:r w:rsidRPr="00AF35DE">
        <w:t>Bain-m</w:t>
      </w:r>
      <w:r w:rsidR="00EA66F6" w:rsidRPr="00AF35DE">
        <w:t>aries</w:t>
      </w:r>
    </w:p>
    <w:p w:rsidR="0037794E" w:rsidRPr="00AF35DE" w:rsidRDefault="00EA66F6" w:rsidP="0037794E">
      <w:pPr>
        <w:pStyle w:val="Bullet1"/>
      </w:pPr>
      <w:r w:rsidRPr="00AF35DE">
        <w:t>Pie warmers</w:t>
      </w:r>
    </w:p>
    <w:p w:rsidR="0037794E" w:rsidRPr="00AF35DE" w:rsidRDefault="00EA66F6" w:rsidP="0037794E">
      <w:pPr>
        <w:pStyle w:val="Bullet1"/>
      </w:pPr>
      <w:r w:rsidRPr="00AF35DE">
        <w:t>Soup tureens</w:t>
      </w:r>
    </w:p>
    <w:p w:rsidR="0037794E" w:rsidRPr="00AF35DE" w:rsidRDefault="00EA66F6" w:rsidP="0037794E">
      <w:pPr>
        <w:pStyle w:val="Bullet1"/>
      </w:pPr>
      <w:r w:rsidRPr="00AF35DE">
        <w:t>Heaters</w:t>
      </w:r>
    </w:p>
    <w:p w:rsidR="0037794E" w:rsidRPr="00AF35DE" w:rsidRDefault="00EA66F6" w:rsidP="0037794E">
      <w:pPr>
        <w:pStyle w:val="Bullet1"/>
      </w:pPr>
      <w:r w:rsidRPr="00AF35DE">
        <w:t>Ovens</w:t>
      </w:r>
    </w:p>
    <w:p w:rsidR="0037794E" w:rsidRPr="00AF35DE" w:rsidRDefault="00EA66F6" w:rsidP="0037794E">
      <w:pPr>
        <w:pStyle w:val="Bullet1"/>
      </w:pPr>
      <w:r w:rsidRPr="00AF35DE">
        <w:t>R</w:t>
      </w:r>
      <w:r w:rsidR="0037794E" w:rsidRPr="00AF35DE">
        <w:t>otisseries.</w:t>
      </w:r>
    </w:p>
    <w:p w:rsidR="0037794E" w:rsidRPr="00AF35DE" w:rsidRDefault="0037794E" w:rsidP="0037794E">
      <w:pPr>
        <w:pStyle w:val="BodyCopy"/>
        <w:rPr>
          <w:noProof w:val="0"/>
        </w:rPr>
      </w:pPr>
      <w:r w:rsidRPr="00AF35DE">
        <w:rPr>
          <w:noProof w:val="0"/>
        </w:rPr>
        <w:t>The temperature of these devices must be such that it holds any potentially hazardous food at a minimum of 60°C.</w:t>
      </w:r>
    </w:p>
    <w:p w:rsidR="0037794E" w:rsidRPr="00AF35DE" w:rsidRDefault="0037794E" w:rsidP="0037794E">
      <w:pPr>
        <w:pStyle w:val="BodyCopy"/>
        <w:rPr>
          <w:noProof w:val="0"/>
        </w:rPr>
      </w:pPr>
      <w:r w:rsidRPr="00AF35DE">
        <w:rPr>
          <w:noProof w:val="0"/>
        </w:rPr>
        <w:t xml:space="preserve">Standard practice for using these items include turning it on to a high setting to preheat </w:t>
      </w:r>
      <w:r w:rsidR="00C232B8" w:rsidRPr="00AF35DE">
        <w:rPr>
          <w:noProof w:val="0"/>
        </w:rPr>
        <w:t>it before the hot food is added:</w:t>
      </w:r>
    </w:p>
    <w:p w:rsidR="0037794E" w:rsidRPr="00AF35DE" w:rsidRDefault="00C232B8" w:rsidP="0037794E">
      <w:pPr>
        <w:pStyle w:val="Bullet1"/>
      </w:pPr>
      <w:r w:rsidRPr="00AF35DE">
        <w:t xml:space="preserve">Never </w:t>
      </w:r>
      <w:r w:rsidR="00655EA0" w:rsidRPr="00AF35DE">
        <w:t>use the b</w:t>
      </w:r>
      <w:r w:rsidR="00EA75CD" w:rsidRPr="00AF35DE">
        <w:t>ain-</w:t>
      </w:r>
      <w:r w:rsidR="00655EA0" w:rsidRPr="00AF35DE">
        <w:t>m</w:t>
      </w:r>
      <w:r w:rsidR="00EA75CD" w:rsidRPr="00AF35DE">
        <w:t>arie</w:t>
      </w:r>
      <w:r w:rsidR="0037794E" w:rsidRPr="00AF35DE">
        <w:t xml:space="preserve"> to heat the food. </w:t>
      </w:r>
    </w:p>
    <w:p w:rsidR="0037794E" w:rsidRPr="00AF35DE" w:rsidRDefault="0037794E" w:rsidP="0037794E">
      <w:pPr>
        <w:pStyle w:val="BodyCopy"/>
        <w:rPr>
          <w:noProof w:val="0"/>
        </w:rPr>
      </w:pPr>
      <w:r w:rsidRPr="00AF35DE">
        <w:rPr>
          <w:noProof w:val="0"/>
        </w:rPr>
        <w:t>These units are designed only as holding devices not heating devices so the food must be heated before it goes into the preheated unit.</w:t>
      </w:r>
      <w:r w:rsidR="00C232B8" w:rsidRPr="00AF35DE">
        <w:rPr>
          <w:noProof w:val="0"/>
        </w:rPr>
        <w:t xml:space="preserve"> </w:t>
      </w:r>
    </w:p>
    <w:p w:rsidR="009A0A18" w:rsidRPr="00AF35DE" w:rsidRDefault="0037794E" w:rsidP="0037794E">
      <w:pPr>
        <w:pStyle w:val="BodyCopy"/>
        <w:rPr>
          <w:noProof w:val="0"/>
          <w:szCs w:val="22"/>
        </w:rPr>
      </w:pPr>
      <w:r w:rsidRPr="00AF35DE">
        <w:rPr>
          <w:noProof w:val="0"/>
        </w:rPr>
        <w:t>Check your Food Safety Plan to see what recording requirements of this temperature are required by your store, and what your responsibilities (if any) are in relation to this.</w:t>
      </w:r>
    </w:p>
    <w:p w:rsidR="0037794E" w:rsidRPr="00AF35DE" w:rsidRDefault="0037794E" w:rsidP="00EA66F6">
      <w:pPr>
        <w:pStyle w:val="Heading3"/>
      </w:pPr>
      <w:r w:rsidRPr="00AF35DE">
        <w:t>Cold holding</w:t>
      </w:r>
    </w:p>
    <w:p w:rsidR="0037794E" w:rsidRPr="00AF35DE" w:rsidRDefault="0037794E" w:rsidP="0037794E">
      <w:pPr>
        <w:pStyle w:val="BodyCopy"/>
        <w:rPr>
          <w:noProof w:val="0"/>
        </w:rPr>
      </w:pPr>
      <w:r w:rsidRPr="00AF35DE">
        <w:rPr>
          <w:noProof w:val="0"/>
        </w:rPr>
        <w:t>Cold display units – also known as</w:t>
      </w:r>
      <w:r w:rsidR="00655EA0" w:rsidRPr="00AF35DE">
        <w:rPr>
          <w:noProof w:val="0"/>
        </w:rPr>
        <w:t xml:space="preserve"> ‘cold holding units’ – include:</w:t>
      </w:r>
    </w:p>
    <w:p w:rsidR="0037794E" w:rsidRPr="00AF35DE" w:rsidRDefault="00C232B8" w:rsidP="0037794E">
      <w:pPr>
        <w:pStyle w:val="Bullet1"/>
      </w:pPr>
      <w:r w:rsidRPr="00AF35DE">
        <w:rPr>
          <w:noProof/>
          <w:lang w:eastAsia="en-AU"/>
        </w:rPr>
        <w:drawing>
          <wp:anchor distT="0" distB="0" distL="114300" distR="114300" simplePos="0" relativeHeight="251758592" behindDoc="0" locked="0" layoutInCell="1" allowOverlap="1">
            <wp:simplePos x="0" y="0"/>
            <wp:positionH relativeFrom="column">
              <wp:posOffset>3381375</wp:posOffset>
            </wp:positionH>
            <wp:positionV relativeFrom="paragraph">
              <wp:posOffset>112395</wp:posOffset>
            </wp:positionV>
            <wp:extent cx="2185035" cy="1457325"/>
            <wp:effectExtent l="19050" t="0" r="5715" b="0"/>
            <wp:wrapSquare wrapText="bothSides"/>
            <wp:docPr id="51" name="Picture 49" descr="Salad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 bar.jpg"/>
                    <pic:cNvPicPr/>
                  </pic:nvPicPr>
                  <pic:blipFill>
                    <a:blip r:embed="rId65" cstate="print"/>
                    <a:stretch>
                      <a:fillRect/>
                    </a:stretch>
                  </pic:blipFill>
                  <pic:spPr>
                    <a:xfrm>
                      <a:off x="0" y="0"/>
                      <a:ext cx="2185035" cy="1457325"/>
                    </a:xfrm>
                    <a:prstGeom prst="rect">
                      <a:avLst/>
                    </a:prstGeom>
                  </pic:spPr>
                </pic:pic>
              </a:graphicData>
            </a:graphic>
          </wp:anchor>
        </w:drawing>
      </w:r>
      <w:r w:rsidR="00EA66F6" w:rsidRPr="00AF35DE">
        <w:t>Refrigerated salad wells</w:t>
      </w:r>
    </w:p>
    <w:p w:rsidR="0037794E" w:rsidRPr="00AF35DE" w:rsidRDefault="00EA66F6" w:rsidP="0037794E">
      <w:pPr>
        <w:pStyle w:val="Bullet1"/>
      </w:pPr>
      <w:r w:rsidRPr="00AF35DE">
        <w:t>Refrigerated and glass-fronted display units and cabinets inc</w:t>
      </w:r>
      <w:r w:rsidR="0037794E" w:rsidRPr="00AF35DE">
        <w:t>luding free-standing refrigerated units and self-contained refrigerated units.</w:t>
      </w:r>
    </w:p>
    <w:p w:rsidR="0037794E" w:rsidRPr="00AF35DE" w:rsidRDefault="0037794E" w:rsidP="0037794E">
      <w:pPr>
        <w:pStyle w:val="BodyCopy"/>
        <w:rPr>
          <w:noProof w:val="0"/>
        </w:rPr>
      </w:pPr>
      <w:r w:rsidRPr="00AF35DE">
        <w:rPr>
          <w:noProof w:val="0"/>
        </w:rPr>
        <w:t>The temperature of these devices must be such that it holds any potentially hazardous food below 5°C.</w:t>
      </w:r>
    </w:p>
    <w:p w:rsidR="0037794E" w:rsidRPr="00AF35DE" w:rsidRDefault="0037794E" w:rsidP="0037794E">
      <w:pPr>
        <w:pStyle w:val="BodyCopy"/>
        <w:rPr>
          <w:noProof w:val="0"/>
        </w:rPr>
      </w:pPr>
      <w:r w:rsidRPr="00AF35DE">
        <w:rPr>
          <w:noProof w:val="0"/>
        </w:rPr>
        <w:t>This unit too should be turned on in advance to allow it to pre-cool/pre-chill.</w:t>
      </w:r>
    </w:p>
    <w:p w:rsidR="0037794E" w:rsidRPr="00AF35DE" w:rsidRDefault="0037794E" w:rsidP="0037794E">
      <w:pPr>
        <w:pStyle w:val="BodyCopy"/>
        <w:rPr>
          <w:noProof w:val="0"/>
        </w:rPr>
      </w:pPr>
      <w:r w:rsidRPr="00AF35DE">
        <w:rPr>
          <w:noProof w:val="0"/>
        </w:rPr>
        <w:t>Check your Food Safety Plan to see what recording requirements of this temperature are required by your store, and what your responsibilities (if any) are in relation to this.</w:t>
      </w:r>
    </w:p>
    <w:p w:rsidR="00C232B8" w:rsidRPr="00AF35DE" w:rsidRDefault="00C232B8">
      <w:pPr>
        <w:rPr>
          <w:rFonts w:ascii="Helvetica" w:eastAsiaTheme="majorEastAsia" w:hAnsi="Helvetica" w:cstheme="majorBidi"/>
          <w:b/>
          <w:bCs/>
          <w:color w:val="0000FF"/>
          <w:sz w:val="28"/>
        </w:rPr>
      </w:pPr>
      <w:r w:rsidRPr="00AF35DE">
        <w:lastRenderedPageBreak/>
        <w:br w:type="page"/>
      </w:r>
    </w:p>
    <w:p w:rsidR="0037794E" w:rsidRPr="00AF35DE" w:rsidRDefault="0037794E" w:rsidP="00EA66F6">
      <w:pPr>
        <w:pStyle w:val="Heading3"/>
      </w:pPr>
      <w:r w:rsidRPr="00AF35DE">
        <w:lastRenderedPageBreak/>
        <w:t>Protection of the food</w:t>
      </w:r>
    </w:p>
    <w:p w:rsidR="0037794E" w:rsidRPr="00AF35DE" w:rsidRDefault="0037794E" w:rsidP="0037794E">
      <w:pPr>
        <w:pStyle w:val="BodyCopy"/>
        <w:rPr>
          <w:noProof w:val="0"/>
        </w:rPr>
      </w:pPr>
      <w:r w:rsidRPr="00AF35DE">
        <w:rPr>
          <w:noProof w:val="0"/>
        </w:rPr>
        <w:t>All food put on display must be protected from contamination.</w:t>
      </w:r>
    </w:p>
    <w:p w:rsidR="0037794E" w:rsidRPr="00AF35DE" w:rsidRDefault="0037794E" w:rsidP="0037794E">
      <w:pPr>
        <w:pStyle w:val="BodyCopy"/>
        <w:rPr>
          <w:noProof w:val="0"/>
        </w:rPr>
      </w:pPr>
      <w:r w:rsidRPr="00AF35DE">
        <w:rPr>
          <w:noProof w:val="0"/>
        </w:rPr>
        <w:t>This will require, depending on the nature of the food item, items are:</w:t>
      </w:r>
    </w:p>
    <w:p w:rsidR="0037794E" w:rsidRPr="00AF35DE" w:rsidRDefault="0037794E" w:rsidP="0037794E">
      <w:pPr>
        <w:pStyle w:val="Bullet1"/>
      </w:pPr>
      <w:r w:rsidRPr="00AF35DE">
        <w:t>Individually wrapped</w:t>
      </w:r>
    </w:p>
    <w:p w:rsidR="0037794E" w:rsidRPr="00AF35DE" w:rsidRDefault="0037794E" w:rsidP="0037794E">
      <w:pPr>
        <w:pStyle w:val="Bullet1"/>
      </w:pPr>
      <w:r w:rsidRPr="00AF35DE">
        <w:t>Protected by glass and sliding doors</w:t>
      </w:r>
    </w:p>
    <w:p w:rsidR="0037794E" w:rsidRPr="00AF35DE" w:rsidRDefault="0037794E" w:rsidP="0037794E">
      <w:pPr>
        <w:pStyle w:val="Bullet1"/>
      </w:pPr>
      <w:r w:rsidRPr="00AF35DE">
        <w:t>Protected by lids on trays.</w:t>
      </w:r>
    </w:p>
    <w:p w:rsidR="0037794E" w:rsidRPr="00AF35DE" w:rsidRDefault="00AF35DE" w:rsidP="0037794E">
      <w:pPr>
        <w:pStyle w:val="BodyCopy"/>
        <w:rPr>
          <w:noProof w:val="0"/>
        </w:rPr>
      </w:pPr>
      <w:r w:rsidRPr="00AF35DE">
        <w:rPr>
          <w:b/>
          <w:noProof w:val="0"/>
        </w:rPr>
        <w:t>Note</w:t>
      </w:r>
      <w:r w:rsidRPr="00AF35DE">
        <w:rPr>
          <w:noProof w:val="0"/>
        </w:rPr>
        <w:t>: raw</w:t>
      </w:r>
      <w:r w:rsidR="0037794E" w:rsidRPr="00AF35DE">
        <w:rPr>
          <w:noProof w:val="0"/>
        </w:rPr>
        <w:t xml:space="preserve"> fruit and vegetables may be displayed, for example, in a bowl on a counter without being wrapped or covered if it has not been cut.</w:t>
      </w:r>
    </w:p>
    <w:p w:rsidR="009A0A18" w:rsidRPr="00AF35DE" w:rsidRDefault="0037794E" w:rsidP="0037794E">
      <w:pPr>
        <w:pStyle w:val="BodyCopy"/>
        <w:rPr>
          <w:noProof w:val="0"/>
          <w:szCs w:val="24"/>
        </w:rPr>
      </w:pPr>
      <w:r w:rsidRPr="00AF35DE">
        <w:rPr>
          <w:noProof w:val="0"/>
        </w:rPr>
        <w:t>Previous notes relating to the 2-hour/4-hour rule also apply here.</w:t>
      </w:r>
    </w:p>
    <w:p w:rsidR="008A7C19" w:rsidRPr="00AF35DE" w:rsidRDefault="008A7C19" w:rsidP="008A7C19">
      <w:pPr>
        <w:pStyle w:val="Heading2"/>
      </w:pPr>
      <w:r w:rsidRPr="00AF35DE">
        <w:t>2.5</w:t>
      </w:r>
      <w:r w:rsidRPr="00AF35DE">
        <w:tab/>
      </w:r>
      <w:fldSimple w:instr=" REF  Criteria25 ">
        <w:sdt>
          <w:sdtPr>
            <w:alias w:val="Criteria 2.5"/>
            <w:tag w:val="Criteria 2.5"/>
            <w:id w:val="1179637"/>
            <w:lock w:val="sdtLocked"/>
            <w:placeholder>
              <w:docPart w:val="F55BF14FC8FE48639339FBBD1072DE00"/>
            </w:placeholder>
          </w:sdtPr>
          <w:sdtContent>
            <w:r w:rsidR="00AF35DE" w:rsidRPr="00AF35DE">
              <w:t>Reheat menu items</w:t>
            </w:r>
          </w:sdtContent>
        </w:sdt>
      </w:fldSimple>
    </w:p>
    <w:p w:rsidR="008A7C19" w:rsidRPr="00AF35DE" w:rsidRDefault="00C232B8" w:rsidP="00EA66F6">
      <w:pPr>
        <w:pStyle w:val="Heading3"/>
      </w:pPr>
      <w:r w:rsidRPr="00AF35DE">
        <w:rPr>
          <w:noProof/>
        </w:rPr>
        <w:drawing>
          <wp:anchor distT="0" distB="0" distL="114300" distR="114300" simplePos="0" relativeHeight="251759616" behindDoc="0" locked="0" layoutInCell="1" allowOverlap="1">
            <wp:simplePos x="0" y="0"/>
            <wp:positionH relativeFrom="column">
              <wp:posOffset>3263265</wp:posOffset>
            </wp:positionH>
            <wp:positionV relativeFrom="paragraph">
              <wp:posOffset>360680</wp:posOffset>
            </wp:positionV>
            <wp:extent cx="2286000" cy="1524000"/>
            <wp:effectExtent l="19050" t="0" r="0" b="0"/>
            <wp:wrapSquare wrapText="bothSides"/>
            <wp:docPr id="52" name="Picture 51" descr="Commercial kitche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 kitchen8.jpg"/>
                    <pic:cNvPicPr/>
                  </pic:nvPicPr>
                  <pic:blipFill>
                    <a:blip r:embed="rId66" cstate="print"/>
                    <a:stretch>
                      <a:fillRect/>
                    </a:stretch>
                  </pic:blipFill>
                  <pic:spPr>
                    <a:xfrm>
                      <a:off x="0" y="0"/>
                      <a:ext cx="2286000" cy="1524000"/>
                    </a:xfrm>
                    <a:prstGeom prst="rect">
                      <a:avLst/>
                    </a:prstGeom>
                  </pic:spPr>
                </pic:pic>
              </a:graphicData>
            </a:graphic>
          </wp:anchor>
        </w:drawing>
      </w:r>
      <w:r w:rsidR="008A7C19" w:rsidRPr="00AF35DE">
        <w:t>Introduction</w:t>
      </w:r>
    </w:p>
    <w:p w:rsidR="008479F0" w:rsidRPr="00AF35DE" w:rsidRDefault="008479F0" w:rsidP="008479F0">
      <w:pPr>
        <w:pStyle w:val="BodyCopy"/>
        <w:rPr>
          <w:noProof w:val="0"/>
        </w:rPr>
      </w:pPr>
      <w:r w:rsidRPr="00AF35DE">
        <w:rPr>
          <w:noProof w:val="0"/>
        </w:rPr>
        <w:t xml:space="preserve">Reheating previously cooked foods is perfectly legal. </w:t>
      </w:r>
    </w:p>
    <w:p w:rsidR="008479F0" w:rsidRPr="00AF35DE" w:rsidRDefault="008479F0" w:rsidP="008479F0">
      <w:pPr>
        <w:pStyle w:val="BodyCopy"/>
        <w:rPr>
          <w:noProof w:val="0"/>
        </w:rPr>
      </w:pPr>
      <w:r w:rsidRPr="00AF35DE">
        <w:rPr>
          <w:noProof w:val="0"/>
        </w:rPr>
        <w:t xml:space="preserve">This means foods can be prepared in advance for later use, and foods not sold yesterday can be reheated and sold tomorrow. </w:t>
      </w:r>
    </w:p>
    <w:p w:rsidR="008479F0" w:rsidRPr="00AF35DE" w:rsidRDefault="008479F0" w:rsidP="008479F0">
      <w:pPr>
        <w:pStyle w:val="BodyCopy"/>
        <w:rPr>
          <w:noProof w:val="0"/>
        </w:rPr>
      </w:pPr>
      <w:r w:rsidRPr="00AF35DE">
        <w:rPr>
          <w:noProof w:val="0"/>
        </w:rPr>
        <w:t xml:space="preserve">Specific requirements apply to the reheating of foods to ensure food safety and quality. </w:t>
      </w:r>
    </w:p>
    <w:p w:rsidR="008479F0" w:rsidRPr="00AF35DE" w:rsidRDefault="00EA66F6" w:rsidP="00EA66F6">
      <w:pPr>
        <w:pStyle w:val="Heading4"/>
        <w:rPr>
          <w:rStyle w:val="BodyCopyBold0"/>
          <w:rFonts w:ascii="Helvetica" w:hAnsi="Helvetica" w:cstheme="majorBidi"/>
          <w:b/>
          <w:bCs/>
        </w:rPr>
      </w:pPr>
      <w:r w:rsidRPr="00AF35DE">
        <w:rPr>
          <w:rStyle w:val="BodyCopyBold0"/>
          <w:rFonts w:ascii="Helvetica" w:hAnsi="Helvetica" w:cstheme="majorBidi"/>
          <w:b/>
          <w:bCs/>
        </w:rPr>
        <w:t>Reheating requirements</w:t>
      </w:r>
    </w:p>
    <w:p w:rsidR="000212D1" w:rsidRPr="00AF35DE" w:rsidRDefault="008479F0" w:rsidP="008479F0">
      <w:pPr>
        <w:pStyle w:val="BodyCopy"/>
        <w:rPr>
          <w:noProof w:val="0"/>
        </w:rPr>
      </w:pPr>
      <w:r w:rsidRPr="00AF35DE">
        <w:rPr>
          <w:noProof w:val="0"/>
        </w:rPr>
        <w:t xml:space="preserve">Any foods </w:t>
      </w:r>
      <w:r w:rsidR="000212D1" w:rsidRPr="00AF35DE">
        <w:rPr>
          <w:noProof w:val="0"/>
        </w:rPr>
        <w:t>that has bee</w:t>
      </w:r>
      <w:r w:rsidR="00585A96" w:rsidRPr="00AF35DE">
        <w:rPr>
          <w:noProof w:val="0"/>
        </w:rPr>
        <w:t>n cooked and not served to cust</w:t>
      </w:r>
      <w:r w:rsidR="000212D1" w:rsidRPr="00AF35DE">
        <w:rPr>
          <w:noProof w:val="0"/>
        </w:rPr>
        <w:t>omers can be cooled following the 2 hour 4 hour rule</w:t>
      </w:r>
      <w:r w:rsidR="00EA66F6" w:rsidRPr="00AF35DE">
        <w:rPr>
          <w:noProof w:val="0"/>
        </w:rPr>
        <w:t>.</w:t>
      </w:r>
    </w:p>
    <w:p w:rsidR="00585A96" w:rsidRPr="00AF35DE" w:rsidRDefault="00585A96" w:rsidP="00EA66F6">
      <w:pPr>
        <w:pStyle w:val="BodyCopy"/>
        <w:rPr>
          <w:noProof w:val="0"/>
        </w:rPr>
      </w:pPr>
      <w:r w:rsidRPr="00AF35DE">
        <w:rPr>
          <w:noProof w:val="0"/>
        </w:rPr>
        <w:t>“A food business must, when cooling cooked potentially hazardous food, cool the food:</w:t>
      </w:r>
    </w:p>
    <w:p w:rsidR="00585A96" w:rsidRPr="00AF35DE" w:rsidRDefault="00EA66F6" w:rsidP="00EA66F6">
      <w:pPr>
        <w:pStyle w:val="BodyCopy"/>
        <w:ind w:left="357" w:hanging="357"/>
        <w:rPr>
          <w:noProof w:val="0"/>
        </w:rPr>
      </w:pPr>
      <w:r w:rsidRPr="00AF35DE">
        <w:rPr>
          <w:noProof w:val="0"/>
        </w:rPr>
        <w:t>(a)</w:t>
      </w:r>
      <w:r w:rsidRPr="00AF35DE">
        <w:rPr>
          <w:noProof w:val="0"/>
        </w:rPr>
        <w:tab/>
        <w:t>W</w:t>
      </w:r>
      <w:r w:rsidR="00585A96" w:rsidRPr="00AF35DE">
        <w:rPr>
          <w:noProof w:val="0"/>
        </w:rPr>
        <w:t>ithin 2 hours – from 60</w:t>
      </w:r>
      <w:r w:rsidR="00585A96" w:rsidRPr="00AF35DE">
        <w:rPr>
          <w:noProof w:val="0"/>
        </w:rPr>
        <w:sym w:font="Symbol" w:char="F0B0"/>
      </w:r>
      <w:r w:rsidR="00585A96" w:rsidRPr="00AF35DE">
        <w:rPr>
          <w:noProof w:val="0"/>
        </w:rPr>
        <w:t>C to 21</w:t>
      </w:r>
      <w:r w:rsidR="00585A96" w:rsidRPr="00AF35DE">
        <w:rPr>
          <w:noProof w:val="0"/>
        </w:rPr>
        <w:sym w:font="Symbol" w:char="F0B0"/>
      </w:r>
      <w:r w:rsidR="00585A96" w:rsidRPr="00AF35DE">
        <w:rPr>
          <w:noProof w:val="0"/>
        </w:rPr>
        <w:t>C; or ambient room temperature</w:t>
      </w:r>
    </w:p>
    <w:p w:rsidR="00585A96" w:rsidRPr="00AF35DE" w:rsidRDefault="00EA66F6" w:rsidP="00EA66F6">
      <w:pPr>
        <w:pStyle w:val="BodyCopy"/>
        <w:ind w:left="357" w:hanging="357"/>
        <w:rPr>
          <w:noProof w:val="0"/>
        </w:rPr>
      </w:pPr>
      <w:r w:rsidRPr="00AF35DE">
        <w:rPr>
          <w:noProof w:val="0"/>
        </w:rPr>
        <w:t>(b)</w:t>
      </w:r>
      <w:r w:rsidRPr="00AF35DE">
        <w:rPr>
          <w:noProof w:val="0"/>
        </w:rPr>
        <w:tab/>
        <w:t>W</w:t>
      </w:r>
      <w:r w:rsidR="00585A96" w:rsidRPr="00AF35DE">
        <w:rPr>
          <w:noProof w:val="0"/>
        </w:rPr>
        <w:t>ithin a further 4 hours – from 21</w:t>
      </w:r>
      <w:r w:rsidR="00585A96" w:rsidRPr="00AF35DE">
        <w:rPr>
          <w:noProof w:val="0"/>
        </w:rPr>
        <w:sym w:font="Symbol" w:char="F0B0"/>
      </w:r>
      <w:r w:rsidR="00585A96" w:rsidRPr="00AF35DE">
        <w:rPr>
          <w:noProof w:val="0"/>
        </w:rPr>
        <w:t>C to 5</w:t>
      </w:r>
      <w:r w:rsidR="00585A96" w:rsidRPr="00AF35DE">
        <w:rPr>
          <w:noProof w:val="0"/>
        </w:rPr>
        <w:sym w:font="Symbol" w:char="F0B0"/>
      </w:r>
      <w:r w:rsidR="00585A96" w:rsidRPr="00AF35DE">
        <w:rPr>
          <w:noProof w:val="0"/>
        </w:rPr>
        <w:t>C.”</w:t>
      </w:r>
    </w:p>
    <w:p w:rsidR="00592F6E" w:rsidRPr="00AF35DE" w:rsidRDefault="00585A96" w:rsidP="008479F0">
      <w:pPr>
        <w:pStyle w:val="BodyCopy"/>
        <w:rPr>
          <w:noProof w:val="0"/>
        </w:rPr>
      </w:pPr>
      <w:r w:rsidRPr="00AF35DE">
        <w:rPr>
          <w:noProof w:val="0"/>
        </w:rPr>
        <w:t>Part (a) is conducted out of the coolroom and part (b) is conducted</w:t>
      </w:r>
      <w:r w:rsidR="00592F6E" w:rsidRPr="00AF35DE">
        <w:rPr>
          <w:noProof w:val="0"/>
        </w:rPr>
        <w:t xml:space="preserve"> in the coolroom</w:t>
      </w:r>
      <w:r w:rsidR="00EA66F6" w:rsidRPr="00AF35DE">
        <w:rPr>
          <w:noProof w:val="0"/>
        </w:rPr>
        <w:t>.</w:t>
      </w:r>
    </w:p>
    <w:p w:rsidR="00592F6E" w:rsidRPr="00AF35DE" w:rsidRDefault="00592F6E" w:rsidP="008479F0">
      <w:pPr>
        <w:pStyle w:val="BodyCopy"/>
        <w:rPr>
          <w:noProof w:val="0"/>
        </w:rPr>
      </w:pPr>
      <w:r w:rsidRPr="00AF35DE">
        <w:rPr>
          <w:noProof w:val="0"/>
        </w:rPr>
        <w:t>If the food has been cooled correctly then it can be reheated and sold to the public.</w:t>
      </w:r>
    </w:p>
    <w:p w:rsidR="008479F0" w:rsidRPr="00AF35DE" w:rsidRDefault="008479F0" w:rsidP="008479F0">
      <w:pPr>
        <w:pStyle w:val="BodyCopy"/>
        <w:rPr>
          <w:noProof w:val="0"/>
        </w:rPr>
      </w:pPr>
      <w:r w:rsidRPr="00AF35DE">
        <w:rPr>
          <w:noProof w:val="0"/>
        </w:rPr>
        <w:t xml:space="preserve">Foods may be reheated in a microwave oven, conventional oven or fan-forced convection oven, or by using a pot, steamer or other piece of equipment. </w:t>
      </w:r>
    </w:p>
    <w:p w:rsidR="008479F0" w:rsidRPr="00AF35DE" w:rsidRDefault="008479F0" w:rsidP="008479F0">
      <w:pPr>
        <w:pStyle w:val="BodyCopy"/>
        <w:rPr>
          <w:noProof w:val="0"/>
        </w:rPr>
      </w:pPr>
      <w:r w:rsidRPr="00AF35DE">
        <w:rPr>
          <w:noProof w:val="0"/>
        </w:rPr>
        <w:t xml:space="preserve">The important food safety considerations are the times and temperatures, whilst your store may have additional considerations such as quality, visual appearance, shrinkage and waste. </w:t>
      </w:r>
    </w:p>
    <w:p w:rsidR="00C232B8" w:rsidRPr="00AF35DE" w:rsidRDefault="008479F0" w:rsidP="00C232B8">
      <w:pPr>
        <w:pStyle w:val="BodyCopyBold"/>
        <w:rPr>
          <w:b w:val="0"/>
          <w:i/>
          <w:noProof w:val="0"/>
        </w:rPr>
      </w:pPr>
      <w:r w:rsidRPr="00AF35DE">
        <w:rPr>
          <w:i/>
          <w:noProof w:val="0"/>
        </w:rPr>
        <w:t>Foods can be reheated once only – if the food is reheated and not sold/used, it must be thrown ou</w:t>
      </w:r>
      <w:r w:rsidR="00EA66F6" w:rsidRPr="00AF35DE">
        <w:rPr>
          <w:i/>
          <w:noProof w:val="0"/>
        </w:rPr>
        <w:t>t. It cannot be reheated again.</w:t>
      </w:r>
      <w:r w:rsidR="00C232B8" w:rsidRPr="00AF35DE">
        <w:rPr>
          <w:i/>
          <w:noProof w:val="0"/>
        </w:rPr>
        <w:br w:type="page"/>
      </w:r>
    </w:p>
    <w:p w:rsidR="008479F0" w:rsidRPr="00AF35DE" w:rsidDel="00CF41ED" w:rsidRDefault="008479F0" w:rsidP="00EA66F6">
      <w:pPr>
        <w:pStyle w:val="Heading4"/>
        <w:rPr>
          <w:del w:id="95" w:author="Administrator" w:date="2013-12-09T11:47:00Z"/>
        </w:rPr>
      </w:pPr>
      <w:del w:id="96" w:author="Administrator" w:date="2013-12-09T11:47:00Z">
        <w:r w:rsidRPr="00AF35DE" w:rsidDel="00CF41ED">
          <w:lastRenderedPageBreak/>
          <w:delText xml:space="preserve">‘Safe </w:delText>
        </w:r>
        <w:r w:rsidR="00EA66F6" w:rsidRPr="00AF35DE" w:rsidDel="00CF41ED">
          <w:delText>Food Australia’ states at 7(4)</w:delText>
        </w:r>
      </w:del>
    </w:p>
    <w:p w:rsidR="008479F0" w:rsidRPr="00AF35DE" w:rsidRDefault="00947F21" w:rsidP="008479F0">
      <w:pPr>
        <w:pStyle w:val="BodyCopy"/>
        <w:rPr>
          <w:noProof w:val="0"/>
        </w:rPr>
      </w:pPr>
      <w:r w:rsidRPr="00AF35DE">
        <w:rPr>
          <w:lang w:eastAsia="en-AU"/>
        </w:rPr>
        <w:drawing>
          <wp:anchor distT="0" distB="0" distL="114300" distR="114300" simplePos="0" relativeHeight="251760640" behindDoc="0" locked="0" layoutInCell="1" allowOverlap="1">
            <wp:simplePos x="0" y="0"/>
            <wp:positionH relativeFrom="column">
              <wp:posOffset>3114675</wp:posOffset>
            </wp:positionH>
            <wp:positionV relativeFrom="paragraph">
              <wp:posOffset>46355</wp:posOffset>
            </wp:positionV>
            <wp:extent cx="2438400" cy="1617980"/>
            <wp:effectExtent l="19050" t="0" r="0" b="1270"/>
            <wp:wrapSquare wrapText="bothSides"/>
            <wp:docPr id="53" name="Picture 52" descr="Packed sandwi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d sandwiches.jpg"/>
                    <pic:cNvPicPr/>
                  </pic:nvPicPr>
                  <pic:blipFill>
                    <a:blip r:embed="rId67" cstate="print"/>
                    <a:stretch>
                      <a:fillRect/>
                    </a:stretch>
                  </pic:blipFill>
                  <pic:spPr>
                    <a:xfrm>
                      <a:off x="0" y="0"/>
                      <a:ext cx="2438400" cy="1617980"/>
                    </a:xfrm>
                    <a:prstGeom prst="rect">
                      <a:avLst/>
                    </a:prstGeom>
                  </pic:spPr>
                </pic:pic>
              </a:graphicData>
            </a:graphic>
          </wp:anchor>
        </w:drawing>
      </w:r>
      <w:r w:rsidR="008479F0" w:rsidRPr="00AF35DE">
        <w:rPr>
          <w:noProof w:val="0"/>
        </w:rPr>
        <w:t xml:space="preserve">“A food business must, when reheating previously cooked and cooled potentially hazardous food to hold it hot, use a heat process that rapidly heats the food to a temperature of 60°C or above, unless the food business demonstrates that the heating process used will not adversely affect the microbiological safety of the food. </w:t>
      </w:r>
    </w:p>
    <w:p w:rsidR="00592F6E" w:rsidRPr="00AF35DE" w:rsidRDefault="008479F0" w:rsidP="008479F0">
      <w:pPr>
        <w:pStyle w:val="BodyCopy"/>
        <w:rPr>
          <w:noProof w:val="0"/>
        </w:rPr>
      </w:pPr>
      <w:r w:rsidRPr="00AF35DE">
        <w:rPr>
          <w:noProof w:val="0"/>
        </w:rPr>
        <w:t xml:space="preserve">This requirement only applies to potentially hazardous food that is to be held hot, for example in a bain-marie. </w:t>
      </w:r>
    </w:p>
    <w:p w:rsidR="008479F0" w:rsidRPr="00AF35DE" w:rsidRDefault="008479F0" w:rsidP="008479F0">
      <w:pPr>
        <w:pStyle w:val="BodyCopy"/>
        <w:rPr>
          <w:noProof w:val="0"/>
        </w:rPr>
      </w:pPr>
      <w:r w:rsidRPr="00AF35DE">
        <w:rPr>
          <w:noProof w:val="0"/>
        </w:rPr>
        <w:t xml:space="preserve">It does not apply to food that is being heated for immediate consumption. This food can be heated to any temperature as it is not being heated for holding hot. </w:t>
      </w:r>
    </w:p>
    <w:p w:rsidR="008479F0" w:rsidRPr="00AF35DE" w:rsidRDefault="008479F0" w:rsidP="008479F0">
      <w:pPr>
        <w:pStyle w:val="BodyCopy"/>
        <w:rPr>
          <w:noProof w:val="0"/>
        </w:rPr>
      </w:pPr>
      <w:r w:rsidRPr="00AF35DE">
        <w:rPr>
          <w:noProof w:val="0"/>
        </w:rPr>
        <w:t xml:space="preserve">Potentially hazardous food that has been previously cooked and cooled and is to be held hot must be heated rapidly to a temperature of 60ºC or above. </w:t>
      </w:r>
    </w:p>
    <w:p w:rsidR="008479F0" w:rsidRPr="00AF35DE" w:rsidRDefault="008479F0" w:rsidP="008479F0">
      <w:pPr>
        <w:pStyle w:val="BodyCopy"/>
        <w:rPr>
          <w:noProof w:val="0"/>
        </w:rPr>
      </w:pPr>
      <w:r w:rsidRPr="00AF35DE">
        <w:rPr>
          <w:noProof w:val="0"/>
        </w:rPr>
        <w:t xml:space="preserve">This is to minimise the amount of time that the food is at temperatures that allow food-borne pathogens to grow during the heating process. </w:t>
      </w:r>
    </w:p>
    <w:p w:rsidR="008479F0" w:rsidRPr="00AF35DE" w:rsidRDefault="008479F0" w:rsidP="008479F0">
      <w:pPr>
        <w:pStyle w:val="BodyCopy"/>
        <w:rPr>
          <w:noProof w:val="0"/>
        </w:rPr>
      </w:pPr>
      <w:r w:rsidRPr="00AF35DE">
        <w:rPr>
          <w:noProof w:val="0"/>
        </w:rPr>
        <w:t xml:space="preserve">Pathogenic bacteria may be present in cooked food from spores that survive the cooking process and vegetative (live) cells that have been able to survive the cooking process due to undercooking, as well as from contamination that occurs after cooking. </w:t>
      </w:r>
    </w:p>
    <w:p w:rsidR="008479F0" w:rsidRPr="00AF35DE" w:rsidRDefault="008479F0" w:rsidP="008479F0">
      <w:pPr>
        <w:pStyle w:val="BodyCopy"/>
        <w:rPr>
          <w:noProof w:val="0"/>
        </w:rPr>
      </w:pPr>
      <w:r w:rsidRPr="00AF35DE">
        <w:rPr>
          <w:noProof w:val="0"/>
        </w:rPr>
        <w:t xml:space="preserve">These pathogens can grow while the food is being cooled and some may also grow during cold storage. </w:t>
      </w:r>
    </w:p>
    <w:p w:rsidR="008479F0" w:rsidRPr="00AF35DE" w:rsidRDefault="008479F0" w:rsidP="008479F0">
      <w:pPr>
        <w:pStyle w:val="BodyCopy"/>
        <w:rPr>
          <w:noProof w:val="0"/>
        </w:rPr>
      </w:pPr>
      <w:r w:rsidRPr="00AF35DE">
        <w:rPr>
          <w:noProof w:val="0"/>
        </w:rPr>
        <w:t>‘Rapidly’ has not been defined but the time taken to heat all the food to 60ºC should not exceed 2 hours.</w:t>
      </w:r>
    </w:p>
    <w:p w:rsidR="00592F6E" w:rsidRPr="00AF35DE" w:rsidRDefault="008479F0" w:rsidP="008479F0">
      <w:pPr>
        <w:pStyle w:val="BodyCopy"/>
        <w:rPr>
          <w:noProof w:val="0"/>
          <w:szCs w:val="22"/>
        </w:rPr>
      </w:pPr>
      <w:r w:rsidRPr="00AF35DE">
        <w:rPr>
          <w:noProof w:val="0"/>
        </w:rPr>
        <w:t xml:space="preserve">A </w:t>
      </w:r>
      <w:r w:rsidRPr="00AF35DE">
        <w:rPr>
          <w:noProof w:val="0"/>
          <w:szCs w:val="22"/>
        </w:rPr>
        <w:t xml:space="preserve">food business may use an alternative heating process if the business can demonstrate that the alternative process does not compromise the microbiological safety of the food. </w:t>
      </w:r>
    </w:p>
    <w:p w:rsidR="00592F6E" w:rsidRPr="00AF35DE" w:rsidRDefault="008479F0" w:rsidP="008479F0">
      <w:pPr>
        <w:pStyle w:val="BodyCopy"/>
        <w:rPr>
          <w:noProof w:val="0"/>
          <w:szCs w:val="22"/>
        </w:rPr>
      </w:pPr>
      <w:r w:rsidRPr="00AF35DE">
        <w:rPr>
          <w:noProof w:val="0"/>
          <w:szCs w:val="22"/>
        </w:rPr>
        <w:t xml:space="preserve">Food businesses are not required to heat potentially hazardous food that has been previously cooked and cooled to temperatures higher than 60ºC. </w:t>
      </w:r>
    </w:p>
    <w:p w:rsidR="008479F0" w:rsidRPr="00AF35DE" w:rsidRDefault="008479F0" w:rsidP="008479F0">
      <w:pPr>
        <w:pStyle w:val="BodyCopy"/>
        <w:rPr>
          <w:noProof w:val="0"/>
          <w:szCs w:val="22"/>
        </w:rPr>
      </w:pPr>
      <w:r w:rsidRPr="00AF35DE">
        <w:rPr>
          <w:noProof w:val="0"/>
          <w:szCs w:val="22"/>
        </w:rPr>
        <w:t xml:space="preserve">Food businesses may be advised to heat food to at least 70ºC for at least 2 minutes.” </w:t>
      </w:r>
    </w:p>
    <w:p w:rsidR="008479F0" w:rsidRPr="00AF35DE" w:rsidRDefault="008479F0" w:rsidP="008479F0">
      <w:pPr>
        <w:pStyle w:val="BodyCopy"/>
        <w:rPr>
          <w:noProof w:val="0"/>
          <w:szCs w:val="22"/>
        </w:rPr>
      </w:pPr>
      <w:r w:rsidRPr="00AF35DE">
        <w:rPr>
          <w:noProof w:val="0"/>
          <w:szCs w:val="22"/>
        </w:rPr>
        <w:t>Any hot potentially hazardous food – reheated or freshly cooked – must be held (in bain-marie, pie warmer, or other display unit) after it has been reheated, at 60ºC or above.</w:t>
      </w:r>
    </w:p>
    <w:p w:rsidR="00592F6E" w:rsidRPr="00AF35DE" w:rsidRDefault="00592F6E" w:rsidP="008479F0">
      <w:pPr>
        <w:pStyle w:val="BodyCopy"/>
        <w:rPr>
          <w:noProof w:val="0"/>
        </w:rPr>
      </w:pPr>
      <w:r w:rsidRPr="00AF35DE">
        <w:rPr>
          <w:noProof w:val="0"/>
        </w:rPr>
        <w:t xml:space="preserve">When reheating food all care must be taken not to adversely </w:t>
      </w:r>
      <w:r w:rsidR="00AF35DE" w:rsidRPr="00AF35DE">
        <w:rPr>
          <w:noProof w:val="0"/>
        </w:rPr>
        <w:t>affect</w:t>
      </w:r>
      <w:r w:rsidRPr="00AF35DE">
        <w:rPr>
          <w:noProof w:val="0"/>
        </w:rPr>
        <w:t xml:space="preserve"> the biological safety of the food.</w:t>
      </w:r>
    </w:p>
    <w:p w:rsidR="00592F6E" w:rsidRPr="00AF35DE" w:rsidRDefault="00592F6E" w:rsidP="008479F0">
      <w:pPr>
        <w:pStyle w:val="BodyCopy"/>
        <w:rPr>
          <w:noProof w:val="0"/>
        </w:rPr>
      </w:pPr>
      <w:r w:rsidRPr="00AF35DE">
        <w:rPr>
          <w:noProof w:val="0"/>
        </w:rPr>
        <w:t xml:space="preserve">Check with Local Food Safety Authorities regarding standards expected within </w:t>
      </w:r>
      <w:r w:rsidR="00D85197" w:rsidRPr="00AF35DE">
        <w:rPr>
          <w:noProof w:val="0"/>
        </w:rPr>
        <w:t>your establishment.</w:t>
      </w:r>
    </w:p>
    <w:p w:rsidR="00D85197" w:rsidRPr="00AF35DE" w:rsidRDefault="00D85197" w:rsidP="008479F0">
      <w:pPr>
        <w:pStyle w:val="BodyCopy"/>
        <w:rPr>
          <w:noProof w:val="0"/>
        </w:rPr>
      </w:pPr>
      <w:r w:rsidRPr="00AF35DE">
        <w:rPr>
          <w:noProof w:val="0"/>
        </w:rPr>
        <w:t>What is the standard set out in your Food Safety Plan</w:t>
      </w:r>
      <w:r w:rsidR="00EA66F6" w:rsidRPr="00AF35DE">
        <w:rPr>
          <w:noProof w:val="0"/>
        </w:rPr>
        <w:t>.</w:t>
      </w:r>
    </w:p>
    <w:p w:rsidR="00D85197" w:rsidRPr="00AF35DE" w:rsidRDefault="00D85197" w:rsidP="008479F0">
      <w:pPr>
        <w:pStyle w:val="BodyCopy"/>
        <w:rPr>
          <w:noProof w:val="0"/>
        </w:rPr>
      </w:pPr>
      <w:r w:rsidRPr="00AF35DE">
        <w:rPr>
          <w:noProof w:val="0"/>
        </w:rPr>
        <w:t xml:space="preserve">Reheat only what is required because any </w:t>
      </w:r>
      <w:r w:rsidR="00AF35DE" w:rsidRPr="00AF35DE">
        <w:rPr>
          <w:noProof w:val="0"/>
        </w:rPr>
        <w:t>leftover</w:t>
      </w:r>
      <w:r w:rsidRPr="00AF35DE">
        <w:rPr>
          <w:noProof w:val="0"/>
        </w:rPr>
        <w:t xml:space="preserve"> food cannot be saved for later use.</w:t>
      </w:r>
    </w:p>
    <w:p w:rsidR="00D85197" w:rsidRPr="00AF35DE" w:rsidRDefault="00D85197" w:rsidP="008479F0">
      <w:pPr>
        <w:pStyle w:val="BodyCopy"/>
        <w:rPr>
          <w:noProof w:val="0"/>
        </w:rPr>
      </w:pPr>
      <w:r w:rsidRPr="00AF35DE">
        <w:rPr>
          <w:noProof w:val="0"/>
        </w:rPr>
        <w:t>It must be discarded.</w:t>
      </w:r>
    </w:p>
    <w:p w:rsidR="00EA66F6" w:rsidRPr="00AF35DE" w:rsidRDefault="00EA66F6">
      <w:pPr>
        <w:rPr>
          <w:rFonts w:ascii="Helvetica" w:eastAsia="Calibri" w:hAnsi="Helvetica" w:cs="Calibri"/>
          <w:b/>
          <w:color w:val="FFFFFF" w:themeColor="background1"/>
          <w:sz w:val="32"/>
          <w:szCs w:val="28"/>
          <w:lang w:eastAsia="ar-SA"/>
        </w:rPr>
      </w:pPr>
      <w:r w:rsidRPr="00AF35DE">
        <w:rPr>
          <w:color w:val="FFFFFF" w:themeColor="background1"/>
        </w:rPr>
        <w:br w:type="page"/>
      </w:r>
    </w:p>
    <w:p w:rsidR="008A7C19" w:rsidRPr="00AF35DE" w:rsidRDefault="008A7C19" w:rsidP="008A7C19">
      <w:pPr>
        <w:pStyle w:val="ActivityHead"/>
        <w:shd w:val="clear" w:color="auto" w:fill="E36C0A" w:themeFill="accent6" w:themeFillShade="BF"/>
        <w:rPr>
          <w:noProof w:val="0"/>
          <w:color w:val="FFFFFF" w:themeColor="background1"/>
        </w:rPr>
      </w:pPr>
      <w:r w:rsidRPr="00AF35DE">
        <w:rPr>
          <w:noProof w:val="0"/>
          <w:color w:val="FFFFFF" w:themeColor="background1"/>
        </w:rPr>
        <w:lastRenderedPageBreak/>
        <w:t>Work Projects</w:t>
      </w:r>
    </w:p>
    <w:p w:rsidR="006E50D0" w:rsidRPr="00AF35DE" w:rsidRDefault="006E50D0" w:rsidP="006E50D0">
      <w:pPr>
        <w:pStyle w:val="BodyCopy"/>
        <w:rPr>
          <w:noProof w:val="0"/>
        </w:rPr>
      </w:pPr>
      <w:r w:rsidRPr="00AF35DE">
        <w:rPr>
          <w:noProof w:val="0"/>
        </w:rPr>
        <w:t xml:space="preserve">It is a requirement of this Unit you complete Work Projects as advised by your Trainer. </w:t>
      </w:r>
    </w:p>
    <w:p w:rsidR="006E50D0" w:rsidRPr="00AF35DE" w:rsidRDefault="006E50D0" w:rsidP="006E50D0">
      <w:pPr>
        <w:pStyle w:val="BodyCopy"/>
        <w:rPr>
          <w:noProof w:val="0"/>
        </w:rPr>
      </w:pPr>
      <w:r w:rsidRPr="00AF35DE">
        <w:rPr>
          <w:noProof w:val="0"/>
        </w:rPr>
        <w:t>You must submit documentation, suitable evidence or other relevant proof of completion of the project to your Trainer by the date agreed.</w:t>
      </w:r>
    </w:p>
    <w:p w:rsidR="006E50D0" w:rsidRPr="00AF35DE" w:rsidRDefault="006E50D0" w:rsidP="006E50D0">
      <w:pPr>
        <w:pStyle w:val="BodyCopy"/>
        <w:rPr>
          <w:noProof w:val="0"/>
        </w:rPr>
      </w:pPr>
      <w:proofErr w:type="gramStart"/>
      <w:r w:rsidRPr="00AF35DE">
        <w:rPr>
          <w:noProof w:val="0"/>
        </w:rPr>
        <w:t>Student have</w:t>
      </w:r>
      <w:proofErr w:type="gramEnd"/>
      <w:r w:rsidRPr="00AF35DE">
        <w:rPr>
          <w:noProof w:val="0"/>
        </w:rPr>
        <w:t xml:space="preserve"> to decide on the style of fast food outlet. Keep the choice simple.</w:t>
      </w:r>
    </w:p>
    <w:p w:rsidR="006E50D0" w:rsidRPr="00AF35DE" w:rsidRDefault="006E50D0" w:rsidP="006E50D0">
      <w:pPr>
        <w:pStyle w:val="BodyCopy"/>
        <w:rPr>
          <w:noProof w:val="0"/>
        </w:rPr>
      </w:pPr>
      <w:r w:rsidRPr="00AF35DE">
        <w:rPr>
          <w:noProof w:val="0"/>
        </w:rPr>
        <w:t>When students have decided on the theme then the following criteria can be met.</w:t>
      </w:r>
    </w:p>
    <w:p w:rsidR="008A7C19" w:rsidRPr="00AF35DE" w:rsidRDefault="00807840" w:rsidP="00EA66F6">
      <w:pPr>
        <w:pStyle w:val="ActivityNumbered"/>
      </w:pPr>
      <w:r w:rsidRPr="00AF35DE">
        <w:t>2</w:t>
      </w:r>
      <w:r w:rsidR="008A7C19" w:rsidRPr="00AF35DE">
        <w:t>.1</w:t>
      </w:r>
      <w:r w:rsidR="008A7C19" w:rsidRPr="00AF35DE">
        <w:tab/>
      </w:r>
      <w:r w:rsidR="006E50D0" w:rsidRPr="00AF35DE">
        <w:t>How is the food going to be cooked?</w:t>
      </w:r>
    </w:p>
    <w:p w:rsidR="008A7C19" w:rsidRPr="00AF35DE" w:rsidRDefault="00655EA0" w:rsidP="00EA66F6">
      <w:pPr>
        <w:pStyle w:val="ActivityBullet1"/>
      </w:pPr>
      <w:r w:rsidRPr="00AF35DE">
        <w:t>Deep fried, grilled, steamed</w:t>
      </w:r>
    </w:p>
    <w:p w:rsidR="006E50D0" w:rsidRPr="00AF35DE" w:rsidRDefault="006E50D0" w:rsidP="00EA66F6">
      <w:pPr>
        <w:pStyle w:val="ActivityBullet1"/>
      </w:pPr>
      <w:r w:rsidRPr="00AF35DE">
        <w:t>The style of food will determine how the food will need to be cooked</w:t>
      </w:r>
    </w:p>
    <w:p w:rsidR="006E50D0" w:rsidRPr="00AF35DE" w:rsidRDefault="006E50D0" w:rsidP="00EA66F6">
      <w:pPr>
        <w:pStyle w:val="ActivityBullet1"/>
      </w:pPr>
      <w:r w:rsidRPr="00AF35DE">
        <w:t>It can be a combination</w:t>
      </w:r>
      <w:r w:rsidR="00984A67" w:rsidRPr="00AF35DE">
        <w:t xml:space="preserve"> of several cooking styles</w:t>
      </w:r>
    </w:p>
    <w:p w:rsidR="00984A67" w:rsidRPr="00AF35DE" w:rsidRDefault="00984A67" w:rsidP="00EA66F6">
      <w:pPr>
        <w:pStyle w:val="ActivityBullet1"/>
      </w:pPr>
      <w:r w:rsidRPr="00AF35DE">
        <w:t>The more styles of cooking used the more staff required</w:t>
      </w:r>
      <w:r w:rsidR="00EA66F6" w:rsidRPr="00AF35DE">
        <w:t>.</w:t>
      </w:r>
    </w:p>
    <w:p w:rsidR="008A7C19" w:rsidRPr="00AF35DE" w:rsidRDefault="00807840" w:rsidP="00EA66F6">
      <w:pPr>
        <w:pStyle w:val="ActivityNumbered"/>
      </w:pPr>
      <w:r w:rsidRPr="00AF35DE">
        <w:t>2</w:t>
      </w:r>
      <w:r w:rsidR="008A7C19" w:rsidRPr="00AF35DE">
        <w:t>.2.</w:t>
      </w:r>
      <w:r w:rsidR="008A7C19" w:rsidRPr="00AF35DE">
        <w:tab/>
      </w:r>
      <w:r w:rsidR="006E50D0" w:rsidRPr="00AF35DE">
        <w:t>What equipment will be required?</w:t>
      </w:r>
    </w:p>
    <w:p w:rsidR="00D724DB" w:rsidRPr="00AF35DE" w:rsidRDefault="00984A67" w:rsidP="00EA66F6">
      <w:pPr>
        <w:pStyle w:val="ActivityBullet1"/>
      </w:pPr>
      <w:r w:rsidRPr="00AF35DE">
        <w:t>Develop a list of equipment required</w:t>
      </w:r>
      <w:r w:rsidR="00EA66F6" w:rsidRPr="00AF35DE">
        <w:t>.</w:t>
      </w:r>
    </w:p>
    <w:p w:rsidR="008A7C19" w:rsidRPr="00AF35DE" w:rsidRDefault="00807840" w:rsidP="00EA66F6">
      <w:pPr>
        <w:pStyle w:val="ActivityNumbered"/>
      </w:pPr>
      <w:r w:rsidRPr="00AF35DE">
        <w:t>2</w:t>
      </w:r>
      <w:r w:rsidR="008A7C19" w:rsidRPr="00AF35DE">
        <w:t>.3.</w:t>
      </w:r>
      <w:r w:rsidR="008A7C19" w:rsidRPr="00AF35DE">
        <w:tab/>
      </w:r>
      <w:r w:rsidR="006E50D0" w:rsidRPr="00AF35DE">
        <w:t>Food safety requirements</w:t>
      </w:r>
      <w:r w:rsidR="00EA66F6" w:rsidRPr="00AF35DE">
        <w:t>:</w:t>
      </w:r>
    </w:p>
    <w:p w:rsidR="00D724DB" w:rsidRPr="00AF35DE" w:rsidRDefault="00984A67" w:rsidP="00EA66F6">
      <w:pPr>
        <w:pStyle w:val="ActivityBullet1"/>
      </w:pPr>
      <w:r w:rsidRPr="00AF35DE">
        <w:t xml:space="preserve">A </w:t>
      </w:r>
      <w:r w:rsidR="00AF35DE" w:rsidRPr="00AF35DE">
        <w:t xml:space="preserve">Food Safety Plan </w:t>
      </w:r>
      <w:r w:rsidRPr="00AF35DE">
        <w:t>will need to be followed</w:t>
      </w:r>
    </w:p>
    <w:p w:rsidR="00984A67" w:rsidRPr="00AF35DE" w:rsidRDefault="00984A67" w:rsidP="00EA66F6">
      <w:pPr>
        <w:pStyle w:val="ActivityBullet1"/>
      </w:pPr>
      <w:r w:rsidRPr="00AF35DE">
        <w:t xml:space="preserve">Students will have to have a simple </w:t>
      </w:r>
      <w:r w:rsidR="00AF35DE" w:rsidRPr="00AF35DE">
        <w:t xml:space="preserve">Food Safety Plan </w:t>
      </w:r>
      <w:r w:rsidRPr="00AF35DE">
        <w:t>in place to go with the fast food outlet assignment</w:t>
      </w:r>
      <w:r w:rsidR="00EA66F6" w:rsidRPr="00AF35DE">
        <w:t>.</w:t>
      </w:r>
    </w:p>
    <w:p w:rsidR="008A7C19" w:rsidRPr="00AF35DE" w:rsidRDefault="00807840" w:rsidP="00EA66F6">
      <w:pPr>
        <w:pStyle w:val="ActivityNumbered"/>
      </w:pPr>
      <w:r w:rsidRPr="00AF35DE">
        <w:t>2</w:t>
      </w:r>
      <w:r w:rsidR="008A7C19" w:rsidRPr="00AF35DE">
        <w:t>.4.</w:t>
      </w:r>
      <w:r w:rsidR="008A7C19" w:rsidRPr="00AF35DE">
        <w:tab/>
      </w:r>
      <w:r w:rsidR="006E50D0" w:rsidRPr="00AF35DE">
        <w:t>How will the menu items be held?</w:t>
      </w:r>
    </w:p>
    <w:p w:rsidR="00D724DB" w:rsidRPr="00AF35DE" w:rsidRDefault="00984A67" w:rsidP="00EA66F6">
      <w:pPr>
        <w:pStyle w:val="ActivityBullet1"/>
      </w:pPr>
      <w:r w:rsidRPr="00AF35DE">
        <w:t>Write a Standard Operating Procedure (SOP) regarding how food items will be held after being cooked so that when the customers receive the food it will still be in premium condition.</w:t>
      </w:r>
    </w:p>
    <w:p w:rsidR="008A7C19" w:rsidRPr="00AF35DE" w:rsidRDefault="00807840" w:rsidP="00EA66F6">
      <w:pPr>
        <w:pStyle w:val="ActivityNumbered"/>
      </w:pPr>
      <w:r w:rsidRPr="00AF35DE">
        <w:t>2</w:t>
      </w:r>
      <w:r w:rsidR="008A7C19" w:rsidRPr="00AF35DE">
        <w:t>.5</w:t>
      </w:r>
      <w:r w:rsidR="008A7C19" w:rsidRPr="00AF35DE">
        <w:tab/>
      </w:r>
      <w:r w:rsidR="006E50D0" w:rsidRPr="00AF35DE">
        <w:t>Reheating menu items</w:t>
      </w:r>
      <w:r w:rsidR="00EA66F6" w:rsidRPr="00AF35DE">
        <w:t>:</w:t>
      </w:r>
    </w:p>
    <w:p w:rsidR="00D724DB" w:rsidRPr="00AF35DE" w:rsidRDefault="00984A67" w:rsidP="00EA66F6">
      <w:pPr>
        <w:pStyle w:val="ActivityBullet1"/>
      </w:pPr>
      <w:r w:rsidRPr="00AF35DE">
        <w:t>Write a SOP for the reheating of foods</w:t>
      </w:r>
    </w:p>
    <w:p w:rsidR="00984A67" w:rsidRPr="00AF35DE" w:rsidRDefault="00984A67" w:rsidP="00EA66F6">
      <w:pPr>
        <w:pStyle w:val="ActivityBullet1"/>
      </w:pPr>
      <w:r w:rsidRPr="00AF35DE">
        <w:t xml:space="preserve">This will be included in the </w:t>
      </w:r>
      <w:r w:rsidR="00AF35DE" w:rsidRPr="00AF35DE">
        <w:t xml:space="preserve">Food Safety Plan </w:t>
      </w:r>
      <w:r w:rsidRPr="00AF35DE">
        <w:t>that has been developed for the outlet</w:t>
      </w:r>
    </w:p>
    <w:p w:rsidR="00984A67" w:rsidRPr="00AF35DE" w:rsidRDefault="00984A67" w:rsidP="00EA66F6">
      <w:pPr>
        <w:pStyle w:val="ActivityBullet1"/>
      </w:pPr>
      <w:r w:rsidRPr="00AF35DE">
        <w:t xml:space="preserve">The SOP in </w:t>
      </w:r>
      <w:r w:rsidR="00AF35DE" w:rsidRPr="00AF35DE">
        <w:t xml:space="preserve">Food Safety Plan </w:t>
      </w:r>
      <w:r w:rsidRPr="00AF35DE">
        <w:t>must be referenced for this unit</w:t>
      </w:r>
      <w:r w:rsidR="00EA66F6" w:rsidRPr="00AF35DE">
        <w:t>.</w:t>
      </w:r>
    </w:p>
    <w:p w:rsidR="008A7C19" w:rsidRPr="00AF35DE" w:rsidRDefault="008A7C19" w:rsidP="008A7C19">
      <w:pPr>
        <w:pStyle w:val="ActivityBottom"/>
        <w:rPr>
          <w:noProof w:val="0"/>
        </w:rPr>
      </w:pPr>
    </w:p>
    <w:p w:rsidR="008A7C19" w:rsidRPr="00AF35DE" w:rsidRDefault="008A7C19" w:rsidP="008A7C19">
      <w:pPr>
        <w:pStyle w:val="BodyCopy"/>
        <w:rPr>
          <w:rStyle w:val="Heading1Char"/>
          <w:rFonts w:eastAsia="Calibri" w:cs="Calibri"/>
          <w:b w:val="0"/>
          <w:bCs w:val="0"/>
          <w:noProof w:val="0"/>
          <w:color w:val="auto"/>
          <w:sz w:val="22"/>
          <w:lang w:val="en-AU"/>
        </w:rPr>
      </w:pPr>
      <w:r w:rsidRPr="00AF35D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A7C19" w:rsidRPr="00AF35DE" w:rsidTr="00D724DB">
        <w:trPr>
          <w:trHeight w:val="5670"/>
        </w:trPr>
        <w:tc>
          <w:tcPr>
            <w:tcW w:w="8931" w:type="dxa"/>
            <w:shd w:val="clear" w:color="auto" w:fill="F2F2F2" w:themeFill="background1" w:themeFillShade="F2"/>
          </w:tcPr>
          <w:p w:rsidR="008A7C19" w:rsidRPr="00AF35DE" w:rsidRDefault="008A7C19" w:rsidP="00F067EA">
            <w:pPr>
              <w:pStyle w:val="Heading2"/>
              <w:outlineLvl w:val="1"/>
            </w:pPr>
            <w:r w:rsidRPr="00AF35DE">
              <w:lastRenderedPageBreak/>
              <w:t>Summary</w:t>
            </w:r>
          </w:p>
          <w:p w:rsidR="008A7C19" w:rsidRPr="00AF35DE" w:rsidRDefault="00313E08" w:rsidP="00F45D9C">
            <w:pPr>
              <w:pStyle w:val="SumaryHeading3"/>
            </w:pPr>
            <w:fldSimple w:instr=" REF  Element2  \* MERGEFORMAT ">
              <w:sdt>
                <w:sdtPr>
                  <w:alias w:val="Element 2"/>
                  <w:tag w:val="Element 2"/>
                  <w:id w:val="1179638"/>
                  <w:lock w:val="sdtLocked"/>
                  <w:placeholder>
                    <w:docPart w:val="BF6A45AF65704011981E571A5282503C"/>
                  </w:placeholder>
                </w:sdtPr>
                <w:sdtContent>
                  <w:r w:rsidR="00AF35DE" w:rsidRPr="00AF35DE">
                    <w:t>Prepare, cook and hold items for fast food outlet</w:t>
                  </w:r>
                </w:sdtContent>
              </w:sdt>
            </w:fldSimple>
          </w:p>
          <w:p w:rsidR="009A0A18" w:rsidRPr="00AF35DE" w:rsidRDefault="009A0A18" w:rsidP="00044293">
            <w:pPr>
              <w:pStyle w:val="TableTextBold"/>
              <w:rPr>
                <w:noProof w:val="0"/>
              </w:rPr>
            </w:pPr>
            <w:r w:rsidRPr="00AF35DE">
              <w:rPr>
                <w:noProof w:val="0"/>
              </w:rPr>
              <w:t>Use appropriate preparation and cooking methods</w:t>
            </w:r>
          </w:p>
          <w:p w:rsidR="009A0A18" w:rsidRPr="00AF35DE" w:rsidRDefault="006E38E2" w:rsidP="00EA66F6">
            <w:pPr>
              <w:pStyle w:val="TableBullet1"/>
              <w:rPr>
                <w:noProof w:val="0"/>
              </w:rPr>
            </w:pPr>
            <w:r w:rsidRPr="00AF35DE">
              <w:rPr>
                <w:noProof w:val="0"/>
              </w:rPr>
              <w:t xml:space="preserve">When producing foods for fast food outlets </w:t>
            </w:r>
            <w:proofErr w:type="gramStart"/>
            <w:r w:rsidRPr="00AF35DE">
              <w:rPr>
                <w:noProof w:val="0"/>
              </w:rPr>
              <w:t>staff need</w:t>
            </w:r>
            <w:proofErr w:type="gramEnd"/>
            <w:r w:rsidRPr="00AF35DE">
              <w:rPr>
                <w:noProof w:val="0"/>
              </w:rPr>
              <w:t xml:space="preserve"> to use methods that will produce product as </w:t>
            </w:r>
            <w:r w:rsidR="00AF35DE" w:rsidRPr="00AF35DE">
              <w:rPr>
                <w:noProof w:val="0"/>
              </w:rPr>
              <w:t>efficiently</w:t>
            </w:r>
            <w:r w:rsidRPr="00AF35DE">
              <w:rPr>
                <w:noProof w:val="0"/>
              </w:rPr>
              <w:t xml:space="preserve"> as possible</w:t>
            </w:r>
            <w:r w:rsidR="00EA66F6" w:rsidRPr="00AF35DE">
              <w:rPr>
                <w:noProof w:val="0"/>
              </w:rPr>
              <w:t>.</w:t>
            </w:r>
          </w:p>
          <w:p w:rsidR="009A0A18" w:rsidRPr="00AF35DE" w:rsidRDefault="009A0A18" w:rsidP="00044293">
            <w:pPr>
              <w:pStyle w:val="TableTextBold"/>
              <w:rPr>
                <w:noProof w:val="0"/>
              </w:rPr>
            </w:pPr>
            <w:r w:rsidRPr="00AF35DE">
              <w:rPr>
                <w:noProof w:val="0"/>
              </w:rPr>
              <w:t>Use appropriate equipment</w:t>
            </w:r>
          </w:p>
          <w:p w:rsidR="009A0A18" w:rsidRPr="00AF35DE" w:rsidRDefault="006E38E2" w:rsidP="00EA66F6">
            <w:pPr>
              <w:pStyle w:val="TableBullet1"/>
              <w:rPr>
                <w:noProof w:val="0"/>
              </w:rPr>
            </w:pPr>
            <w:r w:rsidRPr="00AF35DE">
              <w:rPr>
                <w:noProof w:val="0"/>
              </w:rPr>
              <w:t>Equipment needs to be fitted that will complete the task quickly</w:t>
            </w:r>
          </w:p>
          <w:p w:rsidR="000F22C6" w:rsidRPr="00AF35DE" w:rsidRDefault="000F22C6" w:rsidP="00EA66F6">
            <w:pPr>
              <w:pStyle w:val="TableBullet1"/>
              <w:rPr>
                <w:noProof w:val="0"/>
              </w:rPr>
            </w:pPr>
            <w:r w:rsidRPr="00AF35DE">
              <w:rPr>
                <w:noProof w:val="0"/>
              </w:rPr>
              <w:t>It is difficult to grate 50 kg of carrot on hand grater</w:t>
            </w:r>
          </w:p>
          <w:p w:rsidR="000F22C6" w:rsidRPr="00AF35DE" w:rsidRDefault="000F22C6" w:rsidP="00EA66F6">
            <w:pPr>
              <w:pStyle w:val="TableBullet1"/>
              <w:rPr>
                <w:noProof w:val="0"/>
              </w:rPr>
            </w:pPr>
            <w:r w:rsidRPr="00AF35DE">
              <w:rPr>
                <w:noProof w:val="0"/>
              </w:rPr>
              <w:t xml:space="preserve">If the equipment is not sufficient then the staff will </w:t>
            </w:r>
            <w:r w:rsidR="00AF35DE" w:rsidRPr="00AF35DE">
              <w:rPr>
                <w:noProof w:val="0"/>
              </w:rPr>
              <w:t>become</w:t>
            </w:r>
            <w:r w:rsidRPr="00AF35DE">
              <w:rPr>
                <w:noProof w:val="0"/>
              </w:rPr>
              <w:t xml:space="preserve"> unproductive</w:t>
            </w:r>
            <w:r w:rsidR="00EA66F6" w:rsidRPr="00AF35DE">
              <w:rPr>
                <w:noProof w:val="0"/>
              </w:rPr>
              <w:t>.</w:t>
            </w:r>
          </w:p>
          <w:p w:rsidR="009A0A18" w:rsidRPr="00AF35DE" w:rsidRDefault="009A0A18" w:rsidP="00044293">
            <w:pPr>
              <w:pStyle w:val="TableTextBold"/>
              <w:rPr>
                <w:noProof w:val="0"/>
              </w:rPr>
            </w:pPr>
            <w:r w:rsidRPr="00AF35DE">
              <w:rPr>
                <w:noProof w:val="0"/>
              </w:rPr>
              <w:t>Follow food safety requirements</w:t>
            </w:r>
          </w:p>
          <w:p w:rsidR="009A0A18" w:rsidRPr="00AF35DE" w:rsidRDefault="006E38E2" w:rsidP="00EA66F6">
            <w:pPr>
              <w:pStyle w:val="TableBullet1"/>
              <w:rPr>
                <w:noProof w:val="0"/>
              </w:rPr>
            </w:pPr>
            <w:r w:rsidRPr="00AF35DE">
              <w:rPr>
                <w:noProof w:val="0"/>
              </w:rPr>
              <w:t xml:space="preserve">All food outlets need to have a Food Safety Plan. Requirements of the plan will be decided by the Local Health Authorities or the enterprise can use </w:t>
            </w:r>
            <w:r w:rsidR="00AF35DE" w:rsidRPr="00AF35DE">
              <w:rPr>
                <w:noProof w:val="0"/>
              </w:rPr>
              <w:t>world’s</w:t>
            </w:r>
            <w:r w:rsidRPr="00AF35DE">
              <w:rPr>
                <w:noProof w:val="0"/>
              </w:rPr>
              <w:t xml:space="preserve"> best practice</w:t>
            </w:r>
            <w:r w:rsidR="00EA66F6" w:rsidRPr="00AF35DE">
              <w:rPr>
                <w:noProof w:val="0"/>
              </w:rPr>
              <w:t>.</w:t>
            </w:r>
          </w:p>
          <w:p w:rsidR="009A0A18" w:rsidRPr="00AF35DE" w:rsidRDefault="009A0A18" w:rsidP="00044293">
            <w:pPr>
              <w:pStyle w:val="TableTextBold"/>
              <w:rPr>
                <w:noProof w:val="0"/>
              </w:rPr>
            </w:pPr>
            <w:r w:rsidRPr="00AF35DE">
              <w:rPr>
                <w:noProof w:val="0"/>
              </w:rPr>
              <w:t>Hold menu items</w:t>
            </w:r>
          </w:p>
          <w:p w:rsidR="009A0A18" w:rsidRPr="00AF35DE" w:rsidRDefault="006E38E2" w:rsidP="00EA66F6">
            <w:pPr>
              <w:pStyle w:val="TableBullet1"/>
              <w:rPr>
                <w:noProof w:val="0"/>
              </w:rPr>
            </w:pPr>
            <w:r w:rsidRPr="00AF35DE">
              <w:rPr>
                <w:noProof w:val="0"/>
              </w:rPr>
              <w:t>Foods need to be held at the correct temperature that will not allow for the growth of potentially dangerous bacteria</w:t>
            </w:r>
            <w:r w:rsidR="00EA66F6" w:rsidRPr="00AF35DE">
              <w:rPr>
                <w:noProof w:val="0"/>
              </w:rPr>
              <w:t>.</w:t>
            </w:r>
          </w:p>
          <w:p w:rsidR="008A7C19" w:rsidRPr="00AF35DE" w:rsidRDefault="009A0A18" w:rsidP="00044293">
            <w:pPr>
              <w:pStyle w:val="TableTextBold"/>
              <w:rPr>
                <w:noProof w:val="0"/>
              </w:rPr>
            </w:pPr>
            <w:r w:rsidRPr="00AF35DE">
              <w:rPr>
                <w:noProof w:val="0"/>
              </w:rPr>
              <w:t>Reheat menu items</w:t>
            </w:r>
          </w:p>
          <w:p w:rsidR="009A0A18" w:rsidRPr="00AF35DE" w:rsidRDefault="006E38E2" w:rsidP="00EA66F6">
            <w:pPr>
              <w:pStyle w:val="TableBullet1"/>
              <w:rPr>
                <w:noProof w:val="0"/>
              </w:rPr>
            </w:pPr>
            <w:r w:rsidRPr="00AF35DE">
              <w:rPr>
                <w:noProof w:val="0"/>
              </w:rPr>
              <w:t xml:space="preserve">Foods need to be re-heated as quickly as possible allow for the food to be </w:t>
            </w:r>
            <w:r w:rsidR="00EA66F6" w:rsidRPr="00AF35DE">
              <w:rPr>
                <w:noProof w:val="0"/>
              </w:rPr>
              <w:t>in danger zone for minimum time:</w:t>
            </w:r>
          </w:p>
          <w:p w:rsidR="006E38E2" w:rsidRPr="00AF35DE" w:rsidRDefault="006E38E2" w:rsidP="00EA66F6">
            <w:pPr>
              <w:pStyle w:val="TableBullet2"/>
              <w:rPr>
                <w:lang w:val="en-AU"/>
              </w:rPr>
            </w:pPr>
            <w:r w:rsidRPr="00AF35DE">
              <w:rPr>
                <w:lang w:val="en-AU"/>
              </w:rPr>
              <w:t>Danger zone is between 5°C and 60°C</w:t>
            </w:r>
          </w:p>
          <w:p w:rsidR="009A0A18" w:rsidRPr="00AF35DE" w:rsidRDefault="006E38E2" w:rsidP="00EA66F6">
            <w:pPr>
              <w:pStyle w:val="TableBullet2"/>
              <w:rPr>
                <w:lang w:val="en-AU"/>
              </w:rPr>
            </w:pPr>
            <w:r w:rsidRPr="00AF35DE">
              <w:rPr>
                <w:lang w:val="en-AU"/>
              </w:rPr>
              <w:t>Foods need to be re-heated to above 70°C</w:t>
            </w:r>
            <w:r w:rsidR="00EA66F6" w:rsidRPr="00AF35DE">
              <w:rPr>
                <w:lang w:val="en-AU"/>
              </w:rPr>
              <w:t>.</w:t>
            </w:r>
            <w:r w:rsidR="00EA66F6" w:rsidRPr="00AF35DE">
              <w:rPr>
                <w:lang w:val="en-AU"/>
              </w:rPr>
              <w:br/>
            </w:r>
          </w:p>
        </w:tc>
      </w:tr>
    </w:tbl>
    <w:p w:rsidR="0004309A" w:rsidRPr="00AF35DE" w:rsidRDefault="0004309A" w:rsidP="005E0CC5">
      <w:pPr>
        <w:pStyle w:val="BodyCopy"/>
        <w:rPr>
          <w:noProof w:val="0"/>
        </w:rPr>
      </w:pPr>
    </w:p>
    <w:p w:rsidR="0004309A" w:rsidRPr="00AF35DE" w:rsidRDefault="0004309A" w:rsidP="005E0CC5">
      <w:pPr>
        <w:pStyle w:val="BodyCopy"/>
        <w:rPr>
          <w:noProof w:val="0"/>
        </w:rPr>
      </w:pPr>
    </w:p>
    <w:p w:rsidR="0004309A" w:rsidRPr="00AF35DE" w:rsidRDefault="0004309A" w:rsidP="005E0CC5">
      <w:pPr>
        <w:pStyle w:val="BodyCopy"/>
        <w:rPr>
          <w:noProof w:val="0"/>
        </w:rPr>
      </w:pPr>
    </w:p>
    <w:p w:rsidR="0004309A" w:rsidRPr="00AF35DE" w:rsidRDefault="0004309A" w:rsidP="005E0CC5">
      <w:pPr>
        <w:pStyle w:val="BodyCopy"/>
        <w:rPr>
          <w:noProof w:val="0"/>
        </w:rPr>
      </w:pPr>
    </w:p>
    <w:p w:rsidR="0004309A" w:rsidRPr="00AF35DE" w:rsidRDefault="0004309A" w:rsidP="005E0CC5">
      <w:pPr>
        <w:pStyle w:val="BodyCopy"/>
        <w:rPr>
          <w:noProof w:val="0"/>
        </w:rPr>
        <w:sectPr w:rsidR="0004309A" w:rsidRPr="00AF35DE" w:rsidSect="00DC584E">
          <w:headerReference w:type="even" r:id="rId68"/>
          <w:headerReference w:type="default" r:id="rId69"/>
          <w:pgSz w:w="11906" w:h="16838" w:code="9"/>
          <w:pgMar w:top="1440" w:right="1440" w:bottom="1440" w:left="1701" w:header="709" w:footer="24" w:gutter="0"/>
          <w:cols w:space="708"/>
          <w:docGrid w:linePitch="360"/>
        </w:sectPr>
      </w:pPr>
    </w:p>
    <w:p w:rsidR="008D480E" w:rsidRPr="00AF35DE" w:rsidRDefault="008D480E" w:rsidP="00326643">
      <w:pPr>
        <w:pStyle w:val="Heading1"/>
      </w:pPr>
      <w:bookmarkStart w:id="97" w:name="_Toc294862962"/>
      <w:bookmarkStart w:id="98" w:name="_Toc346252810"/>
      <w:r w:rsidRPr="00AF35DE">
        <w:lastRenderedPageBreak/>
        <w:t xml:space="preserve">Element </w:t>
      </w:r>
      <w:r w:rsidR="00F05CA9" w:rsidRPr="00AF35DE">
        <w:t>3</w:t>
      </w:r>
      <w:r w:rsidRPr="00AF35DE">
        <w:t>:</w:t>
      </w:r>
      <w:bookmarkEnd w:id="97"/>
      <w:r w:rsidR="00F45D9C" w:rsidRPr="00AF35DE">
        <w:br/>
      </w:r>
      <w:r w:rsidR="00313E08" w:rsidRPr="00AF35DE">
        <w:fldChar w:fldCharType="begin"/>
      </w:r>
      <w:r w:rsidR="00C84946" w:rsidRPr="00AF35DE">
        <w:instrText xml:space="preserve"> REF  Element3 </w:instrText>
      </w:r>
      <w:r w:rsidR="00313E08" w:rsidRPr="00AF35DE">
        <w:fldChar w:fldCharType="separate"/>
      </w:r>
      <w:sdt>
        <w:sdtPr>
          <w:alias w:val="Element 3"/>
          <w:tag w:val="Element 3"/>
          <w:id w:val="1179639"/>
          <w:lock w:val="sdtLocked"/>
          <w:placeholder>
            <w:docPart w:val="4089D5CC749446B9860ACFEBD64B0985"/>
          </w:placeholder>
        </w:sdtPr>
        <w:sdtContent>
          <w:r w:rsidR="00AF35DE" w:rsidRPr="00AF35DE">
            <w:t>Provide fast food service</w:t>
          </w:r>
        </w:sdtContent>
      </w:sdt>
      <w:bookmarkEnd w:id="98"/>
      <w:r w:rsidR="00313E08" w:rsidRPr="00AF35DE">
        <w:fldChar w:fldCharType="end"/>
      </w:r>
    </w:p>
    <w:p w:rsidR="008D480E" w:rsidRPr="00AF35DE" w:rsidRDefault="00F05CA9" w:rsidP="008D480E">
      <w:pPr>
        <w:pStyle w:val="Heading2"/>
      </w:pPr>
      <w:r w:rsidRPr="00AF35DE">
        <w:t>3</w:t>
      </w:r>
      <w:r w:rsidR="008D480E" w:rsidRPr="00AF35DE">
        <w:t>.1</w:t>
      </w:r>
      <w:r w:rsidR="008D480E" w:rsidRPr="00AF35DE">
        <w:tab/>
      </w:r>
      <w:fldSimple w:instr=" REF  Criteria31 ">
        <w:sdt>
          <w:sdtPr>
            <w:alias w:val="Criteria 3.1"/>
            <w:tag w:val="Criteria 3.1"/>
            <w:id w:val="1179640"/>
            <w:lock w:val="sdtLocked"/>
            <w:placeholder>
              <w:docPart w:val="888D6AF920B44DB09BFB2F0DB0340021"/>
            </w:placeholder>
          </w:sdtPr>
          <w:sdtContent>
            <w:r w:rsidR="00AF35DE" w:rsidRPr="00AF35DE">
              <w:t>Serve and present food items in line with customer volume</w:t>
            </w:r>
          </w:sdtContent>
        </w:sdt>
      </w:fldSimple>
    </w:p>
    <w:p w:rsidR="008D480E" w:rsidRPr="00AF35DE" w:rsidRDefault="008D480E" w:rsidP="008D480E">
      <w:pPr>
        <w:pStyle w:val="Heading3"/>
      </w:pPr>
      <w:r w:rsidRPr="00AF35DE">
        <w:t>Introduction</w:t>
      </w:r>
    </w:p>
    <w:p w:rsidR="00D85197" w:rsidRPr="00AF35DE" w:rsidRDefault="00D85197" w:rsidP="00D85197">
      <w:pPr>
        <w:pStyle w:val="BodyCopy"/>
        <w:rPr>
          <w:noProof w:val="0"/>
        </w:rPr>
      </w:pPr>
      <w:r w:rsidRPr="00AF35DE">
        <w:rPr>
          <w:noProof w:val="0"/>
        </w:rPr>
        <w:t>When serving fast food there is a need to meet cus</w:t>
      </w:r>
      <w:r w:rsidR="00EA66F6" w:rsidRPr="00AF35DE">
        <w:rPr>
          <w:noProof w:val="0"/>
        </w:rPr>
        <w:t>tomer requirements in terms of:</w:t>
      </w:r>
    </w:p>
    <w:p w:rsidR="00D85197" w:rsidRPr="00AF35DE" w:rsidRDefault="00D85197" w:rsidP="00D85197">
      <w:pPr>
        <w:pStyle w:val="Bullet1"/>
      </w:pPr>
      <w:r w:rsidRPr="00AF35DE">
        <w:t xml:space="preserve">Speed of service </w:t>
      </w:r>
    </w:p>
    <w:p w:rsidR="00D85197" w:rsidRPr="00AF35DE" w:rsidRDefault="00D85197" w:rsidP="00D85197">
      <w:pPr>
        <w:pStyle w:val="Bullet1"/>
      </w:pPr>
      <w:r w:rsidRPr="00AF35DE">
        <w:t xml:space="preserve">Quantity – serve size </w:t>
      </w:r>
    </w:p>
    <w:p w:rsidR="00D85197" w:rsidRPr="00AF35DE" w:rsidRDefault="00D85197" w:rsidP="00D85197">
      <w:pPr>
        <w:pStyle w:val="Bullet1"/>
      </w:pPr>
      <w:r w:rsidRPr="00AF35DE">
        <w:t xml:space="preserve">Quality – of facilities, food and service </w:t>
      </w:r>
    </w:p>
    <w:p w:rsidR="00D85197" w:rsidRPr="00AF35DE" w:rsidRDefault="00D85197" w:rsidP="00D85197">
      <w:pPr>
        <w:pStyle w:val="Bullet1"/>
      </w:pPr>
      <w:r w:rsidRPr="00AF35DE">
        <w:t xml:space="preserve">Additions – options to add to individualise the food </w:t>
      </w:r>
    </w:p>
    <w:p w:rsidR="00D85197" w:rsidRPr="00AF35DE" w:rsidRDefault="00D85197" w:rsidP="00D85197">
      <w:pPr>
        <w:pStyle w:val="Bullet1"/>
      </w:pPr>
      <w:r w:rsidRPr="00AF35DE">
        <w:t xml:space="preserve">Modifications to standard recipes </w:t>
      </w:r>
    </w:p>
    <w:p w:rsidR="00D85197" w:rsidRPr="00AF35DE" w:rsidRDefault="00EA66F6" w:rsidP="00D85197">
      <w:pPr>
        <w:pStyle w:val="Bullet1"/>
      </w:pPr>
      <w:r w:rsidRPr="00AF35DE">
        <w:t>Special requirements.</w:t>
      </w:r>
    </w:p>
    <w:p w:rsidR="00D85197" w:rsidRPr="00AF35DE" w:rsidRDefault="00EA7509" w:rsidP="00AC60AB">
      <w:pPr>
        <w:pStyle w:val="Heading3"/>
      </w:pPr>
      <w:r w:rsidRPr="00AF35DE">
        <w:rPr>
          <w:noProof/>
        </w:rPr>
        <w:drawing>
          <wp:anchor distT="0" distB="0" distL="114300" distR="114300" simplePos="0" relativeHeight="251761664" behindDoc="0" locked="0" layoutInCell="1" allowOverlap="1">
            <wp:simplePos x="0" y="0"/>
            <wp:positionH relativeFrom="column">
              <wp:posOffset>3920490</wp:posOffset>
            </wp:positionH>
            <wp:positionV relativeFrom="paragraph">
              <wp:posOffset>367665</wp:posOffset>
            </wp:positionV>
            <wp:extent cx="1628775" cy="2447925"/>
            <wp:effectExtent l="19050" t="0" r="9525" b="0"/>
            <wp:wrapSquare wrapText="bothSides"/>
            <wp:docPr id="54" name="Picture 53" descr="MP900422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7.JPG"/>
                    <pic:cNvPicPr/>
                  </pic:nvPicPr>
                  <pic:blipFill>
                    <a:blip r:embed="rId70" cstate="print"/>
                    <a:stretch>
                      <a:fillRect/>
                    </a:stretch>
                  </pic:blipFill>
                  <pic:spPr>
                    <a:xfrm>
                      <a:off x="0" y="0"/>
                      <a:ext cx="1628775" cy="2447925"/>
                    </a:xfrm>
                    <a:prstGeom prst="rect">
                      <a:avLst/>
                    </a:prstGeom>
                  </pic:spPr>
                </pic:pic>
              </a:graphicData>
            </a:graphic>
          </wp:anchor>
        </w:drawing>
      </w:r>
      <w:r w:rsidR="00D85197" w:rsidRPr="00AF35DE">
        <w:t xml:space="preserve">Speed of service </w:t>
      </w:r>
    </w:p>
    <w:p w:rsidR="00D85197" w:rsidRPr="00AF35DE" w:rsidRDefault="00D85197" w:rsidP="00D85197">
      <w:pPr>
        <w:pStyle w:val="BodyCopy"/>
        <w:rPr>
          <w:noProof w:val="0"/>
        </w:rPr>
      </w:pPr>
      <w:r w:rsidRPr="00AF35DE">
        <w:rPr>
          <w:noProof w:val="0"/>
        </w:rPr>
        <w:t xml:space="preserve">Simply by virtue of its name there is an expectation that fast food is ‘fast’. </w:t>
      </w:r>
    </w:p>
    <w:p w:rsidR="00D85197" w:rsidRPr="00AF35DE" w:rsidRDefault="00D85197" w:rsidP="00D85197">
      <w:pPr>
        <w:pStyle w:val="BodyCopy"/>
        <w:rPr>
          <w:noProof w:val="0"/>
        </w:rPr>
      </w:pPr>
      <w:r w:rsidRPr="00AF35DE">
        <w:rPr>
          <w:noProof w:val="0"/>
        </w:rPr>
        <w:t xml:space="preserve">Every endeavour should be made to serve customers quickly in-keeping with high levels of customer service. </w:t>
      </w:r>
    </w:p>
    <w:p w:rsidR="00D85197" w:rsidRPr="00AF35DE" w:rsidRDefault="00D85197" w:rsidP="00D85197">
      <w:pPr>
        <w:pStyle w:val="BodyCopy"/>
        <w:rPr>
          <w:noProof w:val="0"/>
        </w:rPr>
      </w:pPr>
      <w:r w:rsidRPr="00AF35DE">
        <w:rPr>
          <w:noProof w:val="0"/>
        </w:rPr>
        <w:t xml:space="preserve">The point to note is that speed of service must never sacrifice high levels of customer service. </w:t>
      </w:r>
    </w:p>
    <w:p w:rsidR="00D85197" w:rsidRPr="00AF35DE" w:rsidRDefault="00D85197" w:rsidP="00D85197">
      <w:pPr>
        <w:pStyle w:val="BodyCopy"/>
        <w:rPr>
          <w:noProof w:val="0"/>
        </w:rPr>
      </w:pPr>
      <w:r w:rsidRPr="00AF35DE">
        <w:rPr>
          <w:noProof w:val="0"/>
        </w:rPr>
        <w:t xml:space="preserve">It doesn’t matter how busy you are, there is never an excuse not to be polite and never an excuse to be abrupt or off-hand in the way you serve the paying public. </w:t>
      </w:r>
    </w:p>
    <w:p w:rsidR="00D85197" w:rsidRPr="00AF35DE" w:rsidRDefault="00D85197" w:rsidP="00D85197">
      <w:pPr>
        <w:pStyle w:val="BodyCopy"/>
        <w:rPr>
          <w:noProof w:val="0"/>
        </w:rPr>
      </w:pPr>
      <w:r w:rsidRPr="00AF35DE">
        <w:rPr>
          <w:noProof w:val="0"/>
        </w:rPr>
        <w:t xml:space="preserve">Where customers have had to wait to be served, or there is an expected delay in the service of what they have ordered: </w:t>
      </w:r>
    </w:p>
    <w:p w:rsidR="00D85197" w:rsidRPr="00AF35DE" w:rsidRDefault="00D85197" w:rsidP="00D85197">
      <w:pPr>
        <w:pStyle w:val="Bullet1"/>
      </w:pPr>
      <w:r w:rsidRPr="00AF35DE">
        <w:t xml:space="preserve">Apologise for their wait/the delay </w:t>
      </w:r>
    </w:p>
    <w:p w:rsidR="00D85197" w:rsidRPr="00AF35DE" w:rsidRDefault="00D85197" w:rsidP="00D85197">
      <w:pPr>
        <w:pStyle w:val="Bullet1"/>
      </w:pPr>
      <w:r w:rsidRPr="00AF35DE">
        <w:t xml:space="preserve">Tell them of the delay </w:t>
      </w:r>
    </w:p>
    <w:p w:rsidR="00D85197" w:rsidRPr="00AF35DE" w:rsidRDefault="00D85197" w:rsidP="00D85197">
      <w:pPr>
        <w:pStyle w:val="Bullet1"/>
      </w:pPr>
      <w:r w:rsidRPr="00AF35DE">
        <w:t xml:space="preserve">Advise them – realistically – of how long the delay is expected to be </w:t>
      </w:r>
    </w:p>
    <w:p w:rsidR="00D85197" w:rsidRPr="00AF35DE" w:rsidRDefault="00D85197" w:rsidP="00D85197">
      <w:pPr>
        <w:pStyle w:val="Bullet1"/>
      </w:pPr>
      <w:r w:rsidRPr="00AF35DE">
        <w:t>By</w:t>
      </w:r>
      <w:r w:rsidR="00EA66F6" w:rsidRPr="00AF35DE">
        <w:t xml:space="preserve"> sympathetic to their situation.</w:t>
      </w:r>
    </w:p>
    <w:p w:rsidR="00D85197" w:rsidRPr="00AF35DE" w:rsidRDefault="00D85197" w:rsidP="00D85197">
      <w:pPr>
        <w:pStyle w:val="BodyCopy"/>
        <w:rPr>
          <w:noProof w:val="0"/>
        </w:rPr>
      </w:pPr>
      <w:r w:rsidRPr="00AF35DE">
        <w:rPr>
          <w:noProof w:val="0"/>
        </w:rPr>
        <w:t xml:space="preserve">It is a golden rule of customer service that service staff must never reduce service standards to achieve the required speed of service. </w:t>
      </w:r>
    </w:p>
    <w:p w:rsidR="00EA7509" w:rsidRPr="00AF35DE" w:rsidRDefault="00EA7509">
      <w:pPr>
        <w:rPr>
          <w:rFonts w:ascii="Helvetica" w:eastAsiaTheme="majorEastAsia" w:hAnsi="Helvetica" w:cstheme="majorBidi"/>
          <w:b/>
          <w:bCs/>
          <w:color w:val="0000FF"/>
          <w:sz w:val="28"/>
        </w:rPr>
      </w:pPr>
      <w:r w:rsidRPr="00AF35DE">
        <w:br w:type="page"/>
      </w:r>
    </w:p>
    <w:p w:rsidR="00D85197" w:rsidRPr="00AF35DE" w:rsidRDefault="00D85197" w:rsidP="00AC60AB">
      <w:pPr>
        <w:pStyle w:val="Heading3"/>
      </w:pPr>
      <w:r w:rsidRPr="00AF35DE">
        <w:lastRenderedPageBreak/>
        <w:t xml:space="preserve">Quantity </w:t>
      </w:r>
    </w:p>
    <w:p w:rsidR="00D85197" w:rsidRPr="00AF35DE" w:rsidRDefault="00D85197" w:rsidP="00D85197">
      <w:pPr>
        <w:pStyle w:val="BodyCopy"/>
        <w:rPr>
          <w:noProof w:val="0"/>
        </w:rPr>
      </w:pPr>
      <w:r w:rsidRPr="00AF35DE">
        <w:rPr>
          <w:noProof w:val="0"/>
        </w:rPr>
        <w:t>Most customers will tell you</w:t>
      </w:r>
      <w:r w:rsidR="00EA66F6" w:rsidRPr="00AF35DE">
        <w:rPr>
          <w:noProof w:val="0"/>
        </w:rPr>
        <w:t xml:space="preserve"> what amount they wish to order:</w:t>
      </w:r>
    </w:p>
    <w:p w:rsidR="00D85197" w:rsidRPr="00AF35DE" w:rsidRDefault="00EA66F6" w:rsidP="00D85197">
      <w:pPr>
        <w:pStyle w:val="Bullet1"/>
      </w:pPr>
      <w:r w:rsidRPr="00AF35DE">
        <w:t xml:space="preserve">Make </w:t>
      </w:r>
      <w:r w:rsidR="00D85197" w:rsidRPr="00AF35DE">
        <w:t xml:space="preserve">sure you pay attention to their order to get it right and make it a standard procedure to repeat their order back to them. </w:t>
      </w:r>
    </w:p>
    <w:p w:rsidR="00D85197" w:rsidRPr="00AF35DE" w:rsidRDefault="00D85197" w:rsidP="00D85197">
      <w:pPr>
        <w:pStyle w:val="BodyCopy"/>
        <w:rPr>
          <w:noProof w:val="0"/>
        </w:rPr>
      </w:pPr>
      <w:r w:rsidRPr="00AF35DE">
        <w:rPr>
          <w:noProof w:val="0"/>
        </w:rPr>
        <w:t>This saves serving an incorrect amount (over or under what was required) and often results in the customer adding something to their initial order.</w:t>
      </w:r>
    </w:p>
    <w:p w:rsidR="003153B0" w:rsidRPr="00AF35DE" w:rsidRDefault="00D85197" w:rsidP="00D85197">
      <w:pPr>
        <w:pStyle w:val="BodyCopy"/>
        <w:rPr>
          <w:noProof w:val="0"/>
        </w:rPr>
      </w:pPr>
      <w:r w:rsidRPr="00AF35DE">
        <w:rPr>
          <w:noProof w:val="0"/>
        </w:rPr>
        <w:t>If there will be a delay in serving them because they have ordered a large quantity or their order has to be special</w:t>
      </w:r>
      <w:r w:rsidR="00EA66F6" w:rsidRPr="00AF35DE">
        <w:rPr>
          <w:noProof w:val="0"/>
        </w:rPr>
        <w:t>ly prepared:</w:t>
      </w:r>
    </w:p>
    <w:p w:rsidR="00D85197" w:rsidRPr="00AF35DE" w:rsidRDefault="00EA66F6" w:rsidP="003153B0">
      <w:pPr>
        <w:pStyle w:val="Bullet1"/>
      </w:pPr>
      <w:r w:rsidRPr="00AF35DE">
        <w:t xml:space="preserve">It </w:t>
      </w:r>
      <w:r w:rsidR="00D85197" w:rsidRPr="00AF35DE">
        <w:t>is best to advise them of this anticipated delay as early as possible so they can decide whether t</w:t>
      </w:r>
      <w:r w:rsidRPr="00AF35DE">
        <w:t>o wait or to change their mind.</w:t>
      </w:r>
    </w:p>
    <w:p w:rsidR="00D85197" w:rsidRPr="00AF35DE" w:rsidRDefault="00D85197" w:rsidP="00D85197">
      <w:pPr>
        <w:pStyle w:val="BodyCopy"/>
        <w:rPr>
          <w:noProof w:val="0"/>
        </w:rPr>
      </w:pPr>
      <w:r w:rsidRPr="00AF35DE">
        <w:rPr>
          <w:noProof w:val="0"/>
        </w:rPr>
        <w:t xml:space="preserve">Where a large order attracts a quantity discount, be sure to let them know this. </w:t>
      </w:r>
    </w:p>
    <w:p w:rsidR="00D85197" w:rsidRPr="00AF35DE" w:rsidRDefault="00D85197" w:rsidP="00D85197">
      <w:pPr>
        <w:pStyle w:val="BodyCopy"/>
        <w:rPr>
          <w:noProof w:val="0"/>
        </w:rPr>
      </w:pPr>
      <w:r w:rsidRPr="00AF35DE">
        <w:rPr>
          <w:noProof w:val="0"/>
        </w:rPr>
        <w:t>Also, if their order is near to an order that would attract a quantity discount, it is b</w:t>
      </w:r>
      <w:r w:rsidR="00EA66F6" w:rsidRPr="00AF35DE">
        <w:rPr>
          <w:noProof w:val="0"/>
        </w:rPr>
        <w:t>est to advise them of this too:</w:t>
      </w:r>
    </w:p>
    <w:p w:rsidR="00D85197" w:rsidRPr="00AF35DE" w:rsidRDefault="00EA66F6" w:rsidP="003153B0">
      <w:pPr>
        <w:pStyle w:val="Bullet1"/>
      </w:pPr>
      <w:r w:rsidRPr="00AF35DE">
        <w:t xml:space="preserve">If </w:t>
      </w:r>
      <w:r w:rsidR="00D85197" w:rsidRPr="00AF35DE">
        <w:t xml:space="preserve">they ordered 12 pieces of chicken and you have a special deal on 13 pieces, let them know and tell them of the savings that go with this deal – they will appreciate </w:t>
      </w:r>
      <w:r w:rsidRPr="00AF35DE">
        <w:t xml:space="preserve">your </w:t>
      </w:r>
      <w:r w:rsidR="00EA75CD" w:rsidRPr="00AF35DE">
        <w:t>advice.</w:t>
      </w:r>
    </w:p>
    <w:p w:rsidR="003153B0" w:rsidRPr="00AF35DE" w:rsidRDefault="00D85197" w:rsidP="00D85197">
      <w:pPr>
        <w:pStyle w:val="BodyCopy"/>
        <w:rPr>
          <w:noProof w:val="0"/>
        </w:rPr>
      </w:pPr>
      <w:r w:rsidRPr="00AF35DE">
        <w:rPr>
          <w:noProof w:val="0"/>
        </w:rPr>
        <w:t>Where required, be sure the order is immediately passed on to those who need to know (cooks, serving staff), never let orders acc</w:t>
      </w:r>
      <w:r w:rsidR="00EA66F6" w:rsidRPr="00AF35DE">
        <w:rPr>
          <w:noProof w:val="0"/>
        </w:rPr>
        <w:t>umulate before processing them.</w:t>
      </w:r>
    </w:p>
    <w:p w:rsidR="00D85197" w:rsidRPr="00AF35DE" w:rsidRDefault="00D85197" w:rsidP="00D85197">
      <w:pPr>
        <w:pStyle w:val="BodyCopy"/>
        <w:rPr>
          <w:noProof w:val="0"/>
        </w:rPr>
      </w:pPr>
      <w:r w:rsidRPr="00AF35DE">
        <w:rPr>
          <w:noProof w:val="0"/>
        </w:rPr>
        <w:t>It is quicker and fairer to deal with each order indiv</w:t>
      </w:r>
      <w:r w:rsidR="00EA66F6" w:rsidRPr="00AF35DE">
        <w:rPr>
          <w:noProof w:val="0"/>
        </w:rPr>
        <w:t>idually.</w:t>
      </w:r>
    </w:p>
    <w:p w:rsidR="00D85197" w:rsidRPr="00AF35DE" w:rsidRDefault="00D85197" w:rsidP="00AC60AB">
      <w:pPr>
        <w:pStyle w:val="Heading3"/>
      </w:pPr>
      <w:r w:rsidRPr="00AF35DE">
        <w:t xml:space="preserve">Quality </w:t>
      </w:r>
    </w:p>
    <w:p w:rsidR="003153B0" w:rsidRPr="00AF35DE" w:rsidRDefault="00D85197" w:rsidP="00D85197">
      <w:pPr>
        <w:pStyle w:val="BodyCopy"/>
        <w:rPr>
          <w:noProof w:val="0"/>
        </w:rPr>
      </w:pPr>
      <w:r w:rsidRPr="00AF35DE">
        <w:rPr>
          <w:noProof w:val="0"/>
        </w:rPr>
        <w:t>Quality must always be a matter of c</w:t>
      </w:r>
      <w:r w:rsidR="00EA75CD" w:rsidRPr="00AF35DE">
        <w:rPr>
          <w:noProof w:val="0"/>
        </w:rPr>
        <w:t>oncern</w:t>
      </w:r>
      <w:r w:rsidRPr="00AF35DE">
        <w:rPr>
          <w:noProof w:val="0"/>
        </w:rPr>
        <w:t xml:space="preserve"> when serving customers. </w:t>
      </w:r>
    </w:p>
    <w:p w:rsidR="003153B0" w:rsidRPr="00AF35DE" w:rsidRDefault="00D85197" w:rsidP="00D85197">
      <w:pPr>
        <w:pStyle w:val="BodyCopy"/>
        <w:rPr>
          <w:noProof w:val="0"/>
        </w:rPr>
      </w:pPr>
      <w:r w:rsidRPr="00AF35DE">
        <w:rPr>
          <w:noProof w:val="0"/>
        </w:rPr>
        <w:t xml:space="preserve">Even though an item may have been perfectly saleable when cooked, it may have deteriorated during holding and become unfit for sale. </w:t>
      </w:r>
    </w:p>
    <w:p w:rsidR="00D85197" w:rsidRPr="00AF35DE" w:rsidRDefault="00D85197" w:rsidP="00D85197">
      <w:pPr>
        <w:pStyle w:val="BodyCopy"/>
        <w:rPr>
          <w:noProof w:val="0"/>
        </w:rPr>
      </w:pPr>
      <w:r w:rsidRPr="00AF35DE">
        <w:rPr>
          <w:noProof w:val="0"/>
        </w:rPr>
        <w:t xml:space="preserve">It is part of your job to ensure only acceptable </w:t>
      </w:r>
      <w:r w:rsidR="00EA66F6" w:rsidRPr="00AF35DE">
        <w:rPr>
          <w:noProof w:val="0"/>
        </w:rPr>
        <w:t>products are sold to customers.</w:t>
      </w:r>
    </w:p>
    <w:p w:rsidR="00D85197" w:rsidRPr="00AF35DE" w:rsidRDefault="00D85197" w:rsidP="00D85197">
      <w:pPr>
        <w:pStyle w:val="BodyCopy"/>
        <w:rPr>
          <w:noProof w:val="0"/>
        </w:rPr>
      </w:pPr>
      <w:r w:rsidRPr="00AF35DE">
        <w:rPr>
          <w:noProof w:val="0"/>
        </w:rPr>
        <w:t>Where you believe an item is sub-standard you should refuse to sell it and place it to one side</w:t>
      </w:r>
      <w:r w:rsidR="00EA66F6" w:rsidRPr="00AF35DE">
        <w:rPr>
          <w:noProof w:val="0"/>
        </w:rPr>
        <w:t>, dispose of it and replace it.</w:t>
      </w:r>
    </w:p>
    <w:p w:rsidR="00D85197" w:rsidRPr="00AF35DE" w:rsidRDefault="00D85197" w:rsidP="00D85197">
      <w:pPr>
        <w:pStyle w:val="BodyCopy"/>
        <w:rPr>
          <w:noProof w:val="0"/>
        </w:rPr>
      </w:pPr>
      <w:r w:rsidRPr="00AF35DE">
        <w:rPr>
          <w:noProof w:val="0"/>
        </w:rPr>
        <w:t xml:space="preserve">In situations where you notice a regular incidence of sub-standard products being offered for sale, mention this to the cooks and to management so remedial action can be taken. </w:t>
      </w:r>
    </w:p>
    <w:p w:rsidR="00D85197" w:rsidRPr="00AF35DE" w:rsidRDefault="00D85197" w:rsidP="00AC60AB">
      <w:pPr>
        <w:pStyle w:val="Heading3"/>
      </w:pPr>
      <w:r w:rsidRPr="00AF35DE">
        <w:t xml:space="preserve">Additions </w:t>
      </w:r>
    </w:p>
    <w:p w:rsidR="00D85197" w:rsidRPr="00AF35DE" w:rsidRDefault="00D85197" w:rsidP="00D85197">
      <w:pPr>
        <w:pStyle w:val="BodyCopy"/>
        <w:rPr>
          <w:noProof w:val="0"/>
        </w:rPr>
      </w:pPr>
      <w:r w:rsidRPr="00AF35DE">
        <w:rPr>
          <w:noProof w:val="0"/>
        </w:rPr>
        <w:t xml:space="preserve">Lots of fast food items come with additions customers can choose from. These range from the basic salt, pepper and tomato sauce through to extra amounts of chips, cheese, eggs, etc. </w:t>
      </w:r>
    </w:p>
    <w:p w:rsidR="00D85197" w:rsidRPr="00AF35DE" w:rsidRDefault="00D85197" w:rsidP="00D85197">
      <w:pPr>
        <w:pStyle w:val="BodyCopy"/>
        <w:rPr>
          <w:noProof w:val="0"/>
        </w:rPr>
      </w:pPr>
      <w:r w:rsidRPr="00AF35DE">
        <w:rPr>
          <w:noProof w:val="0"/>
        </w:rPr>
        <w:t>Once again pay close attention to the order being given and make sure you understand the exact details of any additions requested.</w:t>
      </w:r>
    </w:p>
    <w:p w:rsidR="00D85197" w:rsidRPr="00AF35DE" w:rsidRDefault="00D85197" w:rsidP="00D85197">
      <w:pPr>
        <w:pStyle w:val="BodyCopy"/>
        <w:rPr>
          <w:noProof w:val="0"/>
        </w:rPr>
      </w:pPr>
      <w:r w:rsidRPr="00AF35DE">
        <w:rPr>
          <w:noProof w:val="0"/>
        </w:rPr>
        <w:t>This becomes especially important in large or multiple orders where, for example, there is an order for 6 hamburgers with the lot a</w:t>
      </w:r>
      <w:r w:rsidR="00EA66F6" w:rsidRPr="00AF35DE">
        <w:rPr>
          <w:noProof w:val="0"/>
        </w:rPr>
        <w:t>nd each hamburger is different:</w:t>
      </w:r>
    </w:p>
    <w:p w:rsidR="00D85197" w:rsidRPr="00AF35DE" w:rsidRDefault="00D85197" w:rsidP="00D85197">
      <w:pPr>
        <w:pStyle w:val="Bullet1"/>
      </w:pPr>
      <w:r w:rsidRPr="00AF35DE">
        <w:t xml:space="preserve">Beetroot or no beetroot </w:t>
      </w:r>
    </w:p>
    <w:p w:rsidR="00D85197" w:rsidRPr="00AF35DE" w:rsidRDefault="00D85197" w:rsidP="00D85197">
      <w:pPr>
        <w:pStyle w:val="Bullet1"/>
      </w:pPr>
      <w:r w:rsidRPr="00AF35DE">
        <w:t xml:space="preserve">Extra onion or no onion </w:t>
      </w:r>
    </w:p>
    <w:p w:rsidR="00D85197" w:rsidRPr="00AF35DE" w:rsidRDefault="00D85197" w:rsidP="00D85197">
      <w:pPr>
        <w:pStyle w:val="Bullet1"/>
      </w:pPr>
      <w:r w:rsidRPr="00AF35DE">
        <w:lastRenderedPageBreak/>
        <w:t xml:space="preserve">Barbecue sauce or tomato sauce </w:t>
      </w:r>
    </w:p>
    <w:p w:rsidR="00D85197" w:rsidRPr="00AF35DE" w:rsidRDefault="00D85197" w:rsidP="00D85197">
      <w:pPr>
        <w:pStyle w:val="Bullet1"/>
      </w:pPr>
      <w:r w:rsidRPr="00AF35DE">
        <w:t xml:space="preserve">Pineapple </w:t>
      </w:r>
    </w:p>
    <w:p w:rsidR="00D85197" w:rsidRPr="00AF35DE" w:rsidRDefault="00D85197" w:rsidP="00D85197">
      <w:pPr>
        <w:pStyle w:val="Bullet1"/>
      </w:pPr>
      <w:r w:rsidRPr="00AF35DE">
        <w:t xml:space="preserve">Two eggs instead of one </w:t>
      </w:r>
    </w:p>
    <w:p w:rsidR="00D85197" w:rsidRPr="00AF35DE" w:rsidRDefault="00EA66F6" w:rsidP="00D85197">
      <w:pPr>
        <w:pStyle w:val="Bullet1"/>
      </w:pPr>
      <w:r w:rsidRPr="00AF35DE">
        <w:t>Chilli sauce.</w:t>
      </w:r>
    </w:p>
    <w:p w:rsidR="00D85197" w:rsidRPr="00AF35DE" w:rsidRDefault="00D85197" w:rsidP="00D85197">
      <w:pPr>
        <w:pStyle w:val="BodyCopy"/>
        <w:rPr>
          <w:noProof w:val="0"/>
        </w:rPr>
      </w:pPr>
      <w:r w:rsidRPr="00AF35DE">
        <w:rPr>
          <w:noProof w:val="0"/>
        </w:rPr>
        <w:t xml:space="preserve">It is very important to not only record the exact nature of these additions but to make sure you don’t show any annoyance at being asked </w:t>
      </w:r>
      <w:r w:rsidR="00EA66F6" w:rsidRPr="00AF35DE">
        <w:rPr>
          <w:noProof w:val="0"/>
        </w:rPr>
        <w:t>for this type of special order.</w:t>
      </w:r>
    </w:p>
    <w:p w:rsidR="00D85197" w:rsidRPr="00AF35DE" w:rsidRDefault="00D85197" w:rsidP="00D85197">
      <w:pPr>
        <w:pStyle w:val="BodyCopy"/>
        <w:rPr>
          <w:rFonts w:eastAsiaTheme="minorEastAsia"/>
          <w:noProof w:val="0"/>
          <w:lang w:eastAsia="en-AU"/>
        </w:rPr>
      </w:pPr>
      <w:r w:rsidRPr="00AF35DE">
        <w:rPr>
          <w:rFonts w:eastAsiaTheme="minorEastAsia"/>
          <w:noProof w:val="0"/>
          <w:lang w:eastAsia="en-AU"/>
        </w:rPr>
        <w:t>If you have these additions then customers have every right to ask for them, so don’t penalise them for doing so and don’t make them feel bad for doing it.</w:t>
      </w:r>
    </w:p>
    <w:p w:rsidR="00D85197" w:rsidRPr="00AF35DE" w:rsidRDefault="00D85197" w:rsidP="00AC60AB">
      <w:pPr>
        <w:pStyle w:val="Heading3"/>
      </w:pPr>
      <w:r w:rsidRPr="00AF35DE">
        <w:t xml:space="preserve">Modifications to standard recipes </w:t>
      </w:r>
    </w:p>
    <w:p w:rsidR="003153B0" w:rsidRPr="00AF35DE" w:rsidRDefault="00D85197" w:rsidP="00D85197">
      <w:pPr>
        <w:pStyle w:val="BodyCopy"/>
        <w:rPr>
          <w:noProof w:val="0"/>
        </w:rPr>
      </w:pPr>
      <w:r w:rsidRPr="00AF35DE">
        <w:rPr>
          <w:noProof w:val="0"/>
        </w:rPr>
        <w:t>This is not a big issue for many fast food operations because they have few, if any, modifications they</w:t>
      </w:r>
      <w:r w:rsidR="00EA66F6" w:rsidRPr="00AF35DE">
        <w:rPr>
          <w:noProof w:val="0"/>
        </w:rPr>
        <w:t xml:space="preserve"> are able or prepared to offer.</w:t>
      </w:r>
    </w:p>
    <w:p w:rsidR="003153B0" w:rsidRPr="00AF35DE" w:rsidRDefault="00D85197" w:rsidP="00D85197">
      <w:pPr>
        <w:pStyle w:val="BodyCopy"/>
        <w:rPr>
          <w:noProof w:val="0"/>
        </w:rPr>
      </w:pPr>
      <w:r w:rsidRPr="00AF35DE">
        <w:rPr>
          <w:noProof w:val="0"/>
        </w:rPr>
        <w:t xml:space="preserve">Most fast food </w:t>
      </w:r>
      <w:r w:rsidR="00EA66F6" w:rsidRPr="00AF35DE">
        <w:rPr>
          <w:noProof w:val="0"/>
        </w:rPr>
        <w:t>is offered on an ‘as is’ basis.</w:t>
      </w:r>
    </w:p>
    <w:p w:rsidR="00D85197" w:rsidRPr="00AF35DE" w:rsidRDefault="00D85197" w:rsidP="00D85197">
      <w:pPr>
        <w:pStyle w:val="BodyCopy"/>
        <w:rPr>
          <w:noProof w:val="0"/>
        </w:rPr>
      </w:pPr>
      <w:r w:rsidRPr="00AF35DE">
        <w:rPr>
          <w:noProof w:val="0"/>
        </w:rPr>
        <w:t>Where your outlet is able and prepared to supply modifications to standard recipes you need to know exactly what they</w:t>
      </w:r>
      <w:r w:rsidR="00EA66F6" w:rsidRPr="00AF35DE">
        <w:rPr>
          <w:noProof w:val="0"/>
        </w:rPr>
        <w:t xml:space="preserve"> can do and what they can’t do.</w:t>
      </w:r>
    </w:p>
    <w:p w:rsidR="00D85197" w:rsidRPr="00AF35DE" w:rsidRDefault="00EA7509" w:rsidP="00D85197">
      <w:pPr>
        <w:pStyle w:val="BodyCopy"/>
        <w:rPr>
          <w:noProof w:val="0"/>
        </w:rPr>
      </w:pPr>
      <w:r w:rsidRPr="00AF35DE">
        <w:rPr>
          <w:lang w:eastAsia="en-AU"/>
        </w:rPr>
        <w:drawing>
          <wp:anchor distT="0" distB="0" distL="114300" distR="114300" simplePos="0" relativeHeight="251762688" behindDoc="0" locked="0" layoutInCell="1" allowOverlap="1">
            <wp:simplePos x="0" y="0"/>
            <wp:positionH relativeFrom="column">
              <wp:posOffset>3491865</wp:posOffset>
            </wp:positionH>
            <wp:positionV relativeFrom="paragraph">
              <wp:posOffset>109220</wp:posOffset>
            </wp:positionV>
            <wp:extent cx="2095500" cy="2095500"/>
            <wp:effectExtent l="19050" t="0" r="0" b="0"/>
            <wp:wrapSquare wrapText="bothSides"/>
            <wp:docPr id="55" name="Picture 54" descr="shutterstock_79992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9992160.jpg"/>
                    <pic:cNvPicPr/>
                  </pic:nvPicPr>
                  <pic:blipFill>
                    <a:blip r:embed="rId71" cstate="print"/>
                    <a:stretch>
                      <a:fillRect/>
                    </a:stretch>
                  </pic:blipFill>
                  <pic:spPr>
                    <a:xfrm>
                      <a:off x="0" y="0"/>
                      <a:ext cx="2095500" cy="2095500"/>
                    </a:xfrm>
                    <a:prstGeom prst="rect">
                      <a:avLst/>
                    </a:prstGeom>
                  </pic:spPr>
                </pic:pic>
              </a:graphicData>
            </a:graphic>
          </wp:anchor>
        </w:drawing>
      </w:r>
      <w:r w:rsidR="00D85197" w:rsidRPr="00AF35DE">
        <w:rPr>
          <w:noProof w:val="0"/>
        </w:rPr>
        <w:t>Examples of modificat</w:t>
      </w:r>
      <w:r w:rsidR="00EA66F6" w:rsidRPr="00AF35DE">
        <w:rPr>
          <w:noProof w:val="0"/>
        </w:rPr>
        <w:t>ions customers ask for include:</w:t>
      </w:r>
    </w:p>
    <w:p w:rsidR="00D85197" w:rsidRPr="00AF35DE" w:rsidRDefault="00D85197" w:rsidP="003153B0">
      <w:pPr>
        <w:pStyle w:val="Bullet1"/>
      </w:pPr>
      <w:r w:rsidRPr="00AF35DE">
        <w:t xml:space="preserve">Grilled fish instead of fried </w:t>
      </w:r>
    </w:p>
    <w:p w:rsidR="00D85197" w:rsidRPr="00AF35DE" w:rsidRDefault="00D85197" w:rsidP="003153B0">
      <w:pPr>
        <w:pStyle w:val="Bullet1"/>
      </w:pPr>
      <w:r w:rsidRPr="00AF35DE">
        <w:t xml:space="preserve">Crumbed fish instead of battered </w:t>
      </w:r>
    </w:p>
    <w:p w:rsidR="00D85197" w:rsidRPr="00AF35DE" w:rsidRDefault="00D85197" w:rsidP="003153B0">
      <w:pPr>
        <w:pStyle w:val="Bullet1"/>
      </w:pPr>
      <w:r w:rsidRPr="00AF35DE">
        <w:t xml:space="preserve">Toasted bread instead of fresh </w:t>
      </w:r>
    </w:p>
    <w:p w:rsidR="00D85197" w:rsidRPr="00AF35DE" w:rsidRDefault="00D85197" w:rsidP="003153B0">
      <w:pPr>
        <w:pStyle w:val="Bullet1"/>
      </w:pPr>
      <w:r w:rsidRPr="00AF35DE">
        <w:t>A rol</w:t>
      </w:r>
      <w:r w:rsidR="00EA66F6" w:rsidRPr="00AF35DE">
        <w:t>l rather than 2 slices of bread.</w:t>
      </w:r>
    </w:p>
    <w:p w:rsidR="003153B0" w:rsidRPr="00AF35DE" w:rsidRDefault="00D85197" w:rsidP="00D85197">
      <w:pPr>
        <w:pStyle w:val="BodyCopy"/>
        <w:rPr>
          <w:noProof w:val="0"/>
        </w:rPr>
      </w:pPr>
      <w:r w:rsidRPr="00AF35DE">
        <w:rPr>
          <w:noProof w:val="0"/>
        </w:rPr>
        <w:t xml:space="preserve">Within reason you should strive to accommodate any reasonable request providing it doesn’t adversely affect the profitability of the item. </w:t>
      </w:r>
    </w:p>
    <w:p w:rsidR="00D85197" w:rsidRPr="00AF35DE" w:rsidRDefault="00D85197" w:rsidP="00D85197">
      <w:pPr>
        <w:pStyle w:val="BodyCopy"/>
        <w:rPr>
          <w:noProof w:val="0"/>
        </w:rPr>
      </w:pPr>
      <w:r w:rsidRPr="00AF35DE">
        <w:rPr>
          <w:noProof w:val="0"/>
        </w:rPr>
        <w:t xml:space="preserve">Check what is allowable where you work. </w:t>
      </w:r>
    </w:p>
    <w:p w:rsidR="00D85197" w:rsidRPr="00AF35DE" w:rsidRDefault="00D85197" w:rsidP="00AC60AB">
      <w:pPr>
        <w:pStyle w:val="Heading3"/>
      </w:pPr>
      <w:r w:rsidRPr="00AF35DE">
        <w:t xml:space="preserve">Special requirements </w:t>
      </w:r>
    </w:p>
    <w:p w:rsidR="003153B0" w:rsidRPr="00AF35DE" w:rsidRDefault="00D85197" w:rsidP="00D85197">
      <w:pPr>
        <w:pStyle w:val="BodyCopy"/>
        <w:rPr>
          <w:noProof w:val="0"/>
        </w:rPr>
      </w:pPr>
      <w:r w:rsidRPr="00AF35DE">
        <w:rPr>
          <w:noProof w:val="0"/>
        </w:rPr>
        <w:t xml:space="preserve">There are a wide-range of special requirements customers can ask for when ordering fast food ranging from dietary requirements through to serve sizes and the packaging of their purchase. </w:t>
      </w:r>
    </w:p>
    <w:p w:rsidR="00D85197" w:rsidRPr="00AF35DE" w:rsidRDefault="00D85197" w:rsidP="00D85197">
      <w:pPr>
        <w:pStyle w:val="BodyCopy"/>
        <w:rPr>
          <w:noProof w:val="0"/>
        </w:rPr>
      </w:pPr>
      <w:r w:rsidRPr="00AF35DE">
        <w:rPr>
          <w:noProof w:val="0"/>
        </w:rPr>
        <w:t xml:space="preserve">You must find out from your store what they can do, will allow and are able and prepared to accommodate. </w:t>
      </w:r>
    </w:p>
    <w:p w:rsidR="00D85197" w:rsidRPr="00AF35DE" w:rsidRDefault="00D85197" w:rsidP="00D85197">
      <w:pPr>
        <w:pStyle w:val="BodyCopy"/>
        <w:rPr>
          <w:noProof w:val="0"/>
        </w:rPr>
      </w:pPr>
      <w:r w:rsidRPr="00AF35DE">
        <w:rPr>
          <w:noProof w:val="0"/>
        </w:rPr>
        <w:t>When special requirements in the food itself are required remember there is usually:</w:t>
      </w:r>
    </w:p>
    <w:p w:rsidR="00D85197" w:rsidRPr="00AF35DE" w:rsidRDefault="00D85197" w:rsidP="003153B0">
      <w:pPr>
        <w:pStyle w:val="Bullet1"/>
      </w:pPr>
      <w:r w:rsidRPr="00AF35DE">
        <w:t xml:space="preserve">A special preparation time </w:t>
      </w:r>
    </w:p>
    <w:p w:rsidR="00D85197" w:rsidRPr="00AF35DE" w:rsidRDefault="00EA66F6" w:rsidP="003153B0">
      <w:pPr>
        <w:pStyle w:val="Bullet1"/>
      </w:pPr>
      <w:r w:rsidRPr="00AF35DE">
        <w:t>A special price.</w:t>
      </w:r>
    </w:p>
    <w:p w:rsidR="00EA7509" w:rsidRPr="00AF35DE" w:rsidRDefault="00D85197" w:rsidP="00EA7509">
      <w:pPr>
        <w:pStyle w:val="BodyCopy"/>
        <w:rPr>
          <w:noProof w:val="0"/>
        </w:rPr>
      </w:pPr>
      <w:r w:rsidRPr="00AF35DE">
        <w:rPr>
          <w:noProof w:val="0"/>
        </w:rPr>
        <w:t>Make sure customers are advised of this when they place their order, not when it comes time to pay.</w:t>
      </w:r>
      <w:r w:rsidR="00EA7509" w:rsidRPr="00AF35DE">
        <w:rPr>
          <w:noProof w:val="0"/>
        </w:rPr>
        <w:br w:type="page"/>
      </w:r>
    </w:p>
    <w:p w:rsidR="003153B0" w:rsidRPr="00AF35DE" w:rsidRDefault="00892087" w:rsidP="00892087">
      <w:pPr>
        <w:pStyle w:val="Heading3"/>
      </w:pPr>
      <w:r w:rsidRPr="00AF35DE">
        <w:lastRenderedPageBreak/>
        <w:t>Service Model Protocols</w:t>
      </w:r>
    </w:p>
    <w:p w:rsidR="00892087" w:rsidRPr="00AF35DE" w:rsidRDefault="00892087" w:rsidP="00D85197">
      <w:pPr>
        <w:pStyle w:val="BodyCopy"/>
        <w:rPr>
          <w:noProof w:val="0"/>
        </w:rPr>
      </w:pPr>
      <w:r w:rsidRPr="00AF35DE">
        <w:rPr>
          <w:noProof w:val="0"/>
        </w:rPr>
        <w:t>Service model protocol is the proc</w:t>
      </w:r>
      <w:r w:rsidR="00EA66F6" w:rsidRPr="00AF35DE">
        <w:rPr>
          <w:noProof w:val="0"/>
        </w:rPr>
        <w:t>ess by which the customers will:</w:t>
      </w:r>
    </w:p>
    <w:p w:rsidR="00892087" w:rsidRPr="00AF35DE" w:rsidRDefault="00EA66F6" w:rsidP="00892087">
      <w:pPr>
        <w:pStyle w:val="Bullet1"/>
      </w:pPr>
      <w:r w:rsidRPr="00AF35DE">
        <w:t>Enter the fast food outlet</w:t>
      </w:r>
    </w:p>
    <w:p w:rsidR="00892087" w:rsidRPr="00AF35DE" w:rsidRDefault="00EA66F6" w:rsidP="00892087">
      <w:pPr>
        <w:pStyle w:val="Bullet1"/>
      </w:pPr>
      <w:r w:rsidRPr="00AF35DE">
        <w:t>View the menu items</w:t>
      </w:r>
    </w:p>
    <w:p w:rsidR="00892087" w:rsidRPr="00AF35DE" w:rsidRDefault="00EA66F6" w:rsidP="00892087">
      <w:pPr>
        <w:pStyle w:val="Bullet1"/>
      </w:pPr>
      <w:r w:rsidRPr="00AF35DE">
        <w:t xml:space="preserve">Place their order </w:t>
      </w:r>
      <w:r w:rsidR="00331C28" w:rsidRPr="00AF35DE">
        <w:t>requirements</w:t>
      </w:r>
    </w:p>
    <w:p w:rsidR="00892087" w:rsidRPr="00AF35DE" w:rsidRDefault="00EA66F6" w:rsidP="00892087">
      <w:pPr>
        <w:pStyle w:val="Bullet1"/>
      </w:pPr>
      <w:r w:rsidRPr="00AF35DE">
        <w:t xml:space="preserve">Pay for </w:t>
      </w:r>
      <w:r w:rsidR="00892087" w:rsidRPr="00AF35DE">
        <w:t>orders placed</w:t>
      </w:r>
    </w:p>
    <w:p w:rsidR="00892087" w:rsidRPr="00AF35DE" w:rsidRDefault="00EA66F6" w:rsidP="00892087">
      <w:pPr>
        <w:pStyle w:val="Bullet1"/>
      </w:pPr>
      <w:r w:rsidRPr="00AF35DE">
        <w:t xml:space="preserve">Receive </w:t>
      </w:r>
      <w:r w:rsidR="00892087" w:rsidRPr="00AF35DE">
        <w:t>menu items when completed</w:t>
      </w:r>
    </w:p>
    <w:p w:rsidR="00892087" w:rsidRPr="00AF35DE" w:rsidRDefault="00331C28" w:rsidP="00892087">
      <w:pPr>
        <w:pStyle w:val="Bullet1"/>
      </w:pPr>
      <w:r w:rsidRPr="00AF35DE">
        <w:t xml:space="preserve">Leave </w:t>
      </w:r>
      <w:r w:rsidR="00892087" w:rsidRPr="00AF35DE">
        <w:t>the premises</w:t>
      </w:r>
      <w:r w:rsidRPr="00AF35DE">
        <w:t>.</w:t>
      </w:r>
    </w:p>
    <w:p w:rsidR="00892087" w:rsidRPr="00AF35DE" w:rsidRDefault="00892087" w:rsidP="00D85197">
      <w:pPr>
        <w:pStyle w:val="BodyCopy"/>
        <w:rPr>
          <w:noProof w:val="0"/>
        </w:rPr>
      </w:pPr>
      <w:r w:rsidRPr="00AF35DE">
        <w:rPr>
          <w:noProof w:val="0"/>
        </w:rPr>
        <w:t>There are many</w:t>
      </w:r>
      <w:r w:rsidR="00606B66" w:rsidRPr="00AF35DE">
        <w:rPr>
          <w:noProof w:val="0"/>
        </w:rPr>
        <w:t xml:space="preserve"> fast f</w:t>
      </w:r>
      <w:r w:rsidRPr="00AF35DE">
        <w:rPr>
          <w:noProof w:val="0"/>
        </w:rPr>
        <w:t>ood outlets operating around the world and the servi</w:t>
      </w:r>
      <w:r w:rsidR="00331C28" w:rsidRPr="00AF35DE">
        <w:rPr>
          <w:noProof w:val="0"/>
        </w:rPr>
        <w:t>ce model protocols are the same:</w:t>
      </w:r>
    </w:p>
    <w:p w:rsidR="00892087" w:rsidRPr="00AF35DE" w:rsidRDefault="00892087" w:rsidP="00606B66">
      <w:pPr>
        <w:pStyle w:val="Bullet1"/>
      </w:pPr>
      <w:r w:rsidRPr="00AF35DE">
        <w:t>Customers enter the premises</w:t>
      </w:r>
    </w:p>
    <w:p w:rsidR="00606B66" w:rsidRPr="00AF35DE" w:rsidRDefault="00606B66" w:rsidP="00606B66">
      <w:pPr>
        <w:pStyle w:val="Bullet1"/>
      </w:pPr>
      <w:r w:rsidRPr="00AF35DE">
        <w:t>View the menu selection that is normally above the cash registers</w:t>
      </w:r>
    </w:p>
    <w:p w:rsidR="00606B66" w:rsidRPr="00AF35DE" w:rsidRDefault="00606B66" w:rsidP="00606B66">
      <w:pPr>
        <w:pStyle w:val="Bullet1"/>
      </w:pPr>
      <w:r w:rsidRPr="00AF35DE">
        <w:t xml:space="preserve">When customers have made their choice the orders are placed with cashier </w:t>
      </w:r>
      <w:r w:rsidR="00AF35DE" w:rsidRPr="00AF35DE">
        <w:t>service</w:t>
      </w:r>
      <w:r w:rsidRPr="00AF35DE">
        <w:t xml:space="preserve"> personnel with all requirements</w:t>
      </w:r>
    </w:p>
    <w:p w:rsidR="00606B66" w:rsidRPr="00AF35DE" w:rsidRDefault="00606B66" w:rsidP="00606B66">
      <w:pPr>
        <w:pStyle w:val="Bullet1"/>
      </w:pPr>
      <w:r w:rsidRPr="00AF35DE">
        <w:t>Product is paid for and the customer waits until the order is completed</w:t>
      </w:r>
    </w:p>
    <w:p w:rsidR="00606B66" w:rsidRPr="00AF35DE" w:rsidRDefault="00606B66" w:rsidP="00606B66">
      <w:pPr>
        <w:pStyle w:val="Bullet1"/>
      </w:pPr>
      <w:r w:rsidRPr="00AF35DE">
        <w:t>Customers choose whether to consume the purchase in public seating area or take food to other location</w:t>
      </w:r>
      <w:r w:rsidR="00331C28" w:rsidRPr="00AF35DE">
        <w:t>.</w:t>
      </w:r>
    </w:p>
    <w:p w:rsidR="008D480E" w:rsidRPr="00AF35DE" w:rsidRDefault="00F05CA9" w:rsidP="008D480E">
      <w:pPr>
        <w:pStyle w:val="Heading2"/>
      </w:pPr>
      <w:r w:rsidRPr="00AF35DE">
        <w:t>3</w:t>
      </w:r>
      <w:r w:rsidR="008D480E" w:rsidRPr="00AF35DE">
        <w:t>.2</w:t>
      </w:r>
      <w:r w:rsidR="008D480E" w:rsidRPr="00AF35DE">
        <w:tab/>
      </w:r>
      <w:fldSimple w:instr=" REF  Criteria32 ">
        <w:sdt>
          <w:sdtPr>
            <w:alias w:val="Insert Criteria 3.2"/>
            <w:tag w:val="Insert Criteria 3.2"/>
            <w:id w:val="1179641"/>
            <w:lock w:val="sdtLocked"/>
            <w:placeholder>
              <w:docPart w:val="1C7E1443D6B14B808671A0BDAD987DD7"/>
            </w:placeholder>
          </w:sdtPr>
          <w:sdtContent>
            <w:r w:rsidR="00AF35DE" w:rsidRPr="00AF35DE">
              <w:t>Maintain a clean customer service area</w:t>
            </w:r>
          </w:sdtContent>
        </w:sdt>
      </w:fldSimple>
    </w:p>
    <w:p w:rsidR="008D480E" w:rsidRPr="00AF35DE" w:rsidRDefault="00EA7509" w:rsidP="008D480E">
      <w:pPr>
        <w:pStyle w:val="Heading3"/>
      </w:pPr>
      <w:r w:rsidRPr="00AF35DE">
        <w:rPr>
          <w:noProof/>
        </w:rPr>
        <w:drawing>
          <wp:anchor distT="0" distB="0" distL="114300" distR="114300" simplePos="0" relativeHeight="251763712" behindDoc="0" locked="0" layoutInCell="1" allowOverlap="1">
            <wp:simplePos x="0" y="0"/>
            <wp:positionH relativeFrom="column">
              <wp:posOffset>4076700</wp:posOffset>
            </wp:positionH>
            <wp:positionV relativeFrom="paragraph">
              <wp:posOffset>54610</wp:posOffset>
            </wp:positionV>
            <wp:extent cx="1504950" cy="2143125"/>
            <wp:effectExtent l="19050" t="0" r="0" b="0"/>
            <wp:wrapSquare wrapText="bothSides"/>
            <wp:docPr id="56" name="Picture 55" descr="backpack vacuu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ck vacuum.jpeg"/>
                    <pic:cNvPicPr/>
                  </pic:nvPicPr>
                  <pic:blipFill>
                    <a:blip r:embed="rId72" cstate="print"/>
                    <a:srcRect l="19209" t="6466" r="17560" b="16958"/>
                    <a:stretch>
                      <a:fillRect/>
                    </a:stretch>
                  </pic:blipFill>
                  <pic:spPr>
                    <a:xfrm>
                      <a:off x="0" y="0"/>
                      <a:ext cx="1504950" cy="2143125"/>
                    </a:xfrm>
                    <a:prstGeom prst="rect">
                      <a:avLst/>
                    </a:prstGeom>
                  </pic:spPr>
                </pic:pic>
              </a:graphicData>
            </a:graphic>
          </wp:anchor>
        </w:drawing>
      </w:r>
      <w:r w:rsidR="008D480E" w:rsidRPr="00AF35DE">
        <w:t>Introduction</w:t>
      </w:r>
    </w:p>
    <w:p w:rsidR="003153B0" w:rsidRPr="00AF35DE" w:rsidRDefault="003153B0" w:rsidP="00EA7509">
      <w:pPr>
        <w:pStyle w:val="BodyCopy"/>
        <w:spacing w:after="120"/>
        <w:rPr>
          <w:noProof w:val="0"/>
        </w:rPr>
      </w:pPr>
      <w:r w:rsidRPr="00AF35DE">
        <w:rPr>
          <w:noProof w:val="0"/>
        </w:rPr>
        <w:t xml:space="preserve">All fast food outlets will need to be cleaned regularly and properly and have cleaning activities inspected to ensure they achieve the desired objectives. </w:t>
      </w:r>
    </w:p>
    <w:p w:rsidR="003153B0" w:rsidRPr="00AF35DE" w:rsidRDefault="003153B0" w:rsidP="00EA7509">
      <w:pPr>
        <w:pStyle w:val="BodyCopy"/>
        <w:spacing w:after="120"/>
        <w:rPr>
          <w:noProof w:val="0"/>
        </w:rPr>
      </w:pPr>
      <w:r w:rsidRPr="00AF35DE">
        <w:rPr>
          <w:noProof w:val="0"/>
        </w:rPr>
        <w:t xml:space="preserve">Equipment and the premises will have to be cleaned. </w:t>
      </w:r>
    </w:p>
    <w:p w:rsidR="003153B0" w:rsidRPr="00AF35DE" w:rsidRDefault="003153B0" w:rsidP="00EA7509">
      <w:pPr>
        <w:pStyle w:val="BodyCopy"/>
        <w:spacing w:after="120"/>
        <w:rPr>
          <w:noProof w:val="0"/>
        </w:rPr>
      </w:pPr>
      <w:r w:rsidRPr="00AF35DE">
        <w:rPr>
          <w:noProof w:val="0"/>
        </w:rPr>
        <w:t xml:space="preserve">In food premises the Food Safety Plan will set out store-specific requirements in relation to </w:t>
      </w:r>
      <w:r w:rsidR="00C918BE" w:rsidRPr="00AF35DE">
        <w:rPr>
          <w:noProof w:val="0"/>
        </w:rPr>
        <w:t xml:space="preserve">a </w:t>
      </w:r>
      <w:r w:rsidRPr="00AF35DE">
        <w:rPr>
          <w:noProof w:val="0"/>
        </w:rPr>
        <w:t xml:space="preserve">cleaning </w:t>
      </w:r>
      <w:r w:rsidR="00C918BE" w:rsidRPr="00AF35DE">
        <w:rPr>
          <w:noProof w:val="0"/>
        </w:rPr>
        <w:t xml:space="preserve">schedule </w:t>
      </w:r>
      <w:r w:rsidRPr="00AF35DE">
        <w:rPr>
          <w:noProof w:val="0"/>
        </w:rPr>
        <w:t xml:space="preserve">but customer service areas are particularly </w:t>
      </w:r>
      <w:r w:rsidR="00AF35DE" w:rsidRPr="00AF35DE">
        <w:rPr>
          <w:noProof w:val="0"/>
        </w:rPr>
        <w:t>susceptible</w:t>
      </w:r>
      <w:r w:rsidRPr="00AF35DE">
        <w:rPr>
          <w:noProof w:val="0"/>
        </w:rPr>
        <w:t xml:space="preserve"> to being left messy by customers. </w:t>
      </w:r>
    </w:p>
    <w:p w:rsidR="003153B0" w:rsidRPr="00AF35DE" w:rsidRDefault="003153B0" w:rsidP="00EA7509">
      <w:pPr>
        <w:pStyle w:val="BodyCopy"/>
        <w:spacing w:after="120"/>
        <w:rPr>
          <w:noProof w:val="0"/>
        </w:rPr>
      </w:pPr>
      <w:r w:rsidRPr="00AF35DE">
        <w:rPr>
          <w:noProof w:val="0"/>
        </w:rPr>
        <w:t xml:space="preserve">Unfortunately, cleaning is </w:t>
      </w:r>
      <w:proofErr w:type="gramStart"/>
      <w:r w:rsidRPr="00AF35DE">
        <w:rPr>
          <w:noProof w:val="0"/>
        </w:rPr>
        <w:t>a job</w:t>
      </w:r>
      <w:proofErr w:type="gramEnd"/>
      <w:r w:rsidRPr="00AF35DE">
        <w:rPr>
          <w:noProof w:val="0"/>
        </w:rPr>
        <w:t xml:space="preserve"> most people don’t enjoy and is therefore one often ignored let go until later or a greater </w:t>
      </w:r>
      <w:r w:rsidR="00AF35DE" w:rsidRPr="00AF35DE">
        <w:rPr>
          <w:noProof w:val="0"/>
        </w:rPr>
        <w:t>emphasis</w:t>
      </w:r>
      <w:r w:rsidRPr="00AF35DE">
        <w:rPr>
          <w:noProof w:val="0"/>
        </w:rPr>
        <w:t xml:space="preserve"> might be to </w:t>
      </w:r>
      <w:r w:rsidR="00AF35DE" w:rsidRPr="00AF35DE">
        <w:rPr>
          <w:noProof w:val="0"/>
        </w:rPr>
        <w:t>continue</w:t>
      </w:r>
      <w:r w:rsidRPr="00AF35DE">
        <w:rPr>
          <w:noProof w:val="0"/>
        </w:rPr>
        <w:t xml:space="preserve"> taking orders before cleaning.</w:t>
      </w:r>
    </w:p>
    <w:p w:rsidR="003153B0" w:rsidRPr="00AF35DE" w:rsidRDefault="003153B0" w:rsidP="00EA7509">
      <w:pPr>
        <w:pStyle w:val="BodyCopy"/>
        <w:spacing w:after="120"/>
        <w:rPr>
          <w:noProof w:val="0"/>
        </w:rPr>
      </w:pPr>
      <w:r w:rsidRPr="00AF35DE">
        <w:rPr>
          <w:noProof w:val="0"/>
        </w:rPr>
        <w:t>Compounding this problem is the fact t</w:t>
      </w:r>
      <w:r w:rsidR="00BF6D03" w:rsidRPr="00AF35DE">
        <w:rPr>
          <w:noProof w:val="0"/>
        </w:rPr>
        <w:t>h</w:t>
      </w:r>
      <w:r w:rsidRPr="00AF35DE">
        <w:rPr>
          <w:noProof w:val="0"/>
        </w:rPr>
        <w:t xml:space="preserve">at we are usually asked to undertake cleaning when we least feel like doing it – at the end of our shift when we are tired and just want to go home, or go out. </w:t>
      </w:r>
    </w:p>
    <w:p w:rsidR="003153B0" w:rsidRPr="00AF35DE" w:rsidRDefault="003153B0" w:rsidP="00EA7509">
      <w:pPr>
        <w:pStyle w:val="BodyCopy"/>
        <w:spacing w:after="120"/>
        <w:rPr>
          <w:noProof w:val="0"/>
        </w:rPr>
      </w:pPr>
      <w:r w:rsidRPr="00AF35DE">
        <w:rPr>
          <w:noProof w:val="0"/>
        </w:rPr>
        <w:t xml:space="preserve">The key rule about cleaning is it must be done when needed and as directed. </w:t>
      </w:r>
    </w:p>
    <w:p w:rsidR="003153B0" w:rsidRPr="00AF35DE" w:rsidRDefault="00BF6D03" w:rsidP="0014726A">
      <w:pPr>
        <w:pStyle w:val="Heading4"/>
      </w:pPr>
      <w:r w:rsidRPr="00AF35DE">
        <w:t>Customer</w:t>
      </w:r>
      <w:r w:rsidR="003153B0" w:rsidRPr="00AF35DE">
        <w:t xml:space="preserve"> service areas </w:t>
      </w:r>
    </w:p>
    <w:p w:rsidR="003153B0" w:rsidRPr="00AF35DE" w:rsidRDefault="003153B0" w:rsidP="003153B0">
      <w:pPr>
        <w:pStyle w:val="BodyCopy"/>
        <w:rPr>
          <w:noProof w:val="0"/>
        </w:rPr>
      </w:pPr>
      <w:r w:rsidRPr="00AF35DE">
        <w:rPr>
          <w:noProof w:val="0"/>
        </w:rPr>
        <w:t>Spe</w:t>
      </w:r>
      <w:r w:rsidR="00BF6D03" w:rsidRPr="00AF35DE">
        <w:rPr>
          <w:noProof w:val="0"/>
        </w:rPr>
        <w:t>cial attention must be paid to place where the customers are moving about</w:t>
      </w:r>
      <w:r w:rsidR="0014726A" w:rsidRPr="00AF35DE">
        <w:rPr>
          <w:noProof w:val="0"/>
        </w:rPr>
        <w:t>:</w:t>
      </w:r>
    </w:p>
    <w:p w:rsidR="00EA7509" w:rsidRPr="00AF35DE" w:rsidRDefault="003153B0" w:rsidP="00EA7509">
      <w:pPr>
        <w:pStyle w:val="Bullet1"/>
      </w:pPr>
      <w:r w:rsidRPr="00AF35DE">
        <w:t xml:space="preserve">Cleaning of </w:t>
      </w:r>
      <w:r w:rsidR="00BF6D03" w:rsidRPr="00AF35DE">
        <w:t xml:space="preserve">un eaten </w:t>
      </w:r>
      <w:r w:rsidRPr="00AF35DE">
        <w:t xml:space="preserve">food </w:t>
      </w:r>
      <w:r w:rsidR="00BF6D03" w:rsidRPr="00AF35DE">
        <w:t>and plates after customers vacate tables</w:t>
      </w:r>
      <w:r w:rsidR="00EA7509" w:rsidRPr="00AF35DE">
        <w:br w:type="page"/>
      </w:r>
    </w:p>
    <w:p w:rsidR="003153B0" w:rsidRPr="00AF35DE" w:rsidRDefault="003153B0" w:rsidP="003153B0">
      <w:pPr>
        <w:pStyle w:val="Bullet1"/>
      </w:pPr>
      <w:r w:rsidRPr="00AF35DE">
        <w:lastRenderedPageBreak/>
        <w:t xml:space="preserve">Cleaning of </w:t>
      </w:r>
      <w:r w:rsidR="00BF6D03" w:rsidRPr="00AF35DE">
        <w:t>table surfaces as required</w:t>
      </w:r>
      <w:r w:rsidRPr="00AF35DE">
        <w:t xml:space="preserve"> </w:t>
      </w:r>
    </w:p>
    <w:p w:rsidR="003153B0" w:rsidRPr="00AF35DE" w:rsidRDefault="003153B0" w:rsidP="003153B0">
      <w:pPr>
        <w:pStyle w:val="Bullet1"/>
      </w:pPr>
      <w:r w:rsidRPr="00AF35DE">
        <w:t xml:space="preserve">Cleaning of floors </w:t>
      </w:r>
      <w:r w:rsidR="00BF6D03" w:rsidRPr="00AF35DE">
        <w:t>around tables on regular basis</w:t>
      </w:r>
    </w:p>
    <w:p w:rsidR="003153B0" w:rsidRPr="00AF35DE" w:rsidRDefault="003153B0" w:rsidP="003153B0">
      <w:pPr>
        <w:pStyle w:val="Bullet1"/>
      </w:pPr>
      <w:r w:rsidRPr="00AF35DE">
        <w:t xml:space="preserve">Provision of facilities for cleaning up </w:t>
      </w:r>
      <w:r w:rsidR="00BF6D03" w:rsidRPr="00AF35DE">
        <w:t>spills immediately during opening times</w:t>
      </w:r>
      <w:r w:rsidR="0014726A" w:rsidRPr="00AF35DE">
        <w:t>.</w:t>
      </w:r>
    </w:p>
    <w:p w:rsidR="003153B0" w:rsidRPr="00AF35DE" w:rsidRDefault="00BF6D03" w:rsidP="003153B0">
      <w:pPr>
        <w:pStyle w:val="BodyCopy"/>
        <w:rPr>
          <w:noProof w:val="0"/>
        </w:rPr>
      </w:pPr>
      <w:r w:rsidRPr="00AF35DE">
        <w:rPr>
          <w:noProof w:val="0"/>
        </w:rPr>
        <w:t xml:space="preserve">Customers hesitate to occupy tables </w:t>
      </w:r>
      <w:r w:rsidR="007D2F9B" w:rsidRPr="00AF35DE">
        <w:rPr>
          <w:noProof w:val="0"/>
        </w:rPr>
        <w:t>if they are not clean and ready for use when they enter the premises.</w:t>
      </w:r>
    </w:p>
    <w:p w:rsidR="003153B0" w:rsidRPr="00AF35DE" w:rsidRDefault="003153B0" w:rsidP="00C918BE">
      <w:pPr>
        <w:pStyle w:val="Heading3"/>
      </w:pPr>
      <w:r w:rsidRPr="00AF35DE">
        <w:t xml:space="preserve">Follow cleaning schedules </w:t>
      </w:r>
    </w:p>
    <w:p w:rsidR="003153B0" w:rsidRPr="00AF35DE" w:rsidRDefault="003153B0" w:rsidP="00C918BE">
      <w:pPr>
        <w:pStyle w:val="BodyCopy"/>
        <w:rPr>
          <w:noProof w:val="0"/>
        </w:rPr>
      </w:pPr>
      <w:r w:rsidRPr="00AF35DE">
        <w:rPr>
          <w:noProof w:val="0"/>
        </w:rPr>
        <w:t xml:space="preserve">An essential element of a Food Safety Plan is the establishment of a comprehensive ‘cleaning schedule’ which identifies every piece of food equipment and every food-related area that must be cleaned. </w:t>
      </w:r>
    </w:p>
    <w:p w:rsidR="003153B0" w:rsidRPr="00AF35DE" w:rsidRDefault="003153B0" w:rsidP="00C918BE">
      <w:pPr>
        <w:pStyle w:val="BodyCopy"/>
        <w:rPr>
          <w:noProof w:val="0"/>
        </w:rPr>
      </w:pPr>
      <w:r w:rsidRPr="00AF35DE">
        <w:rPr>
          <w:noProof w:val="0"/>
        </w:rPr>
        <w:t xml:space="preserve">In addition, the cleaning schedule – also known as the ‘cleaning roster’ or the ‘cleaning program’ – </w:t>
      </w:r>
      <w:r w:rsidR="0014726A" w:rsidRPr="00AF35DE">
        <w:rPr>
          <w:noProof w:val="0"/>
        </w:rPr>
        <w:t>allocates the cleaning task to:</w:t>
      </w:r>
    </w:p>
    <w:p w:rsidR="003153B0" w:rsidRPr="00AF35DE" w:rsidRDefault="003153B0" w:rsidP="0014726A">
      <w:pPr>
        <w:pStyle w:val="Bullet1"/>
      </w:pPr>
      <w:r w:rsidRPr="00AF35DE">
        <w:rPr>
          <w:b/>
        </w:rPr>
        <w:t xml:space="preserve">Who </w:t>
      </w:r>
      <w:r w:rsidRPr="00AF35DE">
        <w:t xml:space="preserve">– a specified </w:t>
      </w:r>
      <w:r w:rsidR="007D2F9B" w:rsidRPr="00AF35DE">
        <w:t>work role</w:t>
      </w:r>
      <w:r w:rsidRPr="00AF35DE">
        <w:t xml:space="preserve"> – </w:t>
      </w:r>
      <w:r w:rsidR="007D2F9B" w:rsidRPr="00AF35DE">
        <w:t>not a person’s name; the person doing filling that role on the</w:t>
      </w:r>
      <w:r w:rsidR="00E038B2" w:rsidRPr="00AF35DE">
        <w:t xml:space="preserve"> day does the job when required</w:t>
      </w:r>
    </w:p>
    <w:p w:rsidR="003153B0" w:rsidRPr="00AF35DE" w:rsidRDefault="003153B0" w:rsidP="0014726A">
      <w:pPr>
        <w:pStyle w:val="Bullet1"/>
      </w:pPr>
      <w:r w:rsidRPr="00AF35DE">
        <w:rPr>
          <w:b/>
        </w:rPr>
        <w:t>When</w:t>
      </w:r>
      <w:r w:rsidRPr="00AF35DE">
        <w:t xml:space="preserve"> – at a specified time – such as ‘after lunch’, ‘after dinner’, ‘as required during trade’ or ‘at the end of trade’ </w:t>
      </w:r>
    </w:p>
    <w:p w:rsidR="003153B0" w:rsidRPr="00AF35DE" w:rsidRDefault="003153B0" w:rsidP="0014726A">
      <w:pPr>
        <w:pStyle w:val="Bullet1"/>
      </w:pPr>
      <w:r w:rsidRPr="00AF35DE">
        <w:rPr>
          <w:b/>
        </w:rPr>
        <w:t>When</w:t>
      </w:r>
      <w:r w:rsidRPr="00AF35DE">
        <w:t xml:space="preserve"> – on specified days of the week – not everything will have to be cleaned every day </w:t>
      </w:r>
    </w:p>
    <w:p w:rsidR="003153B0" w:rsidRPr="00AF35DE" w:rsidRDefault="003153B0" w:rsidP="0014726A">
      <w:pPr>
        <w:pStyle w:val="Bullet1"/>
      </w:pPr>
      <w:r w:rsidRPr="00AF35DE">
        <w:rPr>
          <w:b/>
        </w:rPr>
        <w:t>How</w:t>
      </w:r>
      <w:r w:rsidRPr="00AF35DE">
        <w:t xml:space="preserve"> – sets out what should be done – by providing a detailed ‘How to clean’ set of instructions for each item and area to be cleaned </w:t>
      </w:r>
    </w:p>
    <w:p w:rsidR="003153B0" w:rsidRPr="00AF35DE" w:rsidRDefault="003153B0" w:rsidP="0014726A">
      <w:pPr>
        <w:pStyle w:val="Bullet1"/>
      </w:pPr>
      <w:r w:rsidRPr="00AF35DE">
        <w:rPr>
          <w:b/>
        </w:rPr>
        <w:t>What</w:t>
      </w:r>
      <w:r w:rsidRPr="00AF35DE">
        <w:t xml:space="preserve"> – should be used – detailing the chemicals and the physical equipmen</w:t>
      </w:r>
      <w:r w:rsidR="0014726A" w:rsidRPr="00AF35DE">
        <w:t>t needed to do the job properly.</w:t>
      </w:r>
    </w:p>
    <w:p w:rsidR="003153B0" w:rsidRPr="00AF35DE" w:rsidRDefault="003153B0" w:rsidP="00C918BE">
      <w:pPr>
        <w:pStyle w:val="BodyCopy"/>
        <w:rPr>
          <w:noProof w:val="0"/>
        </w:rPr>
      </w:pPr>
      <w:r w:rsidRPr="00AF35DE">
        <w:rPr>
          <w:noProof w:val="0"/>
        </w:rPr>
        <w:t>Your cleaning schedule may also include ‘Why’ the item is to be cleaned, but this i</w:t>
      </w:r>
      <w:r w:rsidR="0014726A" w:rsidRPr="00AF35DE">
        <w:rPr>
          <w:noProof w:val="0"/>
        </w:rPr>
        <w:t>s not a prescribed requirement.</w:t>
      </w:r>
    </w:p>
    <w:p w:rsidR="00C918BE" w:rsidRPr="00AF35DE" w:rsidRDefault="003153B0" w:rsidP="00C918BE">
      <w:pPr>
        <w:pStyle w:val="BodyCopy"/>
        <w:rPr>
          <w:noProof w:val="0"/>
        </w:rPr>
      </w:pPr>
      <w:r w:rsidRPr="00AF35DE">
        <w:rPr>
          <w:noProof w:val="0"/>
        </w:rPr>
        <w:t>The allocation of cleaning jobs also enables a fairer method of allo</w:t>
      </w:r>
      <w:r w:rsidR="0014726A" w:rsidRPr="00AF35DE">
        <w:rPr>
          <w:noProof w:val="0"/>
        </w:rPr>
        <w:t>cating unpopular cleaning work.</w:t>
      </w:r>
    </w:p>
    <w:p w:rsidR="003153B0" w:rsidRPr="00AF35DE" w:rsidRDefault="003153B0" w:rsidP="00C918BE">
      <w:pPr>
        <w:pStyle w:val="BodyCopy"/>
        <w:rPr>
          <w:noProof w:val="0"/>
        </w:rPr>
      </w:pPr>
      <w:r w:rsidRPr="00AF35DE">
        <w:rPr>
          <w:noProof w:val="0"/>
        </w:rPr>
        <w:t>The Food Safety Supervisor may be responsible for monitoring the cleaning schedule to ensure it is being complied with, and to revise and update it if i</w:t>
      </w:r>
      <w:r w:rsidR="0014726A" w:rsidRPr="00AF35DE">
        <w:rPr>
          <w:noProof w:val="0"/>
        </w:rPr>
        <w:t>t isn’t working as anticipated.</w:t>
      </w:r>
    </w:p>
    <w:p w:rsidR="00C918BE" w:rsidRPr="00AF35DE" w:rsidRDefault="003153B0" w:rsidP="00C918BE">
      <w:pPr>
        <w:pStyle w:val="BodyCopy"/>
        <w:rPr>
          <w:noProof w:val="0"/>
        </w:rPr>
      </w:pPr>
      <w:r w:rsidRPr="00AF35DE">
        <w:rPr>
          <w:noProof w:val="0"/>
        </w:rPr>
        <w:t>Cleaning in food premises must be carried out in such a way that a pattern is built up, ensuring all areas are co</w:t>
      </w:r>
      <w:r w:rsidR="007D2F9B" w:rsidRPr="00AF35DE">
        <w:rPr>
          <w:noProof w:val="0"/>
        </w:rPr>
        <w:t>vered by the cleaning schedule.</w:t>
      </w:r>
    </w:p>
    <w:p w:rsidR="007D2F9B" w:rsidRPr="00AF35DE" w:rsidRDefault="003153B0" w:rsidP="00C918BE">
      <w:pPr>
        <w:pStyle w:val="BodyCopy"/>
        <w:rPr>
          <w:noProof w:val="0"/>
        </w:rPr>
      </w:pPr>
      <w:r w:rsidRPr="00AF35DE">
        <w:rPr>
          <w:noProof w:val="0"/>
        </w:rPr>
        <w:t>Putting this cleaning schedule in writing is the only way to ensure all areas are properly cle</w:t>
      </w:r>
      <w:r w:rsidR="0014726A" w:rsidRPr="00AF35DE">
        <w:rPr>
          <w:noProof w:val="0"/>
        </w:rPr>
        <w:t>aned and sanitised as required.</w:t>
      </w:r>
    </w:p>
    <w:p w:rsidR="00EA7509" w:rsidRPr="00AF35DE" w:rsidRDefault="00583F3E" w:rsidP="00583F3E">
      <w:pPr>
        <w:pStyle w:val="BodyCopy"/>
        <w:rPr>
          <w:noProof w:val="0"/>
        </w:rPr>
      </w:pPr>
      <w:r w:rsidRPr="00AF35DE">
        <w:rPr>
          <w:lang w:eastAsia="en-AU"/>
        </w:rPr>
        <w:drawing>
          <wp:anchor distT="0" distB="0" distL="114300" distR="114300" simplePos="0" relativeHeight="251764736" behindDoc="0" locked="0" layoutInCell="1" allowOverlap="1">
            <wp:simplePos x="0" y="0"/>
            <wp:positionH relativeFrom="column">
              <wp:posOffset>1405890</wp:posOffset>
            </wp:positionH>
            <wp:positionV relativeFrom="paragraph">
              <wp:posOffset>456565</wp:posOffset>
            </wp:positionV>
            <wp:extent cx="2533650" cy="1314450"/>
            <wp:effectExtent l="19050" t="0" r="0" b="0"/>
            <wp:wrapSquare wrapText="bothSides"/>
            <wp:docPr id="57" name="Picture 56" descr="901030_m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1030_mop.jpg"/>
                    <pic:cNvPicPr/>
                  </pic:nvPicPr>
                  <pic:blipFill>
                    <a:blip r:embed="rId73" cstate="print"/>
                    <a:stretch>
                      <a:fillRect/>
                    </a:stretch>
                  </pic:blipFill>
                  <pic:spPr>
                    <a:xfrm>
                      <a:off x="0" y="0"/>
                      <a:ext cx="2533650" cy="1314450"/>
                    </a:xfrm>
                    <a:prstGeom prst="rect">
                      <a:avLst/>
                    </a:prstGeom>
                  </pic:spPr>
                </pic:pic>
              </a:graphicData>
            </a:graphic>
          </wp:anchor>
        </w:drawing>
      </w:r>
      <w:r w:rsidR="003153B0" w:rsidRPr="00AF35DE">
        <w:rPr>
          <w:noProof w:val="0"/>
        </w:rPr>
        <w:t>The cleaning schedule must, of course, be supported by underpinning staff training, practice and supervision.</w:t>
      </w:r>
      <w:r w:rsidR="00EA7509" w:rsidRPr="00AF35DE">
        <w:rPr>
          <w:noProof w:val="0"/>
        </w:rPr>
        <w:br w:type="page"/>
      </w:r>
    </w:p>
    <w:p w:rsidR="00C918BE" w:rsidRPr="00AF35DE" w:rsidRDefault="00C918BE" w:rsidP="0014726A">
      <w:pPr>
        <w:pStyle w:val="Heading3"/>
      </w:pPr>
      <w:r w:rsidRPr="00AF35DE">
        <w:lastRenderedPageBreak/>
        <w:t xml:space="preserve">Cleaning of spills </w:t>
      </w:r>
    </w:p>
    <w:p w:rsidR="00C918BE" w:rsidRPr="00AF35DE" w:rsidRDefault="00583F3E" w:rsidP="00C918BE">
      <w:pPr>
        <w:pStyle w:val="BodyCopy"/>
        <w:rPr>
          <w:noProof w:val="0"/>
        </w:rPr>
      </w:pPr>
      <w:r w:rsidRPr="00AF35DE">
        <w:rPr>
          <w:lang w:eastAsia="en-AU"/>
        </w:rPr>
        <w:drawing>
          <wp:anchor distT="0" distB="0" distL="114300" distR="114300" simplePos="0" relativeHeight="251765760" behindDoc="0" locked="0" layoutInCell="1" allowOverlap="1">
            <wp:simplePos x="0" y="0"/>
            <wp:positionH relativeFrom="column">
              <wp:posOffset>3762375</wp:posOffset>
            </wp:positionH>
            <wp:positionV relativeFrom="paragraph">
              <wp:posOffset>117475</wp:posOffset>
            </wp:positionV>
            <wp:extent cx="1809750" cy="2533650"/>
            <wp:effectExtent l="19050" t="0" r="0" b="0"/>
            <wp:wrapSquare wrapText="bothSides"/>
            <wp:docPr id="58" name="Picture 57" descr="MP90038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JPG"/>
                    <pic:cNvPicPr/>
                  </pic:nvPicPr>
                  <pic:blipFill>
                    <a:blip r:embed="rId74" cstate="print"/>
                    <a:stretch>
                      <a:fillRect/>
                    </a:stretch>
                  </pic:blipFill>
                  <pic:spPr>
                    <a:xfrm>
                      <a:off x="0" y="0"/>
                      <a:ext cx="1809750" cy="2533650"/>
                    </a:xfrm>
                    <a:prstGeom prst="rect">
                      <a:avLst/>
                    </a:prstGeom>
                  </pic:spPr>
                </pic:pic>
              </a:graphicData>
            </a:graphic>
          </wp:anchor>
        </w:drawing>
      </w:r>
      <w:r w:rsidR="00C918BE" w:rsidRPr="00AF35DE">
        <w:rPr>
          <w:noProof w:val="0"/>
        </w:rPr>
        <w:t>All premises must have protocols in place to clean up s</w:t>
      </w:r>
      <w:r w:rsidR="00BF6D03" w:rsidRPr="00AF35DE">
        <w:rPr>
          <w:noProof w:val="0"/>
        </w:rPr>
        <w:t>pills as they occur during trading times</w:t>
      </w:r>
      <w:r w:rsidR="00C918BE" w:rsidRPr="00AF35DE">
        <w:rPr>
          <w:noProof w:val="0"/>
        </w:rPr>
        <w:t xml:space="preserve">, </w:t>
      </w:r>
      <w:r w:rsidR="00BF6D03" w:rsidRPr="00AF35DE">
        <w:rPr>
          <w:noProof w:val="0"/>
        </w:rPr>
        <w:t xml:space="preserve">in all areas of </w:t>
      </w:r>
      <w:r w:rsidR="00C918BE" w:rsidRPr="00AF35DE">
        <w:rPr>
          <w:noProof w:val="0"/>
        </w:rPr>
        <w:t xml:space="preserve">food preparation and </w:t>
      </w:r>
      <w:r w:rsidR="00BF6D03" w:rsidRPr="00AF35DE">
        <w:rPr>
          <w:noProof w:val="0"/>
        </w:rPr>
        <w:t>customer service</w:t>
      </w:r>
      <w:r w:rsidR="00C918BE" w:rsidRPr="00AF35DE">
        <w:rPr>
          <w:noProof w:val="0"/>
        </w:rPr>
        <w:t xml:space="preserve">. </w:t>
      </w:r>
    </w:p>
    <w:p w:rsidR="00C918BE" w:rsidRPr="00AF35DE" w:rsidRDefault="0014726A" w:rsidP="00C918BE">
      <w:pPr>
        <w:pStyle w:val="BodyCopy"/>
        <w:rPr>
          <w:noProof w:val="0"/>
        </w:rPr>
      </w:pPr>
      <w:r w:rsidRPr="00AF35DE">
        <w:rPr>
          <w:noProof w:val="0"/>
        </w:rPr>
        <w:t>The outlet must:</w:t>
      </w:r>
    </w:p>
    <w:p w:rsidR="00C918BE" w:rsidRPr="00AF35DE" w:rsidRDefault="00C918BE" w:rsidP="00C918BE">
      <w:pPr>
        <w:pStyle w:val="Bullet1"/>
      </w:pPr>
      <w:r w:rsidRPr="00AF35DE">
        <w:t xml:space="preserve">Provide suitable and sufficient equipment and utensils to clean up spillages – such as cloths, mop, bucket, broom </w:t>
      </w:r>
    </w:p>
    <w:p w:rsidR="00C918BE" w:rsidRPr="00AF35DE" w:rsidRDefault="00C918BE" w:rsidP="00C918BE">
      <w:pPr>
        <w:pStyle w:val="Bullet1"/>
      </w:pPr>
      <w:r w:rsidRPr="00AF35DE">
        <w:t xml:space="preserve">Provide appropriate training in how to clean up spills – including food safety and other safety aspects (chemicals, slips and falls) </w:t>
      </w:r>
    </w:p>
    <w:p w:rsidR="003153B0" w:rsidRPr="00AF35DE" w:rsidRDefault="00C918BE" w:rsidP="00C918BE">
      <w:pPr>
        <w:pStyle w:val="Bullet1"/>
      </w:pPr>
      <w:r w:rsidRPr="00AF35DE">
        <w:t>Monitor activities so that spillages are quickly identified and addressed</w:t>
      </w:r>
    </w:p>
    <w:p w:rsidR="00BF6D03" w:rsidRPr="00AF35DE" w:rsidRDefault="00BF6D03" w:rsidP="00C918BE">
      <w:pPr>
        <w:pStyle w:val="Bullet1"/>
      </w:pPr>
      <w:r w:rsidRPr="00AF35DE">
        <w:t>Have in place processes that isolate areas that become ‘unsafe’ until spills are cleaned up; sign and barricades go into place to warn people of potential danger.</w:t>
      </w:r>
    </w:p>
    <w:p w:rsidR="00583F3E" w:rsidRPr="00AF35DE" w:rsidRDefault="00583F3E">
      <w:pPr>
        <w:rPr>
          <w:rFonts w:ascii="Helvetica" w:eastAsia="Calibri" w:hAnsi="Helvetica" w:cs="Calibri"/>
          <w:b/>
          <w:color w:val="FFFFFF" w:themeColor="background1"/>
          <w:sz w:val="32"/>
          <w:szCs w:val="28"/>
          <w:lang w:eastAsia="ar-SA"/>
        </w:rPr>
      </w:pPr>
      <w:r w:rsidRPr="00AF35DE">
        <w:rPr>
          <w:color w:val="FFFFFF" w:themeColor="background1"/>
        </w:rPr>
        <w:br w:type="page"/>
      </w:r>
    </w:p>
    <w:p w:rsidR="008D480E" w:rsidRPr="00AF35DE" w:rsidRDefault="008D480E" w:rsidP="008D480E">
      <w:pPr>
        <w:pStyle w:val="ActivityHead"/>
        <w:shd w:val="clear" w:color="auto" w:fill="E36C0A" w:themeFill="accent6" w:themeFillShade="BF"/>
        <w:rPr>
          <w:noProof w:val="0"/>
          <w:color w:val="FFFFFF" w:themeColor="background1"/>
        </w:rPr>
      </w:pPr>
      <w:r w:rsidRPr="00AF35DE">
        <w:rPr>
          <w:noProof w:val="0"/>
          <w:color w:val="FFFFFF" w:themeColor="background1"/>
        </w:rPr>
        <w:lastRenderedPageBreak/>
        <w:t>Work Projects</w:t>
      </w:r>
    </w:p>
    <w:p w:rsidR="00984A67" w:rsidRPr="00AF35DE" w:rsidRDefault="00984A67" w:rsidP="00984A67">
      <w:pPr>
        <w:pStyle w:val="BodyCopy"/>
        <w:rPr>
          <w:noProof w:val="0"/>
        </w:rPr>
      </w:pPr>
      <w:r w:rsidRPr="00AF35DE">
        <w:rPr>
          <w:noProof w:val="0"/>
        </w:rPr>
        <w:t xml:space="preserve">It is a requirement of this Unit you complete Work Projects as advised by your Trainer. </w:t>
      </w:r>
    </w:p>
    <w:p w:rsidR="00984A67" w:rsidRPr="00AF35DE" w:rsidRDefault="00984A67" w:rsidP="00984A67">
      <w:pPr>
        <w:pStyle w:val="BodyCopy"/>
        <w:rPr>
          <w:noProof w:val="0"/>
        </w:rPr>
      </w:pPr>
      <w:r w:rsidRPr="00AF35DE">
        <w:rPr>
          <w:noProof w:val="0"/>
        </w:rPr>
        <w:t>You must submit documentation, suitable evidence or other relevant proof of completion of the project to your Trainer by the date agreed.</w:t>
      </w:r>
    </w:p>
    <w:p w:rsidR="00984A67" w:rsidRPr="00AF35DE" w:rsidRDefault="00984A67" w:rsidP="00984A67">
      <w:pPr>
        <w:pStyle w:val="BodyCopy"/>
        <w:rPr>
          <w:noProof w:val="0"/>
        </w:rPr>
      </w:pPr>
      <w:proofErr w:type="gramStart"/>
      <w:r w:rsidRPr="00AF35DE">
        <w:rPr>
          <w:noProof w:val="0"/>
        </w:rPr>
        <w:t>Student have</w:t>
      </w:r>
      <w:proofErr w:type="gramEnd"/>
      <w:r w:rsidRPr="00AF35DE">
        <w:rPr>
          <w:noProof w:val="0"/>
        </w:rPr>
        <w:t xml:space="preserve"> to decide on the style of fast food outlet. Keep the choice simple.</w:t>
      </w:r>
    </w:p>
    <w:p w:rsidR="00984A67" w:rsidRPr="00AF35DE" w:rsidRDefault="00984A67" w:rsidP="00984A67">
      <w:pPr>
        <w:pStyle w:val="BodyCopy"/>
        <w:rPr>
          <w:noProof w:val="0"/>
        </w:rPr>
      </w:pPr>
      <w:r w:rsidRPr="00AF35DE">
        <w:rPr>
          <w:noProof w:val="0"/>
        </w:rPr>
        <w:t>When students have decided on the theme then the following criteria can be met.</w:t>
      </w:r>
    </w:p>
    <w:p w:rsidR="008D480E" w:rsidRPr="00AF35DE" w:rsidRDefault="00807840" w:rsidP="0014726A">
      <w:pPr>
        <w:pStyle w:val="ActivityNumbered"/>
      </w:pPr>
      <w:r w:rsidRPr="00AF35DE">
        <w:t>3</w:t>
      </w:r>
      <w:r w:rsidR="008D480E" w:rsidRPr="00AF35DE">
        <w:t>.1</w:t>
      </w:r>
      <w:r w:rsidR="008D480E" w:rsidRPr="00AF35DE">
        <w:tab/>
      </w:r>
      <w:r w:rsidR="00984A67" w:rsidRPr="00AF35DE">
        <w:t>How will the food be served to customers?</w:t>
      </w:r>
    </w:p>
    <w:p w:rsidR="008D480E" w:rsidRPr="00AF35DE" w:rsidRDefault="00892087" w:rsidP="0014726A">
      <w:pPr>
        <w:pStyle w:val="ActivityBullet1"/>
      </w:pPr>
      <w:r w:rsidRPr="00AF35DE">
        <w:t>Students will nee</w:t>
      </w:r>
      <w:r w:rsidR="0014726A" w:rsidRPr="00AF35DE">
        <w:t>d to develop serving procedures</w:t>
      </w:r>
    </w:p>
    <w:p w:rsidR="00892087" w:rsidRPr="00AF35DE" w:rsidRDefault="00892087" w:rsidP="0014726A">
      <w:pPr>
        <w:pStyle w:val="ActivityBullet1"/>
      </w:pPr>
      <w:r w:rsidRPr="00AF35DE">
        <w:t>How will the customer’s order the food through to the time the customers receive the food</w:t>
      </w:r>
      <w:r w:rsidR="0014726A" w:rsidRPr="00AF35DE">
        <w:t>.</w:t>
      </w:r>
    </w:p>
    <w:p w:rsidR="008D480E" w:rsidRPr="00AF35DE" w:rsidRDefault="00807840" w:rsidP="0014726A">
      <w:pPr>
        <w:pStyle w:val="ActivityNumbered"/>
      </w:pPr>
      <w:r w:rsidRPr="00AF35DE">
        <w:t>3</w:t>
      </w:r>
      <w:r w:rsidR="008D480E" w:rsidRPr="00AF35DE">
        <w:t>.2.</w:t>
      </w:r>
      <w:r w:rsidR="008D480E" w:rsidRPr="00AF35DE">
        <w:tab/>
      </w:r>
      <w:r w:rsidR="00E038B2" w:rsidRPr="00AF35DE">
        <w:t>Maintaining cleanliness in c</w:t>
      </w:r>
      <w:r w:rsidR="00984A67" w:rsidRPr="00AF35DE">
        <w:t>ustomer service area</w:t>
      </w:r>
      <w:r w:rsidR="0014726A" w:rsidRPr="00AF35DE">
        <w:t>:</w:t>
      </w:r>
    </w:p>
    <w:p w:rsidR="00D724DB" w:rsidRPr="00AF35DE" w:rsidRDefault="00892087" w:rsidP="0014726A">
      <w:pPr>
        <w:pStyle w:val="ActivityBullet1"/>
      </w:pPr>
      <w:r w:rsidRPr="00AF35DE">
        <w:t>A cleaning schedule from the Food Safety Plan will need to be submitted</w:t>
      </w:r>
    </w:p>
    <w:p w:rsidR="00892087" w:rsidRPr="00AF35DE" w:rsidRDefault="00892087" w:rsidP="0014726A">
      <w:pPr>
        <w:pStyle w:val="ActivityBullet1"/>
      </w:pPr>
      <w:r w:rsidRPr="00AF35DE">
        <w:t>How will the cleaning requirements be carried out</w:t>
      </w:r>
      <w:r w:rsidR="0014726A" w:rsidRPr="00AF35DE">
        <w:t>.</w:t>
      </w:r>
    </w:p>
    <w:p w:rsidR="008D480E" w:rsidRPr="00AF35DE" w:rsidRDefault="008D480E" w:rsidP="008D480E">
      <w:pPr>
        <w:pStyle w:val="ActivityBottom"/>
        <w:rPr>
          <w:noProof w:val="0"/>
        </w:rPr>
      </w:pPr>
    </w:p>
    <w:p w:rsidR="008D480E" w:rsidRPr="00AF35DE" w:rsidRDefault="008D480E" w:rsidP="008D480E">
      <w:pPr>
        <w:pStyle w:val="BodyCopy"/>
        <w:rPr>
          <w:rStyle w:val="Heading1Char"/>
          <w:rFonts w:eastAsia="Calibri" w:cs="Calibri"/>
          <w:bCs w:val="0"/>
          <w:noProof w:val="0"/>
          <w:color w:val="auto"/>
          <w:sz w:val="22"/>
          <w:lang w:val="en-AU"/>
        </w:rPr>
      </w:pPr>
    </w:p>
    <w:p w:rsidR="008D480E" w:rsidRPr="00AF35DE" w:rsidRDefault="008D480E" w:rsidP="008D480E">
      <w:pPr>
        <w:pStyle w:val="BodyCopy"/>
        <w:rPr>
          <w:rStyle w:val="Heading1Char"/>
          <w:rFonts w:eastAsia="Calibri" w:cs="Calibri"/>
          <w:b w:val="0"/>
          <w:bCs w:val="0"/>
          <w:noProof w:val="0"/>
          <w:color w:val="auto"/>
          <w:sz w:val="22"/>
          <w:lang w:val="en-AU"/>
        </w:rPr>
      </w:pPr>
      <w:r w:rsidRPr="00AF35D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AF35DE" w:rsidTr="00D724DB">
        <w:trPr>
          <w:trHeight w:val="5670"/>
        </w:trPr>
        <w:tc>
          <w:tcPr>
            <w:tcW w:w="8931" w:type="dxa"/>
            <w:shd w:val="clear" w:color="auto" w:fill="F2F2F2" w:themeFill="background1" w:themeFillShade="F2"/>
          </w:tcPr>
          <w:p w:rsidR="008D480E" w:rsidRPr="00AF35DE" w:rsidRDefault="008D480E" w:rsidP="00F067EA">
            <w:pPr>
              <w:pStyle w:val="Heading2"/>
              <w:outlineLvl w:val="1"/>
            </w:pPr>
            <w:r w:rsidRPr="00AF35DE">
              <w:lastRenderedPageBreak/>
              <w:t>Summary</w:t>
            </w:r>
          </w:p>
          <w:p w:rsidR="008D480E" w:rsidRPr="00AF35DE" w:rsidRDefault="00313E08" w:rsidP="00F45D9C">
            <w:pPr>
              <w:pStyle w:val="SumaryHeading3"/>
            </w:pPr>
            <w:fldSimple w:instr=" REF  Element3  \* MERGEFORMAT ">
              <w:sdt>
                <w:sdtPr>
                  <w:alias w:val="Element 3"/>
                  <w:tag w:val="Element 3"/>
                  <w:id w:val="1179642"/>
                  <w:lock w:val="sdtLocked"/>
                  <w:placeholder>
                    <w:docPart w:val="454DBD8109E547ED90C44E0EA68D1FA7"/>
                  </w:placeholder>
                </w:sdtPr>
                <w:sdtContent>
                  <w:r w:rsidR="00AF35DE" w:rsidRPr="00AF35DE">
                    <w:t>Provide fast food service</w:t>
                  </w:r>
                </w:sdtContent>
              </w:sdt>
            </w:fldSimple>
          </w:p>
          <w:p w:rsidR="009A0A18" w:rsidRPr="00AF35DE" w:rsidRDefault="009A0A18" w:rsidP="00044293">
            <w:pPr>
              <w:pStyle w:val="TableTextBold"/>
              <w:rPr>
                <w:noProof w:val="0"/>
              </w:rPr>
            </w:pPr>
            <w:r w:rsidRPr="00AF35DE">
              <w:rPr>
                <w:noProof w:val="0"/>
              </w:rPr>
              <w:t>Serve and present food items in line with customer volume</w:t>
            </w:r>
          </w:p>
          <w:p w:rsidR="009A0A18" w:rsidRPr="00AF35DE" w:rsidRDefault="00655EA0" w:rsidP="0014726A">
            <w:pPr>
              <w:pStyle w:val="TableBullet1"/>
              <w:rPr>
                <w:noProof w:val="0"/>
              </w:rPr>
            </w:pPr>
            <w:r w:rsidRPr="00AF35DE">
              <w:rPr>
                <w:noProof w:val="0"/>
              </w:rPr>
              <w:t>Mise-en-place</w:t>
            </w:r>
            <w:r w:rsidR="0054110C" w:rsidRPr="00AF35DE">
              <w:rPr>
                <w:noProof w:val="0"/>
              </w:rPr>
              <w:t xml:space="preserve"> needs to be in place</w:t>
            </w:r>
          </w:p>
          <w:p w:rsidR="0054110C" w:rsidRPr="00AF35DE" w:rsidRDefault="0054110C" w:rsidP="0014726A">
            <w:pPr>
              <w:pStyle w:val="TableBullet1"/>
              <w:rPr>
                <w:noProof w:val="0"/>
              </w:rPr>
            </w:pPr>
            <w:r w:rsidRPr="00AF35DE">
              <w:rPr>
                <w:noProof w:val="0"/>
              </w:rPr>
              <w:t>When customers enter and place their orders</w:t>
            </w:r>
          </w:p>
          <w:p w:rsidR="0054110C" w:rsidRPr="00AF35DE" w:rsidRDefault="0054110C" w:rsidP="0014726A">
            <w:pPr>
              <w:pStyle w:val="TableBullet1"/>
              <w:rPr>
                <w:noProof w:val="0"/>
              </w:rPr>
            </w:pPr>
            <w:r w:rsidRPr="00AF35DE">
              <w:rPr>
                <w:noProof w:val="0"/>
              </w:rPr>
              <w:t>Staff complete the menu items in line with enterprise standard</w:t>
            </w:r>
          </w:p>
          <w:p w:rsidR="0054110C" w:rsidRPr="00AF35DE" w:rsidRDefault="0054110C" w:rsidP="0014726A">
            <w:pPr>
              <w:pStyle w:val="TableBullet1"/>
              <w:rPr>
                <w:noProof w:val="0"/>
              </w:rPr>
            </w:pPr>
            <w:proofErr w:type="gramStart"/>
            <w:r w:rsidRPr="00AF35DE">
              <w:rPr>
                <w:noProof w:val="0"/>
              </w:rPr>
              <w:t>Customer receive</w:t>
            </w:r>
            <w:proofErr w:type="gramEnd"/>
            <w:r w:rsidRPr="00AF35DE">
              <w:rPr>
                <w:noProof w:val="0"/>
              </w:rPr>
              <w:t xml:space="preserve"> order of menu items and satisfaction</w:t>
            </w:r>
            <w:r w:rsidR="0014726A" w:rsidRPr="00AF35DE">
              <w:rPr>
                <w:noProof w:val="0"/>
              </w:rPr>
              <w:t>.</w:t>
            </w:r>
          </w:p>
          <w:p w:rsidR="009A0A18" w:rsidRPr="00AF35DE" w:rsidRDefault="009A0A18" w:rsidP="00044293">
            <w:pPr>
              <w:pStyle w:val="TableTextBold"/>
              <w:rPr>
                <w:noProof w:val="0"/>
              </w:rPr>
            </w:pPr>
            <w:r w:rsidRPr="00AF35DE">
              <w:rPr>
                <w:noProof w:val="0"/>
              </w:rPr>
              <w:t>Maintain a clean customer service area</w:t>
            </w:r>
          </w:p>
          <w:p w:rsidR="009A0A18" w:rsidRPr="00AF35DE" w:rsidRDefault="000C726B" w:rsidP="0014726A">
            <w:pPr>
              <w:pStyle w:val="TableBullet1"/>
              <w:rPr>
                <w:noProof w:val="0"/>
              </w:rPr>
            </w:pPr>
            <w:r w:rsidRPr="00AF35DE">
              <w:rPr>
                <w:noProof w:val="0"/>
              </w:rPr>
              <w:t xml:space="preserve">Food Safety Plan will have a comprehensive </w:t>
            </w:r>
            <w:r w:rsidR="00E038B2" w:rsidRPr="00AF35DE">
              <w:rPr>
                <w:noProof w:val="0"/>
              </w:rPr>
              <w:t>c</w:t>
            </w:r>
            <w:r w:rsidRPr="00AF35DE">
              <w:rPr>
                <w:noProof w:val="0"/>
              </w:rPr>
              <w:t xml:space="preserve">leaning </w:t>
            </w:r>
            <w:r w:rsidR="00E038B2" w:rsidRPr="00AF35DE">
              <w:rPr>
                <w:noProof w:val="0"/>
              </w:rPr>
              <w:t>s</w:t>
            </w:r>
            <w:r w:rsidRPr="00AF35DE">
              <w:rPr>
                <w:noProof w:val="0"/>
              </w:rPr>
              <w:t>chedule on when and how all cleaning will be carried out in a food enterprises.</w:t>
            </w:r>
          </w:p>
          <w:p w:rsidR="000C726B" w:rsidRPr="00AF35DE" w:rsidRDefault="000C726B" w:rsidP="0014726A">
            <w:pPr>
              <w:pStyle w:val="TableBullet1"/>
              <w:rPr>
                <w:noProof w:val="0"/>
              </w:rPr>
            </w:pPr>
            <w:r w:rsidRPr="00AF35DE">
              <w:rPr>
                <w:noProof w:val="0"/>
              </w:rPr>
              <w:t xml:space="preserve">Customer area cleaning is defined as the area that the customers can see when they are on the premises. </w:t>
            </w:r>
          </w:p>
          <w:p w:rsidR="000C726B" w:rsidRPr="00AF35DE" w:rsidRDefault="000C726B" w:rsidP="0014726A">
            <w:pPr>
              <w:pStyle w:val="TableBullet1"/>
              <w:rPr>
                <w:noProof w:val="0"/>
              </w:rPr>
            </w:pPr>
            <w:r w:rsidRPr="00AF35DE">
              <w:rPr>
                <w:noProof w:val="0"/>
              </w:rPr>
              <w:t>This includes the kitchen area that is visible to the customers</w:t>
            </w:r>
          </w:p>
          <w:p w:rsidR="008D480E" w:rsidRPr="00AF35DE" w:rsidRDefault="000C726B" w:rsidP="0014726A">
            <w:pPr>
              <w:pStyle w:val="TableBullet1"/>
              <w:rPr>
                <w:noProof w:val="0"/>
              </w:rPr>
            </w:pPr>
            <w:r w:rsidRPr="00AF35DE">
              <w:rPr>
                <w:noProof w:val="0"/>
              </w:rPr>
              <w:t>Cleaning should be carried out on a continual basis so it is not all left until the end of day routine.</w:t>
            </w:r>
            <w:r w:rsidR="0014726A" w:rsidRPr="00AF35DE">
              <w:rPr>
                <w:noProof w:val="0"/>
              </w:rPr>
              <w:br/>
            </w:r>
          </w:p>
        </w:tc>
      </w:tr>
    </w:tbl>
    <w:p w:rsidR="0014726A" w:rsidRPr="00AF35DE" w:rsidRDefault="0014726A" w:rsidP="0014726A">
      <w:pPr>
        <w:pStyle w:val="BodyCopy"/>
        <w:rPr>
          <w:noProof w:val="0"/>
        </w:rPr>
      </w:pPr>
    </w:p>
    <w:p w:rsidR="008D480E" w:rsidRPr="00AF35DE" w:rsidRDefault="008D480E" w:rsidP="0014726A">
      <w:pPr>
        <w:pStyle w:val="BodyCopy"/>
        <w:rPr>
          <w:noProof w:val="0"/>
        </w:rPr>
      </w:pPr>
    </w:p>
    <w:p w:rsidR="0014726A" w:rsidRPr="00AF35DE" w:rsidRDefault="0014726A" w:rsidP="0014726A">
      <w:pPr>
        <w:pStyle w:val="BodyCopy"/>
        <w:rPr>
          <w:noProof w:val="0"/>
        </w:rPr>
      </w:pPr>
    </w:p>
    <w:p w:rsidR="0014726A" w:rsidRPr="00AF35DE" w:rsidRDefault="0014726A" w:rsidP="0014726A">
      <w:pPr>
        <w:pStyle w:val="BodyCopy"/>
        <w:rPr>
          <w:noProof w:val="0"/>
        </w:rPr>
      </w:pPr>
    </w:p>
    <w:p w:rsidR="0014726A" w:rsidRPr="00AF35DE" w:rsidRDefault="0014726A">
      <w:pPr>
        <w:sectPr w:rsidR="0014726A" w:rsidRPr="00AF35DE" w:rsidSect="0004309A">
          <w:headerReference w:type="even" r:id="rId75"/>
          <w:headerReference w:type="default" r:id="rId76"/>
          <w:pgSz w:w="11906" w:h="16838" w:code="9"/>
          <w:pgMar w:top="1440" w:right="1440" w:bottom="1440" w:left="1701" w:header="709" w:footer="107" w:gutter="0"/>
          <w:cols w:space="708"/>
          <w:docGrid w:linePitch="360"/>
        </w:sectPr>
      </w:pPr>
    </w:p>
    <w:p w:rsidR="008D480E" w:rsidRPr="00AF35DE" w:rsidRDefault="008D480E" w:rsidP="00326643">
      <w:pPr>
        <w:pStyle w:val="Heading1"/>
      </w:pPr>
      <w:bookmarkStart w:id="99" w:name="_Toc294862963"/>
      <w:bookmarkStart w:id="100" w:name="_Toc346252811"/>
      <w:r w:rsidRPr="00AF35DE">
        <w:lastRenderedPageBreak/>
        <w:t xml:space="preserve">Element </w:t>
      </w:r>
      <w:r w:rsidR="00B66FC4" w:rsidRPr="00AF35DE">
        <w:t>4</w:t>
      </w:r>
      <w:r w:rsidRPr="00AF35DE">
        <w:t>:</w:t>
      </w:r>
      <w:bookmarkEnd w:id="99"/>
      <w:r w:rsidR="00F45D9C" w:rsidRPr="00AF35DE">
        <w:br/>
      </w:r>
      <w:r w:rsidR="00313E08" w:rsidRPr="00AF35DE">
        <w:fldChar w:fldCharType="begin"/>
      </w:r>
      <w:r w:rsidR="00C84946" w:rsidRPr="00AF35DE">
        <w:instrText xml:space="preserve"> REF  Element4 </w:instrText>
      </w:r>
      <w:r w:rsidR="00313E08" w:rsidRPr="00AF35DE">
        <w:fldChar w:fldCharType="separate"/>
      </w:r>
      <w:sdt>
        <w:sdtPr>
          <w:alias w:val="Element 4"/>
          <w:id w:val="1179643"/>
          <w:lock w:val="sdtLocked"/>
          <w:placeholder>
            <w:docPart w:val="E24A5D66E459494AAD6C30FFFACDFBB3"/>
          </w:placeholder>
        </w:sdtPr>
        <w:sdtContent>
          <w:r w:rsidR="00AF35DE" w:rsidRPr="00AF35DE">
            <w:t>Maintain fast food outlet</w:t>
          </w:r>
        </w:sdtContent>
      </w:sdt>
      <w:bookmarkEnd w:id="100"/>
      <w:r w:rsidR="00313E08" w:rsidRPr="00AF35DE">
        <w:fldChar w:fldCharType="end"/>
      </w:r>
    </w:p>
    <w:p w:rsidR="008D480E" w:rsidRPr="00AF35DE" w:rsidRDefault="00B66FC4" w:rsidP="008D480E">
      <w:pPr>
        <w:pStyle w:val="Heading2"/>
      </w:pPr>
      <w:r w:rsidRPr="00AF35DE">
        <w:t>4</w:t>
      </w:r>
      <w:r w:rsidR="008D480E" w:rsidRPr="00AF35DE">
        <w:t>.1</w:t>
      </w:r>
      <w:r w:rsidR="008D480E" w:rsidRPr="00AF35DE">
        <w:tab/>
      </w:r>
      <w:fldSimple w:instr=" REF  Criteria41 ">
        <w:sdt>
          <w:sdtPr>
            <w:rPr>
              <w:highlight w:val="yellow"/>
            </w:rPr>
            <w:alias w:val="Criteria 4.1"/>
            <w:tag w:val="Criteria 4.1"/>
            <w:id w:val="1179644"/>
            <w:lock w:val="sdtLocked"/>
            <w:placeholder>
              <w:docPart w:val="30D59B89C4CD494C86D5A2E3FA406BB6"/>
            </w:placeholder>
          </w:sdtPr>
          <w:sdtContent>
            <w:r w:rsidR="00AF35DE" w:rsidRPr="00AF35DE">
              <w:t>Clean fast food area in line with establishment and equipment requirements</w:t>
            </w:r>
          </w:sdtContent>
        </w:sdt>
      </w:fldSimple>
    </w:p>
    <w:p w:rsidR="008D480E" w:rsidRPr="00AF35DE" w:rsidRDefault="008D480E" w:rsidP="0014726A">
      <w:pPr>
        <w:pStyle w:val="Heading3"/>
      </w:pPr>
      <w:r w:rsidRPr="00AF35DE">
        <w:t>Introduction</w:t>
      </w:r>
    </w:p>
    <w:p w:rsidR="00AC60AB" w:rsidRPr="00AF35DE" w:rsidRDefault="00FD39F6" w:rsidP="00F12EEF">
      <w:pPr>
        <w:pStyle w:val="BodyCopy"/>
        <w:rPr>
          <w:noProof w:val="0"/>
        </w:rPr>
      </w:pPr>
      <w:r w:rsidRPr="00AF35DE">
        <w:rPr>
          <w:lang w:eastAsia="en-AU"/>
        </w:rPr>
        <w:drawing>
          <wp:anchor distT="0" distB="0" distL="114300" distR="114300" simplePos="0" relativeHeight="251766784" behindDoc="0" locked="0" layoutInCell="1" allowOverlap="1">
            <wp:simplePos x="0" y="0"/>
            <wp:positionH relativeFrom="column">
              <wp:posOffset>3434715</wp:posOffset>
            </wp:positionH>
            <wp:positionV relativeFrom="paragraph">
              <wp:posOffset>27305</wp:posOffset>
            </wp:positionV>
            <wp:extent cx="2143125" cy="1533525"/>
            <wp:effectExtent l="19050" t="0" r="9525" b="0"/>
            <wp:wrapSquare wrapText="bothSides"/>
            <wp:docPr id="59" name="Picture 58" descr="MP900383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3.JPG"/>
                    <pic:cNvPicPr/>
                  </pic:nvPicPr>
                  <pic:blipFill>
                    <a:blip r:embed="rId77" cstate="print"/>
                    <a:stretch>
                      <a:fillRect/>
                    </a:stretch>
                  </pic:blipFill>
                  <pic:spPr>
                    <a:xfrm>
                      <a:off x="0" y="0"/>
                      <a:ext cx="2143125" cy="1533525"/>
                    </a:xfrm>
                    <a:prstGeom prst="rect">
                      <a:avLst/>
                    </a:prstGeom>
                  </pic:spPr>
                </pic:pic>
              </a:graphicData>
            </a:graphic>
          </wp:anchor>
        </w:drawing>
      </w:r>
      <w:r w:rsidR="00F12EEF" w:rsidRPr="00AF35DE">
        <w:rPr>
          <w:noProof w:val="0"/>
        </w:rPr>
        <w:t xml:space="preserve">All fast food outlets will need to be cleaned regularly and properly and have cleaning activities inspected to ensure they achieve the desired objectives. </w:t>
      </w:r>
    </w:p>
    <w:p w:rsidR="00F12EEF" w:rsidRPr="00AF35DE" w:rsidRDefault="00F12EEF" w:rsidP="00F12EEF">
      <w:pPr>
        <w:pStyle w:val="BodyCopy"/>
        <w:rPr>
          <w:noProof w:val="0"/>
        </w:rPr>
      </w:pPr>
      <w:r w:rsidRPr="00AF35DE">
        <w:rPr>
          <w:noProof w:val="0"/>
        </w:rPr>
        <w:t xml:space="preserve">Equipment and the premises will have to be cleaned. </w:t>
      </w:r>
    </w:p>
    <w:p w:rsidR="00AC60AB" w:rsidRPr="00AF35DE" w:rsidRDefault="00F12EEF" w:rsidP="00F12EEF">
      <w:pPr>
        <w:pStyle w:val="BodyCopy"/>
        <w:rPr>
          <w:noProof w:val="0"/>
        </w:rPr>
      </w:pPr>
      <w:r w:rsidRPr="00AF35DE">
        <w:rPr>
          <w:noProof w:val="0"/>
        </w:rPr>
        <w:t xml:space="preserve">In food premises the Food Safety Plan will set out store-specific requirements in relation to this. </w:t>
      </w:r>
    </w:p>
    <w:p w:rsidR="00F12EEF" w:rsidRPr="00AF35DE" w:rsidRDefault="00F12EEF" w:rsidP="00F12EEF">
      <w:pPr>
        <w:pStyle w:val="BodyCopy"/>
        <w:rPr>
          <w:noProof w:val="0"/>
        </w:rPr>
      </w:pPr>
      <w:r w:rsidRPr="00AF35DE">
        <w:rPr>
          <w:noProof w:val="0"/>
        </w:rPr>
        <w:t xml:space="preserve">Unfortunately, cleaning is a job most people don’t enjoy and is therefore one often ignored or not done properly. </w:t>
      </w:r>
    </w:p>
    <w:p w:rsidR="00AC60AB" w:rsidRPr="00AF35DE" w:rsidRDefault="00F12EEF" w:rsidP="00F12EEF">
      <w:pPr>
        <w:pStyle w:val="BodyCopy"/>
        <w:rPr>
          <w:noProof w:val="0"/>
        </w:rPr>
      </w:pPr>
      <w:r w:rsidRPr="00AF35DE">
        <w:rPr>
          <w:noProof w:val="0"/>
        </w:rPr>
        <w:t xml:space="preserve">Compounding this problem is the fact </w:t>
      </w:r>
      <w:r w:rsidR="00AF35DE" w:rsidRPr="00AF35DE">
        <w:rPr>
          <w:noProof w:val="0"/>
        </w:rPr>
        <w:t>that</w:t>
      </w:r>
      <w:r w:rsidRPr="00AF35DE">
        <w:rPr>
          <w:noProof w:val="0"/>
        </w:rPr>
        <w:t xml:space="preserve"> we are usually asked to undertake cleaning when we least feel like doing it – at the end of our shift when we are tired and just want to go home, or go out. </w:t>
      </w:r>
    </w:p>
    <w:p w:rsidR="00F12EEF" w:rsidRPr="00AF35DE" w:rsidRDefault="00F12EEF" w:rsidP="00F12EEF">
      <w:pPr>
        <w:pStyle w:val="BodyCopy"/>
        <w:rPr>
          <w:noProof w:val="0"/>
        </w:rPr>
      </w:pPr>
      <w:r w:rsidRPr="00AF35DE">
        <w:rPr>
          <w:noProof w:val="0"/>
        </w:rPr>
        <w:t xml:space="preserve">The key rule about cleaning is it must be done when needed and as directed. </w:t>
      </w:r>
    </w:p>
    <w:p w:rsidR="00F12EEF" w:rsidRPr="00AF35DE" w:rsidRDefault="00F12EEF" w:rsidP="0014726A">
      <w:pPr>
        <w:pStyle w:val="Heading3"/>
      </w:pPr>
      <w:r w:rsidRPr="00AF35DE">
        <w:t xml:space="preserve">Food preparation areas </w:t>
      </w:r>
    </w:p>
    <w:p w:rsidR="00AC60AB" w:rsidRPr="00AF35DE" w:rsidRDefault="00F12EEF" w:rsidP="00F12EEF">
      <w:pPr>
        <w:pStyle w:val="BodyCopy"/>
        <w:rPr>
          <w:noProof w:val="0"/>
        </w:rPr>
      </w:pPr>
      <w:r w:rsidRPr="00AF35DE">
        <w:rPr>
          <w:noProof w:val="0"/>
        </w:rPr>
        <w:t xml:space="preserve">All equipment and food contact surfaces must, as a minimum, be cleaned (and sanitised) at the completion of each work session. </w:t>
      </w:r>
    </w:p>
    <w:p w:rsidR="00F12EEF" w:rsidRPr="00AF35DE" w:rsidRDefault="00F12EEF" w:rsidP="00F12EEF">
      <w:pPr>
        <w:pStyle w:val="BodyCopy"/>
        <w:rPr>
          <w:noProof w:val="0"/>
        </w:rPr>
      </w:pPr>
      <w:r w:rsidRPr="00AF35DE">
        <w:rPr>
          <w:noProof w:val="0"/>
        </w:rPr>
        <w:t xml:space="preserve">It is not sufficient to use a slicer for breakfast, lunch and dinner and clean it just once at 9:00pm; it must be cleaned after the breakfast session, after the lunch session and after the dinner session. </w:t>
      </w:r>
    </w:p>
    <w:p w:rsidR="00AC60AB" w:rsidRPr="00AF35DE" w:rsidRDefault="00F12EEF" w:rsidP="00F12EEF">
      <w:pPr>
        <w:pStyle w:val="BodyCopy"/>
        <w:rPr>
          <w:noProof w:val="0"/>
        </w:rPr>
      </w:pPr>
      <w:r w:rsidRPr="00AF35DE">
        <w:rPr>
          <w:noProof w:val="0"/>
        </w:rPr>
        <w:t xml:space="preserve">Likewise it is not acceptable to use a food preparation bench all day and only clean it at the end of the day – it must be cleaned and sanitised at least once every 4 hours. </w:t>
      </w:r>
    </w:p>
    <w:p w:rsidR="00AC60AB" w:rsidRPr="00AF35DE" w:rsidRDefault="00F12EEF" w:rsidP="00F12EEF">
      <w:pPr>
        <w:pStyle w:val="BodyCopy"/>
        <w:rPr>
          <w:noProof w:val="0"/>
        </w:rPr>
      </w:pPr>
      <w:r w:rsidRPr="00AF35DE">
        <w:rPr>
          <w:noProof w:val="0"/>
        </w:rPr>
        <w:t xml:space="preserve">In addition, many items and surfaces will need to be cleaned after each use. </w:t>
      </w:r>
    </w:p>
    <w:p w:rsidR="00F12EEF" w:rsidRPr="00AF35DE" w:rsidRDefault="00F12EEF" w:rsidP="00F12EEF">
      <w:pPr>
        <w:pStyle w:val="BodyCopy"/>
        <w:rPr>
          <w:noProof w:val="0"/>
        </w:rPr>
      </w:pPr>
      <w:r w:rsidRPr="00AF35DE">
        <w:rPr>
          <w:noProof w:val="0"/>
        </w:rPr>
        <w:t xml:space="preserve">Items such as fridges, freezers and dry stores must be thoroughly cleaned weekly, and have spillages cleaned up as they occur. </w:t>
      </w:r>
    </w:p>
    <w:p w:rsidR="00AC60AB" w:rsidRPr="00AF35DE" w:rsidRDefault="00F12EEF" w:rsidP="00FD39F6">
      <w:pPr>
        <w:pStyle w:val="BodyCopy"/>
        <w:rPr>
          <w:noProof w:val="0"/>
        </w:rPr>
      </w:pPr>
      <w:r w:rsidRPr="00AF35DE">
        <w:rPr>
          <w:noProof w:val="0"/>
        </w:rPr>
        <w:t xml:space="preserve">A scheduled cleaning program (see below) must ensure the cleanliness of all items and areas in the food preparation areas – manufacturer’s recommendations as to cleaning procedures should be followed. </w:t>
      </w:r>
      <w:r w:rsidR="00AC60AB" w:rsidRPr="00AF35DE">
        <w:rPr>
          <w:noProof w:val="0"/>
        </w:rPr>
        <w:br w:type="page"/>
      </w:r>
    </w:p>
    <w:p w:rsidR="00F12EEF" w:rsidRPr="00AF35DE" w:rsidRDefault="00F12EEF" w:rsidP="0014726A">
      <w:pPr>
        <w:pStyle w:val="Heading3"/>
      </w:pPr>
      <w:r w:rsidRPr="00AF35DE">
        <w:lastRenderedPageBreak/>
        <w:t xml:space="preserve">Stores areas </w:t>
      </w:r>
    </w:p>
    <w:p w:rsidR="00F12EEF" w:rsidRPr="00AF35DE" w:rsidRDefault="00FD39F6" w:rsidP="00F12EEF">
      <w:pPr>
        <w:pStyle w:val="BodyCopy"/>
        <w:rPr>
          <w:noProof w:val="0"/>
        </w:rPr>
      </w:pPr>
      <w:r w:rsidRPr="00AF35DE">
        <w:rPr>
          <w:lang w:eastAsia="en-AU"/>
        </w:rPr>
        <w:drawing>
          <wp:anchor distT="0" distB="0" distL="114300" distR="114300" simplePos="0" relativeHeight="251767808" behindDoc="0" locked="0" layoutInCell="1" allowOverlap="1">
            <wp:simplePos x="0" y="0"/>
            <wp:positionH relativeFrom="column">
              <wp:posOffset>3600450</wp:posOffset>
            </wp:positionH>
            <wp:positionV relativeFrom="paragraph">
              <wp:posOffset>584200</wp:posOffset>
            </wp:positionV>
            <wp:extent cx="1954530" cy="2028825"/>
            <wp:effectExtent l="19050" t="0" r="7620" b="0"/>
            <wp:wrapSquare wrapText="bothSides"/>
            <wp:docPr id="60" name="Picture 59" descr="clean-kitch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kitchen2.jpg"/>
                    <pic:cNvPicPr/>
                  </pic:nvPicPr>
                  <pic:blipFill>
                    <a:blip r:embed="rId78" cstate="print"/>
                    <a:stretch>
                      <a:fillRect/>
                    </a:stretch>
                  </pic:blipFill>
                  <pic:spPr>
                    <a:xfrm>
                      <a:off x="0" y="0"/>
                      <a:ext cx="1954530" cy="2028825"/>
                    </a:xfrm>
                    <a:prstGeom prst="rect">
                      <a:avLst/>
                    </a:prstGeom>
                  </pic:spPr>
                </pic:pic>
              </a:graphicData>
            </a:graphic>
          </wp:anchor>
        </w:drawing>
      </w:r>
      <w:r w:rsidR="00F12EEF" w:rsidRPr="00AF35DE">
        <w:rPr>
          <w:noProof w:val="0"/>
        </w:rPr>
        <w:t xml:space="preserve">Special attention must be paid to flooring and shelving, as these are traditionally the areas where food is spilled, or dirt walked in. Regular inspections are the only way to monitor this requirement. Food items themselves should be inspected for signs of deterioration and infestation at the same time. </w:t>
      </w:r>
    </w:p>
    <w:p w:rsidR="00F12EEF" w:rsidRPr="00AF35DE" w:rsidRDefault="00F12EEF" w:rsidP="0014726A">
      <w:pPr>
        <w:pStyle w:val="Heading3"/>
      </w:pPr>
      <w:r w:rsidRPr="00AF35DE">
        <w:t xml:space="preserve">Food service areas </w:t>
      </w:r>
    </w:p>
    <w:p w:rsidR="00F12EEF" w:rsidRPr="00AF35DE" w:rsidRDefault="00F12EEF" w:rsidP="00F12EEF">
      <w:pPr>
        <w:pStyle w:val="BodyCopy"/>
        <w:rPr>
          <w:rFonts w:ascii="HelveticaNeueLT Std Lt Cn" w:hAnsi="HelveticaNeueLT Std Lt Cn" w:cs="HelveticaNeueLT Std Lt Cn"/>
          <w:noProof w:val="0"/>
          <w:szCs w:val="22"/>
        </w:rPr>
      </w:pPr>
      <w:r w:rsidRPr="00AF35DE">
        <w:rPr>
          <w:rFonts w:ascii="HelveticaNeueLT Std Lt Cn" w:hAnsi="HelveticaNeueLT Std Lt Cn" w:cs="HelveticaNeueLT Std Lt Cn"/>
          <w:noProof w:val="0"/>
          <w:szCs w:val="22"/>
        </w:rPr>
        <w:t xml:space="preserve">Special attention must be paid to: </w:t>
      </w:r>
    </w:p>
    <w:p w:rsidR="00F12EEF" w:rsidRPr="00AF35DE" w:rsidRDefault="00F12EEF" w:rsidP="00F12EEF">
      <w:pPr>
        <w:pStyle w:val="Bullet1"/>
      </w:pPr>
      <w:r w:rsidRPr="00AF35DE">
        <w:t xml:space="preserve">Cleaning of food service equipment after each service </w:t>
      </w:r>
    </w:p>
    <w:p w:rsidR="00F12EEF" w:rsidRPr="00AF35DE" w:rsidRDefault="00F12EEF" w:rsidP="00F12EEF">
      <w:pPr>
        <w:pStyle w:val="Bullet1"/>
      </w:pPr>
      <w:r w:rsidRPr="00AF35DE">
        <w:t xml:space="preserve">Cleaning of utensils after each session </w:t>
      </w:r>
    </w:p>
    <w:p w:rsidR="00F12EEF" w:rsidRPr="00AF35DE" w:rsidRDefault="00F12EEF" w:rsidP="00F12EEF">
      <w:pPr>
        <w:pStyle w:val="Bullet1"/>
      </w:pPr>
      <w:r w:rsidRPr="00AF35DE">
        <w:t xml:space="preserve">Cleaning of floors after each session </w:t>
      </w:r>
    </w:p>
    <w:p w:rsidR="00F12EEF" w:rsidRPr="00AF35DE" w:rsidRDefault="00F12EEF" w:rsidP="00F12EEF">
      <w:pPr>
        <w:pStyle w:val="Bullet1"/>
      </w:pPr>
      <w:r w:rsidRPr="00AF35DE">
        <w:t>Provision of facilities fo</w:t>
      </w:r>
      <w:r w:rsidR="0014726A" w:rsidRPr="00AF35DE">
        <w:t>r cleaning up in-service spills.</w:t>
      </w:r>
    </w:p>
    <w:p w:rsidR="00F12EEF" w:rsidRPr="00AF35DE" w:rsidRDefault="00F12EEF" w:rsidP="00F12EEF">
      <w:pPr>
        <w:pStyle w:val="BodyCopy"/>
        <w:rPr>
          <w:noProof w:val="0"/>
        </w:rPr>
      </w:pPr>
      <w:r w:rsidRPr="00AF35DE">
        <w:rPr>
          <w:noProof w:val="0"/>
        </w:rPr>
        <w:t>It is very important to remember where the customers can see the food service area, they will be making judgements about the quality of the food from the level of cleanliness they see in this area – keep it neat, keep it clean.</w:t>
      </w:r>
    </w:p>
    <w:p w:rsidR="00F12EEF" w:rsidRPr="00AF35DE" w:rsidRDefault="00F12EEF" w:rsidP="0014726A">
      <w:pPr>
        <w:pStyle w:val="Heading3"/>
      </w:pPr>
      <w:r w:rsidRPr="00AF35DE">
        <w:t xml:space="preserve">Follow cleaning schedules </w:t>
      </w:r>
    </w:p>
    <w:p w:rsidR="00F12EEF" w:rsidRPr="00AF35DE" w:rsidRDefault="00F12EEF" w:rsidP="00F12EEF">
      <w:pPr>
        <w:pStyle w:val="BodyCopy"/>
        <w:rPr>
          <w:rFonts w:ascii="HelveticaNeueLT Std Lt Cn" w:hAnsi="HelveticaNeueLT Std Lt Cn" w:cs="HelveticaNeueLT Std Lt Cn"/>
          <w:noProof w:val="0"/>
          <w:szCs w:val="22"/>
        </w:rPr>
      </w:pPr>
      <w:r w:rsidRPr="00AF35DE">
        <w:rPr>
          <w:rFonts w:ascii="HelveticaNeueLT Std Lt Cn" w:hAnsi="HelveticaNeueLT Std Lt Cn" w:cs="HelveticaNeueLT Std Lt Cn"/>
          <w:noProof w:val="0"/>
          <w:szCs w:val="22"/>
        </w:rPr>
        <w:t xml:space="preserve">An essential element of a Food Safety Plan is the establishment of a comprehensive ‘cleaning schedule’ which identifies every piece of food equipment and every food-related area that must be cleaned. </w:t>
      </w:r>
    </w:p>
    <w:p w:rsidR="00F12EEF" w:rsidRPr="00AF35DE" w:rsidRDefault="00F12EEF" w:rsidP="00F12EEF">
      <w:pPr>
        <w:pStyle w:val="BodyCopy"/>
        <w:rPr>
          <w:rFonts w:ascii="HelveticaNeueLT Std Lt Cn" w:hAnsi="HelveticaNeueLT Std Lt Cn" w:cs="HelveticaNeueLT Std Lt Cn"/>
          <w:noProof w:val="0"/>
          <w:szCs w:val="22"/>
        </w:rPr>
      </w:pPr>
      <w:r w:rsidRPr="00AF35DE">
        <w:rPr>
          <w:rFonts w:ascii="HelveticaNeueLT Std Lt Cn" w:hAnsi="HelveticaNeueLT Std Lt Cn" w:cs="HelveticaNeueLT Std Lt Cn"/>
          <w:noProof w:val="0"/>
          <w:szCs w:val="22"/>
        </w:rPr>
        <w:t xml:space="preserve">In addition, the cleaning schedule – also known as the ‘cleaning roster’ or the ‘cleaning program’ – allocates the cleaning task to: </w:t>
      </w:r>
    </w:p>
    <w:p w:rsidR="00F12EEF" w:rsidRPr="00AF35DE" w:rsidRDefault="00F12EEF" w:rsidP="0014726A">
      <w:pPr>
        <w:pStyle w:val="Bullet1"/>
      </w:pPr>
      <w:r w:rsidRPr="00AF35DE">
        <w:rPr>
          <w:b/>
        </w:rPr>
        <w:t>Who</w:t>
      </w:r>
      <w:r w:rsidRPr="00AF35DE">
        <w:t xml:space="preserve"> – a specified person – by their name and work role </w:t>
      </w:r>
    </w:p>
    <w:p w:rsidR="00F12EEF" w:rsidRPr="00AF35DE" w:rsidRDefault="00F12EEF" w:rsidP="0014726A">
      <w:pPr>
        <w:pStyle w:val="Bullet1"/>
      </w:pPr>
      <w:r w:rsidRPr="00AF35DE">
        <w:rPr>
          <w:b/>
        </w:rPr>
        <w:t>When</w:t>
      </w:r>
      <w:r w:rsidRPr="00AF35DE">
        <w:t xml:space="preserve"> – at a specified time – such as ‘after lunch’, ‘after dinner’, ‘as required during trade’ or ‘at the end of trade’ </w:t>
      </w:r>
    </w:p>
    <w:p w:rsidR="00F12EEF" w:rsidRPr="00AF35DE" w:rsidRDefault="00F12EEF" w:rsidP="0014726A">
      <w:pPr>
        <w:pStyle w:val="Bullet1"/>
      </w:pPr>
      <w:r w:rsidRPr="00AF35DE">
        <w:rPr>
          <w:b/>
        </w:rPr>
        <w:t>When</w:t>
      </w:r>
      <w:r w:rsidRPr="00AF35DE">
        <w:t xml:space="preserve"> – on specified days of the week – not everything will have to be cleaned every day </w:t>
      </w:r>
    </w:p>
    <w:p w:rsidR="00F12EEF" w:rsidRPr="00AF35DE" w:rsidRDefault="00F12EEF" w:rsidP="0014726A">
      <w:pPr>
        <w:pStyle w:val="Bullet1"/>
      </w:pPr>
      <w:r w:rsidRPr="00AF35DE">
        <w:rPr>
          <w:b/>
        </w:rPr>
        <w:t>How</w:t>
      </w:r>
      <w:r w:rsidRPr="00AF35DE">
        <w:t xml:space="preserve"> – sets out what should be done – by providing a detailed ‘How to clean’ set of instructions for each item and area to be cleaned </w:t>
      </w:r>
    </w:p>
    <w:p w:rsidR="00F12EEF" w:rsidRPr="00AF35DE" w:rsidRDefault="00F12EEF" w:rsidP="0014726A">
      <w:pPr>
        <w:pStyle w:val="Bullet1"/>
      </w:pPr>
      <w:r w:rsidRPr="00AF35DE">
        <w:rPr>
          <w:b/>
        </w:rPr>
        <w:t>What</w:t>
      </w:r>
      <w:r w:rsidRPr="00AF35DE">
        <w:t xml:space="preserve"> – should be used – detailing the chemicals and the physical equipmen</w:t>
      </w:r>
      <w:r w:rsidR="0014726A" w:rsidRPr="00AF35DE">
        <w:t>t needed to do the job properly.</w:t>
      </w:r>
    </w:p>
    <w:p w:rsidR="00F12EEF" w:rsidRPr="00AF35DE" w:rsidRDefault="00F12EEF" w:rsidP="00F12EEF">
      <w:pPr>
        <w:pStyle w:val="BodyCopy"/>
        <w:rPr>
          <w:noProof w:val="0"/>
        </w:rPr>
      </w:pPr>
      <w:r w:rsidRPr="00AF35DE">
        <w:rPr>
          <w:noProof w:val="0"/>
        </w:rPr>
        <w:t xml:space="preserve">Your cleaning schedule may also include ‘Why’ the item is to be cleaned, but this is not a prescribed requirement. </w:t>
      </w:r>
    </w:p>
    <w:p w:rsidR="00AC60AB" w:rsidRPr="00AF35DE" w:rsidRDefault="00F12EEF" w:rsidP="00F12EEF">
      <w:pPr>
        <w:pStyle w:val="BodyCopy"/>
        <w:rPr>
          <w:noProof w:val="0"/>
        </w:rPr>
      </w:pPr>
      <w:r w:rsidRPr="00AF35DE">
        <w:rPr>
          <w:noProof w:val="0"/>
        </w:rPr>
        <w:t xml:space="preserve">The allocation of cleaning jobs also enables a fairer method of allocating unpopular cleaning work. </w:t>
      </w:r>
    </w:p>
    <w:p w:rsidR="00F12EEF" w:rsidRPr="00AF35DE" w:rsidRDefault="00F12EEF" w:rsidP="00F12EEF">
      <w:pPr>
        <w:pStyle w:val="BodyCopy"/>
        <w:rPr>
          <w:noProof w:val="0"/>
        </w:rPr>
      </w:pPr>
      <w:r w:rsidRPr="00AF35DE">
        <w:rPr>
          <w:noProof w:val="0"/>
        </w:rPr>
        <w:t xml:space="preserve">The Food Safety Supervisor may be responsible for monitoring the cleaning schedule to ensure it is being complied with, and to revise and update it if it isn’t working as anticipated. </w:t>
      </w:r>
    </w:p>
    <w:p w:rsidR="0014726A" w:rsidRPr="00AF35DE" w:rsidRDefault="00F12EEF" w:rsidP="00FD39F6">
      <w:pPr>
        <w:pStyle w:val="BodyCopy"/>
        <w:rPr>
          <w:noProof w:val="0"/>
        </w:rPr>
      </w:pPr>
      <w:r w:rsidRPr="00AF35DE">
        <w:rPr>
          <w:noProof w:val="0"/>
        </w:rPr>
        <w:t xml:space="preserve">Cleaning in food premises must be carried out in such a way that a pattern is built up, ensuring all areas are covered by the cleaning schedule. </w:t>
      </w:r>
      <w:r w:rsidR="0014726A" w:rsidRPr="00AF35DE">
        <w:rPr>
          <w:noProof w:val="0"/>
        </w:rPr>
        <w:br w:type="page"/>
      </w:r>
    </w:p>
    <w:p w:rsidR="00F12EEF" w:rsidRPr="00AF35DE" w:rsidRDefault="00F12EEF" w:rsidP="00F12EEF">
      <w:pPr>
        <w:pStyle w:val="BodyCopy"/>
        <w:rPr>
          <w:noProof w:val="0"/>
        </w:rPr>
      </w:pPr>
      <w:r w:rsidRPr="00AF35DE">
        <w:rPr>
          <w:noProof w:val="0"/>
        </w:rPr>
        <w:lastRenderedPageBreak/>
        <w:t xml:space="preserve">As mentioned, some areas are cleaned daily, others weekly and still others less frequently – monthly and every three months in the case of, for example, cool rooms. </w:t>
      </w:r>
    </w:p>
    <w:p w:rsidR="00AC60AB" w:rsidRPr="00AF35DE" w:rsidRDefault="00F12EEF" w:rsidP="00F12EEF">
      <w:pPr>
        <w:pStyle w:val="BodyCopy"/>
        <w:rPr>
          <w:noProof w:val="0"/>
        </w:rPr>
      </w:pPr>
      <w:r w:rsidRPr="00AF35DE">
        <w:rPr>
          <w:noProof w:val="0"/>
        </w:rPr>
        <w:t xml:space="preserve">Putting this cleaning schedule in writing is the only way to ensure all areas are properly cleaned and sanitised as required. </w:t>
      </w:r>
    </w:p>
    <w:p w:rsidR="00F12EEF" w:rsidRPr="00AF35DE" w:rsidRDefault="00F12EEF" w:rsidP="00F12EEF">
      <w:pPr>
        <w:pStyle w:val="BodyCopy"/>
        <w:rPr>
          <w:noProof w:val="0"/>
        </w:rPr>
      </w:pPr>
      <w:r w:rsidRPr="00AF35DE">
        <w:rPr>
          <w:noProof w:val="0"/>
        </w:rPr>
        <w:t xml:space="preserve">The cleaning schedule must, of course, be supported by underpinning staff training, practice and supervision. </w:t>
      </w:r>
    </w:p>
    <w:p w:rsidR="00F12EEF" w:rsidRPr="00AF35DE" w:rsidRDefault="00FD39F6" w:rsidP="0014726A">
      <w:pPr>
        <w:pStyle w:val="Heading3"/>
      </w:pPr>
      <w:r w:rsidRPr="00AF35DE">
        <w:rPr>
          <w:noProof/>
        </w:rPr>
        <w:drawing>
          <wp:anchor distT="0" distB="0" distL="114300" distR="114300" simplePos="0" relativeHeight="251768832" behindDoc="0" locked="0" layoutInCell="1" allowOverlap="1">
            <wp:simplePos x="0" y="0"/>
            <wp:positionH relativeFrom="column">
              <wp:posOffset>3758565</wp:posOffset>
            </wp:positionH>
            <wp:positionV relativeFrom="paragraph">
              <wp:posOffset>348615</wp:posOffset>
            </wp:positionV>
            <wp:extent cx="1802765" cy="2333625"/>
            <wp:effectExtent l="19050" t="0" r="6985" b="9525"/>
            <wp:wrapSquare wrapText="bothSides"/>
            <wp:docPr id="61" name="Picture 60" descr="MP900422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989.JPG"/>
                    <pic:cNvPicPr/>
                  </pic:nvPicPr>
                  <pic:blipFill>
                    <a:blip r:embed="rId79" cstate="print"/>
                    <a:stretch>
                      <a:fillRect/>
                    </a:stretch>
                  </pic:blipFill>
                  <pic:spPr>
                    <a:xfrm>
                      <a:off x="0" y="0"/>
                      <a:ext cx="1802765" cy="2333625"/>
                    </a:xfrm>
                    <a:prstGeom prst="rect">
                      <a:avLst/>
                    </a:prstGeom>
                  </pic:spPr>
                </pic:pic>
              </a:graphicData>
            </a:graphic>
          </wp:anchor>
        </w:drawing>
      </w:r>
      <w:r w:rsidR="00F12EEF" w:rsidRPr="00AF35DE">
        <w:t xml:space="preserve">Further considerations </w:t>
      </w:r>
    </w:p>
    <w:p w:rsidR="00F12EEF" w:rsidRPr="00AF35DE" w:rsidRDefault="00F12EEF" w:rsidP="00F12EEF">
      <w:pPr>
        <w:pStyle w:val="BodyCopy"/>
        <w:rPr>
          <w:noProof w:val="0"/>
        </w:rPr>
      </w:pPr>
      <w:r w:rsidRPr="00AF35DE">
        <w:rPr>
          <w:noProof w:val="0"/>
        </w:rPr>
        <w:t xml:space="preserve">Management must police implementation of cleaning schedules to identify: </w:t>
      </w:r>
    </w:p>
    <w:p w:rsidR="00F12EEF" w:rsidRPr="00AF35DE" w:rsidRDefault="0014726A" w:rsidP="00F12EEF">
      <w:pPr>
        <w:pStyle w:val="Bullet1"/>
      </w:pPr>
      <w:r w:rsidRPr="00AF35DE">
        <w:t>I</w:t>
      </w:r>
      <w:r w:rsidR="00F12EEF" w:rsidRPr="00AF35DE">
        <w:t xml:space="preserve">f they are working or not – do they need modification? </w:t>
      </w:r>
    </w:p>
    <w:p w:rsidR="00F12EEF" w:rsidRPr="00AF35DE" w:rsidRDefault="00F12EEF" w:rsidP="00F12EEF">
      <w:pPr>
        <w:pStyle w:val="Bullet1"/>
      </w:pPr>
      <w:r w:rsidRPr="00AF35DE">
        <w:t xml:space="preserve">If enough time is being allocated to cleaning duties </w:t>
      </w:r>
    </w:p>
    <w:p w:rsidR="00F12EEF" w:rsidRPr="00AF35DE" w:rsidRDefault="00F12EEF" w:rsidP="00F12EEF">
      <w:pPr>
        <w:pStyle w:val="Bullet1"/>
      </w:pPr>
      <w:r w:rsidRPr="00AF35DE">
        <w:t xml:space="preserve">If further staff training is required </w:t>
      </w:r>
    </w:p>
    <w:p w:rsidR="00F12EEF" w:rsidRPr="00AF35DE" w:rsidRDefault="00F12EEF" w:rsidP="00F12EEF">
      <w:pPr>
        <w:pStyle w:val="Bullet1"/>
      </w:pPr>
      <w:r w:rsidRPr="00AF35DE">
        <w:t>If other, better or further</w:t>
      </w:r>
      <w:r w:rsidR="0014726A" w:rsidRPr="00AF35DE">
        <w:t xml:space="preserve"> cleaning equipment is required.</w:t>
      </w:r>
    </w:p>
    <w:p w:rsidR="00F12EEF" w:rsidRPr="00AF35DE" w:rsidRDefault="00F12EEF" w:rsidP="00F12EEF">
      <w:pPr>
        <w:pStyle w:val="BodyCopy"/>
        <w:rPr>
          <w:rFonts w:ascii="HelveticaNeueLT Std Lt Cn" w:eastAsiaTheme="minorEastAsia" w:hAnsi="HelveticaNeueLT Std Lt Cn" w:cs="HelveticaNeueLT Std Lt Cn"/>
          <w:noProof w:val="0"/>
          <w:color w:val="000000"/>
          <w:szCs w:val="22"/>
          <w:lang w:eastAsia="en-AU"/>
        </w:rPr>
      </w:pPr>
      <w:r w:rsidRPr="00AF35DE">
        <w:rPr>
          <w:rFonts w:ascii="HelveticaNeueLT Std Lt Cn" w:hAnsi="HelveticaNeueLT Std Lt Cn" w:cs="HelveticaNeueLT Std Lt Cn"/>
          <w:noProof w:val="0"/>
          <w:color w:val="000000"/>
          <w:szCs w:val="22"/>
        </w:rPr>
        <w:t>Remember hands must be washed after cleaning and before handling food, and cleaning schedules must be readily available so staff understand their cleaning responsibilities.</w:t>
      </w:r>
    </w:p>
    <w:p w:rsidR="00F12EEF" w:rsidRPr="00AF35DE" w:rsidRDefault="00F12EEF" w:rsidP="0014726A">
      <w:pPr>
        <w:pStyle w:val="Heading3"/>
      </w:pPr>
      <w:r w:rsidRPr="00AF35DE">
        <w:t xml:space="preserve">Weekly cleaning rosters </w:t>
      </w:r>
    </w:p>
    <w:p w:rsidR="00F12EEF" w:rsidRPr="00AF35DE" w:rsidRDefault="00F12EEF" w:rsidP="00F12EEF">
      <w:pPr>
        <w:pStyle w:val="BodyCopy"/>
        <w:rPr>
          <w:noProof w:val="0"/>
        </w:rPr>
      </w:pPr>
      <w:r w:rsidRPr="00AF35DE">
        <w:rPr>
          <w:noProof w:val="0"/>
        </w:rPr>
        <w:t xml:space="preserve">Elements of cleaning schedules will be common amongst all stores, but your cleaning schedule must be constructed to address your needs. </w:t>
      </w:r>
    </w:p>
    <w:p w:rsidR="00F12EEF" w:rsidRPr="00AF35DE" w:rsidRDefault="00F12EEF" w:rsidP="00F12EEF">
      <w:pPr>
        <w:pStyle w:val="BodyCopy"/>
        <w:rPr>
          <w:noProof w:val="0"/>
        </w:rPr>
      </w:pPr>
      <w:r w:rsidRPr="00AF35DE">
        <w:rPr>
          <w:noProof w:val="0"/>
        </w:rPr>
        <w:t xml:space="preserve">Below is an example of a weekly cleaning roster, allocating the cleaning of nominated areas and items to specific staff members: </w:t>
      </w:r>
    </w:p>
    <w:p w:rsidR="0014726A" w:rsidRPr="00AF35DE" w:rsidRDefault="0014726A">
      <w:r w:rsidRPr="00AF35DE">
        <w:rPr>
          <w:b/>
        </w:rPr>
        <w:br w:type="page"/>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1"/>
        <w:gridCol w:w="1044"/>
        <w:gridCol w:w="1046"/>
        <w:gridCol w:w="1048"/>
        <w:gridCol w:w="1045"/>
        <w:gridCol w:w="1017"/>
        <w:gridCol w:w="1040"/>
        <w:gridCol w:w="1118"/>
      </w:tblGrid>
      <w:tr w:rsidR="00F12EEF" w:rsidRPr="00AF35DE" w:rsidTr="0014726A">
        <w:trPr>
          <w:trHeight w:val="871"/>
          <w:tblHeader/>
        </w:trPr>
        <w:tc>
          <w:tcPr>
            <w:tcW w:w="8959" w:type="dxa"/>
            <w:gridSpan w:val="8"/>
            <w:shd w:val="clear" w:color="auto" w:fill="595959" w:themeFill="text1" w:themeFillTint="A6"/>
          </w:tcPr>
          <w:p w:rsidR="00F12EEF" w:rsidRPr="00AF35DE" w:rsidRDefault="00F12EEF" w:rsidP="00044293">
            <w:pPr>
              <w:pStyle w:val="TableHeading"/>
              <w:rPr>
                <w:noProof w:val="0"/>
              </w:rPr>
            </w:pPr>
            <w:r w:rsidRPr="00AF35DE">
              <w:rPr>
                <w:noProof w:val="0"/>
              </w:rPr>
              <w:lastRenderedPageBreak/>
              <w:t>After Lunch – Week Commencing: Staff responsible fo</w:t>
            </w:r>
            <w:r w:rsidR="0014726A" w:rsidRPr="00AF35DE">
              <w:rPr>
                <w:noProof w:val="0"/>
              </w:rPr>
              <w:t>r all cleaning as set out below:</w:t>
            </w:r>
          </w:p>
          <w:p w:rsidR="00F12EEF" w:rsidRPr="00AF35DE" w:rsidRDefault="00F12EEF" w:rsidP="00044293">
            <w:pPr>
              <w:pStyle w:val="TableHeading"/>
              <w:rPr>
                <w:noProof w:val="0"/>
              </w:rPr>
            </w:pPr>
            <w:r w:rsidRPr="00AF35DE">
              <w:rPr>
                <w:noProof w:val="0"/>
              </w:rPr>
              <w:t>P = Phys</w:t>
            </w:r>
            <w:r w:rsidR="0014726A" w:rsidRPr="00AF35DE">
              <w:rPr>
                <w:noProof w:val="0"/>
              </w:rPr>
              <w:t>ical cleaning such as scrubbing, D = Detergent must be used,</w:t>
            </w:r>
            <w:r w:rsidRPr="00AF35DE">
              <w:rPr>
                <w:noProof w:val="0"/>
              </w:rPr>
              <w:t xml:space="preserve"> S = Sanitiser must be use</w:t>
            </w:r>
            <w:r w:rsidR="0014726A" w:rsidRPr="00AF35DE">
              <w:rPr>
                <w:noProof w:val="0"/>
              </w:rPr>
              <w:t>d.</w:t>
            </w:r>
          </w:p>
          <w:p w:rsidR="006372DC" w:rsidRPr="00AF35DE" w:rsidRDefault="006372DC" w:rsidP="00044293">
            <w:pPr>
              <w:pStyle w:val="TableHeading"/>
              <w:rPr>
                <w:noProof w:val="0"/>
              </w:rPr>
            </w:pPr>
            <w:r w:rsidRPr="00AF35DE">
              <w:rPr>
                <w:noProof w:val="0"/>
              </w:rPr>
              <w:t>Cooks</w:t>
            </w:r>
            <w:r w:rsidR="0014726A" w:rsidRPr="00AF35DE">
              <w:rPr>
                <w:noProof w:val="0"/>
              </w:rPr>
              <w:t xml:space="preserve"> </w:t>
            </w:r>
            <w:r w:rsidRPr="00AF35DE">
              <w:rPr>
                <w:noProof w:val="0"/>
              </w:rPr>
              <w:t>=</w:t>
            </w:r>
            <w:r w:rsidR="0014726A" w:rsidRPr="00AF35DE">
              <w:rPr>
                <w:noProof w:val="0"/>
              </w:rPr>
              <w:t xml:space="preserve"> </w:t>
            </w:r>
            <w:r w:rsidRPr="00AF35DE">
              <w:rPr>
                <w:noProof w:val="0"/>
              </w:rPr>
              <w:t>C</w:t>
            </w:r>
            <w:r w:rsidR="0014726A" w:rsidRPr="00AF35DE">
              <w:rPr>
                <w:noProof w:val="0"/>
              </w:rPr>
              <w:tab/>
            </w:r>
            <w:r w:rsidRPr="00AF35DE">
              <w:rPr>
                <w:noProof w:val="0"/>
              </w:rPr>
              <w:t>Kitchen hand =</w:t>
            </w:r>
            <w:r w:rsidR="0014726A" w:rsidRPr="00AF35DE">
              <w:rPr>
                <w:noProof w:val="0"/>
              </w:rPr>
              <w:t xml:space="preserve"> </w:t>
            </w:r>
            <w:r w:rsidRPr="00AF35DE">
              <w:rPr>
                <w:noProof w:val="0"/>
              </w:rPr>
              <w:t>K/H</w:t>
            </w:r>
          </w:p>
        </w:tc>
      </w:tr>
      <w:tr w:rsidR="00F12EEF" w:rsidRPr="00AF35DE" w:rsidTr="0014726A">
        <w:trPr>
          <w:trHeight w:val="106"/>
          <w:tblHeader/>
        </w:trPr>
        <w:tc>
          <w:tcPr>
            <w:tcW w:w="1601"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Job </w:t>
            </w:r>
          </w:p>
        </w:tc>
        <w:tc>
          <w:tcPr>
            <w:tcW w:w="1044"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Mon </w:t>
            </w:r>
          </w:p>
        </w:tc>
        <w:tc>
          <w:tcPr>
            <w:tcW w:w="1046"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Tues </w:t>
            </w:r>
          </w:p>
        </w:tc>
        <w:tc>
          <w:tcPr>
            <w:tcW w:w="1048"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Wed </w:t>
            </w:r>
          </w:p>
        </w:tc>
        <w:tc>
          <w:tcPr>
            <w:tcW w:w="1045"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Thurs </w:t>
            </w:r>
          </w:p>
        </w:tc>
        <w:tc>
          <w:tcPr>
            <w:tcW w:w="1017"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Fri </w:t>
            </w:r>
          </w:p>
        </w:tc>
        <w:tc>
          <w:tcPr>
            <w:tcW w:w="1040"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Sat </w:t>
            </w:r>
          </w:p>
        </w:tc>
        <w:tc>
          <w:tcPr>
            <w:tcW w:w="1118"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Sun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Floors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John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John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John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John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John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w:t>
            </w:r>
          </w:p>
        </w:tc>
      </w:tr>
      <w:tr w:rsidR="00F12EEF" w:rsidRPr="00AF35DE" w:rsidTr="0014726A">
        <w:trPr>
          <w:trHeight w:val="201"/>
        </w:trPr>
        <w:tc>
          <w:tcPr>
            <w:tcW w:w="1601" w:type="dxa"/>
          </w:tcPr>
          <w:p w:rsidR="00F12EEF"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Prep </w:t>
            </w:r>
            <w:r w:rsidR="00F12EEF" w:rsidRPr="00AF35DE">
              <w:rPr>
                <w:rStyle w:val="A0"/>
                <w:rFonts w:ascii="Helvetica" w:hAnsi="Helvetica" w:cs="Calibri"/>
                <w:noProof w:val="0"/>
                <w:color w:val="auto"/>
                <w:sz w:val="20"/>
                <w:szCs w:val="16"/>
              </w:rPr>
              <w:t>Benches</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Grill Plates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Stick Blender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Rod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Robot Coupe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w:t>
            </w:r>
          </w:p>
        </w:tc>
      </w:tr>
      <w:tr w:rsidR="00F12EEF" w:rsidRPr="00AF35DE" w:rsidTr="0014726A">
        <w:trPr>
          <w:trHeight w:val="2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Kitchen Aid Blender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Bain-marie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Val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Val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Microwaves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Val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Val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Ovens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Bins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w:t>
            </w:r>
          </w:p>
        </w:tc>
      </w:tr>
      <w:tr w:rsidR="00F12EEF" w:rsidRPr="00AF35DE" w:rsidTr="0014726A">
        <w:trPr>
          <w:trHeight w:val="3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Sinks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c>
          <w:tcPr>
            <w:tcW w:w="1118" w:type="dxa"/>
          </w:tcPr>
          <w:p w:rsidR="00F12EEF" w:rsidRPr="00AF35DE" w:rsidRDefault="0045666D" w:rsidP="00FD39F6">
            <w:pPr>
              <w:pStyle w:val="TableText"/>
              <w:spacing w:before="60" w:after="60"/>
              <w:rPr>
                <w:noProof w:val="0"/>
              </w:rPr>
            </w:pPr>
            <w:r w:rsidRPr="00AF35DE">
              <w:rPr>
                <w:rStyle w:val="A0"/>
                <w:rFonts w:ascii="Helvetica" w:hAnsi="Helvetica" w:cs="Calibri"/>
                <w:noProof w:val="0"/>
                <w:color w:val="auto"/>
                <w:sz w:val="20"/>
                <w:szCs w:val="16"/>
              </w:rPr>
              <w:t xml:space="preserve">Fred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Utensils, etc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All staff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Hobart mixer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Salamander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w:t>
            </w:r>
          </w:p>
        </w:tc>
      </w:tr>
      <w:tr w:rsidR="00F12EEF"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6 Ring burner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Cas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Fred </w:t>
            </w:r>
          </w:p>
        </w:tc>
      </w:tr>
      <w:tr w:rsidR="006372DC" w:rsidRPr="00AF35DE" w:rsidTr="0014726A">
        <w:trPr>
          <w:trHeight w:val="101"/>
        </w:trPr>
        <w:tc>
          <w:tcPr>
            <w:tcW w:w="1601"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Fryer </w:t>
            </w:r>
          </w:p>
        </w:tc>
        <w:tc>
          <w:tcPr>
            <w:tcW w:w="1044" w:type="dxa"/>
          </w:tcPr>
          <w:p w:rsidR="006372DC" w:rsidRPr="00AF35DE" w:rsidRDefault="006372DC" w:rsidP="00FD39F6">
            <w:pPr>
              <w:pStyle w:val="TableText"/>
              <w:spacing w:before="60" w:after="60"/>
              <w:rPr>
                <w:noProof w:val="0"/>
              </w:rPr>
            </w:pPr>
          </w:p>
        </w:tc>
        <w:tc>
          <w:tcPr>
            <w:tcW w:w="1046" w:type="dxa"/>
          </w:tcPr>
          <w:p w:rsidR="006372DC" w:rsidRPr="00AF35DE" w:rsidRDefault="006372DC" w:rsidP="00FD39F6">
            <w:pPr>
              <w:pStyle w:val="TableText"/>
              <w:spacing w:before="60" w:after="60"/>
              <w:rPr>
                <w:noProof w:val="0"/>
              </w:rPr>
            </w:pPr>
          </w:p>
        </w:tc>
        <w:tc>
          <w:tcPr>
            <w:tcW w:w="1048" w:type="dxa"/>
          </w:tcPr>
          <w:p w:rsidR="006372DC" w:rsidRPr="00AF35DE" w:rsidRDefault="006372DC" w:rsidP="00FD39F6">
            <w:pPr>
              <w:pStyle w:val="TableText"/>
              <w:spacing w:before="60" w:after="60"/>
              <w:rPr>
                <w:noProof w:val="0"/>
              </w:rPr>
            </w:pPr>
          </w:p>
        </w:tc>
        <w:tc>
          <w:tcPr>
            <w:tcW w:w="1045"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Kitchen hand </w:t>
            </w:r>
          </w:p>
        </w:tc>
        <w:tc>
          <w:tcPr>
            <w:tcW w:w="1017" w:type="dxa"/>
          </w:tcPr>
          <w:p w:rsidR="006372DC" w:rsidRPr="00AF35DE" w:rsidRDefault="006372DC" w:rsidP="00FD39F6">
            <w:pPr>
              <w:pStyle w:val="TableText"/>
              <w:spacing w:before="60" w:after="60"/>
              <w:rPr>
                <w:noProof w:val="0"/>
              </w:rPr>
            </w:pPr>
          </w:p>
        </w:tc>
        <w:tc>
          <w:tcPr>
            <w:tcW w:w="1040" w:type="dxa"/>
          </w:tcPr>
          <w:p w:rsidR="006372DC" w:rsidRPr="00AF35DE" w:rsidRDefault="006372DC" w:rsidP="00FD39F6">
            <w:pPr>
              <w:pStyle w:val="TableText"/>
              <w:spacing w:before="60" w:after="60"/>
              <w:rPr>
                <w:noProof w:val="0"/>
              </w:rPr>
            </w:pPr>
          </w:p>
        </w:tc>
        <w:tc>
          <w:tcPr>
            <w:tcW w:w="1118"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r>
      <w:tr w:rsidR="006372DC" w:rsidRPr="00AF35DE" w:rsidTr="0014726A">
        <w:trPr>
          <w:trHeight w:val="101"/>
        </w:trPr>
        <w:tc>
          <w:tcPr>
            <w:tcW w:w="1601"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Shelves </w:t>
            </w:r>
          </w:p>
        </w:tc>
        <w:tc>
          <w:tcPr>
            <w:tcW w:w="1044" w:type="dxa"/>
          </w:tcPr>
          <w:p w:rsidR="006372DC" w:rsidRPr="00AF35DE" w:rsidRDefault="006372DC" w:rsidP="00FD39F6">
            <w:pPr>
              <w:pStyle w:val="TableText"/>
              <w:spacing w:before="60" w:after="60"/>
              <w:rPr>
                <w:noProof w:val="0"/>
              </w:rPr>
            </w:pPr>
          </w:p>
        </w:tc>
        <w:tc>
          <w:tcPr>
            <w:tcW w:w="1046" w:type="dxa"/>
          </w:tcPr>
          <w:p w:rsidR="006372DC" w:rsidRPr="00AF35DE" w:rsidRDefault="006372DC" w:rsidP="00FD39F6">
            <w:pPr>
              <w:pStyle w:val="TableText"/>
              <w:spacing w:before="60" w:after="60"/>
              <w:rPr>
                <w:noProof w:val="0"/>
              </w:rPr>
            </w:pPr>
          </w:p>
        </w:tc>
        <w:tc>
          <w:tcPr>
            <w:tcW w:w="1048" w:type="dxa"/>
          </w:tcPr>
          <w:p w:rsidR="006372DC" w:rsidRPr="00AF35DE" w:rsidRDefault="006372DC" w:rsidP="00FD39F6">
            <w:pPr>
              <w:pStyle w:val="TableText"/>
              <w:spacing w:before="60" w:after="60"/>
              <w:rPr>
                <w:noProof w:val="0"/>
              </w:rPr>
            </w:pPr>
          </w:p>
        </w:tc>
        <w:tc>
          <w:tcPr>
            <w:tcW w:w="1045" w:type="dxa"/>
          </w:tcPr>
          <w:p w:rsidR="006372DC" w:rsidRPr="00AF35DE" w:rsidRDefault="006372DC" w:rsidP="00FD39F6">
            <w:pPr>
              <w:pStyle w:val="TableText"/>
              <w:spacing w:before="60" w:after="60"/>
              <w:rPr>
                <w:noProof w:val="0"/>
              </w:rPr>
            </w:pPr>
          </w:p>
        </w:tc>
        <w:tc>
          <w:tcPr>
            <w:tcW w:w="1017" w:type="dxa"/>
          </w:tcPr>
          <w:p w:rsidR="006372DC" w:rsidRPr="00AF35DE" w:rsidRDefault="006372DC" w:rsidP="00FD39F6">
            <w:pPr>
              <w:pStyle w:val="TableText"/>
              <w:spacing w:before="60" w:after="60"/>
              <w:rPr>
                <w:noProof w:val="0"/>
              </w:rPr>
            </w:pPr>
          </w:p>
        </w:tc>
        <w:tc>
          <w:tcPr>
            <w:tcW w:w="1040" w:type="dxa"/>
          </w:tcPr>
          <w:p w:rsidR="006372DC" w:rsidRPr="00AF35DE" w:rsidRDefault="006372DC" w:rsidP="00FD39F6">
            <w:pPr>
              <w:pStyle w:val="TableText"/>
              <w:spacing w:before="60" w:after="60"/>
              <w:rPr>
                <w:noProof w:val="0"/>
              </w:rPr>
            </w:pPr>
          </w:p>
        </w:tc>
        <w:tc>
          <w:tcPr>
            <w:tcW w:w="1118"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r>
      <w:tr w:rsidR="006372DC" w:rsidRPr="00AF35DE" w:rsidTr="0014726A">
        <w:trPr>
          <w:trHeight w:val="101"/>
        </w:trPr>
        <w:tc>
          <w:tcPr>
            <w:tcW w:w="1601"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Coolroom </w:t>
            </w:r>
          </w:p>
        </w:tc>
        <w:tc>
          <w:tcPr>
            <w:tcW w:w="1044" w:type="dxa"/>
          </w:tcPr>
          <w:p w:rsidR="006372DC" w:rsidRPr="00AF35DE" w:rsidRDefault="006372DC" w:rsidP="00FD39F6">
            <w:pPr>
              <w:pStyle w:val="TableText"/>
              <w:spacing w:before="60" w:after="60"/>
              <w:rPr>
                <w:noProof w:val="0"/>
              </w:rPr>
            </w:pPr>
          </w:p>
        </w:tc>
        <w:tc>
          <w:tcPr>
            <w:tcW w:w="1046" w:type="dxa"/>
          </w:tcPr>
          <w:p w:rsidR="006372DC" w:rsidRPr="00AF35DE" w:rsidRDefault="006372DC" w:rsidP="00FD39F6">
            <w:pPr>
              <w:pStyle w:val="TableText"/>
              <w:spacing w:before="60" w:after="60"/>
              <w:rPr>
                <w:noProof w:val="0"/>
              </w:rPr>
            </w:pPr>
          </w:p>
        </w:tc>
        <w:tc>
          <w:tcPr>
            <w:tcW w:w="1048" w:type="dxa"/>
          </w:tcPr>
          <w:p w:rsidR="006372DC" w:rsidRPr="00AF35DE" w:rsidRDefault="006372DC" w:rsidP="00FD39F6">
            <w:pPr>
              <w:pStyle w:val="TableText"/>
              <w:spacing w:before="60" w:after="60"/>
              <w:rPr>
                <w:noProof w:val="0"/>
              </w:rPr>
            </w:pPr>
          </w:p>
        </w:tc>
        <w:tc>
          <w:tcPr>
            <w:tcW w:w="1045" w:type="dxa"/>
          </w:tcPr>
          <w:p w:rsidR="006372DC" w:rsidRPr="00AF35DE" w:rsidRDefault="006372DC" w:rsidP="00FD39F6">
            <w:pPr>
              <w:pStyle w:val="TableText"/>
              <w:spacing w:before="60" w:after="60"/>
              <w:rPr>
                <w:noProof w:val="0"/>
              </w:rPr>
            </w:pPr>
          </w:p>
        </w:tc>
        <w:tc>
          <w:tcPr>
            <w:tcW w:w="1017" w:type="dxa"/>
          </w:tcPr>
          <w:p w:rsidR="006372DC" w:rsidRPr="00AF35DE" w:rsidRDefault="006372DC" w:rsidP="00FD39F6">
            <w:pPr>
              <w:pStyle w:val="TableText"/>
              <w:spacing w:before="60" w:after="60"/>
              <w:rPr>
                <w:noProof w:val="0"/>
              </w:rPr>
            </w:pPr>
          </w:p>
        </w:tc>
        <w:tc>
          <w:tcPr>
            <w:tcW w:w="1040" w:type="dxa"/>
          </w:tcPr>
          <w:p w:rsidR="006372DC" w:rsidRPr="00AF35DE" w:rsidRDefault="006372DC" w:rsidP="00FD39F6">
            <w:pPr>
              <w:pStyle w:val="TableText"/>
              <w:spacing w:before="60" w:after="60"/>
              <w:rPr>
                <w:noProof w:val="0"/>
              </w:rPr>
            </w:pPr>
          </w:p>
        </w:tc>
        <w:tc>
          <w:tcPr>
            <w:tcW w:w="1118" w:type="dxa"/>
          </w:tcPr>
          <w:p w:rsidR="006372DC" w:rsidRPr="00AF35DE" w:rsidRDefault="006372DC" w:rsidP="00FD39F6">
            <w:pPr>
              <w:pStyle w:val="TableText"/>
              <w:spacing w:before="60" w:after="60"/>
              <w:rPr>
                <w:noProof w:val="0"/>
              </w:rPr>
            </w:pPr>
            <w:r w:rsidRPr="00AF35DE">
              <w:rPr>
                <w:rStyle w:val="A0"/>
                <w:rFonts w:ascii="Helvetica" w:hAnsi="Helvetica" w:cs="Calibri"/>
                <w:noProof w:val="0"/>
                <w:color w:val="auto"/>
                <w:sz w:val="20"/>
                <w:szCs w:val="16"/>
              </w:rPr>
              <w:t xml:space="preserve">Fred PDS </w:t>
            </w:r>
          </w:p>
        </w:tc>
      </w:tr>
      <w:tr w:rsidR="006372DC" w:rsidRPr="00AF35DE" w:rsidTr="0014726A">
        <w:trPr>
          <w:trHeight w:val="2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Dishwashing machine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Mary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Tom PDS </w:t>
            </w:r>
          </w:p>
        </w:tc>
      </w:tr>
      <w:tr w:rsidR="006372DC" w:rsidRPr="00AF35DE" w:rsidTr="0014726A">
        <w:trPr>
          <w:trHeight w:val="2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Cappuccino machine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r>
      <w:tr w:rsidR="006372DC" w:rsidRPr="00AF35DE" w:rsidTr="0014726A">
        <w:trPr>
          <w:trHeight w:val="101"/>
        </w:trPr>
        <w:tc>
          <w:tcPr>
            <w:tcW w:w="1601"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Coffee grinder </w:t>
            </w:r>
          </w:p>
        </w:tc>
        <w:tc>
          <w:tcPr>
            <w:tcW w:w="1044"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6"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5"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17"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Bob PDS </w:t>
            </w:r>
          </w:p>
        </w:tc>
        <w:tc>
          <w:tcPr>
            <w:tcW w:w="1040"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c>
          <w:tcPr>
            <w:tcW w:w="1118" w:type="dxa"/>
          </w:tcPr>
          <w:p w:rsidR="00F12EEF" w:rsidRPr="00AF35DE" w:rsidRDefault="00F12EEF" w:rsidP="00FD39F6">
            <w:pPr>
              <w:pStyle w:val="TableText"/>
              <w:spacing w:before="60" w:after="60"/>
              <w:rPr>
                <w:noProof w:val="0"/>
              </w:rPr>
            </w:pPr>
            <w:r w:rsidRPr="00AF35DE">
              <w:rPr>
                <w:rStyle w:val="A0"/>
                <w:rFonts w:ascii="Helvetica" w:hAnsi="Helvetica" w:cs="Calibri"/>
                <w:noProof w:val="0"/>
                <w:color w:val="auto"/>
                <w:sz w:val="20"/>
                <w:szCs w:val="16"/>
              </w:rPr>
              <w:t xml:space="preserve">Gary PDS </w:t>
            </w:r>
          </w:p>
        </w:tc>
      </w:tr>
    </w:tbl>
    <w:p w:rsidR="00F12EEF" w:rsidRPr="00AF35DE" w:rsidRDefault="00F12EEF">
      <w:pPr>
        <w:rPr>
          <w:rFonts w:ascii="Chevin-Thin" w:hAnsi="Chevin-Thin" w:cs="Chevin-Thin"/>
          <w:color w:val="000000"/>
          <w:sz w:val="24"/>
          <w:szCs w:val="24"/>
        </w:rPr>
      </w:pPr>
    </w:p>
    <w:p w:rsidR="00F12EEF" w:rsidRPr="00AF35DE" w:rsidRDefault="00F12EEF" w:rsidP="00FD39F6">
      <w:pPr>
        <w:pStyle w:val="Heading3"/>
        <w:spacing w:after="120"/>
      </w:pPr>
      <w:r w:rsidRPr="00AF35DE">
        <w:t xml:space="preserve">Workplace cleaning instructions </w:t>
      </w:r>
    </w:p>
    <w:p w:rsidR="00F12EEF" w:rsidRPr="00AF35DE" w:rsidRDefault="00F12EEF" w:rsidP="00FD39F6">
      <w:pPr>
        <w:pStyle w:val="BodyCopy"/>
        <w:spacing w:after="120"/>
        <w:rPr>
          <w:noProof w:val="0"/>
        </w:rPr>
      </w:pPr>
      <w:r w:rsidRPr="00AF35DE">
        <w:rPr>
          <w:noProof w:val="0"/>
        </w:rPr>
        <w:t xml:space="preserve">Every establishment should have a set of workplace cleaning instructions to cover all the areas to be cleaned and sanitised – as new equipment is brought on-line, it must be added to this set. </w:t>
      </w:r>
    </w:p>
    <w:p w:rsidR="00F12EEF" w:rsidRPr="00AF35DE" w:rsidRDefault="00F12EEF" w:rsidP="00FD39F6">
      <w:pPr>
        <w:pStyle w:val="BodyCopy"/>
        <w:spacing w:after="120"/>
        <w:rPr>
          <w:noProof w:val="0"/>
        </w:rPr>
      </w:pPr>
      <w:r w:rsidRPr="00AF35DE">
        <w:rPr>
          <w:noProof w:val="0"/>
        </w:rPr>
        <w:t xml:space="preserve">The following examples are presented as an indicative guide only. </w:t>
      </w:r>
    </w:p>
    <w:p w:rsidR="00F12EEF" w:rsidRPr="00AF35DE" w:rsidRDefault="00F12EEF" w:rsidP="00FD39F6">
      <w:pPr>
        <w:pStyle w:val="BodyCopy"/>
        <w:spacing w:after="120"/>
        <w:rPr>
          <w:noProof w:val="0"/>
        </w:rPr>
      </w:pPr>
      <w:r w:rsidRPr="00AF35DE">
        <w:rPr>
          <w:noProof w:val="0"/>
        </w:rPr>
        <w:t xml:space="preserve">You will have to develop your own cleaning instructions with reference to manufacturer’s instructions, personal preferences, the chemicals used and the cleaning products available. </w:t>
      </w:r>
    </w:p>
    <w:p w:rsidR="00F12EEF" w:rsidRPr="00AF35DE" w:rsidRDefault="00F12EEF" w:rsidP="0014726A">
      <w:pPr>
        <w:pStyle w:val="Heading3"/>
      </w:pPr>
      <w:r w:rsidRPr="00AF35DE">
        <w:t xml:space="preserve">Cleaning the kitchen floor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36"/>
        <w:gridCol w:w="5023"/>
      </w:tblGrid>
      <w:tr w:rsidR="00F12EEF" w:rsidRPr="00AF35DE" w:rsidTr="004A2095">
        <w:trPr>
          <w:trHeight w:val="130"/>
        </w:trPr>
        <w:tc>
          <w:tcPr>
            <w:tcW w:w="3936"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Job description </w:t>
            </w:r>
          </w:p>
        </w:tc>
        <w:tc>
          <w:tcPr>
            <w:tcW w:w="5023"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Kitchen floor </w:t>
            </w:r>
          </w:p>
        </w:tc>
      </w:tr>
      <w:tr w:rsidR="00F12EEF" w:rsidRPr="00AF35DE" w:rsidTr="004A2095">
        <w:trPr>
          <w:trHeight w:val="887"/>
        </w:trPr>
        <w:tc>
          <w:tcPr>
            <w:tcW w:w="3936" w:type="dxa"/>
          </w:tcPr>
          <w:p w:rsidR="00F12EEF" w:rsidRPr="00AF35DE" w:rsidRDefault="00F12EEF" w:rsidP="00044293">
            <w:pPr>
              <w:pStyle w:val="TableTextBold"/>
              <w:rPr>
                <w:noProof w:val="0"/>
              </w:rPr>
            </w:pPr>
            <w:r w:rsidRPr="00AF35DE">
              <w:rPr>
                <w:noProof w:val="0"/>
              </w:rPr>
              <w:t xml:space="preserve">Method – How to clean </w:t>
            </w:r>
          </w:p>
        </w:tc>
        <w:tc>
          <w:tcPr>
            <w:tcW w:w="5023" w:type="dxa"/>
          </w:tcPr>
          <w:p w:rsidR="00F12EEF" w:rsidRPr="00AF35DE" w:rsidRDefault="00F12EEF" w:rsidP="004A2095">
            <w:pPr>
              <w:pStyle w:val="TableBullet1"/>
              <w:rPr>
                <w:noProof w:val="0"/>
              </w:rPr>
            </w:pPr>
            <w:r w:rsidRPr="00AF35DE">
              <w:rPr>
                <w:noProof w:val="0"/>
              </w:rPr>
              <w:t>Physically pick up large items of rubbish, scraps, equipment, etc</w:t>
            </w:r>
          </w:p>
          <w:p w:rsidR="00F12EEF" w:rsidRPr="00AF35DE" w:rsidRDefault="00F12EEF" w:rsidP="004A2095">
            <w:pPr>
              <w:pStyle w:val="TableBullet1"/>
              <w:rPr>
                <w:noProof w:val="0"/>
              </w:rPr>
            </w:pPr>
            <w:r w:rsidRPr="00AF35DE">
              <w:rPr>
                <w:noProof w:val="0"/>
              </w:rPr>
              <w:t>Sweep and spot clean identifiable problem areas such as trodden on food items</w:t>
            </w:r>
          </w:p>
          <w:p w:rsidR="00F12EEF" w:rsidRPr="00AF35DE" w:rsidRDefault="00F12EEF" w:rsidP="004A2095">
            <w:pPr>
              <w:pStyle w:val="TableBullet1"/>
              <w:rPr>
                <w:noProof w:val="0"/>
              </w:rPr>
            </w:pPr>
            <w:r w:rsidRPr="00AF35DE">
              <w:rPr>
                <w:noProof w:val="0"/>
              </w:rPr>
              <w:t>Hose down with hot water and foaming gun and squeegee</w:t>
            </w:r>
          </w:p>
          <w:p w:rsidR="00F12EEF" w:rsidRPr="00AF35DE" w:rsidRDefault="00F12EEF" w:rsidP="004A2095">
            <w:pPr>
              <w:pStyle w:val="TableBullet1"/>
              <w:rPr>
                <w:noProof w:val="0"/>
              </w:rPr>
            </w:pPr>
            <w:r w:rsidRPr="00AF35DE">
              <w:rPr>
                <w:noProof w:val="0"/>
              </w:rPr>
              <w:t>Hose again and squeegee again</w:t>
            </w:r>
          </w:p>
          <w:p w:rsidR="00F12EEF" w:rsidRPr="00AF35DE" w:rsidRDefault="00F12EEF" w:rsidP="004A2095">
            <w:pPr>
              <w:pStyle w:val="TableBullet1"/>
              <w:rPr>
                <w:noProof w:val="0"/>
              </w:rPr>
            </w:pPr>
            <w:r w:rsidRPr="00AF35DE">
              <w:rPr>
                <w:noProof w:val="0"/>
              </w:rPr>
              <w:t>Allow to air dry</w:t>
            </w:r>
            <w:r w:rsidR="004A2095" w:rsidRPr="00AF35DE">
              <w:rPr>
                <w:noProof w:val="0"/>
              </w:rPr>
              <w:t>.</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t xml:space="preserve">Frequency – How often </w:t>
            </w:r>
          </w:p>
        </w:tc>
        <w:tc>
          <w:tcPr>
            <w:tcW w:w="5023" w:type="dxa"/>
          </w:tcPr>
          <w:p w:rsidR="00F12EEF" w:rsidRPr="00AF35DE" w:rsidRDefault="00F12EEF" w:rsidP="00044293">
            <w:pPr>
              <w:pStyle w:val="TableText"/>
              <w:rPr>
                <w:noProof w:val="0"/>
              </w:rPr>
            </w:pPr>
            <w:r w:rsidRPr="00AF35DE">
              <w:rPr>
                <w:noProof w:val="0"/>
              </w:rPr>
              <w:t>At the end of each service session, plus as required during trade</w:t>
            </w:r>
            <w:r w:rsidR="004A2095" w:rsidRPr="00AF35DE">
              <w:rPr>
                <w:noProof w:val="0"/>
              </w:rPr>
              <w:t>.</w:t>
            </w:r>
          </w:p>
        </w:tc>
      </w:tr>
      <w:tr w:rsidR="00F12EEF" w:rsidRPr="00AF35DE" w:rsidTr="004A2095">
        <w:trPr>
          <w:trHeight w:val="729"/>
        </w:trPr>
        <w:tc>
          <w:tcPr>
            <w:tcW w:w="3936" w:type="dxa"/>
          </w:tcPr>
          <w:p w:rsidR="00F12EEF" w:rsidRPr="00AF35DE" w:rsidRDefault="00F12EEF" w:rsidP="00044293">
            <w:pPr>
              <w:pStyle w:val="TableTextBold"/>
              <w:rPr>
                <w:noProof w:val="0"/>
              </w:rPr>
            </w:pPr>
            <w:r w:rsidRPr="00AF35DE">
              <w:rPr>
                <w:noProof w:val="0"/>
              </w:rPr>
              <w:t xml:space="preserve">Equipment and chemicals used </w:t>
            </w:r>
          </w:p>
        </w:tc>
        <w:tc>
          <w:tcPr>
            <w:tcW w:w="5023" w:type="dxa"/>
          </w:tcPr>
          <w:p w:rsidR="00F12EEF" w:rsidRPr="00AF35DE" w:rsidRDefault="00F12EEF" w:rsidP="004A2095">
            <w:pPr>
              <w:pStyle w:val="TableBullet1"/>
              <w:rPr>
                <w:noProof w:val="0"/>
              </w:rPr>
            </w:pPr>
            <w:r w:rsidRPr="00AF35DE">
              <w:rPr>
                <w:noProof w:val="0"/>
              </w:rPr>
              <w:t xml:space="preserve">Broom </w:t>
            </w:r>
          </w:p>
          <w:p w:rsidR="00F12EEF" w:rsidRPr="00AF35DE" w:rsidRDefault="00F12EEF" w:rsidP="004A2095">
            <w:pPr>
              <w:pStyle w:val="TableBullet1"/>
              <w:rPr>
                <w:noProof w:val="0"/>
              </w:rPr>
            </w:pPr>
            <w:r w:rsidRPr="00AF35DE">
              <w:rPr>
                <w:noProof w:val="0"/>
              </w:rPr>
              <w:t xml:space="preserve">Scraper </w:t>
            </w:r>
          </w:p>
          <w:p w:rsidR="00F12EEF" w:rsidRPr="00AF35DE" w:rsidRDefault="00F12EEF" w:rsidP="004A2095">
            <w:pPr>
              <w:pStyle w:val="TableBullet1"/>
              <w:rPr>
                <w:noProof w:val="0"/>
              </w:rPr>
            </w:pPr>
            <w:r w:rsidRPr="00AF35DE">
              <w:rPr>
                <w:noProof w:val="0"/>
              </w:rPr>
              <w:t xml:space="preserve">Pressure hose – connected to hot water, auto-feed XYZ detergent and foaming gun </w:t>
            </w:r>
          </w:p>
          <w:p w:rsidR="00F12EEF" w:rsidRPr="00AF35DE" w:rsidRDefault="00F12EEF" w:rsidP="004A2095">
            <w:pPr>
              <w:pStyle w:val="TableBullet1"/>
              <w:rPr>
                <w:noProof w:val="0"/>
              </w:rPr>
            </w:pPr>
            <w:r w:rsidRPr="00AF35DE">
              <w:rPr>
                <w:noProof w:val="0"/>
              </w:rPr>
              <w:t>Squeegee</w:t>
            </w:r>
            <w:r w:rsidR="004A2095" w:rsidRPr="00AF35DE">
              <w:rPr>
                <w:noProof w:val="0"/>
              </w:rPr>
              <w:t>.</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t xml:space="preserve">Responsibility – Who will clean </w:t>
            </w:r>
          </w:p>
        </w:tc>
        <w:tc>
          <w:tcPr>
            <w:tcW w:w="5023" w:type="dxa"/>
          </w:tcPr>
          <w:p w:rsidR="00F12EEF" w:rsidRPr="00AF35DE" w:rsidRDefault="00F12EEF" w:rsidP="00044293">
            <w:pPr>
              <w:pStyle w:val="TableText"/>
              <w:rPr>
                <w:noProof w:val="0"/>
              </w:rPr>
            </w:pPr>
            <w:r w:rsidRPr="00AF35DE">
              <w:rPr>
                <w:noProof w:val="0"/>
              </w:rPr>
              <w:t xml:space="preserve">Kitchenhand – Joe </w:t>
            </w:r>
          </w:p>
        </w:tc>
      </w:tr>
    </w:tbl>
    <w:p w:rsidR="00F12EEF" w:rsidRPr="00AF35DE" w:rsidRDefault="000452CB" w:rsidP="0014726A">
      <w:pPr>
        <w:pStyle w:val="Heading3"/>
      </w:pPr>
      <w:r w:rsidRPr="00AF35DE">
        <w:t>Cleaning a Bain-M</w:t>
      </w:r>
      <w:r w:rsidR="00F12EEF" w:rsidRPr="00AF35DE">
        <w:t xml:space="preserve">arie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36"/>
        <w:gridCol w:w="5023"/>
      </w:tblGrid>
      <w:tr w:rsidR="00F12EEF" w:rsidRPr="00AF35DE" w:rsidTr="004A2095">
        <w:trPr>
          <w:trHeight w:val="130"/>
        </w:trPr>
        <w:tc>
          <w:tcPr>
            <w:tcW w:w="3936"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Job description </w:t>
            </w:r>
          </w:p>
        </w:tc>
        <w:tc>
          <w:tcPr>
            <w:tcW w:w="5023"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Bain-marie </w:t>
            </w:r>
          </w:p>
        </w:tc>
      </w:tr>
      <w:tr w:rsidR="00F12EEF" w:rsidRPr="00AF35DE" w:rsidTr="004A2095">
        <w:trPr>
          <w:trHeight w:val="859"/>
        </w:trPr>
        <w:tc>
          <w:tcPr>
            <w:tcW w:w="3936" w:type="dxa"/>
          </w:tcPr>
          <w:p w:rsidR="00F12EEF" w:rsidRPr="00AF35DE" w:rsidRDefault="00F12EEF" w:rsidP="00044293">
            <w:pPr>
              <w:pStyle w:val="TableTextBold"/>
              <w:rPr>
                <w:noProof w:val="0"/>
              </w:rPr>
            </w:pPr>
            <w:r w:rsidRPr="00AF35DE">
              <w:rPr>
                <w:noProof w:val="0"/>
              </w:rPr>
              <w:t xml:space="preserve">Method – How to clean </w:t>
            </w:r>
          </w:p>
        </w:tc>
        <w:tc>
          <w:tcPr>
            <w:tcW w:w="5023" w:type="dxa"/>
          </w:tcPr>
          <w:p w:rsidR="00F12EEF" w:rsidRPr="00AF35DE" w:rsidRDefault="000452CB" w:rsidP="004A2095">
            <w:pPr>
              <w:pStyle w:val="TableBullet1"/>
              <w:rPr>
                <w:noProof w:val="0"/>
              </w:rPr>
            </w:pPr>
            <w:r w:rsidRPr="00AF35DE">
              <w:rPr>
                <w:noProof w:val="0"/>
              </w:rPr>
              <w:t>Remove Bain-M</w:t>
            </w:r>
            <w:r w:rsidR="00F12EEF" w:rsidRPr="00AF35DE">
              <w:rPr>
                <w:noProof w:val="0"/>
              </w:rPr>
              <w:t xml:space="preserve">arie trays and wash them in sink using XYZ detergent and hot water, rinse and sanitise with undiluted XYZ </w:t>
            </w:r>
          </w:p>
          <w:p w:rsidR="00F12EEF" w:rsidRPr="00AF35DE" w:rsidRDefault="00F12EEF" w:rsidP="004A2095">
            <w:pPr>
              <w:pStyle w:val="TableBullet1"/>
              <w:rPr>
                <w:noProof w:val="0"/>
              </w:rPr>
            </w:pPr>
            <w:r w:rsidRPr="00AF35DE">
              <w:rPr>
                <w:noProof w:val="0"/>
              </w:rPr>
              <w:t xml:space="preserve">Rinse and allow to air dry </w:t>
            </w:r>
          </w:p>
          <w:p w:rsidR="00F12EEF" w:rsidRPr="00AF35DE" w:rsidRDefault="00F12EEF" w:rsidP="004A2095">
            <w:pPr>
              <w:pStyle w:val="TableBullet1"/>
              <w:rPr>
                <w:noProof w:val="0"/>
              </w:rPr>
            </w:pPr>
            <w:r w:rsidRPr="00AF35DE">
              <w:rPr>
                <w:noProof w:val="0"/>
              </w:rPr>
              <w:t xml:space="preserve">Wash main unit using XYZ detergent and hot water, rinse and sanitise with undiluted XYZ </w:t>
            </w:r>
          </w:p>
          <w:p w:rsidR="00F12EEF" w:rsidRPr="00AF35DE" w:rsidRDefault="00F12EEF" w:rsidP="004A2095">
            <w:pPr>
              <w:pStyle w:val="TableBullet1"/>
              <w:rPr>
                <w:noProof w:val="0"/>
              </w:rPr>
            </w:pPr>
            <w:r w:rsidRPr="00AF35DE">
              <w:rPr>
                <w:noProof w:val="0"/>
              </w:rPr>
              <w:t xml:space="preserve">Rinse and allow to air dry </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t xml:space="preserve">Frequency – How often </w:t>
            </w:r>
          </w:p>
        </w:tc>
        <w:tc>
          <w:tcPr>
            <w:tcW w:w="5023" w:type="dxa"/>
          </w:tcPr>
          <w:p w:rsidR="00F12EEF" w:rsidRPr="00AF35DE" w:rsidRDefault="00F12EEF" w:rsidP="00044293">
            <w:pPr>
              <w:pStyle w:val="TableText"/>
              <w:rPr>
                <w:noProof w:val="0"/>
              </w:rPr>
            </w:pPr>
            <w:r w:rsidRPr="00AF35DE">
              <w:rPr>
                <w:noProof w:val="0"/>
              </w:rPr>
              <w:t>At the end of each service session</w:t>
            </w:r>
            <w:r w:rsidR="004A2095" w:rsidRPr="00AF35DE">
              <w:rPr>
                <w:noProof w:val="0"/>
              </w:rPr>
              <w:t>.</w:t>
            </w:r>
          </w:p>
        </w:tc>
      </w:tr>
      <w:tr w:rsidR="00F12EEF" w:rsidRPr="00AF35DE" w:rsidTr="004A2095">
        <w:trPr>
          <w:trHeight w:val="441"/>
        </w:trPr>
        <w:tc>
          <w:tcPr>
            <w:tcW w:w="3936" w:type="dxa"/>
          </w:tcPr>
          <w:p w:rsidR="00F12EEF" w:rsidRPr="00AF35DE" w:rsidRDefault="00F12EEF" w:rsidP="00044293">
            <w:pPr>
              <w:pStyle w:val="TableTextBold"/>
              <w:rPr>
                <w:noProof w:val="0"/>
              </w:rPr>
            </w:pPr>
            <w:r w:rsidRPr="00AF35DE">
              <w:rPr>
                <w:noProof w:val="0"/>
              </w:rPr>
              <w:t xml:space="preserve">Equipment and chemicals used </w:t>
            </w:r>
          </w:p>
        </w:tc>
        <w:tc>
          <w:tcPr>
            <w:tcW w:w="5023" w:type="dxa"/>
          </w:tcPr>
          <w:p w:rsidR="00F12EEF" w:rsidRPr="00AF35DE" w:rsidRDefault="00F12EEF" w:rsidP="004A2095">
            <w:pPr>
              <w:pStyle w:val="TableBullet1"/>
              <w:rPr>
                <w:noProof w:val="0"/>
              </w:rPr>
            </w:pPr>
            <w:r w:rsidRPr="00AF35DE">
              <w:rPr>
                <w:noProof w:val="0"/>
              </w:rPr>
              <w:t xml:space="preserve">Cleaning cloth </w:t>
            </w:r>
          </w:p>
          <w:p w:rsidR="00F12EEF" w:rsidRPr="00AF35DE" w:rsidRDefault="00F12EEF" w:rsidP="004A2095">
            <w:pPr>
              <w:pStyle w:val="TableBullet1"/>
              <w:rPr>
                <w:noProof w:val="0"/>
              </w:rPr>
            </w:pPr>
            <w:r w:rsidRPr="00AF35DE">
              <w:rPr>
                <w:noProof w:val="0"/>
              </w:rPr>
              <w:t xml:space="preserve">XYZ detergent – diluted 50:1 in sink </w:t>
            </w:r>
          </w:p>
          <w:p w:rsidR="00F12EEF" w:rsidRPr="00AF35DE" w:rsidRDefault="00F12EEF" w:rsidP="004A2095">
            <w:pPr>
              <w:pStyle w:val="TableBullet1"/>
              <w:rPr>
                <w:noProof w:val="0"/>
              </w:rPr>
            </w:pPr>
            <w:r w:rsidRPr="00AF35DE">
              <w:rPr>
                <w:noProof w:val="0"/>
              </w:rPr>
              <w:lastRenderedPageBreak/>
              <w:t>XYZ s</w:t>
            </w:r>
            <w:r w:rsidR="004A2095" w:rsidRPr="00AF35DE">
              <w:rPr>
                <w:noProof w:val="0"/>
              </w:rPr>
              <w:t>anitiser – neat in spray bottle.</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lastRenderedPageBreak/>
              <w:t xml:space="preserve">Responsibility – Who will clean </w:t>
            </w:r>
          </w:p>
        </w:tc>
        <w:tc>
          <w:tcPr>
            <w:tcW w:w="5023" w:type="dxa"/>
          </w:tcPr>
          <w:p w:rsidR="00F12EEF" w:rsidRPr="00AF35DE" w:rsidRDefault="00F12EEF" w:rsidP="00044293">
            <w:pPr>
              <w:pStyle w:val="TableText"/>
              <w:rPr>
                <w:noProof w:val="0"/>
              </w:rPr>
            </w:pPr>
            <w:r w:rsidRPr="00AF35DE">
              <w:rPr>
                <w:noProof w:val="0"/>
              </w:rPr>
              <w:t xml:space="preserve">Trainee – Graeme </w:t>
            </w:r>
          </w:p>
        </w:tc>
      </w:tr>
    </w:tbl>
    <w:p w:rsidR="00F12EEF" w:rsidRPr="00AF35DE" w:rsidRDefault="00F12EEF" w:rsidP="0014726A">
      <w:pPr>
        <w:pStyle w:val="Heading3"/>
      </w:pPr>
      <w:r w:rsidRPr="00AF35DE">
        <w:t>Cleaning a microwave</w:t>
      </w:r>
      <w:r w:rsidR="000452CB" w:rsidRPr="00AF35DE">
        <w:t xml:space="preserve"> oven</w:t>
      </w:r>
      <w:r w:rsidRPr="00AF35DE">
        <w:t xml:space="preserve">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936"/>
        <w:gridCol w:w="5023"/>
      </w:tblGrid>
      <w:tr w:rsidR="00F12EEF" w:rsidRPr="00AF35DE" w:rsidTr="004A2095">
        <w:trPr>
          <w:trHeight w:val="130"/>
        </w:trPr>
        <w:tc>
          <w:tcPr>
            <w:tcW w:w="3936"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Job description </w:t>
            </w:r>
          </w:p>
        </w:tc>
        <w:tc>
          <w:tcPr>
            <w:tcW w:w="5023" w:type="dxa"/>
            <w:shd w:val="clear" w:color="auto" w:fill="595959" w:themeFill="text1" w:themeFillTint="A6"/>
          </w:tcPr>
          <w:p w:rsidR="00F12EEF" w:rsidRPr="00AF35DE" w:rsidRDefault="00F12EEF" w:rsidP="00044293">
            <w:pPr>
              <w:pStyle w:val="TableHeading"/>
              <w:rPr>
                <w:noProof w:val="0"/>
              </w:rPr>
            </w:pPr>
            <w:r w:rsidRPr="00AF35DE">
              <w:rPr>
                <w:noProof w:val="0"/>
              </w:rPr>
              <w:t xml:space="preserve">Microwave </w:t>
            </w:r>
            <w:r w:rsidR="000452CB" w:rsidRPr="00AF35DE">
              <w:rPr>
                <w:noProof w:val="0"/>
              </w:rPr>
              <w:t>Oven</w:t>
            </w:r>
          </w:p>
        </w:tc>
      </w:tr>
      <w:tr w:rsidR="00F12EEF" w:rsidRPr="00AF35DE" w:rsidTr="004A2095">
        <w:trPr>
          <w:trHeight w:val="599"/>
        </w:trPr>
        <w:tc>
          <w:tcPr>
            <w:tcW w:w="3936" w:type="dxa"/>
          </w:tcPr>
          <w:p w:rsidR="00F12EEF" w:rsidRPr="00AF35DE" w:rsidRDefault="00F12EEF" w:rsidP="00044293">
            <w:pPr>
              <w:pStyle w:val="TableTextBold"/>
              <w:rPr>
                <w:noProof w:val="0"/>
              </w:rPr>
            </w:pPr>
            <w:r w:rsidRPr="00AF35DE">
              <w:rPr>
                <w:noProof w:val="0"/>
              </w:rPr>
              <w:t xml:space="preserve">Method – How to clean </w:t>
            </w:r>
          </w:p>
        </w:tc>
        <w:tc>
          <w:tcPr>
            <w:tcW w:w="5023" w:type="dxa"/>
          </w:tcPr>
          <w:p w:rsidR="00F12EEF" w:rsidRPr="00AF35DE" w:rsidRDefault="00F12EEF" w:rsidP="004A2095">
            <w:pPr>
              <w:pStyle w:val="TableBullet1"/>
              <w:rPr>
                <w:noProof w:val="0"/>
              </w:rPr>
            </w:pPr>
            <w:r w:rsidRPr="00AF35DE">
              <w:rPr>
                <w:noProof w:val="0"/>
              </w:rPr>
              <w:t xml:space="preserve">Wipe away loose debris with a clean cloth </w:t>
            </w:r>
          </w:p>
          <w:p w:rsidR="00F12EEF" w:rsidRPr="00AF35DE" w:rsidRDefault="00F12EEF" w:rsidP="004A2095">
            <w:pPr>
              <w:pStyle w:val="TableBullet1"/>
              <w:rPr>
                <w:noProof w:val="0"/>
              </w:rPr>
            </w:pPr>
            <w:r w:rsidRPr="00AF35DE">
              <w:rPr>
                <w:noProof w:val="0"/>
              </w:rPr>
              <w:t xml:space="preserve">Spot clean identifiable problem areas </w:t>
            </w:r>
          </w:p>
          <w:p w:rsidR="00F12EEF" w:rsidRPr="00AF35DE" w:rsidRDefault="00F12EEF" w:rsidP="004A2095">
            <w:pPr>
              <w:pStyle w:val="TableBullet1"/>
              <w:rPr>
                <w:noProof w:val="0"/>
              </w:rPr>
            </w:pPr>
            <w:r w:rsidRPr="00AF35DE">
              <w:rPr>
                <w:noProof w:val="0"/>
              </w:rPr>
              <w:t xml:space="preserve">Wash with XYZ detergent and hot water, rinse and sanitise with undiluted XYZ </w:t>
            </w:r>
          </w:p>
          <w:p w:rsidR="00F12EEF" w:rsidRPr="00AF35DE" w:rsidRDefault="00F12EEF" w:rsidP="004A2095">
            <w:pPr>
              <w:pStyle w:val="TableBullet1"/>
              <w:rPr>
                <w:noProof w:val="0"/>
              </w:rPr>
            </w:pPr>
            <w:r w:rsidRPr="00AF35DE">
              <w:rPr>
                <w:noProof w:val="0"/>
              </w:rPr>
              <w:t>Rinse and</w:t>
            </w:r>
            <w:r w:rsidR="004A2095" w:rsidRPr="00AF35DE">
              <w:rPr>
                <w:noProof w:val="0"/>
              </w:rPr>
              <w:t xml:space="preserve"> allow to air dry.</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t xml:space="preserve">Frequency – How often </w:t>
            </w:r>
          </w:p>
        </w:tc>
        <w:tc>
          <w:tcPr>
            <w:tcW w:w="5023" w:type="dxa"/>
          </w:tcPr>
          <w:p w:rsidR="00F12EEF" w:rsidRPr="00AF35DE" w:rsidRDefault="00F12EEF" w:rsidP="00044293">
            <w:pPr>
              <w:pStyle w:val="TableText"/>
              <w:rPr>
                <w:noProof w:val="0"/>
              </w:rPr>
            </w:pPr>
            <w:r w:rsidRPr="00AF35DE">
              <w:rPr>
                <w:noProof w:val="0"/>
              </w:rPr>
              <w:t xml:space="preserve">At the end of each service session, plus as required during trade </w:t>
            </w:r>
          </w:p>
        </w:tc>
      </w:tr>
      <w:tr w:rsidR="00F12EEF" w:rsidRPr="00AF35DE" w:rsidTr="004A2095">
        <w:trPr>
          <w:trHeight w:val="441"/>
        </w:trPr>
        <w:tc>
          <w:tcPr>
            <w:tcW w:w="3936" w:type="dxa"/>
          </w:tcPr>
          <w:p w:rsidR="00F12EEF" w:rsidRPr="00AF35DE" w:rsidRDefault="00F12EEF" w:rsidP="00044293">
            <w:pPr>
              <w:pStyle w:val="TableTextBold"/>
              <w:rPr>
                <w:noProof w:val="0"/>
              </w:rPr>
            </w:pPr>
            <w:r w:rsidRPr="00AF35DE">
              <w:rPr>
                <w:noProof w:val="0"/>
              </w:rPr>
              <w:t xml:space="preserve">Equipment and chemicals used </w:t>
            </w:r>
          </w:p>
        </w:tc>
        <w:tc>
          <w:tcPr>
            <w:tcW w:w="5023" w:type="dxa"/>
          </w:tcPr>
          <w:p w:rsidR="00F12EEF" w:rsidRPr="00AF35DE" w:rsidRDefault="00F12EEF" w:rsidP="004A2095">
            <w:pPr>
              <w:pStyle w:val="TableBullet1"/>
              <w:rPr>
                <w:noProof w:val="0"/>
              </w:rPr>
            </w:pPr>
            <w:r w:rsidRPr="00AF35DE">
              <w:rPr>
                <w:noProof w:val="0"/>
              </w:rPr>
              <w:t xml:space="preserve">Cleaning cloth </w:t>
            </w:r>
          </w:p>
          <w:p w:rsidR="00F12EEF" w:rsidRPr="00AF35DE" w:rsidRDefault="00F12EEF" w:rsidP="004A2095">
            <w:pPr>
              <w:pStyle w:val="TableBullet1"/>
              <w:rPr>
                <w:noProof w:val="0"/>
              </w:rPr>
            </w:pPr>
            <w:r w:rsidRPr="00AF35DE">
              <w:rPr>
                <w:noProof w:val="0"/>
              </w:rPr>
              <w:t xml:space="preserve">XYZ detergent – diluted 100:1 in sink </w:t>
            </w:r>
          </w:p>
          <w:p w:rsidR="00F12EEF" w:rsidRPr="00AF35DE" w:rsidRDefault="00F12EEF" w:rsidP="004A2095">
            <w:pPr>
              <w:pStyle w:val="TableBullet1"/>
              <w:rPr>
                <w:noProof w:val="0"/>
              </w:rPr>
            </w:pPr>
            <w:r w:rsidRPr="00AF35DE">
              <w:rPr>
                <w:noProof w:val="0"/>
              </w:rPr>
              <w:t xml:space="preserve">XYZ sanitiser – neat in spray bottle </w:t>
            </w:r>
          </w:p>
        </w:tc>
      </w:tr>
      <w:tr w:rsidR="00F12EEF" w:rsidRPr="00AF35DE" w:rsidTr="004A2095">
        <w:trPr>
          <w:trHeight w:val="254"/>
        </w:trPr>
        <w:tc>
          <w:tcPr>
            <w:tcW w:w="3936" w:type="dxa"/>
          </w:tcPr>
          <w:p w:rsidR="00F12EEF" w:rsidRPr="00AF35DE" w:rsidRDefault="00F12EEF" w:rsidP="00044293">
            <w:pPr>
              <w:pStyle w:val="TableTextBold"/>
              <w:rPr>
                <w:noProof w:val="0"/>
              </w:rPr>
            </w:pPr>
            <w:r w:rsidRPr="00AF35DE">
              <w:rPr>
                <w:noProof w:val="0"/>
              </w:rPr>
              <w:t xml:space="preserve">Responsibility – Who will clean </w:t>
            </w:r>
          </w:p>
        </w:tc>
        <w:tc>
          <w:tcPr>
            <w:tcW w:w="5023" w:type="dxa"/>
          </w:tcPr>
          <w:p w:rsidR="00F12EEF" w:rsidRPr="00AF35DE" w:rsidRDefault="00F12EEF" w:rsidP="00044293">
            <w:pPr>
              <w:pStyle w:val="TableText"/>
              <w:rPr>
                <w:noProof w:val="0"/>
              </w:rPr>
            </w:pPr>
            <w:r w:rsidRPr="00AF35DE">
              <w:rPr>
                <w:noProof w:val="0"/>
              </w:rPr>
              <w:t xml:space="preserve">Second Chef – Tom </w:t>
            </w:r>
          </w:p>
        </w:tc>
      </w:tr>
    </w:tbl>
    <w:p w:rsidR="00F12EEF" w:rsidRPr="00AF35DE" w:rsidRDefault="004A2095" w:rsidP="004A2095">
      <w:pPr>
        <w:pStyle w:val="BodyCopy"/>
        <w:rPr>
          <w:noProof w:val="0"/>
        </w:rPr>
      </w:pPr>
      <w:r w:rsidRPr="00AF35DE">
        <w:rPr>
          <w:noProof w:val="0"/>
        </w:rPr>
        <w:br/>
      </w:r>
      <w:r w:rsidR="00F12EEF" w:rsidRPr="00AF35DE">
        <w:rPr>
          <w:noProof w:val="0"/>
        </w:rPr>
        <w:t xml:space="preserve">Remember – the above cleaning procedures are generally applicable for items as listed. Always follow manufacturer’s instructions. </w:t>
      </w:r>
    </w:p>
    <w:p w:rsidR="00F12EEF" w:rsidRPr="00AF35DE" w:rsidRDefault="00F12EEF" w:rsidP="004A2095">
      <w:pPr>
        <w:pStyle w:val="BodyCopy"/>
        <w:rPr>
          <w:noProof w:val="0"/>
        </w:rPr>
      </w:pPr>
      <w:r w:rsidRPr="00AF35DE">
        <w:rPr>
          <w:noProof w:val="0"/>
        </w:rPr>
        <w:t xml:space="preserve">The above schedule also acknowledges not everything is required to be cleaned daily, or at the end of each service session. You will have no doubt noticed some areas are cleaned weekly, monthly or every three months. </w:t>
      </w:r>
    </w:p>
    <w:p w:rsidR="00F12EEF" w:rsidRPr="00AF35DE" w:rsidRDefault="00F12EEF" w:rsidP="004A2095">
      <w:pPr>
        <w:pStyle w:val="BodyCopy"/>
        <w:rPr>
          <w:noProof w:val="0"/>
        </w:rPr>
      </w:pPr>
      <w:r w:rsidRPr="00AF35DE">
        <w:rPr>
          <w:noProof w:val="0"/>
        </w:rPr>
        <w:t xml:space="preserve">Some areas, such as grease traps, and filters above deep fat-fryers, ranges and hot plates, are cleaned using an outside contractor. </w:t>
      </w:r>
    </w:p>
    <w:p w:rsidR="008D480E" w:rsidRPr="00AF35DE" w:rsidRDefault="00A3365F" w:rsidP="004A2095">
      <w:pPr>
        <w:pStyle w:val="BodyCopy"/>
        <w:rPr>
          <w:noProof w:val="0"/>
        </w:rPr>
      </w:pPr>
      <w:r w:rsidRPr="00AF35DE">
        <w:rPr>
          <w:lang w:eastAsia="en-AU"/>
        </w:rPr>
        <w:drawing>
          <wp:anchor distT="0" distB="0" distL="114300" distR="114300" simplePos="0" relativeHeight="251769856" behindDoc="0" locked="0" layoutInCell="1" allowOverlap="1">
            <wp:simplePos x="0" y="0"/>
            <wp:positionH relativeFrom="column">
              <wp:posOffset>2019300</wp:posOffset>
            </wp:positionH>
            <wp:positionV relativeFrom="paragraph">
              <wp:posOffset>566420</wp:posOffset>
            </wp:positionV>
            <wp:extent cx="1783080" cy="2676525"/>
            <wp:effectExtent l="19050" t="0" r="7620" b="0"/>
            <wp:wrapSquare wrapText="bothSides"/>
            <wp:docPr id="62" name="Picture 61" descr="Microw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wave.JPG"/>
                    <pic:cNvPicPr/>
                  </pic:nvPicPr>
                  <pic:blipFill>
                    <a:blip r:embed="rId80" cstate="print"/>
                    <a:stretch>
                      <a:fillRect/>
                    </a:stretch>
                  </pic:blipFill>
                  <pic:spPr>
                    <a:xfrm>
                      <a:off x="0" y="0"/>
                      <a:ext cx="1783080" cy="2676525"/>
                    </a:xfrm>
                    <a:prstGeom prst="rect">
                      <a:avLst/>
                    </a:prstGeom>
                  </pic:spPr>
                </pic:pic>
              </a:graphicData>
            </a:graphic>
          </wp:anchor>
        </w:drawing>
      </w:r>
      <w:r w:rsidR="00F12EEF" w:rsidRPr="00AF35DE">
        <w:rPr>
          <w:noProof w:val="0"/>
        </w:rPr>
        <w:t>Note: You are required to read and follow the protocols laid down in your store Food Safety Plan where they differ from the above</w:t>
      </w:r>
      <w:r w:rsidRPr="00AF35DE">
        <w:rPr>
          <w:noProof w:val="0"/>
        </w:rPr>
        <w:t>.</w:t>
      </w:r>
      <w:r w:rsidR="008D480E" w:rsidRPr="00AF35DE">
        <w:rPr>
          <w:noProof w:val="0"/>
        </w:rPr>
        <w:br w:type="page"/>
      </w:r>
    </w:p>
    <w:p w:rsidR="008D480E" w:rsidRPr="00AF35DE" w:rsidRDefault="00B66FC4" w:rsidP="008D480E">
      <w:pPr>
        <w:pStyle w:val="Heading2"/>
      </w:pPr>
      <w:r w:rsidRPr="00AF35DE">
        <w:lastRenderedPageBreak/>
        <w:t>4</w:t>
      </w:r>
      <w:r w:rsidR="008D480E" w:rsidRPr="00AF35DE">
        <w:t>.2</w:t>
      </w:r>
      <w:r w:rsidR="008D480E" w:rsidRPr="00AF35DE">
        <w:tab/>
      </w:r>
      <w:fldSimple w:instr=" REF  Criteria42 ">
        <w:sdt>
          <w:sdtPr>
            <w:rPr>
              <w:highlight w:val="yellow"/>
            </w:rPr>
            <w:alias w:val="Criteria 4.2"/>
            <w:tag w:val="Criteria 4.2"/>
            <w:id w:val="1179645"/>
            <w:lock w:val="sdtLocked"/>
            <w:placeholder>
              <w:docPart w:val="740140637FA04E35B3687E4C542615B3"/>
            </w:placeholder>
          </w:sdtPr>
          <w:sdtContent>
            <w:r w:rsidR="00AF35DE" w:rsidRPr="00AF35DE">
              <w:t>Undertake stock control and reordering processes</w:t>
            </w:r>
          </w:sdtContent>
        </w:sdt>
      </w:fldSimple>
    </w:p>
    <w:p w:rsidR="008D480E" w:rsidRPr="00AF35DE" w:rsidRDefault="008D480E" w:rsidP="0014726A">
      <w:pPr>
        <w:pStyle w:val="Heading3"/>
      </w:pPr>
      <w:r w:rsidRPr="00AF35DE">
        <w:t>Introduction</w:t>
      </w:r>
    </w:p>
    <w:p w:rsidR="007D2F9B" w:rsidRPr="00AF35DE" w:rsidRDefault="007D2F9B" w:rsidP="007D2F9B">
      <w:pPr>
        <w:pStyle w:val="BodyCopy"/>
        <w:rPr>
          <w:noProof w:val="0"/>
        </w:rPr>
      </w:pPr>
      <w:r w:rsidRPr="00AF35DE">
        <w:rPr>
          <w:noProof w:val="0"/>
        </w:rPr>
        <w:t xml:space="preserve">The monitoring of stock is a standard practice in every food outlet. </w:t>
      </w:r>
    </w:p>
    <w:p w:rsidR="007D2F9B" w:rsidRPr="00AF35DE" w:rsidRDefault="007D2F9B" w:rsidP="0014726A">
      <w:pPr>
        <w:pStyle w:val="Heading3"/>
      </w:pPr>
      <w:r w:rsidRPr="00AF35DE">
        <w:t xml:space="preserve">Monitoring stock </w:t>
      </w:r>
    </w:p>
    <w:p w:rsidR="007D2F9B" w:rsidRPr="00AF35DE" w:rsidRDefault="007D2F9B" w:rsidP="007D2F9B">
      <w:pPr>
        <w:pStyle w:val="BodyCopy"/>
        <w:rPr>
          <w:noProof w:val="0"/>
        </w:rPr>
      </w:pPr>
      <w:r w:rsidRPr="00AF35DE">
        <w:rPr>
          <w:noProof w:val="0"/>
        </w:rPr>
        <w:t>Businesses need to monitor food sto</w:t>
      </w:r>
      <w:r w:rsidR="004A2095" w:rsidRPr="00AF35DE">
        <w:rPr>
          <w:noProof w:val="0"/>
        </w:rPr>
        <w:t>cks for many reasons including:</w:t>
      </w:r>
    </w:p>
    <w:p w:rsidR="007D2F9B" w:rsidRPr="00AF35DE" w:rsidRDefault="007D2F9B" w:rsidP="007D2F9B">
      <w:pPr>
        <w:pStyle w:val="Bullet1"/>
      </w:pPr>
      <w:r w:rsidRPr="00AF35DE">
        <w:t xml:space="preserve">To ensure the security of products </w:t>
      </w:r>
    </w:p>
    <w:p w:rsidR="007D2F9B" w:rsidRPr="00AF35DE" w:rsidRDefault="007D2F9B" w:rsidP="007D2F9B">
      <w:pPr>
        <w:pStyle w:val="Bullet1"/>
      </w:pPr>
      <w:r w:rsidRPr="00AF35DE">
        <w:t xml:space="preserve">To help determine profitability and business performance figures </w:t>
      </w:r>
    </w:p>
    <w:p w:rsidR="007D2F9B" w:rsidRPr="00AF35DE" w:rsidRDefault="007D2F9B" w:rsidP="007D2F9B">
      <w:pPr>
        <w:pStyle w:val="Bullet1"/>
      </w:pPr>
      <w:r w:rsidRPr="00AF35DE">
        <w:t xml:space="preserve">To ensure proper stock rotation and guard against wastage through stock loss </w:t>
      </w:r>
    </w:p>
    <w:p w:rsidR="007D2F9B" w:rsidRPr="00AF35DE" w:rsidRDefault="00A3365F" w:rsidP="007D2F9B">
      <w:pPr>
        <w:pStyle w:val="Bullet1"/>
      </w:pPr>
      <w:r w:rsidRPr="00AF35DE">
        <w:rPr>
          <w:noProof/>
          <w:lang w:eastAsia="en-AU"/>
        </w:rPr>
        <w:drawing>
          <wp:anchor distT="0" distB="0" distL="114300" distR="114300" simplePos="0" relativeHeight="251770880" behindDoc="0" locked="0" layoutInCell="1" allowOverlap="1">
            <wp:simplePos x="0" y="0"/>
            <wp:positionH relativeFrom="column">
              <wp:posOffset>3863340</wp:posOffset>
            </wp:positionH>
            <wp:positionV relativeFrom="paragraph">
              <wp:posOffset>73660</wp:posOffset>
            </wp:positionV>
            <wp:extent cx="1711325" cy="2219325"/>
            <wp:effectExtent l="19050" t="0" r="3175" b="0"/>
            <wp:wrapSquare wrapText="bothSides"/>
            <wp:docPr id="63" name="Picture 62" descr="Delive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 man.jpg"/>
                    <pic:cNvPicPr/>
                  </pic:nvPicPr>
                  <pic:blipFill>
                    <a:blip r:embed="rId81" cstate="print"/>
                    <a:stretch>
                      <a:fillRect/>
                    </a:stretch>
                  </pic:blipFill>
                  <pic:spPr>
                    <a:xfrm>
                      <a:off x="0" y="0"/>
                      <a:ext cx="1711325" cy="2219325"/>
                    </a:xfrm>
                    <a:prstGeom prst="rect">
                      <a:avLst/>
                    </a:prstGeom>
                  </pic:spPr>
                </pic:pic>
              </a:graphicData>
            </a:graphic>
          </wp:anchor>
        </w:drawing>
      </w:r>
      <w:r w:rsidR="007D2F9B" w:rsidRPr="00AF35DE">
        <w:t xml:space="preserve">To identify fast and slow moving lines </w:t>
      </w:r>
    </w:p>
    <w:p w:rsidR="007D2F9B" w:rsidRPr="00AF35DE" w:rsidRDefault="007D2F9B" w:rsidP="007D2F9B">
      <w:pPr>
        <w:pStyle w:val="Bullet1"/>
      </w:pPr>
      <w:r w:rsidRPr="00AF35DE">
        <w:t>To dete</w:t>
      </w:r>
      <w:r w:rsidR="004A2095" w:rsidRPr="00AF35DE">
        <w:t>rmine re-order times and levels.</w:t>
      </w:r>
    </w:p>
    <w:p w:rsidR="007D2F9B" w:rsidRPr="00AF35DE" w:rsidRDefault="007D2F9B" w:rsidP="007D2F9B">
      <w:pPr>
        <w:pStyle w:val="BodyCopy"/>
        <w:rPr>
          <w:noProof w:val="0"/>
        </w:rPr>
      </w:pPr>
      <w:r w:rsidRPr="00AF35DE">
        <w:rPr>
          <w:noProof w:val="0"/>
        </w:rPr>
        <w:t>It is part of operating any fast food outlet that you develop a ‘working knowledge’ of what stock you have ‘on han</w:t>
      </w:r>
      <w:r w:rsidR="004A2095" w:rsidRPr="00AF35DE">
        <w:rPr>
          <w:noProof w:val="0"/>
        </w:rPr>
        <w:t>d’ at any one time.</w:t>
      </w:r>
    </w:p>
    <w:p w:rsidR="007D2F9B" w:rsidRPr="00AF35DE" w:rsidRDefault="007D2F9B" w:rsidP="007D2F9B">
      <w:pPr>
        <w:pStyle w:val="BodyCopy"/>
        <w:rPr>
          <w:noProof w:val="0"/>
        </w:rPr>
      </w:pPr>
      <w:r w:rsidRPr="00AF35DE">
        <w:rPr>
          <w:noProof w:val="0"/>
        </w:rPr>
        <w:t>This know</w:t>
      </w:r>
      <w:r w:rsidR="004A2095" w:rsidRPr="00AF35DE">
        <w:rPr>
          <w:noProof w:val="0"/>
        </w:rPr>
        <w:t>ledge should extend to knowing:</w:t>
      </w:r>
    </w:p>
    <w:p w:rsidR="007D2F9B" w:rsidRPr="00AF35DE" w:rsidRDefault="007D2F9B" w:rsidP="007D2F9B">
      <w:pPr>
        <w:pStyle w:val="Bullet1"/>
      </w:pPr>
      <w:r w:rsidRPr="00AF35DE">
        <w:t xml:space="preserve">What sort of stock is available </w:t>
      </w:r>
    </w:p>
    <w:p w:rsidR="007D2F9B" w:rsidRPr="00AF35DE" w:rsidRDefault="007D2F9B" w:rsidP="007D2F9B">
      <w:pPr>
        <w:pStyle w:val="Bullet1"/>
      </w:pPr>
      <w:r w:rsidRPr="00AF35DE">
        <w:t xml:space="preserve">How much of each item is in stock </w:t>
      </w:r>
    </w:p>
    <w:p w:rsidR="007D2F9B" w:rsidRPr="00AF35DE" w:rsidRDefault="007D2F9B" w:rsidP="007D2F9B">
      <w:pPr>
        <w:pStyle w:val="Bullet1"/>
      </w:pPr>
      <w:r w:rsidRPr="00AF35DE">
        <w:t xml:space="preserve">Where each item is ordered from </w:t>
      </w:r>
    </w:p>
    <w:p w:rsidR="007D2F9B" w:rsidRPr="00AF35DE" w:rsidRDefault="007D2F9B" w:rsidP="007D2F9B">
      <w:pPr>
        <w:pStyle w:val="Bullet1"/>
      </w:pPr>
      <w:r w:rsidRPr="00AF35DE">
        <w:t xml:space="preserve">How to order each item </w:t>
      </w:r>
    </w:p>
    <w:p w:rsidR="007D2F9B" w:rsidRPr="00AF35DE" w:rsidRDefault="007D2F9B" w:rsidP="007D2F9B">
      <w:pPr>
        <w:pStyle w:val="Bullet1"/>
      </w:pPr>
      <w:r w:rsidRPr="00AF35DE">
        <w:t xml:space="preserve">The sizes and quantities of stock normally ordered </w:t>
      </w:r>
    </w:p>
    <w:p w:rsidR="007D2F9B" w:rsidRPr="00AF35DE" w:rsidRDefault="007D2F9B" w:rsidP="007D2F9B">
      <w:pPr>
        <w:pStyle w:val="Bullet1"/>
      </w:pPr>
      <w:r w:rsidRPr="00AF35DE">
        <w:t>How long each item will take to be delivered – that is, the lead time from placing the order to receiving the delivery</w:t>
      </w:r>
      <w:r w:rsidR="004A2095" w:rsidRPr="00AF35DE">
        <w:t>.</w:t>
      </w:r>
    </w:p>
    <w:p w:rsidR="007D2F9B" w:rsidRPr="00AF35DE" w:rsidRDefault="007D2F9B" w:rsidP="004A2095">
      <w:pPr>
        <w:pStyle w:val="BodyCopyBold"/>
        <w:rPr>
          <w:i/>
          <w:noProof w:val="0"/>
        </w:rPr>
      </w:pPr>
      <w:r w:rsidRPr="00AF35DE">
        <w:rPr>
          <w:i/>
          <w:noProof w:val="0"/>
        </w:rPr>
        <w:t>There are two basic w</w:t>
      </w:r>
      <w:r w:rsidR="004A2095" w:rsidRPr="00AF35DE">
        <w:rPr>
          <w:i/>
          <w:noProof w:val="0"/>
        </w:rPr>
        <w:t>ays of monitoring stock levels.</w:t>
      </w:r>
    </w:p>
    <w:p w:rsidR="007D2F9B" w:rsidRPr="00AF35DE" w:rsidRDefault="007D2F9B" w:rsidP="004A2095">
      <w:pPr>
        <w:pStyle w:val="BodyCopyBold"/>
        <w:numPr>
          <w:ilvl w:val="0"/>
          <w:numId w:val="39"/>
        </w:numPr>
        <w:ind w:left="357" w:hanging="357"/>
        <w:rPr>
          <w:noProof w:val="0"/>
        </w:rPr>
      </w:pPr>
      <w:r w:rsidRPr="00AF35DE">
        <w:rPr>
          <w:noProof w:val="0"/>
        </w:rPr>
        <w:t xml:space="preserve">Analysis of documentation including computer-based records </w:t>
      </w:r>
    </w:p>
    <w:p w:rsidR="007D2F9B" w:rsidRPr="00AF35DE" w:rsidRDefault="007D2F9B" w:rsidP="00A63591">
      <w:pPr>
        <w:pStyle w:val="BodyCopy"/>
        <w:rPr>
          <w:noProof w:val="0"/>
        </w:rPr>
      </w:pPr>
      <w:r w:rsidRPr="00AF35DE">
        <w:rPr>
          <w:noProof w:val="0"/>
          <w:szCs w:val="22"/>
        </w:rPr>
        <w:t xml:space="preserve">This is not very common in small fast food outlets but is becoming an increasingly common option. </w:t>
      </w:r>
    </w:p>
    <w:p w:rsidR="007D2F9B" w:rsidRPr="00AF35DE" w:rsidRDefault="007D2F9B" w:rsidP="00A63591">
      <w:pPr>
        <w:pStyle w:val="BodyCopy"/>
        <w:rPr>
          <w:noProof w:val="0"/>
          <w:szCs w:val="22"/>
        </w:rPr>
      </w:pPr>
      <w:r w:rsidRPr="00AF35DE">
        <w:rPr>
          <w:noProof w:val="0"/>
          <w:szCs w:val="22"/>
        </w:rPr>
        <w:t xml:space="preserve">Use of documentation or records to monitor stock is useful because it enables the job to be done quickly and at one location (in the office or at a computer). </w:t>
      </w:r>
    </w:p>
    <w:p w:rsidR="007D2F9B" w:rsidRPr="00AF35DE" w:rsidRDefault="007D2F9B" w:rsidP="00A63591">
      <w:pPr>
        <w:pStyle w:val="BodyCopy"/>
        <w:rPr>
          <w:noProof w:val="0"/>
          <w:szCs w:val="22"/>
        </w:rPr>
      </w:pPr>
      <w:r w:rsidRPr="00AF35DE">
        <w:rPr>
          <w:noProof w:val="0"/>
          <w:szCs w:val="22"/>
        </w:rPr>
        <w:t xml:space="preserve">Certainly if actual stock movement genuinely reflects the record-based movement, this is an effective way of monitoring stock but it has a potential disadvantage or limitation in that the figures in the records do not always accurately and honestly reflect exactly what occurred in practice. </w:t>
      </w:r>
    </w:p>
    <w:p w:rsidR="007D2F9B" w:rsidRPr="00AF35DE" w:rsidRDefault="007D2F9B" w:rsidP="004A2095">
      <w:pPr>
        <w:pStyle w:val="BodyCopyBold"/>
        <w:rPr>
          <w:noProof w:val="0"/>
        </w:rPr>
      </w:pPr>
      <w:r w:rsidRPr="00AF35DE">
        <w:rPr>
          <w:noProof w:val="0"/>
        </w:rPr>
        <w:t xml:space="preserve">In practice: </w:t>
      </w:r>
    </w:p>
    <w:p w:rsidR="007D2F9B" w:rsidRPr="00AF35DE" w:rsidRDefault="007D2F9B" w:rsidP="007D2F9B">
      <w:pPr>
        <w:pStyle w:val="Bullet1"/>
      </w:pPr>
      <w:r w:rsidRPr="00AF35DE">
        <w:t xml:space="preserve">Items are stolen </w:t>
      </w:r>
    </w:p>
    <w:p w:rsidR="007D2F9B" w:rsidRPr="00AF35DE" w:rsidRDefault="007D2F9B" w:rsidP="007D2F9B">
      <w:pPr>
        <w:pStyle w:val="Bullet1"/>
      </w:pPr>
      <w:r w:rsidRPr="00AF35DE">
        <w:t xml:space="preserve">Items are given away </w:t>
      </w:r>
    </w:p>
    <w:p w:rsidR="00A3365F" w:rsidRPr="00AF35DE" w:rsidRDefault="007D2F9B" w:rsidP="00A3365F">
      <w:pPr>
        <w:pStyle w:val="Bullet1"/>
      </w:pPr>
      <w:r w:rsidRPr="00AF35DE">
        <w:t xml:space="preserve">Products become damaged by pests </w:t>
      </w:r>
      <w:r w:rsidR="00A3365F" w:rsidRPr="00AF35DE">
        <w:br w:type="page"/>
      </w:r>
    </w:p>
    <w:p w:rsidR="007D2F9B" w:rsidRPr="00AF35DE" w:rsidRDefault="007D2F9B" w:rsidP="007D2F9B">
      <w:pPr>
        <w:pStyle w:val="Bullet1"/>
      </w:pPr>
      <w:r w:rsidRPr="00AF35DE">
        <w:lastRenderedPageBreak/>
        <w:t xml:space="preserve">Goods become unfit for consumption due to incorrect storage </w:t>
      </w:r>
    </w:p>
    <w:p w:rsidR="007D2F9B" w:rsidRPr="00AF35DE" w:rsidRDefault="007D2F9B" w:rsidP="007D2F9B">
      <w:pPr>
        <w:pStyle w:val="Bullet1"/>
      </w:pPr>
      <w:r w:rsidRPr="00AF35DE">
        <w:t xml:space="preserve">Staff give smaller or larger portions than directed </w:t>
      </w:r>
    </w:p>
    <w:p w:rsidR="007D2F9B" w:rsidRPr="00AF35DE" w:rsidRDefault="007D2F9B" w:rsidP="007D2F9B">
      <w:pPr>
        <w:pStyle w:val="Bullet1"/>
      </w:pPr>
      <w:r w:rsidRPr="00AF35DE">
        <w:t xml:space="preserve">Products become unsaleable for many reasons </w:t>
      </w:r>
    </w:p>
    <w:p w:rsidR="007D2F9B" w:rsidRPr="00AF35DE" w:rsidRDefault="007D2F9B" w:rsidP="007D2F9B">
      <w:pPr>
        <w:pStyle w:val="Bullet1"/>
      </w:pPr>
      <w:r w:rsidRPr="00AF35DE">
        <w:t xml:space="preserve">Items are legitimately given away by management free-of-charge – as promotions, complimentary goods or donations </w:t>
      </w:r>
    </w:p>
    <w:p w:rsidR="007D2F9B" w:rsidRPr="00AF35DE" w:rsidRDefault="007D2F9B" w:rsidP="007D2F9B">
      <w:pPr>
        <w:pStyle w:val="Bullet1"/>
      </w:pPr>
      <w:r w:rsidRPr="00AF35DE">
        <w:t>Food is wasted during the preparation</w:t>
      </w:r>
      <w:r w:rsidR="004A2095" w:rsidRPr="00AF35DE">
        <w:t>, cooking and service processes.</w:t>
      </w:r>
    </w:p>
    <w:p w:rsidR="007D2F9B" w:rsidRPr="00AF35DE" w:rsidRDefault="007D2F9B" w:rsidP="007D2F9B">
      <w:pPr>
        <w:pStyle w:val="BodyCopy"/>
        <w:rPr>
          <w:noProof w:val="0"/>
        </w:rPr>
      </w:pPr>
      <w:r w:rsidRPr="00AF35DE">
        <w:rPr>
          <w:noProof w:val="0"/>
        </w:rPr>
        <w:t xml:space="preserve">All of these factors combine to indicate actual stock-on-hand is often not what the records say it should be. </w:t>
      </w:r>
    </w:p>
    <w:p w:rsidR="007D2F9B" w:rsidRPr="00AF35DE" w:rsidRDefault="007D2F9B" w:rsidP="0014726A">
      <w:pPr>
        <w:pStyle w:val="Heading3"/>
      </w:pPr>
      <w:r w:rsidRPr="00AF35DE">
        <w:t xml:space="preserve">2. Visual inspection of stock </w:t>
      </w:r>
    </w:p>
    <w:p w:rsidR="00A63591" w:rsidRPr="00AF35DE" w:rsidRDefault="007D2F9B" w:rsidP="00A63591">
      <w:pPr>
        <w:pStyle w:val="BodyCopy"/>
        <w:rPr>
          <w:noProof w:val="0"/>
        </w:rPr>
      </w:pPr>
      <w:r w:rsidRPr="00AF35DE">
        <w:rPr>
          <w:noProof w:val="0"/>
          <w:szCs w:val="22"/>
        </w:rPr>
        <w:t xml:space="preserve">In smaller fast food operations (and in many larger ones too) the best way to monitor stock is to do a visual inspection of it. </w:t>
      </w:r>
    </w:p>
    <w:p w:rsidR="007D2F9B" w:rsidRPr="00AF35DE" w:rsidRDefault="007D2F9B" w:rsidP="00A63591">
      <w:pPr>
        <w:pStyle w:val="BodyCopy"/>
        <w:rPr>
          <w:noProof w:val="0"/>
          <w:szCs w:val="22"/>
        </w:rPr>
      </w:pPr>
      <w:r w:rsidRPr="00AF35DE">
        <w:rPr>
          <w:noProof w:val="0"/>
          <w:szCs w:val="22"/>
        </w:rPr>
        <w:t xml:space="preserve">This involves checking all locations where stock is kept (storage areas, preparation and service areas) and physically counting the items and quantities actually presented. </w:t>
      </w:r>
    </w:p>
    <w:p w:rsidR="007D2F9B" w:rsidRPr="00AF35DE" w:rsidRDefault="00A3365F" w:rsidP="00A63591">
      <w:pPr>
        <w:pStyle w:val="BodyCopy"/>
        <w:rPr>
          <w:noProof w:val="0"/>
          <w:szCs w:val="22"/>
        </w:rPr>
      </w:pPr>
      <w:r w:rsidRPr="00AF35DE">
        <w:rPr>
          <w:szCs w:val="22"/>
          <w:lang w:eastAsia="en-AU"/>
        </w:rPr>
        <w:drawing>
          <wp:anchor distT="0" distB="0" distL="114300" distR="114300" simplePos="0" relativeHeight="251771904" behindDoc="0" locked="0" layoutInCell="1" allowOverlap="1">
            <wp:simplePos x="0" y="0"/>
            <wp:positionH relativeFrom="column">
              <wp:posOffset>4133850</wp:posOffset>
            </wp:positionH>
            <wp:positionV relativeFrom="paragraph">
              <wp:posOffset>358775</wp:posOffset>
            </wp:positionV>
            <wp:extent cx="1400175" cy="1809750"/>
            <wp:effectExtent l="19050" t="0" r="9525" b="0"/>
            <wp:wrapSquare wrapText="bothSides"/>
            <wp:docPr id="64" name="Picture 63" descr="iStock_00000207116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071169Medium.jpg"/>
                    <pic:cNvPicPr/>
                  </pic:nvPicPr>
                  <pic:blipFill>
                    <a:blip r:embed="rId82" cstate="print"/>
                    <a:stretch>
                      <a:fillRect/>
                    </a:stretch>
                  </pic:blipFill>
                  <pic:spPr>
                    <a:xfrm>
                      <a:off x="0" y="0"/>
                      <a:ext cx="1400175" cy="1809750"/>
                    </a:xfrm>
                    <a:prstGeom prst="rect">
                      <a:avLst/>
                    </a:prstGeom>
                  </pic:spPr>
                </pic:pic>
              </a:graphicData>
            </a:graphic>
          </wp:anchor>
        </w:drawing>
      </w:r>
      <w:r w:rsidR="007D2F9B" w:rsidRPr="00AF35DE">
        <w:rPr>
          <w:noProof w:val="0"/>
          <w:szCs w:val="22"/>
        </w:rPr>
        <w:t xml:space="preserve">This ‘stock count’ may then be compared against a record of some kind to determine operational matters relating to profitability, theft, wastage etc. </w:t>
      </w:r>
    </w:p>
    <w:p w:rsidR="007D2F9B" w:rsidRPr="00AF35DE" w:rsidRDefault="007D2F9B" w:rsidP="004A2095">
      <w:pPr>
        <w:pStyle w:val="Heading4"/>
      </w:pPr>
      <w:r w:rsidRPr="00AF35DE">
        <w:t xml:space="preserve">Accounting for stock </w:t>
      </w:r>
    </w:p>
    <w:p w:rsidR="00A63591" w:rsidRPr="00AF35DE" w:rsidRDefault="007D2F9B" w:rsidP="007D2F9B">
      <w:pPr>
        <w:pStyle w:val="BodyCopy"/>
        <w:rPr>
          <w:noProof w:val="0"/>
        </w:rPr>
      </w:pPr>
      <w:r w:rsidRPr="00AF35DE">
        <w:rPr>
          <w:noProof w:val="0"/>
        </w:rPr>
        <w:t xml:space="preserve">The above notes have indicated many things can happen to stock in a fast food operation, apart from it being sold. </w:t>
      </w:r>
    </w:p>
    <w:p w:rsidR="00A63591" w:rsidRPr="00AF35DE" w:rsidRDefault="007D2F9B" w:rsidP="007D2F9B">
      <w:pPr>
        <w:pStyle w:val="BodyCopy"/>
        <w:rPr>
          <w:noProof w:val="0"/>
        </w:rPr>
      </w:pPr>
      <w:r w:rsidRPr="00AF35DE">
        <w:rPr>
          <w:noProof w:val="0"/>
        </w:rPr>
        <w:t xml:space="preserve">Where you have responsibility for accounting for stock you will be expected to be able to explain to management what has happened to ‘their’ products. </w:t>
      </w:r>
    </w:p>
    <w:p w:rsidR="007D2F9B" w:rsidRPr="00AF35DE" w:rsidRDefault="007D2F9B" w:rsidP="007D2F9B">
      <w:pPr>
        <w:pStyle w:val="BodyCopy"/>
        <w:rPr>
          <w:noProof w:val="0"/>
        </w:rPr>
      </w:pPr>
      <w:r w:rsidRPr="00AF35DE">
        <w:rPr>
          <w:noProof w:val="0"/>
        </w:rPr>
        <w:t xml:space="preserve">Really, this is no different from being responsible for accounting for money taken over the counter. </w:t>
      </w:r>
    </w:p>
    <w:p w:rsidR="007D2F9B" w:rsidRPr="00AF35DE" w:rsidRDefault="007D2F9B" w:rsidP="004A2095">
      <w:pPr>
        <w:pStyle w:val="Heading4"/>
      </w:pPr>
      <w:r w:rsidRPr="00AF35DE">
        <w:t xml:space="preserve">Why is there a need to worry about accounting for stock? </w:t>
      </w:r>
    </w:p>
    <w:p w:rsidR="007D2F9B" w:rsidRPr="00AF35DE" w:rsidRDefault="007D2F9B" w:rsidP="007D2F9B">
      <w:pPr>
        <w:pStyle w:val="BodyCopy"/>
        <w:rPr>
          <w:noProof w:val="0"/>
        </w:rPr>
      </w:pPr>
      <w:r w:rsidRPr="00AF35DE">
        <w:rPr>
          <w:noProof w:val="0"/>
        </w:rPr>
        <w:t xml:space="preserve">Management will always have some idea of the level of profit or return they expect from the stock they have sold. This profit is the reason they are in business – to make money. </w:t>
      </w:r>
    </w:p>
    <w:p w:rsidR="007D2F9B" w:rsidRPr="00AF35DE" w:rsidRDefault="007D2F9B" w:rsidP="007D2F9B">
      <w:pPr>
        <w:pStyle w:val="BodyCopy"/>
        <w:rPr>
          <w:noProof w:val="0"/>
        </w:rPr>
      </w:pPr>
      <w:r w:rsidRPr="00AF35DE">
        <w:rPr>
          <w:noProof w:val="0"/>
        </w:rPr>
        <w:t>There are many sophisticated ways of businesses working out what their return should be but they are all variations on a very simple theme.</w:t>
      </w:r>
    </w:p>
    <w:p w:rsidR="007D2F9B" w:rsidRPr="00AF35DE" w:rsidRDefault="004A2095" w:rsidP="004A2095">
      <w:pPr>
        <w:pStyle w:val="BodyCopyBold"/>
        <w:rPr>
          <w:noProof w:val="0"/>
        </w:rPr>
      </w:pPr>
      <w:r w:rsidRPr="00AF35DE">
        <w:rPr>
          <w:noProof w:val="0"/>
        </w:rPr>
        <w:t>For example:</w:t>
      </w:r>
    </w:p>
    <w:p w:rsidR="00A63591" w:rsidRPr="00AF35DE" w:rsidRDefault="007D2F9B" w:rsidP="00A63591">
      <w:pPr>
        <w:pStyle w:val="BodyCopy"/>
        <w:rPr>
          <w:noProof w:val="0"/>
        </w:rPr>
      </w:pPr>
      <w:r w:rsidRPr="00AF35DE">
        <w:rPr>
          <w:noProof w:val="0"/>
          <w:szCs w:val="22"/>
        </w:rPr>
        <w:t xml:space="preserve">A fast food operator knows they buy a carton of 3 x 5kg bags of frozen chips for $30 a carton, that’s $10 per bag. </w:t>
      </w:r>
    </w:p>
    <w:p w:rsidR="00A63591" w:rsidRPr="00AF35DE" w:rsidRDefault="007D2F9B" w:rsidP="00A63591">
      <w:pPr>
        <w:pStyle w:val="BodyCopy"/>
        <w:rPr>
          <w:noProof w:val="0"/>
        </w:rPr>
      </w:pPr>
      <w:r w:rsidRPr="00AF35DE">
        <w:rPr>
          <w:noProof w:val="0"/>
          <w:szCs w:val="22"/>
        </w:rPr>
        <w:t xml:space="preserve">Let’s say they’ve bought 10 cartons to meet the expected need at a football match they are catering for. </w:t>
      </w:r>
    </w:p>
    <w:p w:rsidR="00A3365F" w:rsidRPr="00AF35DE" w:rsidRDefault="007D2F9B" w:rsidP="00A3365F">
      <w:pPr>
        <w:pStyle w:val="BodyCopy"/>
        <w:rPr>
          <w:noProof w:val="0"/>
        </w:rPr>
      </w:pPr>
      <w:r w:rsidRPr="00AF35DE">
        <w:rPr>
          <w:noProof w:val="0"/>
          <w:szCs w:val="22"/>
        </w:rPr>
        <w:t xml:space="preserve">The operator also knows they serve a 200gm serve of chips every time they serve chips at $3 per serve. </w:t>
      </w:r>
      <w:r w:rsidR="00A3365F" w:rsidRPr="00AF35DE">
        <w:rPr>
          <w:noProof w:val="0"/>
          <w:szCs w:val="22"/>
        </w:rPr>
        <w:br w:type="page"/>
      </w:r>
    </w:p>
    <w:p w:rsidR="007D2F9B" w:rsidRPr="00AF35DE" w:rsidRDefault="007D2F9B" w:rsidP="00A63591">
      <w:pPr>
        <w:pStyle w:val="BodyCopy"/>
        <w:rPr>
          <w:noProof w:val="0"/>
          <w:szCs w:val="22"/>
        </w:rPr>
      </w:pPr>
      <w:r w:rsidRPr="00AF35DE">
        <w:rPr>
          <w:noProof w:val="0"/>
          <w:szCs w:val="22"/>
        </w:rPr>
        <w:lastRenderedPageBreak/>
        <w:t xml:space="preserve">The simple maths indicates for every box of chips they serve they can expect: </w:t>
      </w:r>
    </w:p>
    <w:p w:rsidR="007D2F9B" w:rsidRPr="00AF35DE" w:rsidRDefault="007D2F9B" w:rsidP="00A63591">
      <w:pPr>
        <w:pStyle w:val="Bullet1"/>
      </w:pPr>
      <w:r w:rsidRPr="00AF35DE">
        <w:t>5 serves per kg, multiplied by 5kgs per bag = 25 serves per bag multiplied by 3 bags per</w:t>
      </w:r>
      <w:r w:rsidR="00A3365F" w:rsidRPr="00AF35DE">
        <w:t xml:space="preserve"> carton = 75 serves per carton</w:t>
      </w:r>
    </w:p>
    <w:p w:rsidR="007D2F9B" w:rsidRPr="00AF35DE" w:rsidRDefault="007D2F9B" w:rsidP="00A63591">
      <w:pPr>
        <w:pStyle w:val="Bullet1"/>
      </w:pPr>
      <w:r w:rsidRPr="00AF35DE">
        <w:t>75 serves at $3 = $225 revenu</w:t>
      </w:r>
      <w:r w:rsidR="004A2095" w:rsidRPr="00AF35DE">
        <w:t>e for each carton of chips sold.</w:t>
      </w:r>
    </w:p>
    <w:p w:rsidR="00A63591" w:rsidRPr="00AF35DE" w:rsidRDefault="007D2F9B" w:rsidP="00A63591">
      <w:pPr>
        <w:pStyle w:val="BodyCopy"/>
        <w:rPr>
          <w:noProof w:val="0"/>
        </w:rPr>
      </w:pPr>
      <w:r w:rsidRPr="00AF35DE">
        <w:rPr>
          <w:noProof w:val="0"/>
          <w:szCs w:val="22"/>
        </w:rPr>
        <w:t xml:space="preserve">If the fast food outlet sells their 10 cartons of chips, then there needs to be $2,250 in the cash register or something’s wrong. </w:t>
      </w:r>
    </w:p>
    <w:p w:rsidR="007D2F9B" w:rsidRPr="00AF35DE" w:rsidRDefault="00A3365F" w:rsidP="00A63591">
      <w:pPr>
        <w:pStyle w:val="BodyCopy"/>
        <w:rPr>
          <w:noProof w:val="0"/>
          <w:szCs w:val="22"/>
        </w:rPr>
      </w:pPr>
      <w:r w:rsidRPr="00AF35DE">
        <w:rPr>
          <w:szCs w:val="22"/>
          <w:lang w:eastAsia="en-AU"/>
        </w:rPr>
        <w:drawing>
          <wp:anchor distT="0" distB="0" distL="114300" distR="114300" simplePos="0" relativeHeight="251772928" behindDoc="0" locked="0" layoutInCell="1" allowOverlap="1">
            <wp:simplePos x="0" y="0"/>
            <wp:positionH relativeFrom="column">
              <wp:posOffset>3996690</wp:posOffset>
            </wp:positionH>
            <wp:positionV relativeFrom="paragraph">
              <wp:posOffset>107950</wp:posOffset>
            </wp:positionV>
            <wp:extent cx="1552575" cy="2181225"/>
            <wp:effectExtent l="19050" t="0" r="9525" b="0"/>
            <wp:wrapSquare wrapText="bothSides"/>
            <wp:docPr id="65" name="Picture 64" descr="iStock_000015954804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5954804XSmall.jpg"/>
                    <pic:cNvPicPr/>
                  </pic:nvPicPr>
                  <pic:blipFill>
                    <a:blip r:embed="rId83" cstate="print"/>
                    <a:stretch>
                      <a:fillRect/>
                    </a:stretch>
                  </pic:blipFill>
                  <pic:spPr>
                    <a:xfrm>
                      <a:off x="0" y="0"/>
                      <a:ext cx="1552575" cy="2181225"/>
                    </a:xfrm>
                    <a:prstGeom prst="rect">
                      <a:avLst/>
                    </a:prstGeom>
                  </pic:spPr>
                </pic:pic>
              </a:graphicData>
            </a:graphic>
          </wp:anchor>
        </w:drawing>
      </w:r>
      <w:r w:rsidR="007D2F9B" w:rsidRPr="00AF35DE">
        <w:rPr>
          <w:noProof w:val="0"/>
          <w:szCs w:val="22"/>
        </w:rPr>
        <w:t xml:space="preserve">You can see how it easy it would be to do the same calculations for all the other products sold too – drinks, hamburgers, fish, etc, it is all simple arithmetic. </w:t>
      </w:r>
    </w:p>
    <w:p w:rsidR="007D2F9B" w:rsidRPr="00AF35DE" w:rsidRDefault="007D2F9B" w:rsidP="00A63591">
      <w:pPr>
        <w:pStyle w:val="BodyCopy"/>
        <w:rPr>
          <w:noProof w:val="0"/>
          <w:szCs w:val="22"/>
        </w:rPr>
      </w:pPr>
      <w:r w:rsidRPr="00AF35DE">
        <w:rPr>
          <w:noProof w:val="0"/>
          <w:szCs w:val="22"/>
        </w:rPr>
        <w:t xml:space="preserve">The operator of any fast food outlet will be looking to make sure they either have: </w:t>
      </w:r>
    </w:p>
    <w:p w:rsidR="007D2F9B" w:rsidRPr="00AF35DE" w:rsidRDefault="007D2F9B" w:rsidP="00A63591">
      <w:pPr>
        <w:pStyle w:val="Bullet1"/>
      </w:pPr>
      <w:r w:rsidRPr="00AF35DE">
        <w:t xml:space="preserve">Product </w:t>
      </w:r>
    </w:p>
    <w:p w:rsidR="007D2F9B" w:rsidRPr="00AF35DE" w:rsidRDefault="004A2095" w:rsidP="00A63591">
      <w:pPr>
        <w:pStyle w:val="Bullet1"/>
      </w:pPr>
      <w:r w:rsidRPr="00AF35DE">
        <w:t>Cash.</w:t>
      </w:r>
    </w:p>
    <w:p w:rsidR="007D2F9B" w:rsidRPr="00AF35DE" w:rsidRDefault="007D2F9B" w:rsidP="00A63591">
      <w:pPr>
        <w:pStyle w:val="BodyCopy"/>
        <w:rPr>
          <w:noProof w:val="0"/>
          <w:szCs w:val="22"/>
        </w:rPr>
      </w:pPr>
      <w:r w:rsidRPr="00AF35DE">
        <w:rPr>
          <w:noProof w:val="0"/>
          <w:szCs w:val="22"/>
        </w:rPr>
        <w:t xml:space="preserve">Using the above example, we sold all 10 cartons of chips so there was no stock left – all we had was cash. </w:t>
      </w:r>
    </w:p>
    <w:p w:rsidR="007D2F9B" w:rsidRPr="00AF35DE" w:rsidRDefault="007D2F9B" w:rsidP="00A63591">
      <w:pPr>
        <w:pStyle w:val="BodyCopy"/>
        <w:rPr>
          <w:noProof w:val="0"/>
          <w:szCs w:val="22"/>
        </w:rPr>
      </w:pPr>
      <w:r w:rsidRPr="00AF35DE">
        <w:rPr>
          <w:noProof w:val="0"/>
          <w:szCs w:val="22"/>
        </w:rPr>
        <w:t xml:space="preserve">If we had only served 5 cartons of chips, then management will be looking to see they have: </w:t>
      </w:r>
    </w:p>
    <w:p w:rsidR="007D2F9B" w:rsidRPr="00AF35DE" w:rsidRDefault="007D2F9B" w:rsidP="00A63591">
      <w:pPr>
        <w:pStyle w:val="Bullet1"/>
      </w:pPr>
      <w:r w:rsidRPr="00AF35DE">
        <w:t xml:space="preserve">5 cartons of chips left </w:t>
      </w:r>
    </w:p>
    <w:p w:rsidR="007D2F9B" w:rsidRPr="00AF35DE" w:rsidRDefault="004A2095" w:rsidP="00A63591">
      <w:pPr>
        <w:pStyle w:val="Bullet1"/>
      </w:pPr>
      <w:r w:rsidRPr="00AF35DE">
        <w:t>$1,125 in the cash register.</w:t>
      </w:r>
    </w:p>
    <w:p w:rsidR="007D2F9B" w:rsidRPr="00AF35DE" w:rsidRDefault="007D2F9B" w:rsidP="00A63591">
      <w:pPr>
        <w:pStyle w:val="BodyCopy"/>
        <w:rPr>
          <w:noProof w:val="0"/>
          <w:szCs w:val="22"/>
        </w:rPr>
      </w:pPr>
      <w:r w:rsidRPr="00AF35DE">
        <w:rPr>
          <w:noProof w:val="0"/>
          <w:szCs w:val="22"/>
        </w:rPr>
        <w:t xml:space="preserve">Things that can affect the return a fast food outlet might get from its bag of chips. </w:t>
      </w:r>
    </w:p>
    <w:p w:rsidR="007D2F9B" w:rsidRPr="00AF35DE" w:rsidRDefault="007D2F9B" w:rsidP="00A63591">
      <w:pPr>
        <w:pStyle w:val="BodyCopy"/>
        <w:rPr>
          <w:noProof w:val="0"/>
          <w:szCs w:val="22"/>
        </w:rPr>
      </w:pPr>
      <w:r w:rsidRPr="00AF35DE">
        <w:rPr>
          <w:noProof w:val="0"/>
          <w:szCs w:val="22"/>
        </w:rPr>
        <w:t xml:space="preserve">You might need to monitor what is happening to stock so the outlet continues to get its $225 per carton of chips but there may be situations where management is prepared to accept a lesser return than this and factor in a ’shrinkage factor’. </w:t>
      </w:r>
    </w:p>
    <w:p w:rsidR="007D2F9B" w:rsidRPr="00AF35DE" w:rsidRDefault="007D2F9B" w:rsidP="00A63591">
      <w:pPr>
        <w:pStyle w:val="BodyCopy"/>
        <w:rPr>
          <w:noProof w:val="0"/>
          <w:szCs w:val="22"/>
        </w:rPr>
      </w:pPr>
      <w:r w:rsidRPr="00AF35DE">
        <w:rPr>
          <w:noProof w:val="0"/>
          <w:szCs w:val="22"/>
        </w:rPr>
        <w:t xml:space="preserve">This shrinkage factor may allow for the realities of the workplace and make allowances for: </w:t>
      </w:r>
    </w:p>
    <w:p w:rsidR="007D2F9B" w:rsidRPr="00AF35DE" w:rsidRDefault="007D2F9B" w:rsidP="00A63591">
      <w:pPr>
        <w:pStyle w:val="Bullet1"/>
      </w:pPr>
      <w:r w:rsidRPr="00AF35DE">
        <w:t xml:space="preserve">Staff eating a few chips themselves </w:t>
      </w:r>
    </w:p>
    <w:p w:rsidR="007D2F9B" w:rsidRPr="00AF35DE" w:rsidRDefault="007D2F9B" w:rsidP="00A63591">
      <w:pPr>
        <w:pStyle w:val="Bullet1"/>
      </w:pPr>
      <w:r w:rsidRPr="00AF35DE">
        <w:t xml:space="preserve">Inconsistent serve size that favours the customer </w:t>
      </w:r>
    </w:p>
    <w:p w:rsidR="007D2F9B" w:rsidRPr="00AF35DE" w:rsidRDefault="007D2F9B" w:rsidP="00A63591">
      <w:pPr>
        <w:pStyle w:val="Bullet1"/>
      </w:pPr>
      <w:r w:rsidRPr="00AF35DE">
        <w:t xml:space="preserve">A few ‘freebies’ the supervisor </w:t>
      </w:r>
      <w:r w:rsidR="004A2095" w:rsidRPr="00AF35DE">
        <w:t>gives away to special customers.</w:t>
      </w:r>
    </w:p>
    <w:p w:rsidR="007D2F9B" w:rsidRPr="00AF35DE" w:rsidRDefault="007D2F9B" w:rsidP="00A63591">
      <w:pPr>
        <w:pStyle w:val="BodyCopy"/>
        <w:rPr>
          <w:noProof w:val="0"/>
          <w:szCs w:val="22"/>
        </w:rPr>
      </w:pPr>
      <w:r w:rsidRPr="00AF35DE">
        <w:rPr>
          <w:noProof w:val="0"/>
          <w:szCs w:val="22"/>
        </w:rPr>
        <w:t xml:space="preserve">Regardless of what happens to the chips, if you are responsible for accounting for them you need to be able to explain at any given time when there is a problem: </w:t>
      </w:r>
    </w:p>
    <w:p w:rsidR="007D2F9B" w:rsidRPr="00AF35DE" w:rsidRDefault="007D2F9B" w:rsidP="00A63591">
      <w:pPr>
        <w:pStyle w:val="Bullet1"/>
      </w:pPr>
      <w:r w:rsidRPr="00AF35DE">
        <w:t xml:space="preserve">What happened to missing stock </w:t>
      </w:r>
    </w:p>
    <w:p w:rsidR="007D2F9B" w:rsidRPr="00AF35DE" w:rsidRDefault="007D2F9B" w:rsidP="00A63591">
      <w:pPr>
        <w:pStyle w:val="Bullet1"/>
      </w:pPr>
      <w:r w:rsidRPr="00AF35DE">
        <w:t xml:space="preserve">Why it happened </w:t>
      </w:r>
    </w:p>
    <w:p w:rsidR="007D2F9B" w:rsidRPr="00AF35DE" w:rsidRDefault="007D2F9B" w:rsidP="00A63591">
      <w:pPr>
        <w:pStyle w:val="Bullet1"/>
      </w:pPr>
      <w:r w:rsidRPr="00AF35DE">
        <w:t xml:space="preserve">Who was responsible </w:t>
      </w:r>
    </w:p>
    <w:p w:rsidR="007D2F9B" w:rsidRPr="00AF35DE" w:rsidRDefault="007D2F9B" w:rsidP="00A63591">
      <w:pPr>
        <w:pStyle w:val="Bullet1"/>
      </w:pPr>
      <w:r w:rsidRPr="00AF35DE">
        <w:t xml:space="preserve">What was done to limit the problem </w:t>
      </w:r>
    </w:p>
    <w:p w:rsidR="00A3365F" w:rsidRPr="00AF35DE" w:rsidRDefault="007D2F9B" w:rsidP="00A3365F">
      <w:pPr>
        <w:pStyle w:val="Bullet1"/>
      </w:pPr>
      <w:r w:rsidRPr="00AF35DE">
        <w:t>What has been done to try to ensure it doesn’t happen again</w:t>
      </w:r>
      <w:r w:rsidR="004A2095" w:rsidRPr="00AF35DE">
        <w:t>.</w:t>
      </w:r>
      <w:r w:rsidR="00A3365F" w:rsidRPr="00AF35DE">
        <w:br w:type="page"/>
      </w:r>
    </w:p>
    <w:p w:rsidR="007D2F9B" w:rsidRPr="00AF35DE" w:rsidRDefault="007D2F9B" w:rsidP="0014726A">
      <w:pPr>
        <w:pStyle w:val="Heading3"/>
      </w:pPr>
      <w:r w:rsidRPr="00AF35DE">
        <w:lastRenderedPageBreak/>
        <w:t xml:space="preserve">Re-ordering stock </w:t>
      </w:r>
    </w:p>
    <w:p w:rsidR="007D2F9B" w:rsidRPr="00AF35DE" w:rsidRDefault="007D2F9B" w:rsidP="004B4615">
      <w:pPr>
        <w:pStyle w:val="BodyCopy"/>
        <w:spacing w:after="120"/>
        <w:rPr>
          <w:noProof w:val="0"/>
          <w:szCs w:val="22"/>
        </w:rPr>
      </w:pPr>
      <w:r w:rsidRPr="00AF35DE">
        <w:rPr>
          <w:noProof w:val="0"/>
          <w:szCs w:val="22"/>
        </w:rPr>
        <w:t xml:space="preserve">Your role may involve ordering stock – make sure you never order anything unless you have specific permission to do so. </w:t>
      </w:r>
    </w:p>
    <w:p w:rsidR="007D2F9B" w:rsidRPr="00AF35DE" w:rsidRDefault="007D2F9B" w:rsidP="004B4615">
      <w:pPr>
        <w:pStyle w:val="BodyCopy"/>
        <w:spacing w:after="120"/>
        <w:rPr>
          <w:noProof w:val="0"/>
          <w:szCs w:val="22"/>
        </w:rPr>
      </w:pPr>
      <w:r w:rsidRPr="00AF35DE">
        <w:rPr>
          <w:noProof w:val="0"/>
          <w:szCs w:val="22"/>
        </w:rPr>
        <w:t xml:space="preserve">You may be required to: </w:t>
      </w:r>
    </w:p>
    <w:p w:rsidR="007D2F9B" w:rsidRPr="00AF35DE" w:rsidRDefault="007D2F9B" w:rsidP="00A63591">
      <w:pPr>
        <w:pStyle w:val="Bullet1"/>
      </w:pPr>
      <w:r w:rsidRPr="00AF35DE">
        <w:t xml:space="preserve">Use your initiative and order what you think is required as it becomes necessary to order it </w:t>
      </w:r>
    </w:p>
    <w:p w:rsidR="007D2F9B" w:rsidRPr="00AF35DE" w:rsidRDefault="007D2F9B" w:rsidP="00A63591">
      <w:pPr>
        <w:pStyle w:val="Bullet1"/>
      </w:pPr>
      <w:r w:rsidRPr="00AF35DE">
        <w:t xml:space="preserve">Only order when advised to do so by management </w:t>
      </w:r>
    </w:p>
    <w:p w:rsidR="007D2F9B" w:rsidRPr="00AF35DE" w:rsidRDefault="007D2F9B" w:rsidP="00A63591">
      <w:pPr>
        <w:pStyle w:val="Bullet1"/>
      </w:pPr>
      <w:r w:rsidRPr="00AF35DE">
        <w:t>Order stoc</w:t>
      </w:r>
      <w:r w:rsidR="004A2095" w:rsidRPr="00AF35DE">
        <w:t>k to replace what has been used.</w:t>
      </w:r>
    </w:p>
    <w:p w:rsidR="007D2F9B" w:rsidRPr="00AF35DE" w:rsidRDefault="007D2F9B" w:rsidP="004A2095">
      <w:pPr>
        <w:pStyle w:val="BodyCopyBold"/>
        <w:rPr>
          <w:i/>
          <w:noProof w:val="0"/>
        </w:rPr>
      </w:pPr>
      <w:r w:rsidRPr="00AF35DE">
        <w:rPr>
          <w:i/>
          <w:noProof w:val="0"/>
        </w:rPr>
        <w:t xml:space="preserve">Check with your supervisor to see what applies where you work. </w:t>
      </w:r>
    </w:p>
    <w:p w:rsidR="007D2F9B" w:rsidRPr="00AF35DE" w:rsidRDefault="004B4615" w:rsidP="00A63591">
      <w:pPr>
        <w:pStyle w:val="BodyCopy"/>
        <w:rPr>
          <w:noProof w:val="0"/>
        </w:rPr>
      </w:pPr>
      <w:r w:rsidRPr="00AF35DE">
        <w:rPr>
          <w:lang w:eastAsia="en-AU"/>
        </w:rPr>
        <w:drawing>
          <wp:anchor distT="0" distB="0" distL="114300" distR="114300" simplePos="0" relativeHeight="251773952" behindDoc="0" locked="0" layoutInCell="1" allowOverlap="1">
            <wp:simplePos x="0" y="0"/>
            <wp:positionH relativeFrom="column">
              <wp:posOffset>3600450</wp:posOffset>
            </wp:positionH>
            <wp:positionV relativeFrom="paragraph">
              <wp:posOffset>118745</wp:posOffset>
            </wp:positionV>
            <wp:extent cx="1971675" cy="1400175"/>
            <wp:effectExtent l="19050" t="0" r="9525" b="0"/>
            <wp:wrapSquare wrapText="bothSides"/>
            <wp:docPr id="66" name="Picture 65" descr="MC90023069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0698.bmp"/>
                    <pic:cNvPicPr/>
                  </pic:nvPicPr>
                  <pic:blipFill>
                    <a:blip r:embed="rId84" cstate="print"/>
                    <a:stretch>
                      <a:fillRect/>
                    </a:stretch>
                  </pic:blipFill>
                  <pic:spPr>
                    <a:xfrm>
                      <a:off x="0" y="0"/>
                      <a:ext cx="1971675" cy="1400175"/>
                    </a:xfrm>
                    <a:prstGeom prst="rect">
                      <a:avLst/>
                    </a:prstGeom>
                  </pic:spPr>
                </pic:pic>
              </a:graphicData>
            </a:graphic>
          </wp:anchor>
        </w:drawing>
      </w:r>
      <w:r w:rsidR="007D2F9B" w:rsidRPr="00AF35DE">
        <w:rPr>
          <w:noProof w:val="0"/>
        </w:rPr>
        <w:t xml:space="preserve">Orders may be placed: </w:t>
      </w:r>
    </w:p>
    <w:p w:rsidR="007D2F9B" w:rsidRPr="00AF35DE" w:rsidRDefault="007D2F9B" w:rsidP="00A63591">
      <w:pPr>
        <w:pStyle w:val="Bullet1"/>
      </w:pPr>
      <w:r w:rsidRPr="00AF35DE">
        <w:t xml:space="preserve">By phone </w:t>
      </w:r>
    </w:p>
    <w:p w:rsidR="007D2F9B" w:rsidRPr="00AF35DE" w:rsidRDefault="007D2F9B" w:rsidP="00A63591">
      <w:pPr>
        <w:pStyle w:val="Bullet1"/>
      </w:pPr>
      <w:r w:rsidRPr="00AF35DE">
        <w:t xml:space="preserve">By fax </w:t>
      </w:r>
    </w:p>
    <w:p w:rsidR="007D2F9B" w:rsidRPr="00AF35DE" w:rsidRDefault="007D2F9B" w:rsidP="00A63591">
      <w:pPr>
        <w:pStyle w:val="Bullet1"/>
      </w:pPr>
      <w:r w:rsidRPr="00AF35DE">
        <w:t xml:space="preserve">Over the internet </w:t>
      </w:r>
    </w:p>
    <w:p w:rsidR="007D2F9B" w:rsidRPr="00AF35DE" w:rsidRDefault="007D2F9B" w:rsidP="00A63591">
      <w:pPr>
        <w:pStyle w:val="Bullet1"/>
      </w:pPr>
      <w:r w:rsidRPr="00AF35DE">
        <w:t xml:space="preserve">In person at the suppliers </w:t>
      </w:r>
    </w:p>
    <w:p w:rsidR="007D2F9B" w:rsidRPr="00AF35DE" w:rsidRDefault="007D2F9B" w:rsidP="00A63591">
      <w:pPr>
        <w:pStyle w:val="Bullet1"/>
      </w:pPr>
      <w:r w:rsidRPr="00AF35DE">
        <w:t>In person with a sales rep (representative) from the supp</w:t>
      </w:r>
      <w:r w:rsidR="004A2095" w:rsidRPr="00AF35DE">
        <w:t>lier who calls in to the outlet.</w:t>
      </w:r>
    </w:p>
    <w:p w:rsidR="007D2F9B" w:rsidRPr="00AF35DE" w:rsidRDefault="007D2F9B" w:rsidP="00A63591">
      <w:pPr>
        <w:pStyle w:val="BodyCopy"/>
        <w:rPr>
          <w:noProof w:val="0"/>
          <w:szCs w:val="22"/>
        </w:rPr>
      </w:pPr>
      <w:r w:rsidRPr="00AF35DE">
        <w:rPr>
          <w:noProof w:val="0"/>
          <w:szCs w:val="22"/>
        </w:rPr>
        <w:t xml:space="preserve">You may be required to lodge all orders through head office. </w:t>
      </w:r>
    </w:p>
    <w:p w:rsidR="007D2F9B" w:rsidRPr="00AF35DE" w:rsidRDefault="007D2F9B" w:rsidP="004A2095">
      <w:pPr>
        <w:pStyle w:val="BodyCopyBold"/>
        <w:rPr>
          <w:noProof w:val="0"/>
        </w:rPr>
      </w:pPr>
      <w:r w:rsidRPr="00AF35DE">
        <w:rPr>
          <w:noProof w:val="0"/>
        </w:rPr>
        <w:t xml:space="preserve">When placing orders make sure you: </w:t>
      </w:r>
    </w:p>
    <w:p w:rsidR="007D2F9B" w:rsidRPr="00AF35DE" w:rsidRDefault="007D2F9B" w:rsidP="00A63591">
      <w:pPr>
        <w:pStyle w:val="Bullet1"/>
      </w:pPr>
      <w:r w:rsidRPr="00AF35DE">
        <w:t xml:space="preserve">Give the correct delivery instructions – time and place required </w:t>
      </w:r>
    </w:p>
    <w:p w:rsidR="007D2F9B" w:rsidRPr="00AF35DE" w:rsidRDefault="007D2F9B" w:rsidP="00A63591">
      <w:pPr>
        <w:pStyle w:val="Bullet1"/>
      </w:pPr>
      <w:r w:rsidRPr="00AF35DE">
        <w:t xml:space="preserve">Give the correct account details – who it is to be charged to </w:t>
      </w:r>
    </w:p>
    <w:p w:rsidR="007D2F9B" w:rsidRPr="00AF35DE" w:rsidRDefault="007D2F9B" w:rsidP="00A63591">
      <w:pPr>
        <w:pStyle w:val="Bullet1"/>
        <w:rPr>
          <w:lang w:eastAsia="en-AU"/>
        </w:rPr>
      </w:pPr>
      <w:r w:rsidRPr="00AF35DE">
        <w:t>Order only what you are authorised to order</w:t>
      </w:r>
      <w:r w:rsidR="004B4615" w:rsidRPr="00AF35DE">
        <w:t>.</w:t>
      </w:r>
    </w:p>
    <w:p w:rsidR="008D480E" w:rsidRPr="00AF35DE" w:rsidRDefault="00B66FC4" w:rsidP="007D2F9B">
      <w:pPr>
        <w:pStyle w:val="Heading2"/>
      </w:pPr>
      <w:r w:rsidRPr="00AF35DE">
        <w:t>4</w:t>
      </w:r>
      <w:r w:rsidR="008D480E" w:rsidRPr="00AF35DE">
        <w:t>.3</w:t>
      </w:r>
      <w:r w:rsidR="008D480E" w:rsidRPr="00AF35DE">
        <w:tab/>
      </w:r>
      <w:fldSimple w:instr=" REF  Criteria43 ">
        <w:sdt>
          <w:sdtPr>
            <w:rPr>
              <w:highlight w:val="yellow"/>
            </w:rPr>
            <w:alias w:val="Criteria 4.3"/>
            <w:tag w:val="Criteria 4.3"/>
            <w:id w:val="1179646"/>
            <w:lock w:val="sdtLocked"/>
            <w:placeholder>
              <w:docPart w:val="96D6E81F272C4EE18A82D07FC21A82FA"/>
            </w:placeholder>
          </w:sdtPr>
          <w:sdtContent>
            <w:r w:rsidR="00AF35DE" w:rsidRPr="00AF35DE">
              <w:t>Identify and report maintenance issues to appropriate personnel</w:t>
            </w:r>
          </w:sdtContent>
        </w:sdt>
      </w:fldSimple>
    </w:p>
    <w:p w:rsidR="008D480E" w:rsidRPr="00AF35DE" w:rsidRDefault="008D480E" w:rsidP="0014726A">
      <w:pPr>
        <w:pStyle w:val="Heading3"/>
      </w:pPr>
      <w:r w:rsidRPr="00AF35DE">
        <w:t>Introduction</w:t>
      </w:r>
    </w:p>
    <w:p w:rsidR="00E9214D" w:rsidRPr="00AF35DE" w:rsidRDefault="00E9214D" w:rsidP="004B4615">
      <w:pPr>
        <w:pStyle w:val="BodyCopy"/>
        <w:spacing w:after="120"/>
        <w:rPr>
          <w:noProof w:val="0"/>
        </w:rPr>
      </w:pPr>
      <w:r w:rsidRPr="00AF35DE">
        <w:rPr>
          <w:noProof w:val="0"/>
        </w:rPr>
        <w:t xml:space="preserve">There is direct relationship between how ell equipment is maintained and how well it performs. </w:t>
      </w:r>
    </w:p>
    <w:p w:rsidR="00E9214D" w:rsidRPr="00AF35DE" w:rsidRDefault="00E9214D" w:rsidP="004B4615">
      <w:pPr>
        <w:pStyle w:val="BodyCopy"/>
        <w:spacing w:after="120"/>
        <w:rPr>
          <w:noProof w:val="0"/>
        </w:rPr>
      </w:pPr>
      <w:r w:rsidRPr="00AF35DE">
        <w:rPr>
          <w:noProof w:val="0"/>
        </w:rPr>
        <w:t xml:space="preserve">There is also a clear link between well maintained equipment and the level of breakdown it experiences – well maintained equipment breaks down far less than poorly maintained equipment. </w:t>
      </w:r>
    </w:p>
    <w:p w:rsidR="00E9214D" w:rsidRPr="00AF35DE" w:rsidRDefault="00E9214D" w:rsidP="0014726A">
      <w:pPr>
        <w:pStyle w:val="Heading3"/>
      </w:pPr>
      <w:r w:rsidRPr="00AF35DE">
        <w:t xml:space="preserve">General requirements </w:t>
      </w:r>
    </w:p>
    <w:p w:rsidR="00E9214D" w:rsidRPr="00AF35DE" w:rsidRDefault="00E9214D" w:rsidP="00E9214D">
      <w:pPr>
        <w:pStyle w:val="BodyCopy"/>
        <w:rPr>
          <w:noProof w:val="0"/>
        </w:rPr>
      </w:pPr>
      <w:r w:rsidRPr="00AF35DE">
        <w:rPr>
          <w:noProof w:val="0"/>
        </w:rPr>
        <w:t xml:space="preserve">Keeping food equipment clean is a prime maintenance requirement. </w:t>
      </w:r>
    </w:p>
    <w:p w:rsidR="00E9214D" w:rsidRPr="00AF35DE" w:rsidRDefault="00E9214D" w:rsidP="00E9214D">
      <w:pPr>
        <w:pStyle w:val="BodyCopy"/>
        <w:rPr>
          <w:noProof w:val="0"/>
        </w:rPr>
      </w:pPr>
      <w:r w:rsidRPr="00AF35DE">
        <w:rPr>
          <w:noProof w:val="0"/>
        </w:rPr>
        <w:t xml:space="preserve">Any food equipment allowed to form a build-up of food is more likely to fail, not operate safely, present a food safety hazard, or not operate as intended or required. </w:t>
      </w:r>
    </w:p>
    <w:p w:rsidR="00E9214D" w:rsidRPr="00AF35DE" w:rsidRDefault="00E9214D" w:rsidP="00E9214D">
      <w:pPr>
        <w:pStyle w:val="BodyCopy"/>
        <w:rPr>
          <w:noProof w:val="0"/>
        </w:rPr>
      </w:pPr>
      <w:r w:rsidRPr="00AF35DE">
        <w:rPr>
          <w:noProof w:val="0"/>
        </w:rPr>
        <w:t xml:space="preserve">The following points will assist: </w:t>
      </w:r>
    </w:p>
    <w:p w:rsidR="004B4615" w:rsidRPr="00AF35DE" w:rsidRDefault="00E9214D" w:rsidP="004B4615">
      <w:pPr>
        <w:pStyle w:val="Bullet1"/>
      </w:pPr>
      <w:r w:rsidRPr="00AF35DE">
        <w:t xml:space="preserve">Do regular visual inspections of equipment and clean when needed </w:t>
      </w:r>
      <w:r w:rsidR="004B4615" w:rsidRPr="00AF35DE">
        <w:br w:type="page"/>
      </w:r>
    </w:p>
    <w:p w:rsidR="00E9214D" w:rsidRPr="00AF35DE" w:rsidRDefault="00E9214D" w:rsidP="00E9214D">
      <w:pPr>
        <w:pStyle w:val="Bullet1"/>
      </w:pPr>
      <w:r w:rsidRPr="00AF35DE">
        <w:lastRenderedPageBreak/>
        <w:t xml:space="preserve">Advise management when any item appears not to be working properly </w:t>
      </w:r>
    </w:p>
    <w:p w:rsidR="00E9214D" w:rsidRPr="00AF35DE" w:rsidRDefault="00E9214D" w:rsidP="00E9214D">
      <w:pPr>
        <w:pStyle w:val="Bullet1"/>
      </w:pPr>
      <w:r w:rsidRPr="00AF35DE">
        <w:t xml:space="preserve">Be alert to ‘warning signs’ such as: </w:t>
      </w:r>
    </w:p>
    <w:p w:rsidR="00E9214D" w:rsidRPr="00AF35DE" w:rsidRDefault="00E9214D" w:rsidP="00E9214D">
      <w:pPr>
        <w:pStyle w:val="Bullet2"/>
        <w:rPr>
          <w:lang w:val="en-AU"/>
        </w:rPr>
      </w:pPr>
      <w:r w:rsidRPr="00AF35DE">
        <w:rPr>
          <w:lang w:val="en-AU"/>
        </w:rPr>
        <w:t xml:space="preserve">Tell-tale, unusual noises </w:t>
      </w:r>
    </w:p>
    <w:p w:rsidR="00E9214D" w:rsidRPr="00AF35DE" w:rsidRDefault="00E9214D" w:rsidP="00E9214D">
      <w:pPr>
        <w:pStyle w:val="Bullet2"/>
        <w:rPr>
          <w:lang w:val="en-AU"/>
        </w:rPr>
      </w:pPr>
      <w:r w:rsidRPr="00AF35DE">
        <w:rPr>
          <w:lang w:val="en-AU"/>
        </w:rPr>
        <w:t xml:space="preserve">Equipment taking ‘too long’ to warm or heat up </w:t>
      </w:r>
    </w:p>
    <w:p w:rsidR="00E9214D" w:rsidRPr="00AF35DE" w:rsidRDefault="00E9214D" w:rsidP="00E9214D">
      <w:pPr>
        <w:pStyle w:val="Bullet2"/>
        <w:rPr>
          <w:lang w:val="en-AU"/>
        </w:rPr>
      </w:pPr>
      <w:r w:rsidRPr="00AF35DE">
        <w:rPr>
          <w:lang w:val="en-AU"/>
        </w:rPr>
        <w:t xml:space="preserve">Strange noises </w:t>
      </w:r>
    </w:p>
    <w:p w:rsidR="00E9214D" w:rsidRPr="00AF35DE" w:rsidRDefault="00E9214D" w:rsidP="00E9214D">
      <w:pPr>
        <w:pStyle w:val="Bullet2"/>
        <w:rPr>
          <w:lang w:val="en-AU"/>
        </w:rPr>
      </w:pPr>
      <w:r w:rsidRPr="00AF35DE">
        <w:rPr>
          <w:lang w:val="en-AU"/>
        </w:rPr>
        <w:t xml:space="preserve">Smell of smoke or an ‘electrical’ smell that comes with over-heated equipment </w:t>
      </w:r>
    </w:p>
    <w:p w:rsidR="00E9214D" w:rsidRPr="00AF35DE" w:rsidRDefault="00E9214D" w:rsidP="00E9214D">
      <w:pPr>
        <w:pStyle w:val="Bullet2"/>
        <w:rPr>
          <w:lang w:val="en-AU"/>
        </w:rPr>
      </w:pPr>
      <w:r w:rsidRPr="00AF35DE">
        <w:rPr>
          <w:lang w:val="en-AU"/>
        </w:rPr>
        <w:t xml:space="preserve">Equipment that starts to shake or vibrate </w:t>
      </w:r>
    </w:p>
    <w:p w:rsidR="00E9214D" w:rsidRPr="00AF35DE" w:rsidRDefault="00E9214D" w:rsidP="00E9214D">
      <w:pPr>
        <w:pStyle w:val="Bullet2"/>
        <w:rPr>
          <w:lang w:val="en-AU"/>
        </w:rPr>
      </w:pPr>
      <w:r w:rsidRPr="00AF35DE">
        <w:rPr>
          <w:lang w:val="en-AU"/>
        </w:rPr>
        <w:t xml:space="preserve">Sparks or electric shocks </w:t>
      </w:r>
    </w:p>
    <w:p w:rsidR="00E9214D" w:rsidRPr="00AF35DE" w:rsidRDefault="004A2095" w:rsidP="00E9214D">
      <w:pPr>
        <w:pStyle w:val="Bullet2"/>
        <w:rPr>
          <w:lang w:val="en-AU"/>
        </w:rPr>
      </w:pPr>
      <w:r w:rsidRPr="00AF35DE">
        <w:rPr>
          <w:lang w:val="en-AU"/>
        </w:rPr>
        <w:t>Missing or broken parts.</w:t>
      </w:r>
    </w:p>
    <w:p w:rsidR="00E9214D" w:rsidRPr="00AF35DE" w:rsidRDefault="00E9214D" w:rsidP="00E9214D">
      <w:pPr>
        <w:pStyle w:val="BodyCopy"/>
        <w:rPr>
          <w:noProof w:val="0"/>
        </w:rPr>
      </w:pPr>
      <w:r w:rsidRPr="00AF35DE">
        <w:rPr>
          <w:noProof w:val="0"/>
        </w:rPr>
        <w:t xml:space="preserve">There is little apart from replacement of a restricted range of parts and basic lubrication that can be done by operators to service or maintain their equipment. </w:t>
      </w:r>
    </w:p>
    <w:p w:rsidR="00E9214D" w:rsidRPr="00AF35DE" w:rsidRDefault="00E9214D" w:rsidP="00E9214D">
      <w:pPr>
        <w:pStyle w:val="BodyCopy"/>
        <w:rPr>
          <w:noProof w:val="0"/>
        </w:rPr>
      </w:pPr>
      <w:r w:rsidRPr="00AF35DE">
        <w:rPr>
          <w:noProof w:val="0"/>
        </w:rPr>
        <w:t xml:space="preserve">It is essential you keep any service manual delivered with new equipment so you can refer to it later for help when trouble-shooting a problem. </w:t>
      </w:r>
    </w:p>
    <w:p w:rsidR="00E9214D" w:rsidRPr="00AF35DE" w:rsidRDefault="00E9214D" w:rsidP="0014726A">
      <w:pPr>
        <w:pStyle w:val="Heading3"/>
      </w:pPr>
      <w:r w:rsidRPr="00AF35DE">
        <w:t xml:space="preserve">Repairs and maintenance </w:t>
      </w:r>
    </w:p>
    <w:p w:rsidR="00E9214D" w:rsidRPr="00AF35DE" w:rsidRDefault="004B4615" w:rsidP="00E9214D">
      <w:pPr>
        <w:pStyle w:val="BodyCopy"/>
        <w:rPr>
          <w:noProof w:val="0"/>
        </w:rPr>
      </w:pPr>
      <w:r w:rsidRPr="00AF35DE">
        <w:rPr>
          <w:lang w:eastAsia="en-AU"/>
        </w:rPr>
        <w:drawing>
          <wp:anchor distT="0" distB="0" distL="114300" distR="114300" simplePos="0" relativeHeight="251774976" behindDoc="0" locked="0" layoutInCell="1" allowOverlap="1">
            <wp:simplePos x="0" y="0"/>
            <wp:positionH relativeFrom="column">
              <wp:posOffset>4130040</wp:posOffset>
            </wp:positionH>
            <wp:positionV relativeFrom="paragraph">
              <wp:posOffset>737870</wp:posOffset>
            </wp:positionV>
            <wp:extent cx="1438275" cy="1476375"/>
            <wp:effectExtent l="19050" t="0" r="9525" b="0"/>
            <wp:wrapSquare wrapText="bothSides"/>
            <wp:docPr id="67" name="Picture 66" descr="Learning 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training.jpg"/>
                    <pic:cNvPicPr/>
                  </pic:nvPicPr>
                  <pic:blipFill>
                    <a:blip r:embed="rId85" cstate="print"/>
                    <a:stretch>
                      <a:fillRect/>
                    </a:stretch>
                  </pic:blipFill>
                  <pic:spPr>
                    <a:xfrm>
                      <a:off x="0" y="0"/>
                      <a:ext cx="1438275" cy="1476375"/>
                    </a:xfrm>
                    <a:prstGeom prst="rect">
                      <a:avLst/>
                    </a:prstGeom>
                  </pic:spPr>
                </pic:pic>
              </a:graphicData>
            </a:graphic>
          </wp:anchor>
        </w:drawing>
      </w:r>
      <w:r w:rsidR="00E9214D" w:rsidRPr="00AF35DE">
        <w:rPr>
          <w:noProof w:val="0"/>
        </w:rPr>
        <w:t xml:space="preserve">For refrigeration items, where temperatures are reading outside the required ranges the remedial action may simply be to get a service technician to come in and fix the unit (repair the area where the leak is, re-gas the refrigeration, repair the controls, replace the fan belt, etc). </w:t>
      </w:r>
    </w:p>
    <w:p w:rsidR="00E9214D" w:rsidRPr="00AF35DE" w:rsidRDefault="00E9214D" w:rsidP="00E9214D">
      <w:pPr>
        <w:pStyle w:val="BodyCopy"/>
        <w:rPr>
          <w:noProof w:val="0"/>
        </w:rPr>
      </w:pPr>
      <w:r w:rsidRPr="00AF35DE">
        <w:rPr>
          <w:noProof w:val="0"/>
        </w:rPr>
        <w:t xml:space="preserve">You must also check with your supervisor to determine: </w:t>
      </w:r>
    </w:p>
    <w:p w:rsidR="00E9214D" w:rsidRPr="00AF35DE" w:rsidRDefault="00E9214D" w:rsidP="00E9214D">
      <w:pPr>
        <w:pStyle w:val="Bullet1"/>
      </w:pPr>
      <w:r w:rsidRPr="00AF35DE">
        <w:t xml:space="preserve">When you have authority to call in a service company </w:t>
      </w:r>
    </w:p>
    <w:p w:rsidR="00E9214D" w:rsidRPr="00AF35DE" w:rsidRDefault="00E9214D" w:rsidP="00E9214D">
      <w:pPr>
        <w:pStyle w:val="Bullet1"/>
      </w:pPr>
      <w:r w:rsidRPr="00AF35DE">
        <w:t>The names and contact detail</w:t>
      </w:r>
      <w:r w:rsidR="004A2095" w:rsidRPr="00AF35DE">
        <w:t>s for service companies you use.</w:t>
      </w:r>
    </w:p>
    <w:p w:rsidR="00E9214D" w:rsidRPr="00AF35DE" w:rsidRDefault="00E9214D" w:rsidP="00E9214D">
      <w:pPr>
        <w:pStyle w:val="BodyCopy"/>
        <w:rPr>
          <w:noProof w:val="0"/>
        </w:rPr>
      </w:pPr>
      <w:r w:rsidRPr="00AF35DE">
        <w:rPr>
          <w:noProof w:val="0"/>
        </w:rPr>
        <w:t xml:space="preserve">If an item requires attention it may be you will have to arrange a service call immediately regardless of the day of the week, or the time of the day. </w:t>
      </w:r>
    </w:p>
    <w:p w:rsidR="00E9214D" w:rsidRPr="00AF35DE" w:rsidRDefault="00E9214D" w:rsidP="00E9214D">
      <w:pPr>
        <w:pStyle w:val="BodyCopy"/>
        <w:rPr>
          <w:noProof w:val="0"/>
        </w:rPr>
      </w:pPr>
      <w:r w:rsidRPr="00AF35DE">
        <w:rPr>
          <w:noProof w:val="0"/>
        </w:rPr>
        <w:t xml:space="preserve">In other situations it may be possible to wait. </w:t>
      </w:r>
    </w:p>
    <w:p w:rsidR="00E9214D" w:rsidRPr="00AF35DE" w:rsidRDefault="00E9214D" w:rsidP="00E9214D">
      <w:pPr>
        <w:pStyle w:val="BodyCopy"/>
        <w:rPr>
          <w:noProof w:val="0"/>
        </w:rPr>
      </w:pPr>
      <w:r w:rsidRPr="00AF35DE">
        <w:rPr>
          <w:noProof w:val="0"/>
        </w:rPr>
        <w:t>Use your judgement about how urgent the matter is, what alternatives you have available to you and how much the service call is likely to cost.</w:t>
      </w:r>
    </w:p>
    <w:p w:rsidR="004B4615" w:rsidRPr="00AF35DE" w:rsidRDefault="004B4615">
      <w:pPr>
        <w:rPr>
          <w:rFonts w:ascii="Helvetica" w:eastAsia="Calibri" w:hAnsi="Helvetica" w:cs="Calibri"/>
          <w:b/>
          <w:color w:val="FFFFFF" w:themeColor="background1"/>
          <w:sz w:val="32"/>
          <w:szCs w:val="28"/>
          <w:lang w:eastAsia="ar-SA"/>
        </w:rPr>
      </w:pPr>
      <w:r w:rsidRPr="00AF35DE">
        <w:rPr>
          <w:color w:val="FFFFFF" w:themeColor="background1"/>
        </w:rPr>
        <w:br w:type="page"/>
      </w:r>
    </w:p>
    <w:p w:rsidR="008D480E" w:rsidRPr="00AF35DE" w:rsidRDefault="008D480E" w:rsidP="008D480E">
      <w:pPr>
        <w:pStyle w:val="ActivityHead"/>
        <w:shd w:val="clear" w:color="auto" w:fill="E36C0A" w:themeFill="accent6" w:themeFillShade="BF"/>
        <w:rPr>
          <w:noProof w:val="0"/>
          <w:color w:val="FFFFFF" w:themeColor="background1"/>
        </w:rPr>
      </w:pPr>
      <w:r w:rsidRPr="00AF35DE">
        <w:rPr>
          <w:noProof w:val="0"/>
          <w:color w:val="FFFFFF" w:themeColor="background1"/>
        </w:rPr>
        <w:lastRenderedPageBreak/>
        <w:t>Work Projects</w:t>
      </w:r>
    </w:p>
    <w:p w:rsidR="000C726B" w:rsidRPr="00AF35DE" w:rsidRDefault="000C726B" w:rsidP="000C726B">
      <w:pPr>
        <w:pStyle w:val="BodyCopy"/>
        <w:rPr>
          <w:noProof w:val="0"/>
        </w:rPr>
      </w:pPr>
      <w:r w:rsidRPr="00AF35DE">
        <w:rPr>
          <w:noProof w:val="0"/>
        </w:rPr>
        <w:t xml:space="preserve">It is a requirement of this Unit you complete Work Projects as advised by your Trainer. </w:t>
      </w:r>
    </w:p>
    <w:p w:rsidR="000C726B" w:rsidRPr="00AF35DE" w:rsidRDefault="000C726B" w:rsidP="000C726B">
      <w:pPr>
        <w:pStyle w:val="BodyCopy"/>
        <w:rPr>
          <w:noProof w:val="0"/>
        </w:rPr>
      </w:pPr>
      <w:r w:rsidRPr="00AF35DE">
        <w:rPr>
          <w:noProof w:val="0"/>
        </w:rPr>
        <w:t>You must submit documentation, suitable evidence or other relevant proof of completion of the project to your Trainer by the date agreed.</w:t>
      </w:r>
    </w:p>
    <w:p w:rsidR="000C726B" w:rsidRPr="00AF35DE" w:rsidRDefault="000C726B" w:rsidP="000C726B">
      <w:pPr>
        <w:pStyle w:val="BodyCopy"/>
        <w:rPr>
          <w:noProof w:val="0"/>
        </w:rPr>
      </w:pPr>
      <w:proofErr w:type="gramStart"/>
      <w:r w:rsidRPr="00AF35DE">
        <w:rPr>
          <w:noProof w:val="0"/>
        </w:rPr>
        <w:t>Student have</w:t>
      </w:r>
      <w:proofErr w:type="gramEnd"/>
      <w:r w:rsidRPr="00AF35DE">
        <w:rPr>
          <w:noProof w:val="0"/>
        </w:rPr>
        <w:t xml:space="preserve"> to decide on the style of fast food outlet. Keep the choice simple.</w:t>
      </w:r>
    </w:p>
    <w:p w:rsidR="000C726B" w:rsidRPr="00AF35DE" w:rsidRDefault="000C726B" w:rsidP="000C726B">
      <w:pPr>
        <w:pStyle w:val="BodyCopy"/>
        <w:rPr>
          <w:noProof w:val="0"/>
        </w:rPr>
      </w:pPr>
      <w:r w:rsidRPr="00AF35DE">
        <w:rPr>
          <w:noProof w:val="0"/>
        </w:rPr>
        <w:t>When students have decided on the theme then the following criteria can be met.</w:t>
      </w:r>
    </w:p>
    <w:p w:rsidR="008D480E" w:rsidRPr="00AF35DE" w:rsidRDefault="00807840" w:rsidP="004A2095">
      <w:pPr>
        <w:pStyle w:val="ActivityNumbered"/>
      </w:pPr>
      <w:r w:rsidRPr="00AF35DE">
        <w:t>4</w:t>
      </w:r>
      <w:r w:rsidR="008D480E" w:rsidRPr="00AF35DE">
        <w:t>.1</w:t>
      </w:r>
      <w:r w:rsidR="008D480E" w:rsidRPr="00AF35DE">
        <w:tab/>
      </w:r>
      <w:r w:rsidR="000C726B" w:rsidRPr="00AF35DE">
        <w:t>Clean premises</w:t>
      </w:r>
      <w:r w:rsidR="004A2095" w:rsidRPr="00AF35DE">
        <w:t>:</w:t>
      </w:r>
    </w:p>
    <w:p w:rsidR="008D480E" w:rsidRPr="00AF35DE" w:rsidRDefault="000C726B" w:rsidP="004A2095">
      <w:pPr>
        <w:pStyle w:val="ActivityBullet1"/>
      </w:pPr>
      <w:r w:rsidRPr="00AF35DE">
        <w:t>Develop a</w:t>
      </w:r>
      <w:r w:rsidR="00E038B2" w:rsidRPr="00AF35DE">
        <w:t xml:space="preserve"> c</w:t>
      </w:r>
      <w:r w:rsidRPr="00AF35DE">
        <w:t>leaning schedule for the entire fast food outlets</w:t>
      </w:r>
    </w:p>
    <w:p w:rsidR="000C726B" w:rsidRPr="00AF35DE" w:rsidRDefault="000C726B" w:rsidP="004A2095">
      <w:pPr>
        <w:pStyle w:val="ActivityBullet1"/>
      </w:pPr>
      <w:r w:rsidRPr="00AF35DE">
        <w:t>List of all equipment that needs to be cleaned</w:t>
      </w:r>
      <w:r w:rsidR="004A2095" w:rsidRPr="00AF35DE">
        <w:t>:</w:t>
      </w:r>
    </w:p>
    <w:p w:rsidR="000C726B" w:rsidRPr="00AF35DE" w:rsidRDefault="000C726B" w:rsidP="004A2095">
      <w:pPr>
        <w:pStyle w:val="ActivityBullet2"/>
      </w:pPr>
      <w:r w:rsidRPr="00AF35DE">
        <w:t xml:space="preserve">When </w:t>
      </w:r>
    </w:p>
    <w:p w:rsidR="000C726B" w:rsidRPr="00AF35DE" w:rsidRDefault="000C726B" w:rsidP="004A2095">
      <w:pPr>
        <w:pStyle w:val="ActivityBullet2"/>
      </w:pPr>
      <w:r w:rsidRPr="00AF35DE">
        <w:t>Who</w:t>
      </w:r>
    </w:p>
    <w:p w:rsidR="000C726B" w:rsidRPr="00AF35DE" w:rsidRDefault="000C726B" w:rsidP="004A2095">
      <w:pPr>
        <w:pStyle w:val="ActivityBullet2"/>
      </w:pPr>
      <w:r w:rsidRPr="00AF35DE">
        <w:t xml:space="preserve">How </w:t>
      </w:r>
    </w:p>
    <w:p w:rsidR="000C726B" w:rsidRPr="00AF35DE" w:rsidRDefault="000C726B" w:rsidP="004A2095">
      <w:pPr>
        <w:pStyle w:val="ActivityBullet2"/>
      </w:pPr>
      <w:r w:rsidRPr="00AF35DE">
        <w:t>With what</w:t>
      </w:r>
      <w:r w:rsidR="004A2095" w:rsidRPr="00AF35DE">
        <w:t>.</w:t>
      </w:r>
    </w:p>
    <w:p w:rsidR="008D480E" w:rsidRPr="00AF35DE" w:rsidRDefault="00807840" w:rsidP="004A2095">
      <w:pPr>
        <w:pStyle w:val="ActivityNumbered"/>
      </w:pPr>
      <w:r w:rsidRPr="00AF35DE">
        <w:t>4</w:t>
      </w:r>
      <w:r w:rsidR="008D480E" w:rsidRPr="00AF35DE">
        <w:t>.2.</w:t>
      </w:r>
      <w:r w:rsidR="008D480E" w:rsidRPr="00AF35DE">
        <w:tab/>
      </w:r>
      <w:r w:rsidR="000C726B" w:rsidRPr="00AF35DE">
        <w:t>Stock Control Process and re-ordering</w:t>
      </w:r>
      <w:r w:rsidR="004A2095" w:rsidRPr="00AF35DE">
        <w:t>:</w:t>
      </w:r>
    </w:p>
    <w:p w:rsidR="00D724DB" w:rsidRPr="00AF35DE" w:rsidRDefault="000C726B" w:rsidP="004A2095">
      <w:pPr>
        <w:pStyle w:val="ActivityBullet1"/>
      </w:pPr>
      <w:r w:rsidRPr="00AF35DE">
        <w:t>Students are to set a par stock requirement for all menu item ingredients</w:t>
      </w:r>
    </w:p>
    <w:p w:rsidR="000C726B" w:rsidRPr="00AF35DE" w:rsidRDefault="000C726B" w:rsidP="004A2095">
      <w:pPr>
        <w:pStyle w:val="ActivityBullet1"/>
      </w:pPr>
      <w:r w:rsidRPr="00AF35DE">
        <w:t>Set up a process which instructs the manager of how to maintain required stock levels</w:t>
      </w:r>
      <w:r w:rsidR="004A2095" w:rsidRPr="00AF35DE">
        <w:t>.</w:t>
      </w:r>
    </w:p>
    <w:p w:rsidR="008D480E" w:rsidRPr="00AF35DE" w:rsidRDefault="00807840" w:rsidP="004A2095">
      <w:pPr>
        <w:pStyle w:val="ActivityNumbered"/>
      </w:pPr>
      <w:r w:rsidRPr="00AF35DE">
        <w:t>4</w:t>
      </w:r>
      <w:r w:rsidR="008D480E" w:rsidRPr="00AF35DE">
        <w:t>.3.</w:t>
      </w:r>
      <w:r w:rsidR="008D480E" w:rsidRPr="00AF35DE">
        <w:tab/>
      </w:r>
      <w:r w:rsidR="00A473A3" w:rsidRPr="00AF35DE">
        <w:t>Reporting Maintenance Issues</w:t>
      </w:r>
      <w:r w:rsidR="004A2095" w:rsidRPr="00AF35DE">
        <w:t>:</w:t>
      </w:r>
    </w:p>
    <w:p w:rsidR="00D724DB" w:rsidRPr="00AF35DE" w:rsidRDefault="00A473A3" w:rsidP="004A2095">
      <w:pPr>
        <w:pStyle w:val="ActivityBullet1"/>
      </w:pPr>
      <w:r w:rsidRPr="00AF35DE">
        <w:t>All enterprises will need to have a process on how to report any maintenance requirements</w:t>
      </w:r>
    </w:p>
    <w:p w:rsidR="00A473A3" w:rsidRPr="00AF35DE" w:rsidRDefault="00A473A3" w:rsidP="004A2095">
      <w:pPr>
        <w:pStyle w:val="ActivityBullet1"/>
      </w:pPr>
      <w:r w:rsidRPr="00AF35DE">
        <w:t>Students need to develop a form that details instructions on the following</w:t>
      </w:r>
    </w:p>
    <w:p w:rsidR="00A473A3" w:rsidRPr="00AF35DE" w:rsidRDefault="00A473A3" w:rsidP="004A2095">
      <w:pPr>
        <w:pStyle w:val="ActivityBullet1"/>
      </w:pPr>
      <w:r w:rsidRPr="00AF35DE">
        <w:t>What is the maintenance issue?</w:t>
      </w:r>
    </w:p>
    <w:p w:rsidR="00A473A3" w:rsidRPr="00AF35DE" w:rsidRDefault="00A473A3" w:rsidP="004A2095">
      <w:pPr>
        <w:pStyle w:val="ActivityBullet1"/>
      </w:pPr>
      <w:r w:rsidRPr="00AF35DE">
        <w:t>Where is the problem located?</w:t>
      </w:r>
    </w:p>
    <w:p w:rsidR="00A473A3" w:rsidRPr="00AF35DE" w:rsidRDefault="00A473A3" w:rsidP="004A2095">
      <w:pPr>
        <w:pStyle w:val="ActivityBullet1"/>
      </w:pPr>
      <w:r w:rsidRPr="00AF35DE">
        <w:t>Who is reporting the defect?</w:t>
      </w:r>
    </w:p>
    <w:p w:rsidR="00A473A3" w:rsidRPr="00AF35DE" w:rsidRDefault="00A473A3" w:rsidP="004A2095">
      <w:pPr>
        <w:pStyle w:val="ActivityBullet1"/>
      </w:pPr>
      <w:r w:rsidRPr="00AF35DE">
        <w:t>When is the issue being reported</w:t>
      </w:r>
      <w:r w:rsidR="00E038B2" w:rsidRPr="00AF35DE">
        <w:t>,</w:t>
      </w:r>
      <w:r w:rsidRPr="00AF35DE">
        <w:t xml:space="preserve"> date</w:t>
      </w:r>
      <w:r w:rsidR="004A2095" w:rsidRPr="00AF35DE">
        <w:t>.</w:t>
      </w:r>
    </w:p>
    <w:p w:rsidR="008D480E" w:rsidRPr="00AF35DE" w:rsidRDefault="008D480E" w:rsidP="008D480E">
      <w:pPr>
        <w:pStyle w:val="ActivityBottom"/>
        <w:rPr>
          <w:noProof w:val="0"/>
        </w:rPr>
      </w:pPr>
    </w:p>
    <w:p w:rsidR="008D480E" w:rsidRPr="00AF35DE" w:rsidRDefault="008D480E" w:rsidP="008D480E">
      <w:pPr>
        <w:pStyle w:val="BodyCopy"/>
        <w:rPr>
          <w:rStyle w:val="Heading1Char"/>
          <w:rFonts w:eastAsia="Calibri" w:cs="Calibri"/>
          <w:b w:val="0"/>
          <w:bCs w:val="0"/>
          <w:noProof w:val="0"/>
          <w:color w:val="auto"/>
          <w:sz w:val="22"/>
          <w:lang w:val="en-AU"/>
        </w:rPr>
      </w:pPr>
      <w:r w:rsidRPr="00AF35D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AF35DE" w:rsidTr="00D724DB">
        <w:trPr>
          <w:trHeight w:val="5670"/>
        </w:trPr>
        <w:tc>
          <w:tcPr>
            <w:tcW w:w="8931" w:type="dxa"/>
            <w:shd w:val="clear" w:color="auto" w:fill="F2F2F2" w:themeFill="background1" w:themeFillShade="F2"/>
          </w:tcPr>
          <w:p w:rsidR="008D480E" w:rsidRPr="00AF35DE" w:rsidRDefault="008D480E" w:rsidP="00F067EA">
            <w:pPr>
              <w:pStyle w:val="Heading2"/>
              <w:outlineLvl w:val="1"/>
            </w:pPr>
            <w:r w:rsidRPr="00AF35DE">
              <w:lastRenderedPageBreak/>
              <w:t>Summary</w:t>
            </w:r>
          </w:p>
          <w:p w:rsidR="008D480E" w:rsidRPr="00AF35DE" w:rsidRDefault="00313E08" w:rsidP="00F45D9C">
            <w:pPr>
              <w:pStyle w:val="SumaryHeading3"/>
            </w:pPr>
            <w:fldSimple w:instr=" REF  Element4  \* MERGEFORMAT ">
              <w:sdt>
                <w:sdtPr>
                  <w:alias w:val="Element 4"/>
                  <w:id w:val="1179647"/>
                  <w:lock w:val="sdtLocked"/>
                  <w:placeholder>
                    <w:docPart w:val="0EE3A34FF7324EE1BC62B00C8DA5CDF7"/>
                  </w:placeholder>
                </w:sdtPr>
                <w:sdtContent>
                  <w:r w:rsidR="00AF35DE" w:rsidRPr="00AF35DE">
                    <w:t>Maintain fast food outlet</w:t>
                  </w:r>
                </w:sdtContent>
              </w:sdt>
            </w:fldSimple>
          </w:p>
          <w:p w:rsidR="009A0A18" w:rsidRPr="00AF35DE" w:rsidRDefault="009A0A18" w:rsidP="00044293">
            <w:pPr>
              <w:pStyle w:val="TableTextBold"/>
              <w:rPr>
                <w:noProof w:val="0"/>
              </w:rPr>
            </w:pPr>
            <w:r w:rsidRPr="00AF35DE">
              <w:rPr>
                <w:noProof w:val="0"/>
              </w:rPr>
              <w:t>Clean fast food area in line with establishment and equipment requirements</w:t>
            </w:r>
          </w:p>
          <w:p w:rsidR="009A0A18" w:rsidRPr="00AF35DE" w:rsidRDefault="000F22C6" w:rsidP="004A2095">
            <w:pPr>
              <w:pStyle w:val="TableBullet1"/>
              <w:rPr>
                <w:noProof w:val="0"/>
              </w:rPr>
            </w:pPr>
            <w:r w:rsidRPr="00AF35DE">
              <w:rPr>
                <w:noProof w:val="0"/>
              </w:rPr>
              <w:t xml:space="preserve">Cleaning will be implemented </w:t>
            </w:r>
            <w:r w:rsidR="00AF35DE" w:rsidRPr="00AF35DE">
              <w:rPr>
                <w:noProof w:val="0"/>
              </w:rPr>
              <w:t>according</w:t>
            </w:r>
            <w:r w:rsidR="004A2095" w:rsidRPr="00AF35DE">
              <w:rPr>
                <w:noProof w:val="0"/>
              </w:rPr>
              <w:t xml:space="preserve"> to the cleaning schedule</w:t>
            </w:r>
          </w:p>
          <w:p w:rsidR="000F22C6" w:rsidRPr="00AF35DE" w:rsidRDefault="000F22C6" w:rsidP="004A2095">
            <w:pPr>
              <w:pStyle w:val="TableBullet1"/>
              <w:rPr>
                <w:noProof w:val="0"/>
              </w:rPr>
            </w:pPr>
            <w:r w:rsidRPr="00AF35DE">
              <w:rPr>
                <w:noProof w:val="0"/>
              </w:rPr>
              <w:t>The cleaning schedule is part of the Food Safety Plan</w:t>
            </w:r>
          </w:p>
          <w:p w:rsidR="000F22C6" w:rsidRPr="00AF35DE" w:rsidRDefault="000F22C6" w:rsidP="004A2095">
            <w:pPr>
              <w:pStyle w:val="TableBullet1"/>
              <w:rPr>
                <w:noProof w:val="0"/>
              </w:rPr>
            </w:pPr>
            <w:r w:rsidRPr="00AF35DE">
              <w:rPr>
                <w:noProof w:val="0"/>
              </w:rPr>
              <w:t xml:space="preserve">Cleaning process needs to be documented to show that </w:t>
            </w:r>
            <w:r w:rsidR="00AF35DE" w:rsidRPr="00AF35DE">
              <w:rPr>
                <w:noProof w:val="0"/>
              </w:rPr>
              <w:t xml:space="preserve">Food Safety Plan </w:t>
            </w:r>
            <w:r w:rsidRPr="00AF35DE">
              <w:rPr>
                <w:noProof w:val="0"/>
              </w:rPr>
              <w:t>commitment is being met</w:t>
            </w:r>
            <w:r w:rsidR="004A2095" w:rsidRPr="00AF35DE">
              <w:rPr>
                <w:noProof w:val="0"/>
              </w:rPr>
              <w:t>.</w:t>
            </w:r>
          </w:p>
          <w:p w:rsidR="009A0A18" w:rsidRPr="00AF35DE" w:rsidRDefault="009A0A18" w:rsidP="00044293">
            <w:pPr>
              <w:pStyle w:val="TableTextBold"/>
              <w:rPr>
                <w:noProof w:val="0"/>
              </w:rPr>
            </w:pPr>
            <w:r w:rsidRPr="00AF35DE">
              <w:rPr>
                <w:noProof w:val="0"/>
              </w:rPr>
              <w:t>Undertake stock control and reordering processes</w:t>
            </w:r>
          </w:p>
          <w:p w:rsidR="009A0A18" w:rsidRPr="00AF35DE" w:rsidRDefault="000F22C6" w:rsidP="004A2095">
            <w:pPr>
              <w:pStyle w:val="TableBullet1"/>
              <w:rPr>
                <w:noProof w:val="0"/>
              </w:rPr>
            </w:pPr>
            <w:r w:rsidRPr="00AF35DE">
              <w:rPr>
                <w:noProof w:val="0"/>
              </w:rPr>
              <w:t>Regular stock takes matches number of sales to amount of product being purchased</w:t>
            </w:r>
          </w:p>
          <w:p w:rsidR="009A0A18" w:rsidRPr="00AF35DE" w:rsidRDefault="00E57CF9" w:rsidP="004A2095">
            <w:pPr>
              <w:pStyle w:val="TableBullet1"/>
              <w:rPr>
                <w:noProof w:val="0"/>
              </w:rPr>
            </w:pPr>
            <w:r w:rsidRPr="00AF35DE">
              <w:rPr>
                <w:noProof w:val="0"/>
              </w:rPr>
              <w:t xml:space="preserve">Regular stock takes assist to </w:t>
            </w:r>
            <w:r w:rsidR="00AF35DE" w:rsidRPr="00AF35DE">
              <w:rPr>
                <w:noProof w:val="0"/>
              </w:rPr>
              <w:t>identify</w:t>
            </w:r>
            <w:r w:rsidRPr="00AF35DE">
              <w:rPr>
                <w:noProof w:val="0"/>
              </w:rPr>
              <w:t xml:space="preserve"> slow moving items</w:t>
            </w:r>
          </w:p>
          <w:p w:rsidR="00E57CF9" w:rsidRPr="00AF35DE" w:rsidRDefault="00E57CF9" w:rsidP="004A2095">
            <w:pPr>
              <w:pStyle w:val="TableBullet1"/>
              <w:rPr>
                <w:noProof w:val="0"/>
              </w:rPr>
            </w:pPr>
            <w:r w:rsidRPr="00AF35DE">
              <w:rPr>
                <w:noProof w:val="0"/>
              </w:rPr>
              <w:t>Possibility of pilfering by staff</w:t>
            </w:r>
          </w:p>
          <w:p w:rsidR="00E57CF9" w:rsidRPr="00AF35DE" w:rsidRDefault="00E57CF9" w:rsidP="004A2095">
            <w:pPr>
              <w:pStyle w:val="TableBullet1"/>
              <w:rPr>
                <w:noProof w:val="0"/>
              </w:rPr>
            </w:pPr>
            <w:r w:rsidRPr="00AF35DE">
              <w:rPr>
                <w:noProof w:val="0"/>
              </w:rPr>
              <w:t>Develops new methods of reordering</w:t>
            </w:r>
            <w:r w:rsidR="004A2095" w:rsidRPr="00AF35DE">
              <w:rPr>
                <w:noProof w:val="0"/>
              </w:rPr>
              <w:t>.</w:t>
            </w:r>
          </w:p>
          <w:p w:rsidR="009A0A18" w:rsidRPr="00AF35DE" w:rsidRDefault="009A0A18" w:rsidP="00044293">
            <w:pPr>
              <w:pStyle w:val="TableTextBold"/>
              <w:rPr>
                <w:noProof w:val="0"/>
              </w:rPr>
            </w:pPr>
            <w:r w:rsidRPr="00AF35DE">
              <w:rPr>
                <w:noProof w:val="0"/>
              </w:rPr>
              <w:t>Identify and report maintenance issues to appropriate personnel</w:t>
            </w:r>
          </w:p>
          <w:p w:rsidR="009A0A18" w:rsidRPr="00AF35DE" w:rsidRDefault="00E57CF9" w:rsidP="004A2095">
            <w:pPr>
              <w:pStyle w:val="TableBullet1"/>
              <w:rPr>
                <w:noProof w:val="0"/>
              </w:rPr>
            </w:pPr>
            <w:r w:rsidRPr="00AF35DE">
              <w:rPr>
                <w:noProof w:val="0"/>
              </w:rPr>
              <w:t xml:space="preserve">Report any </w:t>
            </w:r>
            <w:r w:rsidR="00AF35DE" w:rsidRPr="00AF35DE">
              <w:rPr>
                <w:noProof w:val="0"/>
              </w:rPr>
              <w:t>maintenance</w:t>
            </w:r>
            <w:r w:rsidRPr="00AF35DE">
              <w:rPr>
                <w:noProof w:val="0"/>
              </w:rPr>
              <w:t xml:space="preserve"> requirements immediately</w:t>
            </w:r>
          </w:p>
          <w:p w:rsidR="00E57CF9" w:rsidRPr="00AF35DE" w:rsidRDefault="00E57CF9" w:rsidP="004A2095">
            <w:pPr>
              <w:pStyle w:val="TableBullet1"/>
              <w:rPr>
                <w:noProof w:val="0"/>
              </w:rPr>
            </w:pPr>
            <w:r w:rsidRPr="00AF35DE">
              <w:rPr>
                <w:noProof w:val="0"/>
              </w:rPr>
              <w:t>Non operational machinery actually cost an enterprise money</w:t>
            </w:r>
          </w:p>
          <w:p w:rsidR="00E57CF9" w:rsidRPr="00AF35DE" w:rsidRDefault="00E57CF9" w:rsidP="004A2095">
            <w:pPr>
              <w:pStyle w:val="TableBullet1"/>
              <w:rPr>
                <w:noProof w:val="0"/>
              </w:rPr>
            </w:pPr>
            <w:r w:rsidRPr="00AF35DE">
              <w:rPr>
                <w:noProof w:val="0"/>
              </w:rPr>
              <w:t>Staff normally find alternative ways to achieve outcomes when machi</w:t>
            </w:r>
            <w:r w:rsidR="004A2095" w:rsidRPr="00AF35DE">
              <w:rPr>
                <w:noProof w:val="0"/>
              </w:rPr>
              <w:t>nery become too hard to handle</w:t>
            </w:r>
          </w:p>
          <w:p w:rsidR="008D480E" w:rsidRPr="00AF35DE" w:rsidRDefault="00E57CF9" w:rsidP="004A2095">
            <w:pPr>
              <w:pStyle w:val="TableBullet1"/>
              <w:rPr>
                <w:noProof w:val="0"/>
              </w:rPr>
            </w:pPr>
            <w:r w:rsidRPr="00AF35DE">
              <w:rPr>
                <w:noProof w:val="0"/>
              </w:rPr>
              <w:t xml:space="preserve">These alternatives can have detrimental effects on final product and can also cause rate of production to </w:t>
            </w:r>
            <w:r w:rsidR="00AF35DE" w:rsidRPr="00AF35DE">
              <w:rPr>
                <w:noProof w:val="0"/>
              </w:rPr>
              <w:t>become</w:t>
            </w:r>
            <w:r w:rsidRPr="00AF35DE">
              <w:rPr>
                <w:noProof w:val="0"/>
              </w:rPr>
              <w:t xml:space="preserve"> </w:t>
            </w:r>
            <w:r w:rsidR="00AF35DE" w:rsidRPr="00AF35DE">
              <w:rPr>
                <w:noProof w:val="0"/>
              </w:rPr>
              <w:t>inefficient</w:t>
            </w:r>
            <w:r w:rsidR="004A2095" w:rsidRPr="00AF35DE">
              <w:rPr>
                <w:noProof w:val="0"/>
              </w:rPr>
              <w:t>.</w:t>
            </w:r>
            <w:r w:rsidR="004A2095" w:rsidRPr="00AF35DE">
              <w:rPr>
                <w:noProof w:val="0"/>
              </w:rPr>
              <w:br/>
            </w:r>
          </w:p>
        </w:tc>
      </w:tr>
    </w:tbl>
    <w:p w:rsidR="0004309A" w:rsidRPr="00AF35DE" w:rsidRDefault="0004309A">
      <w:pPr>
        <w:rPr>
          <w:rFonts w:ascii="Helvetica" w:eastAsia="Calibri" w:hAnsi="Helvetica" w:cs="Calibri"/>
          <w:szCs w:val="16"/>
          <w:lang w:eastAsia="ar-SA"/>
        </w:rPr>
      </w:pPr>
    </w:p>
    <w:p w:rsidR="0004309A" w:rsidRPr="00AF35DE" w:rsidRDefault="0004309A">
      <w:pPr>
        <w:rPr>
          <w:rFonts w:ascii="Helvetica" w:eastAsia="Calibri" w:hAnsi="Helvetica" w:cs="Calibri"/>
          <w:szCs w:val="16"/>
          <w:lang w:eastAsia="ar-SA"/>
        </w:rPr>
      </w:pPr>
      <w:r w:rsidRPr="00AF35DE">
        <w:rPr>
          <w:rFonts w:ascii="Helvetica" w:eastAsia="Calibri" w:hAnsi="Helvetica" w:cs="Calibri"/>
          <w:szCs w:val="16"/>
          <w:lang w:eastAsia="ar-SA"/>
        </w:rPr>
        <w:br w:type="page"/>
      </w:r>
    </w:p>
    <w:p w:rsidR="008D480E" w:rsidRPr="00AF35DE" w:rsidRDefault="008D480E" w:rsidP="0004309A">
      <w:pPr>
        <w:pStyle w:val="BodyCopy"/>
        <w:rPr>
          <w:noProof w:val="0"/>
        </w:rPr>
      </w:pPr>
    </w:p>
    <w:p w:rsidR="0004309A" w:rsidRPr="00AF35DE" w:rsidRDefault="0004309A" w:rsidP="0004309A">
      <w:pPr>
        <w:pStyle w:val="BodyCopy"/>
        <w:rPr>
          <w:noProof w:val="0"/>
        </w:rPr>
      </w:pPr>
    </w:p>
    <w:p w:rsidR="0004309A" w:rsidRPr="00AF35DE" w:rsidRDefault="0004309A" w:rsidP="0004309A">
      <w:pPr>
        <w:pStyle w:val="BodyCopy"/>
        <w:rPr>
          <w:noProof w:val="0"/>
        </w:rPr>
      </w:pPr>
    </w:p>
    <w:p w:rsidR="0004309A" w:rsidRPr="00AF35DE" w:rsidRDefault="0004309A" w:rsidP="0004309A">
      <w:pPr>
        <w:pStyle w:val="BodyCopy"/>
        <w:rPr>
          <w:noProof w:val="0"/>
        </w:rPr>
      </w:pPr>
    </w:p>
    <w:p w:rsidR="0004309A" w:rsidRPr="00AF35DE" w:rsidRDefault="0004309A" w:rsidP="0004309A">
      <w:pPr>
        <w:pStyle w:val="BodyCopy"/>
        <w:rPr>
          <w:noProof w:val="0"/>
        </w:rPr>
      </w:pPr>
    </w:p>
    <w:p w:rsidR="0004309A" w:rsidRPr="00AF35DE" w:rsidRDefault="0004309A" w:rsidP="0004309A">
      <w:pPr>
        <w:pStyle w:val="BodyCopy"/>
        <w:rPr>
          <w:noProof w:val="0"/>
        </w:rPr>
      </w:pPr>
    </w:p>
    <w:p w:rsidR="0004309A" w:rsidRPr="00AF35DE" w:rsidRDefault="0004309A">
      <w:pPr>
        <w:rPr>
          <w:rFonts w:ascii="Helvetica" w:eastAsia="Calibri" w:hAnsi="Helvetica" w:cs="Calibri"/>
          <w:szCs w:val="16"/>
          <w:lang w:eastAsia="ar-SA"/>
        </w:rPr>
        <w:sectPr w:rsidR="0004309A" w:rsidRPr="00AF35DE" w:rsidSect="0004309A">
          <w:headerReference w:type="even" r:id="rId86"/>
          <w:headerReference w:type="default" r:id="rId87"/>
          <w:pgSz w:w="11906" w:h="16838" w:code="9"/>
          <w:pgMar w:top="1440" w:right="1440" w:bottom="1440" w:left="1701" w:header="709" w:footer="107" w:gutter="0"/>
          <w:cols w:space="708"/>
          <w:docGrid w:linePitch="360"/>
        </w:sectPr>
      </w:pPr>
    </w:p>
    <w:p w:rsidR="008D480E" w:rsidRPr="00AF35DE" w:rsidRDefault="008D480E" w:rsidP="00326643">
      <w:pPr>
        <w:pStyle w:val="Heading1"/>
      </w:pPr>
      <w:bookmarkStart w:id="101" w:name="_Toc294862964"/>
      <w:bookmarkStart w:id="102" w:name="_Toc346252812"/>
      <w:r w:rsidRPr="00AF35DE">
        <w:lastRenderedPageBreak/>
        <w:t xml:space="preserve">Element </w:t>
      </w:r>
      <w:r w:rsidR="00104331" w:rsidRPr="00AF35DE">
        <w:t>5</w:t>
      </w:r>
      <w:r w:rsidRPr="00AF35DE">
        <w:t>:</w:t>
      </w:r>
      <w:bookmarkEnd w:id="101"/>
      <w:r w:rsidR="00F45D9C" w:rsidRPr="00AF35DE">
        <w:br/>
      </w:r>
      <w:r w:rsidR="00313E08" w:rsidRPr="00AF35DE">
        <w:fldChar w:fldCharType="begin"/>
      </w:r>
      <w:r w:rsidR="00C84946" w:rsidRPr="00AF35DE">
        <w:instrText xml:space="preserve"> REF  Element5 </w:instrText>
      </w:r>
      <w:r w:rsidR="00313E08" w:rsidRPr="00AF35DE">
        <w:fldChar w:fldCharType="separate"/>
      </w:r>
      <w:sdt>
        <w:sdtPr>
          <w:alias w:val="Element 5"/>
          <w:tag w:val="Element 5"/>
          <w:id w:val="1179648"/>
          <w:lock w:val="sdtLocked"/>
          <w:placeholder>
            <w:docPart w:val="7FBAB5C817544B98AFD8A8E9B2DD0D44"/>
          </w:placeholder>
        </w:sdtPr>
        <w:sdtContent>
          <w:r w:rsidR="00AF35DE" w:rsidRPr="00AF35DE">
            <w:t>Store food items</w:t>
          </w:r>
        </w:sdtContent>
      </w:sdt>
      <w:bookmarkEnd w:id="102"/>
      <w:r w:rsidR="00313E08" w:rsidRPr="00AF35DE">
        <w:fldChar w:fldCharType="end"/>
      </w:r>
    </w:p>
    <w:p w:rsidR="008D480E" w:rsidRPr="00AF35DE" w:rsidRDefault="00104331" w:rsidP="008D480E">
      <w:pPr>
        <w:pStyle w:val="Heading2"/>
      </w:pPr>
      <w:r w:rsidRPr="00AF35DE">
        <w:t>5</w:t>
      </w:r>
      <w:r w:rsidR="008D480E" w:rsidRPr="00AF35DE">
        <w:t>.1</w:t>
      </w:r>
      <w:r w:rsidR="008D480E" w:rsidRPr="00AF35DE">
        <w:tab/>
      </w:r>
      <w:r w:rsidR="00313E08" w:rsidRPr="00AF35DE">
        <w:fldChar w:fldCharType="begin"/>
      </w:r>
      <w:r w:rsidR="004672A2" w:rsidRPr="00AF35DE">
        <w:instrText xml:space="preserve"> REF  Criteria51 </w:instrText>
      </w:r>
      <w:r w:rsidR="00313E08" w:rsidRPr="00AF35DE">
        <w:fldChar w:fldCharType="separate"/>
      </w:r>
      <w:sdt>
        <w:sdtPr>
          <w:rPr>
            <w:highlight w:val="yellow"/>
          </w:rPr>
          <w:alias w:val="Criteria 5.1"/>
          <w:tag w:val="Criteria 5.1"/>
          <w:id w:val="1179649"/>
          <w:lock w:val="sdtLocked"/>
          <w:placeholder>
            <w:docPart w:val="B5F31242E19D4B658341D1C317973FD3"/>
          </w:placeholder>
        </w:sdtPr>
        <w:sdtContent>
          <w:r w:rsidR="00AF35DE" w:rsidRPr="00AF35DE">
            <w:t xml:space="preserve">Store fresh and/or </w:t>
          </w:r>
          <w:proofErr w:type="spellStart"/>
          <w:r w:rsidR="00AF35DE" w:rsidRPr="00AF35DE">
            <w:t>Cryovac</w:t>
          </w:r>
          <w:proofErr w:type="spellEnd"/>
          <w:r w:rsidR="00AF35DE" w:rsidRPr="00AF35DE">
            <w:t xml:space="preserve"> items correctly</w:t>
          </w:r>
        </w:sdtContent>
      </w:sdt>
      <w:r w:rsidR="00313E08" w:rsidRPr="00AF35DE">
        <w:fldChar w:fldCharType="end"/>
      </w:r>
    </w:p>
    <w:p w:rsidR="008D480E" w:rsidRPr="00AF35DE" w:rsidRDefault="008D480E" w:rsidP="008D480E">
      <w:pPr>
        <w:pStyle w:val="Heading3"/>
      </w:pPr>
      <w:r w:rsidRPr="00AF35DE">
        <w:t>Introduction</w:t>
      </w:r>
    </w:p>
    <w:p w:rsidR="00A473A3" w:rsidRPr="00AF35DE" w:rsidRDefault="00A473A3" w:rsidP="004A2095">
      <w:pPr>
        <w:pStyle w:val="Heading4"/>
      </w:pPr>
      <w:r w:rsidRPr="00AF35DE">
        <w:t>‘F</w:t>
      </w:r>
      <w:r w:rsidR="005B4363" w:rsidRPr="00AF35DE">
        <w:t>irst In – First Out’ (F.I.F.O</w:t>
      </w:r>
      <w:r w:rsidR="00440AF4" w:rsidRPr="00AF35DE">
        <w:t>)</w:t>
      </w:r>
    </w:p>
    <w:p w:rsidR="00A473A3" w:rsidRPr="00AF35DE" w:rsidRDefault="005B4363" w:rsidP="005B4363">
      <w:pPr>
        <w:pStyle w:val="BodyCopy"/>
        <w:spacing w:after="120"/>
        <w:rPr>
          <w:rFonts w:cs="HelveticaNeueLT Std Lt Cn"/>
          <w:noProof w:val="0"/>
          <w:szCs w:val="22"/>
        </w:rPr>
      </w:pPr>
      <w:r w:rsidRPr="00AF35DE">
        <w:rPr>
          <w:rFonts w:cs="HelveticaNeueLT Std Lt Cn"/>
          <w:szCs w:val="22"/>
          <w:lang w:eastAsia="en-AU"/>
        </w:rPr>
        <w:drawing>
          <wp:anchor distT="0" distB="0" distL="114300" distR="114300" simplePos="0" relativeHeight="251776000" behindDoc="0" locked="0" layoutInCell="1" allowOverlap="1">
            <wp:simplePos x="0" y="0"/>
            <wp:positionH relativeFrom="column">
              <wp:posOffset>4311015</wp:posOffset>
            </wp:positionH>
            <wp:positionV relativeFrom="paragraph">
              <wp:posOffset>33655</wp:posOffset>
            </wp:positionV>
            <wp:extent cx="1219200" cy="1562100"/>
            <wp:effectExtent l="19050" t="0" r="0" b="0"/>
            <wp:wrapSquare wrapText="bothSides"/>
            <wp:docPr id="68" name="Picture 67" descr="SS04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098.jpg"/>
                    <pic:cNvPicPr/>
                  </pic:nvPicPr>
                  <pic:blipFill>
                    <a:blip r:embed="rId88" cstate="print"/>
                    <a:stretch>
                      <a:fillRect/>
                    </a:stretch>
                  </pic:blipFill>
                  <pic:spPr>
                    <a:xfrm>
                      <a:off x="0" y="0"/>
                      <a:ext cx="1219200" cy="1562100"/>
                    </a:xfrm>
                    <a:prstGeom prst="rect">
                      <a:avLst/>
                    </a:prstGeom>
                  </pic:spPr>
                </pic:pic>
              </a:graphicData>
            </a:graphic>
          </wp:anchor>
        </w:drawing>
      </w:r>
      <w:r w:rsidR="00A473A3" w:rsidRPr="00AF35DE">
        <w:rPr>
          <w:rFonts w:cs="HelveticaNeueLT Std Lt Cn"/>
          <w:noProof w:val="0"/>
          <w:szCs w:val="22"/>
        </w:rPr>
        <w:t xml:space="preserve">All food should be stored and used on a First In – First Out basis.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This means that the food delivered earlier is used first.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Fish delivered on Monday should be used before fish delivered on Thursday. Wafer biscuits delivered in February should be used before wafer biscuits delivered in March. </w:t>
      </w:r>
    </w:p>
    <w:p w:rsidR="00A473A3" w:rsidRPr="00AF35DE" w:rsidRDefault="00A473A3" w:rsidP="005B4363">
      <w:pPr>
        <w:pStyle w:val="BodyCopy"/>
        <w:spacing w:after="120"/>
        <w:rPr>
          <w:noProof w:val="0"/>
        </w:rPr>
      </w:pPr>
      <w:r w:rsidRPr="00AF35DE">
        <w:rPr>
          <w:noProof w:val="0"/>
        </w:rPr>
        <w:t xml:space="preserve">Maintenance of a </w:t>
      </w:r>
      <w:r w:rsidR="00E57CF9" w:rsidRPr="00AF35DE">
        <w:rPr>
          <w:noProof w:val="0"/>
        </w:rPr>
        <w:t>‘</w:t>
      </w:r>
      <w:r w:rsidRPr="00AF35DE">
        <w:rPr>
          <w:b/>
          <w:noProof w:val="0"/>
        </w:rPr>
        <w:t>First In – First Out</w:t>
      </w:r>
      <w:r w:rsidR="00E57CF9" w:rsidRPr="00AF35DE">
        <w:rPr>
          <w:noProof w:val="0"/>
        </w:rPr>
        <w:t>’</w:t>
      </w:r>
      <w:r w:rsidRPr="00AF35DE">
        <w:rPr>
          <w:noProof w:val="0"/>
        </w:rPr>
        <w:t xml:space="preserve"> system requires food handlers to organise both the collection and storage of foods.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When putting a delivery of food into store – either dry store or refrigerated – it is necessary to put the latest arrivals at the back and to move the earlier arrivals to the front.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Dry goods should always be stored and used in order of the ‘Use-By’ or ‘Best Before’ dates on the packages.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Fresh foods are not delivered with these dates so it is helpful if fresh foods are tagged with the date of delivery and stored in order of delivery. Food under refrigeration should be moved forward when a new delivery arrives, and the newly delivered food should be stored in separate, clean containers behind the food that is already there.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To ensure that First In – First Out is always implemented, it is advisable to mark every delivery of food with the date of delivery. This should be done in large, dark writing, and the date should always be highly visible in the store. </w:t>
      </w:r>
    </w:p>
    <w:p w:rsidR="00A473A3" w:rsidRPr="00AF35DE" w:rsidRDefault="00A473A3" w:rsidP="005B4363">
      <w:pPr>
        <w:pStyle w:val="BodyCopy"/>
        <w:spacing w:after="120"/>
        <w:rPr>
          <w:rFonts w:cs="HelveticaNeueLT Std Lt Cn"/>
          <w:noProof w:val="0"/>
          <w:szCs w:val="22"/>
        </w:rPr>
      </w:pPr>
      <w:r w:rsidRPr="00AF35DE">
        <w:rPr>
          <w:rFonts w:cs="HelveticaNeueLT Std Lt Cn"/>
          <w:noProof w:val="0"/>
          <w:szCs w:val="22"/>
        </w:rPr>
        <w:t xml:space="preserve">Foods that are frozen should also be used on a First In – First Out basis. Frozen foods should be tagged with the date that they were delivered and the date they were frozen. </w:t>
      </w:r>
    </w:p>
    <w:p w:rsidR="00A473A3" w:rsidRPr="00AF35DE" w:rsidRDefault="00A473A3" w:rsidP="00A473A3">
      <w:pPr>
        <w:pStyle w:val="BodyCopy"/>
        <w:rPr>
          <w:rFonts w:eastAsiaTheme="minorEastAsia" w:cs="HelveticaNeueLT Std Lt Cn"/>
          <w:noProof w:val="0"/>
          <w:szCs w:val="22"/>
          <w:lang w:eastAsia="en-AU"/>
        </w:rPr>
      </w:pPr>
      <w:r w:rsidRPr="00AF35DE">
        <w:rPr>
          <w:rFonts w:eastAsiaTheme="minorEastAsia" w:cs="HelveticaNeueLT Std Lt Cn"/>
          <w:noProof w:val="0"/>
          <w:szCs w:val="22"/>
          <w:lang w:eastAsia="en-AU"/>
        </w:rPr>
        <w:t xml:space="preserve">Ensure each product is stored in accordance with the manufacturer’s guidelines outlined on the label or the packaging. </w:t>
      </w:r>
    </w:p>
    <w:p w:rsidR="00440AF4" w:rsidRPr="00AF35DE" w:rsidRDefault="005B4363" w:rsidP="00E6695C">
      <w:pPr>
        <w:pStyle w:val="Heading3"/>
      </w:pPr>
      <w:r w:rsidRPr="00AF35DE">
        <w:rPr>
          <w:noProof/>
        </w:rPr>
        <w:drawing>
          <wp:anchor distT="0" distB="0" distL="114300" distR="114300" simplePos="0" relativeHeight="251777024" behindDoc="0" locked="0" layoutInCell="1" allowOverlap="1">
            <wp:simplePos x="0" y="0"/>
            <wp:positionH relativeFrom="column">
              <wp:posOffset>3558540</wp:posOffset>
            </wp:positionH>
            <wp:positionV relativeFrom="paragraph">
              <wp:posOffset>19050</wp:posOffset>
            </wp:positionV>
            <wp:extent cx="2000250" cy="1000125"/>
            <wp:effectExtent l="19050" t="0" r="0" b="0"/>
            <wp:wrapSquare wrapText="bothSides"/>
            <wp:docPr id="69" name="Picture 68" descr="shutterstock_72658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658870.jpg"/>
                    <pic:cNvPicPr/>
                  </pic:nvPicPr>
                  <pic:blipFill>
                    <a:blip r:embed="rId89" cstate="print"/>
                    <a:stretch>
                      <a:fillRect/>
                    </a:stretch>
                  </pic:blipFill>
                  <pic:spPr>
                    <a:xfrm>
                      <a:off x="0" y="0"/>
                      <a:ext cx="2000250" cy="1000125"/>
                    </a:xfrm>
                    <a:prstGeom prst="rect">
                      <a:avLst/>
                    </a:prstGeom>
                  </pic:spPr>
                </pic:pic>
              </a:graphicData>
            </a:graphic>
          </wp:anchor>
        </w:drawing>
      </w:r>
      <w:r w:rsidR="00440AF4" w:rsidRPr="00AF35DE">
        <w:t xml:space="preserve">Cold storage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Refrigerators, freezers and cool rooms are known as ‘cold storage’ areas. </w:t>
      </w:r>
    </w:p>
    <w:p w:rsidR="00440AF4" w:rsidRPr="00AF35DE" w:rsidRDefault="00440AF4" w:rsidP="00044293">
      <w:pPr>
        <w:pStyle w:val="Heading4"/>
      </w:pPr>
      <w:r w:rsidRPr="00AF35DE">
        <w:t xml:space="preserve">Labelling </w:t>
      </w:r>
    </w:p>
    <w:p w:rsidR="00E6695C" w:rsidRPr="00AF35DE" w:rsidRDefault="00440AF4" w:rsidP="005B4363">
      <w:pPr>
        <w:pStyle w:val="BodyCopy"/>
        <w:rPr>
          <w:b/>
          <w:noProof w:val="0"/>
        </w:rPr>
      </w:pPr>
      <w:r w:rsidRPr="00AF35DE">
        <w:rPr>
          <w:rFonts w:cs="HelveticaNeueLT Std Lt Cn"/>
          <w:noProof w:val="0"/>
          <w:szCs w:val="22"/>
        </w:rPr>
        <w:t xml:space="preserve">Foods that require storage in either a refrigerator or freezer should be labelled with the date of delivery and the date of freezing. In respect of frozen foods, it may also be necessary to identify what the food is, because often frozen foods are hard to identify. </w:t>
      </w:r>
      <w:r w:rsidR="00E6695C" w:rsidRPr="00AF35DE">
        <w:rPr>
          <w:b/>
          <w:noProof w:val="0"/>
        </w:rPr>
        <w:br w:type="page"/>
      </w:r>
    </w:p>
    <w:p w:rsidR="00440AF4" w:rsidRPr="00AF35DE" w:rsidRDefault="005B4363" w:rsidP="00044293">
      <w:pPr>
        <w:pStyle w:val="Heading4"/>
      </w:pPr>
      <w:r w:rsidRPr="00AF35DE">
        <w:rPr>
          <w:noProof/>
        </w:rPr>
        <w:lastRenderedPageBreak/>
        <w:drawing>
          <wp:anchor distT="0" distB="0" distL="114300" distR="114300" simplePos="0" relativeHeight="251778048" behindDoc="0" locked="0" layoutInCell="1" allowOverlap="1">
            <wp:simplePos x="0" y="0"/>
            <wp:positionH relativeFrom="column">
              <wp:posOffset>3886200</wp:posOffset>
            </wp:positionH>
            <wp:positionV relativeFrom="paragraph">
              <wp:posOffset>264795</wp:posOffset>
            </wp:positionV>
            <wp:extent cx="1675765" cy="1952625"/>
            <wp:effectExtent l="19050" t="0" r="635" b="0"/>
            <wp:wrapSquare wrapText="bothSides"/>
            <wp:docPr id="70" name="Picture 69" descr="shutterstock_98371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371751.jpg"/>
                    <pic:cNvPicPr/>
                  </pic:nvPicPr>
                  <pic:blipFill>
                    <a:blip r:embed="rId90" cstate="print"/>
                    <a:stretch>
                      <a:fillRect/>
                    </a:stretch>
                  </pic:blipFill>
                  <pic:spPr>
                    <a:xfrm>
                      <a:off x="0" y="0"/>
                      <a:ext cx="1675765" cy="1952625"/>
                    </a:xfrm>
                    <a:prstGeom prst="rect">
                      <a:avLst/>
                    </a:prstGeom>
                  </pic:spPr>
                </pic:pic>
              </a:graphicData>
            </a:graphic>
          </wp:anchor>
        </w:drawing>
      </w:r>
      <w:r w:rsidR="00440AF4" w:rsidRPr="00AF35DE">
        <w:t xml:space="preserve">First In – First Out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Foods in the refrigerator or freezer should be used on a First In – First Out basis.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For example, fish that is in the refrigerator should be moved to the front of the shelf when a new delivery of fish is made. The same procedure should be observed for all foods. </w:t>
      </w:r>
    </w:p>
    <w:p w:rsidR="00440AF4" w:rsidRPr="00AF35DE" w:rsidRDefault="00440AF4" w:rsidP="00440AF4">
      <w:pPr>
        <w:pStyle w:val="Heading3"/>
      </w:pPr>
      <w:r w:rsidRPr="00AF35DE">
        <w:t xml:space="preserve">Cold air circulation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The cold air in the refrigerator or freezer needs to be able to circulate around the food to keep it all cold.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For this reason, food in cold storage should not be packed tightly – the cold air cannot circulate around the foods freely. </w:t>
      </w:r>
    </w:p>
    <w:p w:rsidR="00A473A3" w:rsidRPr="00AF35DE" w:rsidRDefault="00440AF4" w:rsidP="00440AF4">
      <w:pPr>
        <w:pStyle w:val="BodyCopy"/>
        <w:rPr>
          <w:rFonts w:eastAsiaTheme="minorEastAsia" w:cs="HelveticaNeueLT Std Lt Cn"/>
          <w:noProof w:val="0"/>
          <w:szCs w:val="22"/>
          <w:lang w:eastAsia="en-AU"/>
        </w:rPr>
      </w:pPr>
      <w:r w:rsidRPr="00AF35DE">
        <w:rPr>
          <w:rFonts w:eastAsiaTheme="minorEastAsia" w:cs="HelveticaNeueLT Std Lt Cn"/>
          <w:noProof w:val="0"/>
          <w:szCs w:val="22"/>
          <w:lang w:eastAsia="en-AU"/>
        </w:rPr>
        <w:t>Meats and fish, in particular, should be laid out on trays in low stacks, and not kept in high stacks or in large plastic bags.</w:t>
      </w:r>
    </w:p>
    <w:p w:rsidR="00440AF4" w:rsidRPr="00AF35DE" w:rsidRDefault="00440AF4" w:rsidP="00440AF4">
      <w:pPr>
        <w:pStyle w:val="Heading3"/>
      </w:pPr>
      <w:r w:rsidRPr="00AF35DE">
        <w:t xml:space="preserve">Hot foods in cold store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Large amounts of hot food should not be placed in the cool room, refrigerator or freezer.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If a large amount of hot food is placed in the refrigerator, then the outside cools quickly, but the inside takes a very long time to cool. Therefore, the inside may be in the Temperature Danger Zone for an unsafe period of time.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Before refrigeration, hot food should be placed in small, shallow containers to cool.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Stirring the hot food frequently will allow the cool air to circulate around the food and cool it down quickly.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Placing large amounts of hot food in a refrigerator or freezer will raise the temperature of the refrigerator. This may place all other foods in the cold store at risk of entering the Danger Zone.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Hot food in the cold store will also cause moisture condensation, which may affect other foods stored nearby. </w:t>
      </w:r>
    </w:p>
    <w:p w:rsidR="00440AF4" w:rsidRPr="00AF35DE" w:rsidRDefault="00440AF4" w:rsidP="00044293">
      <w:pPr>
        <w:pStyle w:val="Heading4"/>
      </w:pPr>
      <w:r w:rsidRPr="00AF35DE">
        <w:t xml:space="preserve">Refrigerating or freezing hot food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Hot food must not be put directly into a cool room, refrigerator or freezer – the food must first be cooled.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A two-step rule applies: </w:t>
      </w:r>
    </w:p>
    <w:p w:rsidR="00440AF4" w:rsidRPr="00AF35DE" w:rsidRDefault="00440AF4" w:rsidP="00044293">
      <w:pPr>
        <w:pStyle w:val="BodyCopy"/>
        <w:ind w:left="1134" w:hanging="1134"/>
        <w:rPr>
          <w:rFonts w:cs="HelveticaNeueLT Std Lt Cn"/>
          <w:noProof w:val="0"/>
          <w:color w:val="000000"/>
          <w:szCs w:val="22"/>
        </w:rPr>
      </w:pPr>
      <w:r w:rsidRPr="00AF35DE">
        <w:rPr>
          <w:rFonts w:cs="HelveticaNeueLT Std Cn"/>
          <w:b/>
          <w:bCs/>
          <w:noProof w:val="0"/>
          <w:color w:val="000000"/>
          <w:szCs w:val="22"/>
        </w:rPr>
        <w:t>Step 1:</w:t>
      </w:r>
      <w:r w:rsidR="00044293" w:rsidRPr="00AF35DE">
        <w:rPr>
          <w:rFonts w:cs="HelveticaNeueLT Std Cn"/>
          <w:b/>
          <w:bCs/>
          <w:noProof w:val="0"/>
          <w:color w:val="000000"/>
          <w:szCs w:val="22"/>
        </w:rPr>
        <w:tab/>
      </w:r>
      <w:r w:rsidRPr="00AF35DE">
        <w:rPr>
          <w:rFonts w:cs="HelveticaNeueLT Std Lt Cn"/>
          <w:noProof w:val="0"/>
          <w:color w:val="000000"/>
          <w:szCs w:val="22"/>
        </w:rPr>
        <w:t xml:space="preserve">Cool hot food down from 60°C to 21°C within 2 hours of removing the food from the stove, oven or other cooking unit. </w:t>
      </w:r>
    </w:p>
    <w:p w:rsidR="00440AF4" w:rsidRPr="00AF35DE" w:rsidRDefault="00440AF4" w:rsidP="00044293">
      <w:pPr>
        <w:pStyle w:val="BodyCopy"/>
        <w:ind w:left="1134" w:hanging="1134"/>
        <w:rPr>
          <w:rFonts w:cs="HelveticaNeueLT Std Lt Cn"/>
          <w:noProof w:val="0"/>
          <w:color w:val="000000"/>
          <w:szCs w:val="22"/>
        </w:rPr>
      </w:pPr>
      <w:r w:rsidRPr="00AF35DE">
        <w:rPr>
          <w:rFonts w:cs="HelveticaNeueLT Std Cn"/>
          <w:b/>
          <w:bCs/>
          <w:noProof w:val="0"/>
          <w:color w:val="000000"/>
          <w:szCs w:val="22"/>
        </w:rPr>
        <w:t>Step 2:</w:t>
      </w:r>
      <w:r w:rsidR="00044293" w:rsidRPr="00AF35DE">
        <w:rPr>
          <w:rFonts w:cs="HelveticaNeueLT Std Cn"/>
          <w:b/>
          <w:bCs/>
          <w:noProof w:val="0"/>
          <w:color w:val="000000"/>
          <w:szCs w:val="22"/>
        </w:rPr>
        <w:tab/>
      </w:r>
      <w:r w:rsidRPr="00AF35DE">
        <w:rPr>
          <w:rFonts w:cs="HelveticaNeueLT Std Lt Cn"/>
          <w:noProof w:val="0"/>
          <w:color w:val="000000"/>
          <w:szCs w:val="22"/>
        </w:rPr>
        <w:t xml:space="preserve">Once the food has reached 21°C it should be placed into a refrigerator/cool room, and then cooled to 5°C (or below) within a further 4 hours. </w:t>
      </w:r>
    </w:p>
    <w:p w:rsidR="00E6695C" w:rsidRPr="00AF35DE" w:rsidRDefault="00440AF4" w:rsidP="005B4363">
      <w:pPr>
        <w:pStyle w:val="BodyCopy"/>
        <w:rPr>
          <w:noProof w:val="0"/>
        </w:rPr>
      </w:pPr>
      <w:r w:rsidRPr="00AF35DE">
        <w:rPr>
          <w:noProof w:val="0"/>
        </w:rPr>
        <w:t xml:space="preserve">In addition, once the food has reached 5°C, it can be put in the freezer. </w:t>
      </w:r>
      <w:r w:rsidR="00E6695C" w:rsidRPr="00AF35DE">
        <w:rPr>
          <w:noProof w:val="0"/>
        </w:rPr>
        <w:br w:type="page"/>
      </w:r>
    </w:p>
    <w:p w:rsidR="00440AF4" w:rsidRPr="00AF35DE" w:rsidRDefault="00440AF4" w:rsidP="00440AF4">
      <w:pPr>
        <w:pStyle w:val="Heading3"/>
      </w:pPr>
      <w:r w:rsidRPr="00AF35DE">
        <w:lastRenderedPageBreak/>
        <w:t xml:space="preserve">Cross-contamination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The most common cause of contamination in the kitchen is cross-contamination from raw to cooked foods.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If possible, place raw foods and cooked foods in separate refrigerators. This will help reduce the possibility of cross-contamination.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If the same refrigerator is used for both raw and cooked foods, always place the cooked food on a shelf above the raw food. Never put cooked food below raw food and never put raw and cooked foods together.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Raw food (particularly meat) may drip blood and juices onto the food below, thus providing the perfect opportunity for cross-contamination. </w:t>
      </w:r>
    </w:p>
    <w:p w:rsidR="00440AF4" w:rsidRPr="00AF35DE" w:rsidRDefault="001E67EB" w:rsidP="00440AF4">
      <w:pPr>
        <w:pStyle w:val="Heading3"/>
      </w:pPr>
      <w:r w:rsidRPr="00AF35DE">
        <w:rPr>
          <w:noProof/>
        </w:rPr>
        <w:drawing>
          <wp:anchor distT="0" distB="0" distL="114300" distR="114300" simplePos="0" relativeHeight="251779072" behindDoc="0" locked="0" layoutInCell="1" allowOverlap="1">
            <wp:simplePos x="0" y="0"/>
            <wp:positionH relativeFrom="column">
              <wp:posOffset>3510915</wp:posOffset>
            </wp:positionH>
            <wp:positionV relativeFrom="paragraph">
              <wp:posOffset>246380</wp:posOffset>
            </wp:positionV>
            <wp:extent cx="2033270" cy="1228725"/>
            <wp:effectExtent l="19050" t="0" r="5080" b="0"/>
            <wp:wrapSquare wrapText="bothSides"/>
            <wp:docPr id="71" name="Picture 70" descr="Buffet t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t trays.jpg"/>
                    <pic:cNvPicPr/>
                  </pic:nvPicPr>
                  <pic:blipFill>
                    <a:blip r:embed="rId91" cstate="print"/>
                    <a:stretch>
                      <a:fillRect/>
                    </a:stretch>
                  </pic:blipFill>
                  <pic:spPr>
                    <a:xfrm>
                      <a:off x="0" y="0"/>
                      <a:ext cx="2033270" cy="1228725"/>
                    </a:xfrm>
                    <a:prstGeom prst="rect">
                      <a:avLst/>
                    </a:prstGeom>
                  </pic:spPr>
                </pic:pic>
              </a:graphicData>
            </a:graphic>
          </wp:anchor>
        </w:drawing>
      </w:r>
      <w:r w:rsidR="00440AF4" w:rsidRPr="00AF35DE">
        <w:t xml:space="preserve">Containers </w:t>
      </w:r>
    </w:p>
    <w:p w:rsidR="00440AF4" w:rsidRPr="00AF35DE" w:rsidRDefault="00440AF4" w:rsidP="00440AF4">
      <w:pPr>
        <w:pStyle w:val="BodyCopy"/>
        <w:rPr>
          <w:rFonts w:cs="HelveticaNeueLT Std Lt Cn"/>
          <w:noProof w:val="0"/>
          <w:color w:val="000000"/>
          <w:szCs w:val="22"/>
        </w:rPr>
      </w:pPr>
      <w:r w:rsidRPr="00AF35DE">
        <w:rPr>
          <w:rFonts w:cs="HelveticaNeueLT Std Lt Cn"/>
          <w:noProof w:val="0"/>
          <w:color w:val="000000"/>
          <w:szCs w:val="22"/>
        </w:rPr>
        <w:t xml:space="preserve">The containers in which food, especially uncooked food, are stored should be designed to avoid leakage of any blood or juices. </w:t>
      </w:r>
    </w:p>
    <w:p w:rsidR="00A473A3" w:rsidRPr="00AF35DE" w:rsidRDefault="00440AF4" w:rsidP="00440AF4">
      <w:pPr>
        <w:pStyle w:val="BodyCopy"/>
        <w:rPr>
          <w:rFonts w:ascii="HelveticaNeueLT Std Lt Cn" w:eastAsiaTheme="minorEastAsia" w:hAnsi="HelveticaNeueLT Std Lt Cn" w:cs="HelveticaNeueLT Std Lt Cn"/>
          <w:noProof w:val="0"/>
          <w:color w:val="000000"/>
          <w:szCs w:val="22"/>
          <w:lang w:eastAsia="en-AU"/>
        </w:rPr>
      </w:pPr>
      <w:r w:rsidRPr="00AF35DE">
        <w:rPr>
          <w:rFonts w:eastAsiaTheme="minorEastAsia" w:cs="HelveticaNeueLT Std Lt Cn"/>
          <w:noProof w:val="0"/>
          <w:color w:val="000000"/>
          <w:szCs w:val="22"/>
          <w:lang w:eastAsia="en-AU"/>
        </w:rPr>
        <w:t>This means that meat trays or fish trays should not be flat, and should be deep enough to contain any juices or blood that may seep out of the fish or meat</w:t>
      </w:r>
      <w:r w:rsidRPr="00AF35DE">
        <w:rPr>
          <w:rFonts w:ascii="HelveticaNeueLT Std Lt Cn" w:eastAsiaTheme="minorEastAsia" w:hAnsi="HelveticaNeueLT Std Lt Cn" w:cs="HelveticaNeueLT Std Lt Cn"/>
          <w:noProof w:val="0"/>
          <w:color w:val="000000"/>
          <w:szCs w:val="22"/>
          <w:lang w:eastAsia="en-AU"/>
        </w:rPr>
        <w:t>.</w:t>
      </w:r>
    </w:p>
    <w:p w:rsidR="00440AF4" w:rsidRPr="00AF35DE" w:rsidRDefault="00440AF4" w:rsidP="00440AF4">
      <w:pPr>
        <w:pStyle w:val="Heading3"/>
      </w:pPr>
      <w:r w:rsidRPr="00AF35DE">
        <w:t xml:space="preserve">Surfaces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The walls, floor and shelves in the cold store should be clean, free of rust and cracks and covered with a material like paint or linoleum.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Little cracks or chips in the paint will provide an opportunity for microorganisms to grow and reproduce.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It is hard to clean inside these cracks and crevices, and if blood or food particles drop into them, a very favourable environment will be provided. </w:t>
      </w:r>
    </w:p>
    <w:p w:rsidR="00440AF4" w:rsidRPr="00AF35DE" w:rsidRDefault="00440AF4" w:rsidP="00440AF4">
      <w:pPr>
        <w:pStyle w:val="BodyCopy"/>
        <w:rPr>
          <w:rFonts w:eastAsiaTheme="minorEastAsia" w:cs="HelveticaNeueLT Std Lt Cn"/>
          <w:noProof w:val="0"/>
          <w:szCs w:val="22"/>
          <w:lang w:eastAsia="en-AU"/>
        </w:rPr>
      </w:pPr>
      <w:r w:rsidRPr="00AF35DE">
        <w:rPr>
          <w:rFonts w:cs="HelveticaNeueLT Std Lt Cn"/>
          <w:noProof w:val="0"/>
          <w:szCs w:val="22"/>
        </w:rPr>
        <w:t>Also be aware that walk-in cool rooms may have shelves that quickly deteriorate with plastic peeling away and posing a risk to food: the potential for this to occur should be monitored and where noticed, one of many companies that resurface these shelves must be contacted to undertake appropriate corrective action.</w:t>
      </w:r>
    </w:p>
    <w:p w:rsidR="00440AF4" w:rsidRPr="00AF35DE" w:rsidRDefault="00440AF4" w:rsidP="00440AF4">
      <w:pPr>
        <w:pStyle w:val="Heading3"/>
      </w:pPr>
      <w:r w:rsidRPr="00AF35DE">
        <w:t xml:space="preserve">Cleaning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Constantly check for moulds on the refrigerator shelves, walls and floor, and on the stored foods.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Mouldy food should be discarded immediately, along with any food that has been spoilt by contact with the mouldy food.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If mould is detected on the shelves, walls or floor, sanitisation methods should be employed immediately. </w:t>
      </w:r>
    </w:p>
    <w:p w:rsidR="001E67EB" w:rsidRPr="00AF35DE" w:rsidRDefault="00440AF4" w:rsidP="001E67EB">
      <w:pPr>
        <w:pStyle w:val="BodyCopy"/>
        <w:rPr>
          <w:rFonts w:cs="HelveticaNeueLT Std Lt Cn"/>
          <w:noProof w:val="0"/>
        </w:rPr>
      </w:pPr>
      <w:r w:rsidRPr="00AF35DE">
        <w:rPr>
          <w:rFonts w:cs="HelveticaNeueLT Std Lt Cn"/>
          <w:noProof w:val="0"/>
          <w:szCs w:val="22"/>
        </w:rPr>
        <w:t xml:space="preserve">As refrigerators and freezers are used to store potentially hazardous or high risk foods, food handlers need to be particularly vigilant in attending to the cleaning, sanitising and maintenance of cold stores. </w:t>
      </w:r>
      <w:r w:rsidR="001E67EB" w:rsidRPr="00AF35DE">
        <w:rPr>
          <w:rFonts w:cs="HelveticaNeueLT Std Lt Cn"/>
          <w:noProof w:val="0"/>
          <w:szCs w:val="22"/>
        </w:rPr>
        <w:br w:type="page"/>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lastRenderedPageBreak/>
        <w:t xml:space="preserve">Every food premises should have a roster or schedule for the thorough cleaning and sanitising of the cold store on a regular and very frequent basis. Freezers do not require to be cleaned as often as refrigerators.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The most important element of cold storage is that it is cold.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Refrigerators and freezers should be checked on a regular basis to ensure that the te</w:t>
      </w:r>
      <w:r w:rsidR="00044293" w:rsidRPr="00AF35DE">
        <w:rPr>
          <w:rFonts w:cs="HelveticaNeueLT Std Lt Cn"/>
          <w:noProof w:val="0"/>
          <w:szCs w:val="22"/>
        </w:rPr>
        <w:t>mperature is sufficiently cold:</w:t>
      </w:r>
    </w:p>
    <w:p w:rsidR="00440AF4" w:rsidRPr="00AF35DE" w:rsidRDefault="00440AF4" w:rsidP="00E6695C">
      <w:pPr>
        <w:pStyle w:val="Bullet1"/>
      </w:pPr>
      <w:r w:rsidRPr="00AF35DE">
        <w:t>Refrigerator temperatures are between 4ºC to 0ºC.</w:t>
      </w:r>
    </w:p>
    <w:p w:rsidR="00E6695C" w:rsidRPr="00AF35DE" w:rsidRDefault="001E67EB" w:rsidP="00E6695C">
      <w:pPr>
        <w:pStyle w:val="Heading3"/>
      </w:pPr>
      <w:r w:rsidRPr="00AF35DE">
        <w:rPr>
          <w:noProof/>
        </w:rPr>
        <w:drawing>
          <wp:anchor distT="0" distB="0" distL="114300" distR="114300" simplePos="0" relativeHeight="251780096" behindDoc="0" locked="0" layoutInCell="1" allowOverlap="1">
            <wp:simplePos x="0" y="0"/>
            <wp:positionH relativeFrom="column">
              <wp:posOffset>3219450</wp:posOffset>
            </wp:positionH>
            <wp:positionV relativeFrom="paragraph">
              <wp:posOffset>93345</wp:posOffset>
            </wp:positionV>
            <wp:extent cx="2343150" cy="1552575"/>
            <wp:effectExtent l="19050" t="0" r="0" b="0"/>
            <wp:wrapSquare wrapText="bothSides"/>
            <wp:docPr id="72" name="Picture 71" descr="Vacuum packag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uum packaging.jpg"/>
                    <pic:cNvPicPr/>
                  </pic:nvPicPr>
                  <pic:blipFill>
                    <a:blip r:embed="rId92" cstate="print"/>
                    <a:stretch>
                      <a:fillRect/>
                    </a:stretch>
                  </pic:blipFill>
                  <pic:spPr>
                    <a:xfrm>
                      <a:off x="0" y="0"/>
                      <a:ext cx="2343150" cy="1552575"/>
                    </a:xfrm>
                    <a:prstGeom prst="rect">
                      <a:avLst/>
                    </a:prstGeom>
                  </pic:spPr>
                </pic:pic>
              </a:graphicData>
            </a:graphic>
          </wp:anchor>
        </w:drawing>
      </w:r>
      <w:r w:rsidR="00E6695C" w:rsidRPr="00AF35DE">
        <w:t>Vacuumed Sealed products</w:t>
      </w:r>
    </w:p>
    <w:p w:rsidR="00E6695C" w:rsidRPr="00AF35DE" w:rsidRDefault="00157C9E" w:rsidP="00440AF4">
      <w:pPr>
        <w:pStyle w:val="BodyCopy"/>
        <w:rPr>
          <w:rFonts w:cs="HelveticaNeueLT Std Lt Cn"/>
          <w:noProof w:val="0"/>
          <w:szCs w:val="22"/>
        </w:rPr>
      </w:pPr>
      <w:r w:rsidRPr="00AF35DE">
        <w:rPr>
          <w:rFonts w:cs="HelveticaNeueLT Std Lt Cn"/>
          <w:noProof w:val="0"/>
          <w:szCs w:val="22"/>
        </w:rPr>
        <w:t>Vacuum sealing foods is the process of eliminating all the air within a bagged product.</w:t>
      </w:r>
    </w:p>
    <w:p w:rsidR="00157C9E" w:rsidRPr="00AF35DE" w:rsidRDefault="00157C9E" w:rsidP="00440AF4">
      <w:pPr>
        <w:pStyle w:val="BodyCopy"/>
        <w:rPr>
          <w:rFonts w:cs="HelveticaNeueLT Std Lt Cn"/>
          <w:noProof w:val="0"/>
          <w:szCs w:val="22"/>
        </w:rPr>
      </w:pPr>
      <w:r w:rsidRPr="00AF35DE">
        <w:rPr>
          <w:rFonts w:cs="HelveticaNeueLT Std Lt Cn"/>
          <w:noProof w:val="0"/>
          <w:szCs w:val="22"/>
        </w:rPr>
        <w:t>This eliminating of air reduces the oxygen in the air and reduces the bacterial activity when product is chilled to below 3°C.</w:t>
      </w:r>
    </w:p>
    <w:p w:rsidR="00157C9E" w:rsidRPr="00AF35DE" w:rsidRDefault="00157C9E" w:rsidP="00440AF4">
      <w:pPr>
        <w:pStyle w:val="BodyCopy"/>
        <w:rPr>
          <w:rFonts w:cs="HelveticaNeueLT Std Lt Cn"/>
          <w:noProof w:val="0"/>
          <w:szCs w:val="22"/>
        </w:rPr>
      </w:pPr>
      <w:r w:rsidRPr="00AF35DE">
        <w:rPr>
          <w:rFonts w:cs="HelveticaNeueLT Std Lt Cn"/>
          <w:noProof w:val="0"/>
          <w:szCs w:val="22"/>
        </w:rPr>
        <w:t>This process extends the life of the product without freezing.</w:t>
      </w:r>
    </w:p>
    <w:p w:rsidR="00157C9E" w:rsidRPr="00AF35DE" w:rsidRDefault="00157C9E" w:rsidP="00440AF4">
      <w:pPr>
        <w:pStyle w:val="BodyCopy"/>
        <w:rPr>
          <w:rFonts w:cs="HelveticaNeueLT Std Lt Cn"/>
          <w:noProof w:val="0"/>
          <w:szCs w:val="22"/>
        </w:rPr>
      </w:pPr>
      <w:r w:rsidRPr="00AF35DE">
        <w:rPr>
          <w:rFonts w:cs="HelveticaNeueLT Std Lt Cn"/>
          <w:noProof w:val="0"/>
          <w:szCs w:val="22"/>
        </w:rPr>
        <w:t>When products like beef are vacuum s</w:t>
      </w:r>
      <w:r w:rsidR="0094174A" w:rsidRPr="00AF35DE">
        <w:rPr>
          <w:rFonts w:cs="HelveticaNeueLT Std Lt Cn"/>
          <w:noProof w:val="0"/>
          <w:szCs w:val="22"/>
        </w:rPr>
        <w:t xml:space="preserve">ealed the storage requirements </w:t>
      </w:r>
      <w:r w:rsidRPr="00AF35DE">
        <w:rPr>
          <w:rFonts w:cs="HelveticaNeueLT Std Lt Cn"/>
          <w:noProof w:val="0"/>
          <w:szCs w:val="22"/>
        </w:rPr>
        <w:t>require</w:t>
      </w:r>
      <w:r w:rsidR="00044293" w:rsidRPr="00AF35DE">
        <w:rPr>
          <w:rFonts w:cs="HelveticaNeueLT Std Lt Cn"/>
          <w:noProof w:val="0"/>
          <w:szCs w:val="22"/>
        </w:rPr>
        <w:t xml:space="preserve"> them to be chilled at all time:</w:t>
      </w:r>
    </w:p>
    <w:p w:rsidR="00157C9E" w:rsidRPr="00AF35DE" w:rsidRDefault="00157C9E" w:rsidP="0094174A">
      <w:pPr>
        <w:pStyle w:val="Bullet1"/>
      </w:pPr>
      <w:r w:rsidRPr="00AF35DE">
        <w:t xml:space="preserve">Store with the fat side up so the blood does not pool </w:t>
      </w:r>
      <w:r w:rsidR="00044293" w:rsidRPr="00AF35DE">
        <w:t>at the bottom and stain the fat</w:t>
      </w:r>
    </w:p>
    <w:p w:rsidR="00157C9E" w:rsidRPr="00AF35DE" w:rsidRDefault="00157C9E" w:rsidP="0094174A">
      <w:pPr>
        <w:pStyle w:val="Bullet1"/>
      </w:pPr>
      <w:r w:rsidRPr="00AF35DE">
        <w:t>Store in single layers to help keep product chilled</w:t>
      </w:r>
    </w:p>
    <w:p w:rsidR="00157C9E" w:rsidRPr="00AF35DE" w:rsidRDefault="0094174A" w:rsidP="0094174A">
      <w:pPr>
        <w:pStyle w:val="Bullet1"/>
      </w:pPr>
      <w:r w:rsidRPr="00AF35DE">
        <w:t>Store product like this extends the life of product and the enzyme activity has a tenderising effect on meat structure</w:t>
      </w:r>
      <w:r w:rsidR="00044293" w:rsidRPr="00AF35DE">
        <w:t>.</w:t>
      </w:r>
    </w:p>
    <w:p w:rsidR="00E6695C" w:rsidRPr="00AF35DE" w:rsidRDefault="0094174A" w:rsidP="00440AF4">
      <w:pPr>
        <w:pStyle w:val="BodyCopy"/>
        <w:rPr>
          <w:rFonts w:eastAsiaTheme="minorEastAsia" w:cs="HelveticaNeueLT Std Lt Cn"/>
          <w:noProof w:val="0"/>
          <w:szCs w:val="22"/>
          <w:lang w:eastAsia="en-AU"/>
        </w:rPr>
      </w:pPr>
      <w:r w:rsidRPr="00AF35DE">
        <w:rPr>
          <w:rFonts w:eastAsiaTheme="minorEastAsia" w:cs="HelveticaNeueLT Std Lt Cn"/>
          <w:noProof w:val="0"/>
          <w:szCs w:val="22"/>
          <w:lang w:eastAsia="en-AU"/>
        </w:rPr>
        <w:t>Vacuum sealing is sometimes called ‘Cryovac’. Cryovac is a trade name, not a technique.</w:t>
      </w:r>
    </w:p>
    <w:p w:rsidR="0094174A" w:rsidRPr="00AF35DE" w:rsidRDefault="00C847EF" w:rsidP="00044293">
      <w:pPr>
        <w:pStyle w:val="BodyCopyBold"/>
        <w:rPr>
          <w:noProof w:val="0"/>
        </w:rPr>
      </w:pPr>
      <w:r w:rsidRPr="00AF35DE">
        <w:rPr>
          <w:noProof w:val="0"/>
        </w:rPr>
        <w:t>Recommendation:</w:t>
      </w:r>
    </w:p>
    <w:p w:rsidR="0094174A" w:rsidRPr="00AF35DE" w:rsidRDefault="00C847EF" w:rsidP="00440AF4">
      <w:pPr>
        <w:pStyle w:val="BodyCopy"/>
        <w:rPr>
          <w:rFonts w:eastAsiaTheme="minorEastAsia" w:cs="HelveticaNeueLT Std Lt Cn"/>
          <w:noProof w:val="0"/>
          <w:szCs w:val="22"/>
          <w:lang w:eastAsia="en-AU"/>
        </w:rPr>
      </w:pPr>
      <w:r w:rsidRPr="00AF35DE">
        <w:rPr>
          <w:rFonts w:eastAsiaTheme="minorEastAsia" w:cs="HelveticaNeueLT Std Lt Cn"/>
          <w:noProof w:val="0"/>
          <w:szCs w:val="22"/>
          <w:lang w:eastAsia="en-AU"/>
        </w:rPr>
        <w:t>If product is delivered vacuum sealed and the seal is broken then the product should be rejected.</w:t>
      </w:r>
    </w:p>
    <w:p w:rsidR="00C847EF" w:rsidRPr="00AF35DE" w:rsidRDefault="00C847EF" w:rsidP="00440AF4">
      <w:pPr>
        <w:pStyle w:val="BodyCopy"/>
        <w:rPr>
          <w:rFonts w:eastAsiaTheme="minorEastAsia" w:cs="HelveticaNeueLT Std Lt Cn"/>
          <w:noProof w:val="0"/>
          <w:szCs w:val="22"/>
          <w:lang w:eastAsia="en-AU"/>
        </w:rPr>
      </w:pPr>
      <w:r w:rsidRPr="00AF35DE">
        <w:rPr>
          <w:rFonts w:eastAsiaTheme="minorEastAsia" w:cs="HelveticaNeueLT Std Lt Cn"/>
          <w:noProof w:val="0"/>
          <w:szCs w:val="22"/>
          <w:lang w:eastAsia="en-AU"/>
        </w:rPr>
        <w:t>If kitchen staff find previously vacuum sealed product have lost their seal then they should be opened and product used immediately.</w:t>
      </w:r>
    </w:p>
    <w:p w:rsidR="008D480E" w:rsidRPr="00AF35DE" w:rsidRDefault="00104331" w:rsidP="008D480E">
      <w:pPr>
        <w:pStyle w:val="Heading2"/>
      </w:pPr>
      <w:r w:rsidRPr="00AF35DE">
        <w:t>5</w:t>
      </w:r>
      <w:r w:rsidR="008D480E" w:rsidRPr="00AF35DE">
        <w:t>.2</w:t>
      </w:r>
      <w:r w:rsidR="008D480E" w:rsidRPr="00AF35DE">
        <w:tab/>
      </w:r>
      <w:fldSimple w:instr=" REF  Criteria52 ">
        <w:sdt>
          <w:sdtPr>
            <w:rPr>
              <w:highlight w:val="yellow"/>
            </w:rPr>
            <w:alias w:val="Criteria 5.2"/>
            <w:tag w:val="Criteria 5.2"/>
            <w:id w:val="1179650"/>
            <w:lock w:val="sdtLocked"/>
            <w:placeholder>
              <w:docPart w:val="A89B84ACB8C54413B0D2C5DFAD438B8D"/>
            </w:placeholder>
          </w:sdtPr>
          <w:sdtContent>
            <w:r w:rsidR="00AF35DE" w:rsidRPr="00AF35DE">
              <w:t>Prepare and maintain correct thawing of food items</w:t>
            </w:r>
          </w:sdtContent>
        </w:sdt>
      </w:fldSimple>
    </w:p>
    <w:p w:rsidR="00440AF4" w:rsidRPr="00AF35DE" w:rsidRDefault="00440AF4" w:rsidP="00044293">
      <w:pPr>
        <w:pStyle w:val="Heading4"/>
      </w:pPr>
      <w:r w:rsidRPr="00AF35DE">
        <w:t xml:space="preserve">Thawing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Planning in advance is required when defrosting or thawing food from a freezer. </w:t>
      </w:r>
    </w:p>
    <w:p w:rsidR="000978E0" w:rsidRPr="00AF35DE" w:rsidRDefault="00440AF4" w:rsidP="00440AF4">
      <w:pPr>
        <w:pStyle w:val="BodyCopy"/>
        <w:rPr>
          <w:rFonts w:cs="HelveticaNeueLT Std Lt Cn"/>
          <w:noProof w:val="0"/>
          <w:szCs w:val="22"/>
        </w:rPr>
      </w:pPr>
      <w:r w:rsidRPr="00AF35DE">
        <w:rPr>
          <w:rFonts w:cs="HelveticaNeueLT Std Lt Cn"/>
          <w:noProof w:val="0"/>
          <w:szCs w:val="22"/>
        </w:rPr>
        <w:t xml:space="preserve">Most food poisoning microorganisms die when frozen; however, the spores formed by microorganisms are not destroyed by freezing.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The spores lie dormant in the food in the freezer. When the food is removed from the freezer and the temperature rises, the spores become active and the microorganisms begin to grow and reproduce. </w:t>
      </w:r>
    </w:p>
    <w:p w:rsidR="001E67EB" w:rsidRPr="00AF35DE" w:rsidRDefault="00440AF4" w:rsidP="001E67EB">
      <w:pPr>
        <w:pStyle w:val="BodyCopy"/>
        <w:rPr>
          <w:i/>
          <w:noProof w:val="0"/>
        </w:rPr>
      </w:pPr>
      <w:r w:rsidRPr="00AF35DE">
        <w:rPr>
          <w:i/>
          <w:noProof w:val="0"/>
        </w:rPr>
        <w:t xml:space="preserve">The shorter the period of time spent in the </w:t>
      </w:r>
      <w:r w:rsidRPr="00AF35DE">
        <w:rPr>
          <w:b/>
          <w:i/>
          <w:noProof w:val="0"/>
        </w:rPr>
        <w:t>Temperature Danger Zone</w:t>
      </w:r>
      <w:r w:rsidRPr="00AF35DE">
        <w:rPr>
          <w:i/>
          <w:noProof w:val="0"/>
        </w:rPr>
        <w:t xml:space="preserve">, the lower the chance of food poisoning. </w:t>
      </w:r>
      <w:r w:rsidR="001E67EB" w:rsidRPr="00AF35DE">
        <w:rPr>
          <w:i/>
          <w:noProof w:val="0"/>
        </w:rPr>
        <w:br w:type="page"/>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lastRenderedPageBreak/>
        <w:t xml:space="preserve">Thawing food incorrectly will provide an ideal environment for microorganisms to grow and reproduce. It is important that food is not held in the Temperature Danger Zone for a long period of time.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Food is never safe in the danger zone (remember danger zone 5ºC – 60ºC) and must be served as quickly as possible or correctly stored away after thawing. </w:t>
      </w:r>
    </w:p>
    <w:p w:rsidR="000978E0" w:rsidRPr="00AF35DE" w:rsidRDefault="00440AF4" w:rsidP="00440AF4">
      <w:pPr>
        <w:pStyle w:val="BodyCopy"/>
        <w:rPr>
          <w:rFonts w:cs="HelveticaNeueLT Std Lt Cn"/>
          <w:noProof w:val="0"/>
          <w:szCs w:val="22"/>
        </w:rPr>
      </w:pPr>
      <w:r w:rsidRPr="00AF35DE">
        <w:rPr>
          <w:rFonts w:cs="HelveticaNeueLT Std Lt Cn"/>
          <w:noProof w:val="0"/>
          <w:szCs w:val="22"/>
        </w:rPr>
        <w:t xml:space="preserve">Food that has been properly stored in the freezer will be in small quantities where possible. Do not stack food parcels in a pile for thawing.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When food is being thawed, it should be placed so as to allow for thorough air circulation. This assists in reducing the time required for thawing. </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Sometimes it is impossible to freeze foods in small quantities, such as a large roast or turkey. Special care should be taken to ensure that the thawing process is undertaken in as short a period of time as possible, and that when the food is cooked that the interior of the food reaches at least 75ºC for at least 1 minute. </w:t>
      </w:r>
    </w:p>
    <w:p w:rsidR="00440AF4" w:rsidRPr="00AF35DE" w:rsidRDefault="00440AF4" w:rsidP="00044293">
      <w:pPr>
        <w:pStyle w:val="Heading4"/>
      </w:pPr>
      <w:r w:rsidRPr="00AF35DE">
        <w:t>It is dangerous to thaw</w:t>
      </w:r>
      <w:r w:rsidR="00044293" w:rsidRPr="00AF35DE">
        <w:t xml:space="preserve"> food on a bench or in an oven</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 xml:space="preserve">With this method, the </w:t>
      </w:r>
      <w:proofErr w:type="gramStart"/>
      <w:r w:rsidRPr="00AF35DE">
        <w:rPr>
          <w:rFonts w:cs="HelveticaNeueLT Std Lt Cn"/>
          <w:noProof w:val="0"/>
          <w:szCs w:val="22"/>
        </w:rPr>
        <w:t>food, or parts of it, remain</w:t>
      </w:r>
      <w:proofErr w:type="gramEnd"/>
      <w:r w:rsidRPr="00AF35DE">
        <w:rPr>
          <w:rFonts w:cs="HelveticaNeueLT Std Lt Cn"/>
          <w:noProof w:val="0"/>
          <w:szCs w:val="22"/>
        </w:rPr>
        <w:t xml:space="preserve"> at danger zone temperatures for unsafe periods of time. The outside of the food will start to thaw and will reach the danger zone while the interior is still frozen. The outer thawed parts will provide a favourable environment for microorganism activity, while the time elapses f</w:t>
      </w:r>
      <w:r w:rsidR="00044293" w:rsidRPr="00AF35DE">
        <w:rPr>
          <w:rFonts w:cs="HelveticaNeueLT Std Lt Cn"/>
          <w:noProof w:val="0"/>
          <w:szCs w:val="22"/>
        </w:rPr>
        <w:t>or the thawing of the interior.</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This scenario is even more probable when one considers that the outer parts of the food have come into contact with hands, benches and/or vermin (</w:t>
      </w:r>
      <w:r w:rsidR="00AF35DE" w:rsidRPr="00AF35DE">
        <w:rPr>
          <w:rFonts w:cs="HelveticaNeueLT Std Lt Cn"/>
          <w:noProof w:val="0"/>
          <w:szCs w:val="22"/>
        </w:rPr>
        <w:t>e.g.</w:t>
      </w:r>
      <w:r w:rsidRPr="00AF35DE">
        <w:rPr>
          <w:rFonts w:cs="HelveticaNeueLT Std Lt Cn"/>
          <w:noProof w:val="0"/>
          <w:szCs w:val="22"/>
        </w:rPr>
        <w:t xml:space="preserve"> flies). Microorganisms in the environment are thus likely to have been transferred </w:t>
      </w:r>
      <w:r w:rsidR="00044293" w:rsidRPr="00AF35DE">
        <w:rPr>
          <w:rFonts w:cs="HelveticaNeueLT Std Lt Cn"/>
          <w:noProof w:val="0"/>
          <w:szCs w:val="22"/>
        </w:rPr>
        <w:t>to the outer parts of the food.</w:t>
      </w:r>
    </w:p>
    <w:p w:rsidR="00440AF4" w:rsidRPr="00AF35DE" w:rsidRDefault="00440AF4" w:rsidP="00440AF4">
      <w:pPr>
        <w:pStyle w:val="BodyCopy"/>
        <w:rPr>
          <w:rFonts w:cs="HelveticaNeueLT Std Lt Cn"/>
          <w:noProof w:val="0"/>
          <w:szCs w:val="22"/>
        </w:rPr>
      </w:pPr>
      <w:r w:rsidRPr="00AF35DE">
        <w:rPr>
          <w:rFonts w:cs="HelveticaNeueLT Std Lt Cn"/>
          <w:noProof w:val="0"/>
          <w:szCs w:val="22"/>
        </w:rPr>
        <w:t>The</w:t>
      </w:r>
      <w:r w:rsidR="00044293" w:rsidRPr="00AF35DE">
        <w:rPr>
          <w:rFonts w:cs="HelveticaNeueLT Std Lt Cn"/>
          <w:noProof w:val="0"/>
          <w:szCs w:val="22"/>
        </w:rPr>
        <w:t xml:space="preserve"> only safe thawing methods are:</w:t>
      </w:r>
    </w:p>
    <w:p w:rsidR="00440AF4" w:rsidRPr="00AF35DE" w:rsidRDefault="00440AF4" w:rsidP="00044293">
      <w:pPr>
        <w:pStyle w:val="Bullet1"/>
      </w:pPr>
      <w:r w:rsidRPr="00AF35DE">
        <w:t>Under refrigeration – food from the freezer thaws slowly: this process can take up to two days, t</w:t>
      </w:r>
      <w:r w:rsidR="00044293" w:rsidRPr="00AF35DE">
        <w:t>herefore planning is essential</w:t>
      </w:r>
    </w:p>
    <w:p w:rsidR="00440AF4" w:rsidRPr="00AF35DE" w:rsidRDefault="00440AF4" w:rsidP="00044293">
      <w:pPr>
        <w:pStyle w:val="Bullet1"/>
      </w:pPr>
      <w:r w:rsidRPr="00AF35DE">
        <w:t>In a microwa</w:t>
      </w:r>
      <w:r w:rsidR="00044293" w:rsidRPr="00AF35DE">
        <w:t>ve oven – if time is limited</w:t>
      </w:r>
    </w:p>
    <w:p w:rsidR="008D480E" w:rsidRPr="00AF35DE" w:rsidRDefault="00440AF4" w:rsidP="00044293">
      <w:pPr>
        <w:pStyle w:val="Bullet1"/>
      </w:pPr>
      <w:r w:rsidRPr="00AF35DE">
        <w:t>Under cold running water – at 20ºC or below: this means that it is not legal to allow frozen food items to sit in a sink or bowl of water to thaw out.</w:t>
      </w:r>
    </w:p>
    <w:p w:rsidR="008D480E" w:rsidRPr="00AF35DE" w:rsidRDefault="00104331" w:rsidP="008D480E">
      <w:pPr>
        <w:pStyle w:val="Heading2"/>
      </w:pPr>
      <w:r w:rsidRPr="00AF35DE">
        <w:t>5</w:t>
      </w:r>
      <w:r w:rsidR="008D480E" w:rsidRPr="00AF35DE">
        <w:t>.3</w:t>
      </w:r>
      <w:r w:rsidR="008D480E" w:rsidRPr="00AF35DE">
        <w:tab/>
      </w:r>
      <w:fldSimple w:instr=" REF  Criteria53 ">
        <w:sdt>
          <w:sdtPr>
            <w:rPr>
              <w:highlight w:val="yellow"/>
            </w:rPr>
            <w:alias w:val="Criteria 5.3"/>
            <w:tag w:val="Criteria 5.3"/>
            <w:id w:val="1179651"/>
            <w:lock w:val="sdtLocked"/>
            <w:placeholder>
              <w:docPart w:val="A574F67DBA0B4BCB99109BD94752D942"/>
            </w:placeholder>
          </w:sdtPr>
          <w:sdtContent>
            <w:r w:rsidR="00AF35DE" w:rsidRPr="00AF35DE">
              <w:t>Store fast food products appropriately in correct containers</w:t>
            </w:r>
          </w:sdtContent>
        </w:sdt>
      </w:fldSimple>
    </w:p>
    <w:p w:rsidR="00AC60AB" w:rsidRPr="00AF35DE" w:rsidRDefault="00AC60AB" w:rsidP="00AC60AB">
      <w:pPr>
        <w:pStyle w:val="Heading3"/>
      </w:pPr>
      <w:r w:rsidRPr="00AF35DE">
        <w:t xml:space="preserve">Food containers </w:t>
      </w:r>
    </w:p>
    <w:p w:rsidR="00AC60AB" w:rsidRPr="00AF35DE" w:rsidRDefault="001E67EB" w:rsidP="00AC60AB">
      <w:pPr>
        <w:pStyle w:val="BodyCopy"/>
        <w:rPr>
          <w:noProof w:val="0"/>
        </w:rPr>
      </w:pPr>
      <w:r w:rsidRPr="00AF35DE">
        <w:rPr>
          <w:lang w:eastAsia="en-AU"/>
        </w:rPr>
        <w:drawing>
          <wp:anchor distT="0" distB="0" distL="114300" distR="114300" simplePos="0" relativeHeight="251781120" behindDoc="0" locked="0" layoutInCell="1" allowOverlap="1">
            <wp:simplePos x="0" y="0"/>
            <wp:positionH relativeFrom="column">
              <wp:posOffset>3425190</wp:posOffset>
            </wp:positionH>
            <wp:positionV relativeFrom="paragraph">
              <wp:posOffset>192405</wp:posOffset>
            </wp:positionV>
            <wp:extent cx="2190750" cy="1238250"/>
            <wp:effectExtent l="19050" t="0" r="0" b="0"/>
            <wp:wrapSquare wrapText="bothSides"/>
            <wp:docPr id="73" name="Picture 72" descr="1097510833_4240353410_thumbn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510833_4240353410_thumbnail.jpg"/>
                    <pic:cNvPicPr/>
                  </pic:nvPicPr>
                  <pic:blipFill>
                    <a:blip r:embed="rId93" cstate="print"/>
                    <a:srcRect t="22143" b="21190"/>
                    <a:stretch>
                      <a:fillRect/>
                    </a:stretch>
                  </pic:blipFill>
                  <pic:spPr>
                    <a:xfrm>
                      <a:off x="0" y="0"/>
                      <a:ext cx="2190750" cy="1238250"/>
                    </a:xfrm>
                    <a:prstGeom prst="rect">
                      <a:avLst/>
                    </a:prstGeom>
                  </pic:spPr>
                </pic:pic>
              </a:graphicData>
            </a:graphic>
          </wp:anchor>
        </w:drawing>
      </w:r>
      <w:r w:rsidR="00AC60AB" w:rsidRPr="00AF35DE">
        <w:rPr>
          <w:noProof w:val="0"/>
        </w:rPr>
        <w:t xml:space="preserve">Containers in which food is stored must be: </w:t>
      </w:r>
    </w:p>
    <w:p w:rsidR="00AC60AB" w:rsidRPr="00AF35DE" w:rsidRDefault="00AC60AB" w:rsidP="00AC60AB">
      <w:pPr>
        <w:pStyle w:val="Bullet1"/>
      </w:pPr>
      <w:r w:rsidRPr="00AF35DE">
        <w:t xml:space="preserve">Clean </w:t>
      </w:r>
    </w:p>
    <w:p w:rsidR="00AC60AB" w:rsidRPr="00AF35DE" w:rsidRDefault="00AC60AB" w:rsidP="00AC60AB">
      <w:pPr>
        <w:pStyle w:val="Bullet1"/>
      </w:pPr>
      <w:r w:rsidRPr="00AF35DE">
        <w:t xml:space="preserve">Sanitised </w:t>
      </w:r>
    </w:p>
    <w:p w:rsidR="00AC60AB" w:rsidRPr="00AF35DE" w:rsidRDefault="00AC60AB" w:rsidP="00AC60AB">
      <w:pPr>
        <w:pStyle w:val="Bullet1"/>
      </w:pPr>
      <w:r w:rsidRPr="00AF35DE">
        <w:t xml:space="preserve">Dry </w:t>
      </w:r>
    </w:p>
    <w:p w:rsidR="00AC60AB" w:rsidRPr="00AF35DE" w:rsidRDefault="00AC60AB" w:rsidP="00AC60AB">
      <w:pPr>
        <w:pStyle w:val="Bullet1"/>
      </w:pPr>
      <w:r w:rsidRPr="00AF35DE">
        <w:t xml:space="preserve">Free of cracks and chips </w:t>
      </w:r>
    </w:p>
    <w:p w:rsidR="001E67EB" w:rsidRPr="00AF35DE" w:rsidRDefault="00AC60AB" w:rsidP="001E67EB">
      <w:pPr>
        <w:pStyle w:val="Bullet1"/>
      </w:pPr>
      <w:r w:rsidRPr="00AF35DE">
        <w:t xml:space="preserve">Appropriate for the type of food stored. </w:t>
      </w:r>
      <w:r w:rsidR="001E67EB" w:rsidRPr="00AF35DE">
        <w:br w:type="page"/>
      </w:r>
    </w:p>
    <w:p w:rsidR="00AC60AB" w:rsidRPr="00AF35DE" w:rsidRDefault="001E67EB" w:rsidP="00AC60AB">
      <w:pPr>
        <w:pStyle w:val="Heading3"/>
      </w:pPr>
      <w:r w:rsidRPr="00AF35DE">
        <w:rPr>
          <w:noProof/>
        </w:rPr>
        <w:lastRenderedPageBreak/>
        <w:drawing>
          <wp:anchor distT="0" distB="0" distL="114300" distR="114300" simplePos="0" relativeHeight="251782144" behindDoc="0" locked="0" layoutInCell="1" allowOverlap="1">
            <wp:simplePos x="0" y="0"/>
            <wp:positionH relativeFrom="column">
              <wp:posOffset>3390900</wp:posOffset>
            </wp:positionH>
            <wp:positionV relativeFrom="paragraph">
              <wp:posOffset>74295</wp:posOffset>
            </wp:positionV>
            <wp:extent cx="2171700" cy="1428750"/>
            <wp:effectExtent l="19050" t="0" r="0" b="0"/>
            <wp:wrapSquare wrapText="bothSides"/>
            <wp:docPr id="74" name="Picture 73" descr="contain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jpg"/>
                    <pic:cNvPicPr/>
                  </pic:nvPicPr>
                  <pic:blipFill>
                    <a:blip r:embed="rId94" cstate="print"/>
                    <a:stretch>
                      <a:fillRect/>
                    </a:stretch>
                  </pic:blipFill>
                  <pic:spPr>
                    <a:xfrm>
                      <a:off x="0" y="0"/>
                      <a:ext cx="2171700" cy="1428750"/>
                    </a:xfrm>
                    <a:prstGeom prst="rect">
                      <a:avLst/>
                    </a:prstGeom>
                  </pic:spPr>
                </pic:pic>
              </a:graphicData>
            </a:graphic>
          </wp:anchor>
        </w:drawing>
      </w:r>
      <w:r w:rsidR="00AC60AB" w:rsidRPr="00AF35DE">
        <w:t xml:space="preserve">Cleanliness </w:t>
      </w:r>
    </w:p>
    <w:p w:rsidR="00AC60AB" w:rsidRPr="00AF35DE" w:rsidRDefault="00AC60AB" w:rsidP="00AC60AB">
      <w:pPr>
        <w:pStyle w:val="BodyCopy"/>
        <w:rPr>
          <w:noProof w:val="0"/>
        </w:rPr>
      </w:pPr>
      <w:r w:rsidRPr="00AF35DE">
        <w:rPr>
          <w:noProof w:val="0"/>
        </w:rPr>
        <w:t xml:space="preserve">New containers should never be used without being first cleaned, sanitised and dried. This ensures that any microorganisms, vermin or foreign objects are removed. </w:t>
      </w:r>
    </w:p>
    <w:p w:rsidR="00AC60AB" w:rsidRPr="00AF35DE" w:rsidRDefault="00AC60AB" w:rsidP="00AC60AB">
      <w:pPr>
        <w:pStyle w:val="BodyCopy"/>
        <w:rPr>
          <w:noProof w:val="0"/>
        </w:rPr>
      </w:pPr>
      <w:r w:rsidRPr="00AF35DE">
        <w:rPr>
          <w:noProof w:val="0"/>
        </w:rPr>
        <w:t xml:space="preserve">Containers should never be reused without being thoroughly cleaned, sanitised and dried. It is unsafe to reuse ‘single use’ containers. They are not designed to be easily cleaned and sanitised. </w:t>
      </w:r>
    </w:p>
    <w:p w:rsidR="00AC60AB" w:rsidRPr="00AF35DE" w:rsidRDefault="00AC60AB" w:rsidP="00AC60AB">
      <w:pPr>
        <w:pStyle w:val="BodyCopy"/>
        <w:rPr>
          <w:noProof w:val="0"/>
        </w:rPr>
      </w:pPr>
      <w:r w:rsidRPr="00AF35DE">
        <w:rPr>
          <w:noProof w:val="0"/>
        </w:rPr>
        <w:t xml:space="preserve">Never store food in containers that have been used to store chemicals, cleaners or poisonous substances. </w:t>
      </w:r>
    </w:p>
    <w:p w:rsidR="00AC60AB" w:rsidRPr="00AF35DE" w:rsidRDefault="00AC60AB" w:rsidP="00AC60AB">
      <w:pPr>
        <w:pStyle w:val="BodyCopy"/>
        <w:rPr>
          <w:noProof w:val="0"/>
        </w:rPr>
      </w:pPr>
      <w:r w:rsidRPr="00AF35DE">
        <w:rPr>
          <w:noProof w:val="0"/>
        </w:rPr>
        <w:t xml:space="preserve">Empty containers should be stored in a clean and vermin-proof environment. They should be stored upside down to assist the drying process, and to stop microorganisms, foreign objects and vermin from falling into the containers. </w:t>
      </w:r>
    </w:p>
    <w:p w:rsidR="00AC60AB" w:rsidRPr="00AF35DE" w:rsidRDefault="00AC60AB" w:rsidP="00AC60AB">
      <w:pPr>
        <w:pStyle w:val="BodyCopy"/>
        <w:rPr>
          <w:noProof w:val="0"/>
        </w:rPr>
      </w:pPr>
      <w:r w:rsidRPr="00AF35DE">
        <w:rPr>
          <w:noProof w:val="0"/>
        </w:rPr>
        <w:t xml:space="preserve">Containers should be inspected immediately prior to use to ensure that they are clean and free of foreign objects or vermin, and uncontaminated by foreign odours. </w:t>
      </w:r>
    </w:p>
    <w:p w:rsidR="00AC60AB" w:rsidRPr="00AF35DE" w:rsidRDefault="00AC60AB" w:rsidP="00AC60AB">
      <w:pPr>
        <w:pStyle w:val="Heading3"/>
      </w:pPr>
      <w:r w:rsidRPr="00AF35DE">
        <w:t xml:space="preserve">Damaged containers </w:t>
      </w:r>
    </w:p>
    <w:p w:rsidR="00AC60AB" w:rsidRPr="00AF35DE" w:rsidRDefault="00AC60AB" w:rsidP="00AC60AB">
      <w:pPr>
        <w:pStyle w:val="BodyCopy"/>
        <w:rPr>
          <w:noProof w:val="0"/>
        </w:rPr>
      </w:pPr>
      <w:r w:rsidRPr="00AF35DE">
        <w:rPr>
          <w:noProof w:val="0"/>
        </w:rPr>
        <w:t xml:space="preserve">Containers that are cracked and chipped or pitted should be discarded. </w:t>
      </w:r>
    </w:p>
    <w:p w:rsidR="00AC60AB" w:rsidRPr="00AF35DE" w:rsidRDefault="00AC60AB" w:rsidP="00AC60AB">
      <w:pPr>
        <w:pStyle w:val="BodyCopy"/>
        <w:rPr>
          <w:noProof w:val="0"/>
        </w:rPr>
      </w:pPr>
      <w:r w:rsidRPr="00AF35DE">
        <w:rPr>
          <w:noProof w:val="0"/>
        </w:rPr>
        <w:t xml:space="preserve">Cracks and chips harbour microorganisms and spores. Metal containers may be rusted or flaking, and aluminium containers may be pitted. </w:t>
      </w:r>
    </w:p>
    <w:p w:rsidR="00AC60AB" w:rsidRPr="00AF35DE" w:rsidRDefault="00AC60AB" w:rsidP="00AC60AB">
      <w:pPr>
        <w:pStyle w:val="BodyCopy"/>
        <w:rPr>
          <w:noProof w:val="0"/>
        </w:rPr>
      </w:pPr>
      <w:r w:rsidRPr="00AF35DE">
        <w:rPr>
          <w:noProof w:val="0"/>
        </w:rPr>
        <w:t xml:space="preserve">These defective areas provide favourable environments for microorganisms. </w:t>
      </w:r>
    </w:p>
    <w:p w:rsidR="00AC60AB" w:rsidRPr="00AF35DE" w:rsidRDefault="00AC60AB" w:rsidP="00AC60AB">
      <w:pPr>
        <w:pStyle w:val="BodyCopy"/>
        <w:rPr>
          <w:noProof w:val="0"/>
        </w:rPr>
      </w:pPr>
      <w:r w:rsidRPr="00AF35DE">
        <w:rPr>
          <w:noProof w:val="0"/>
        </w:rPr>
        <w:t xml:space="preserve">Any food stored in defective metal containers may react with the containers to chemically alter the food. </w:t>
      </w:r>
    </w:p>
    <w:p w:rsidR="00AC60AB" w:rsidRPr="00AF35DE" w:rsidRDefault="00AC60AB" w:rsidP="00AC60AB">
      <w:pPr>
        <w:pStyle w:val="BodyCopy"/>
        <w:rPr>
          <w:noProof w:val="0"/>
        </w:rPr>
      </w:pPr>
      <w:r w:rsidRPr="00AF35DE">
        <w:rPr>
          <w:noProof w:val="0"/>
        </w:rPr>
        <w:t xml:space="preserve">For example, Alzheimer’s disease is linked with chemical poisoning from the use of aluminium cookware. </w:t>
      </w:r>
    </w:p>
    <w:p w:rsidR="00AC60AB" w:rsidRPr="00AF35DE" w:rsidRDefault="00AC60AB" w:rsidP="00AC60AB">
      <w:pPr>
        <w:pStyle w:val="Heading3"/>
      </w:pPr>
      <w:r w:rsidRPr="00AF35DE">
        <w:t xml:space="preserve">Proper containers for particular foods </w:t>
      </w:r>
    </w:p>
    <w:p w:rsidR="00AC60AB" w:rsidRPr="00AF35DE" w:rsidRDefault="00AC60AB" w:rsidP="001E67EB">
      <w:pPr>
        <w:pStyle w:val="BodyCopy"/>
        <w:spacing w:after="120"/>
        <w:rPr>
          <w:noProof w:val="0"/>
        </w:rPr>
      </w:pPr>
      <w:r w:rsidRPr="00AF35DE">
        <w:rPr>
          <w:noProof w:val="0"/>
        </w:rPr>
        <w:t xml:space="preserve">Damaged or cracked containers can result in loss of the food from the container. </w:t>
      </w:r>
    </w:p>
    <w:p w:rsidR="00AC60AB" w:rsidRPr="00AF35DE" w:rsidRDefault="00AC60AB" w:rsidP="001E67EB">
      <w:pPr>
        <w:pStyle w:val="BodyCopy"/>
        <w:spacing w:after="120"/>
        <w:rPr>
          <w:noProof w:val="0"/>
        </w:rPr>
      </w:pPr>
      <w:r w:rsidRPr="00AF35DE">
        <w:rPr>
          <w:noProof w:val="0"/>
        </w:rPr>
        <w:t xml:space="preserve">Food leakage is a major source of cross-contamination, especially in the refrigerator. Dry food that spills from its container attracts vermin and microorganisms. </w:t>
      </w:r>
    </w:p>
    <w:p w:rsidR="00AC60AB" w:rsidRPr="00AF35DE" w:rsidRDefault="00AC60AB" w:rsidP="001E67EB">
      <w:pPr>
        <w:pStyle w:val="BodyCopy"/>
        <w:spacing w:after="120"/>
        <w:rPr>
          <w:noProof w:val="0"/>
        </w:rPr>
      </w:pPr>
      <w:r w:rsidRPr="00AF35DE">
        <w:rPr>
          <w:noProof w:val="0"/>
        </w:rPr>
        <w:t xml:space="preserve">Furthermore, spilt food can cause workers to fall. This is a common occupational health and safety hazard for food handlers. </w:t>
      </w:r>
    </w:p>
    <w:p w:rsidR="00AC60AB" w:rsidRPr="00AF35DE" w:rsidRDefault="00AC60AB" w:rsidP="001E67EB">
      <w:pPr>
        <w:pStyle w:val="BodyCopyBold"/>
        <w:spacing w:after="120"/>
        <w:rPr>
          <w:i/>
          <w:noProof w:val="0"/>
        </w:rPr>
      </w:pPr>
      <w:r w:rsidRPr="00AF35DE">
        <w:rPr>
          <w:i/>
          <w:noProof w:val="0"/>
        </w:rPr>
        <w:t xml:space="preserve">Some foods should only be stored in particular types of containers. </w:t>
      </w:r>
    </w:p>
    <w:p w:rsidR="00AC60AB" w:rsidRPr="00AF35DE" w:rsidRDefault="00AC60AB" w:rsidP="001E67EB">
      <w:pPr>
        <w:pStyle w:val="BodyCopy"/>
        <w:spacing w:after="120"/>
        <w:rPr>
          <w:noProof w:val="0"/>
        </w:rPr>
      </w:pPr>
      <w:r w:rsidRPr="00AF35DE">
        <w:rPr>
          <w:noProof w:val="0"/>
        </w:rPr>
        <w:t xml:space="preserve">For example, plastic containers used for the storage of fish will absorb a fishy odour. Fish is best kept in a metal </w:t>
      </w:r>
      <w:r w:rsidR="00044293" w:rsidRPr="00AF35DE">
        <w:rPr>
          <w:noProof w:val="0"/>
        </w:rPr>
        <w:t>container (</w:t>
      </w:r>
      <w:r w:rsidR="00AF35DE" w:rsidRPr="00AF35DE">
        <w:rPr>
          <w:noProof w:val="0"/>
        </w:rPr>
        <w:t>e.g.</w:t>
      </w:r>
      <w:r w:rsidR="00044293" w:rsidRPr="00AF35DE">
        <w:rPr>
          <w:noProof w:val="0"/>
        </w:rPr>
        <w:t xml:space="preserve"> stainless steel):</w:t>
      </w:r>
    </w:p>
    <w:p w:rsidR="00AC60AB" w:rsidRPr="00AF35DE" w:rsidRDefault="00AC60AB" w:rsidP="00AC60AB">
      <w:pPr>
        <w:pStyle w:val="Bullet1"/>
      </w:pPr>
      <w:r w:rsidRPr="00AF35DE">
        <w:t xml:space="preserve">If a plastic container has been used for fish, it cannot later be used to store any other type of food. </w:t>
      </w:r>
    </w:p>
    <w:p w:rsidR="00AC60AB" w:rsidRPr="00AF35DE" w:rsidRDefault="00AC60AB" w:rsidP="001E67EB">
      <w:pPr>
        <w:pStyle w:val="BodyCopy"/>
        <w:spacing w:after="120"/>
        <w:rPr>
          <w:noProof w:val="0"/>
        </w:rPr>
      </w:pPr>
      <w:r w:rsidRPr="00AF35DE">
        <w:rPr>
          <w:noProof w:val="0"/>
        </w:rPr>
        <w:t xml:space="preserve">Containers that are to be reserved for particular food types should be appropriately labelled. </w:t>
      </w:r>
    </w:p>
    <w:p w:rsidR="001E67EB" w:rsidRPr="00AF35DE" w:rsidRDefault="00AC60AB" w:rsidP="001E67EB">
      <w:pPr>
        <w:pStyle w:val="BodyCopy"/>
        <w:spacing w:after="120"/>
        <w:rPr>
          <w:noProof w:val="0"/>
        </w:rPr>
      </w:pPr>
      <w:r w:rsidRPr="00AF35DE">
        <w:rPr>
          <w:noProof w:val="0"/>
        </w:rPr>
        <w:t xml:space="preserve">Some foods require airtight containers to maintain maximum quality, </w:t>
      </w:r>
      <w:r w:rsidR="00AF35DE" w:rsidRPr="00AF35DE">
        <w:rPr>
          <w:noProof w:val="0"/>
        </w:rPr>
        <w:t>e.g.</w:t>
      </w:r>
      <w:r w:rsidRPr="00AF35DE">
        <w:rPr>
          <w:noProof w:val="0"/>
        </w:rPr>
        <w:t xml:space="preserve"> both sweet and dry biscuits and potato crisps. </w:t>
      </w:r>
      <w:r w:rsidR="001E67EB" w:rsidRPr="00AF35DE">
        <w:rPr>
          <w:noProof w:val="0"/>
        </w:rPr>
        <w:br w:type="page"/>
      </w:r>
    </w:p>
    <w:p w:rsidR="00AC60AB" w:rsidRPr="00AF35DE" w:rsidRDefault="00AC60AB" w:rsidP="00AC60AB">
      <w:pPr>
        <w:pStyle w:val="BodyCopy"/>
        <w:rPr>
          <w:noProof w:val="0"/>
        </w:rPr>
      </w:pPr>
      <w:r w:rsidRPr="00AF35DE">
        <w:rPr>
          <w:noProof w:val="0"/>
        </w:rPr>
        <w:lastRenderedPageBreak/>
        <w:t xml:space="preserve">Food should never be stored in aluminium containers, especially if the containers are pitted. If aluminium cookware is used, the food should be removed to another container for storage. </w:t>
      </w:r>
    </w:p>
    <w:p w:rsidR="00AC60AB" w:rsidRPr="00AF35DE" w:rsidRDefault="00AC60AB" w:rsidP="00AC60AB">
      <w:pPr>
        <w:pStyle w:val="BodyCopy"/>
        <w:rPr>
          <w:noProof w:val="0"/>
        </w:rPr>
      </w:pPr>
      <w:r w:rsidRPr="00AF35DE">
        <w:rPr>
          <w:noProof w:val="0"/>
        </w:rPr>
        <w:t xml:space="preserve">Similarly, canned food should never be kept stored in the opened can. Once the can has been opened, the food should be placed in an appropriate container. </w:t>
      </w:r>
    </w:p>
    <w:p w:rsidR="00AC60AB" w:rsidRPr="00AF35DE" w:rsidRDefault="00AC60AB" w:rsidP="00AC60AB">
      <w:pPr>
        <w:pStyle w:val="BodyCopy"/>
        <w:rPr>
          <w:noProof w:val="0"/>
        </w:rPr>
      </w:pPr>
      <w:r w:rsidRPr="00AF35DE">
        <w:rPr>
          <w:noProof w:val="0"/>
        </w:rPr>
        <w:t xml:space="preserve">This is because the food will react chemically with the container. </w:t>
      </w:r>
    </w:p>
    <w:p w:rsidR="00AC60AB" w:rsidRPr="00AF35DE" w:rsidRDefault="00AC60AB" w:rsidP="00AC60AB">
      <w:pPr>
        <w:pStyle w:val="BodyCopy"/>
        <w:rPr>
          <w:noProof w:val="0"/>
        </w:rPr>
      </w:pPr>
      <w:r w:rsidRPr="00AF35DE">
        <w:rPr>
          <w:noProof w:val="0"/>
        </w:rPr>
        <w:t xml:space="preserve">Plastic containers should not be used in the microwave unless they are clearly marked as being microwave safe. </w:t>
      </w:r>
    </w:p>
    <w:p w:rsidR="00AC60AB" w:rsidRPr="00AF35DE" w:rsidRDefault="00AC60AB" w:rsidP="00AC60AB">
      <w:pPr>
        <w:pStyle w:val="BodyCopy"/>
        <w:rPr>
          <w:noProof w:val="0"/>
        </w:rPr>
      </w:pPr>
      <w:r w:rsidRPr="00AF35DE">
        <w:rPr>
          <w:noProof w:val="0"/>
        </w:rPr>
        <w:t xml:space="preserve">Neither should plastic wrap that is not marked specifically as ‘microwave safe’. </w:t>
      </w:r>
    </w:p>
    <w:p w:rsidR="00AC60AB" w:rsidRPr="00AF35DE" w:rsidRDefault="00AC60AB" w:rsidP="00AC60AB">
      <w:pPr>
        <w:pStyle w:val="BodyCopy"/>
        <w:rPr>
          <w:rFonts w:ascii="HelveticaNeueLT Std Lt Cn" w:hAnsi="HelveticaNeueLT Std Lt Cn"/>
          <w:noProof w:val="0"/>
        </w:rPr>
      </w:pPr>
      <w:r w:rsidRPr="00AF35DE">
        <w:rPr>
          <w:noProof w:val="0"/>
        </w:rPr>
        <w:t>This is because the microwave breaks down the plastic and produces toxins that are poisonous.</w:t>
      </w:r>
    </w:p>
    <w:p w:rsidR="008D480E" w:rsidRPr="00AF35DE" w:rsidRDefault="00104331" w:rsidP="00AC60AB">
      <w:pPr>
        <w:pStyle w:val="Heading2"/>
      </w:pPr>
      <w:r w:rsidRPr="00AF35DE">
        <w:t>5</w:t>
      </w:r>
      <w:r w:rsidR="008D480E" w:rsidRPr="00AF35DE">
        <w:t>.4</w:t>
      </w:r>
      <w:r w:rsidR="008D480E" w:rsidRPr="00AF35DE">
        <w:tab/>
      </w:r>
      <w:fldSimple w:instr=" REF  Criteria54 ">
        <w:sdt>
          <w:sdtPr>
            <w:rPr>
              <w:highlight w:val="yellow"/>
            </w:rPr>
            <w:alias w:val="Criteria 5.4"/>
            <w:tag w:val="Criteria 5.4"/>
            <w:id w:val="1179652"/>
            <w:lock w:val="sdtLocked"/>
            <w:placeholder>
              <w:docPart w:val="1654F683E8E74A5692E85D0AC1EA31B9"/>
            </w:placeholder>
          </w:sdtPr>
          <w:sdtContent>
            <w:r w:rsidR="00AF35DE" w:rsidRPr="00AF35DE">
              <w:t>Label fast food products correctly</w:t>
            </w:r>
          </w:sdtContent>
        </w:sdt>
      </w:fldSimple>
    </w:p>
    <w:p w:rsidR="008D480E" w:rsidRPr="00AF35DE" w:rsidRDefault="008D480E" w:rsidP="008D480E">
      <w:pPr>
        <w:pStyle w:val="Heading3"/>
      </w:pPr>
      <w:r w:rsidRPr="00AF35DE">
        <w:t>Introduction</w:t>
      </w:r>
    </w:p>
    <w:p w:rsidR="00F57843" w:rsidRPr="00AF35DE" w:rsidRDefault="00AF00AE" w:rsidP="00F57843">
      <w:pPr>
        <w:pStyle w:val="BodyCopy"/>
        <w:rPr>
          <w:noProof w:val="0"/>
        </w:rPr>
      </w:pPr>
      <w:r w:rsidRPr="00AF35DE">
        <w:rPr>
          <w:noProof w:val="0"/>
        </w:rPr>
        <w:t xml:space="preserve">Labels used </w:t>
      </w:r>
      <w:r w:rsidR="00BD6B99" w:rsidRPr="00AF35DE">
        <w:rPr>
          <w:noProof w:val="0"/>
        </w:rPr>
        <w:t>to identify foods are required to have the following information:</w:t>
      </w:r>
    </w:p>
    <w:p w:rsidR="00BD6B99" w:rsidRPr="00AF35DE" w:rsidRDefault="001E67EB" w:rsidP="00BD6B99">
      <w:pPr>
        <w:pStyle w:val="Bullet1"/>
      </w:pPr>
      <w:r w:rsidRPr="00AF35DE">
        <w:rPr>
          <w:noProof/>
          <w:lang w:eastAsia="en-AU"/>
        </w:rPr>
        <w:drawing>
          <wp:anchor distT="0" distB="0" distL="114300" distR="114300" simplePos="0" relativeHeight="251783168" behindDoc="0" locked="0" layoutInCell="1" allowOverlap="1">
            <wp:simplePos x="0" y="0"/>
            <wp:positionH relativeFrom="column">
              <wp:posOffset>3539490</wp:posOffset>
            </wp:positionH>
            <wp:positionV relativeFrom="paragraph">
              <wp:posOffset>22860</wp:posOffset>
            </wp:positionV>
            <wp:extent cx="2033270" cy="1381125"/>
            <wp:effectExtent l="19050" t="0" r="5080" b="0"/>
            <wp:wrapSquare wrapText="bothSides"/>
            <wp:docPr id="75" name="Picture 74" descr="Buffet t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t trays.jpg"/>
                    <pic:cNvPicPr/>
                  </pic:nvPicPr>
                  <pic:blipFill>
                    <a:blip r:embed="rId95" cstate="print"/>
                    <a:stretch>
                      <a:fillRect/>
                    </a:stretch>
                  </pic:blipFill>
                  <pic:spPr>
                    <a:xfrm>
                      <a:off x="0" y="0"/>
                      <a:ext cx="2033270" cy="1381125"/>
                    </a:xfrm>
                    <a:prstGeom prst="rect">
                      <a:avLst/>
                    </a:prstGeom>
                  </pic:spPr>
                </pic:pic>
              </a:graphicData>
            </a:graphic>
          </wp:anchor>
        </w:drawing>
      </w:r>
      <w:r w:rsidR="00BD6B99" w:rsidRPr="00AF35DE">
        <w:t>Name of the product</w:t>
      </w:r>
    </w:p>
    <w:p w:rsidR="00BD6B99" w:rsidRPr="00AF35DE" w:rsidRDefault="00BD6B99" w:rsidP="00BD6B99">
      <w:pPr>
        <w:pStyle w:val="Bullet1"/>
      </w:pPr>
      <w:r w:rsidRPr="00AF35DE">
        <w:t>Date of manufacture</w:t>
      </w:r>
    </w:p>
    <w:p w:rsidR="00BD6B99" w:rsidRPr="00AF35DE" w:rsidRDefault="00BD6B99" w:rsidP="00BD6B99">
      <w:pPr>
        <w:pStyle w:val="Bullet1"/>
      </w:pPr>
      <w:r w:rsidRPr="00AF35DE">
        <w:t>Recommended use by date</w:t>
      </w:r>
    </w:p>
    <w:p w:rsidR="00BD6B99" w:rsidRPr="00AF35DE" w:rsidRDefault="00BD6B99" w:rsidP="00BD6B99">
      <w:pPr>
        <w:pStyle w:val="Bullet1"/>
      </w:pPr>
      <w:r w:rsidRPr="00AF35DE">
        <w:t>Name of person who manufactured product</w:t>
      </w:r>
    </w:p>
    <w:p w:rsidR="00BD6B99" w:rsidRPr="00AF35DE" w:rsidRDefault="00BD6B99" w:rsidP="00BD6B99">
      <w:pPr>
        <w:pStyle w:val="Bullet1"/>
      </w:pPr>
      <w:r w:rsidRPr="00AF35DE">
        <w:t>Name of section person worked; if large organisation</w:t>
      </w:r>
      <w:r w:rsidR="00044293" w:rsidRPr="00AF35DE">
        <w:t>.</w:t>
      </w:r>
    </w:p>
    <w:p w:rsidR="00F57843" w:rsidRPr="00AF35DE" w:rsidRDefault="00BD6B99" w:rsidP="00F57843">
      <w:pPr>
        <w:pStyle w:val="BodyCopy"/>
        <w:rPr>
          <w:noProof w:val="0"/>
        </w:rPr>
      </w:pPr>
      <w:proofErr w:type="gramStart"/>
      <w:r w:rsidRPr="00AF35DE">
        <w:rPr>
          <w:noProof w:val="0"/>
        </w:rPr>
        <w:t>This label that would be used for general storage in kitchen</w:t>
      </w:r>
      <w:r w:rsidR="00E038B2" w:rsidRPr="00AF35DE">
        <w:rPr>
          <w:noProof w:val="0"/>
        </w:rPr>
        <w:t>.</w:t>
      </w:r>
      <w:proofErr w:type="gramEnd"/>
    </w:p>
    <w:p w:rsidR="00BD6B99" w:rsidRPr="00AF35DE" w:rsidRDefault="00BD6B99" w:rsidP="00044293">
      <w:pPr>
        <w:pStyle w:val="Heading4"/>
      </w:pPr>
      <w:r w:rsidRPr="00AF35DE">
        <w:t>Labels for public viewing</w:t>
      </w:r>
      <w:r w:rsidR="00EC7E4B" w:rsidRPr="00AF35DE">
        <w:t xml:space="preserve"> in store</w:t>
      </w:r>
    </w:p>
    <w:p w:rsidR="00BD6B99" w:rsidRPr="00AF35DE" w:rsidRDefault="00BD6B99" w:rsidP="00F57843">
      <w:pPr>
        <w:pStyle w:val="BodyCopy"/>
        <w:rPr>
          <w:noProof w:val="0"/>
        </w:rPr>
      </w:pPr>
      <w:r w:rsidRPr="00AF35DE">
        <w:rPr>
          <w:noProof w:val="0"/>
        </w:rPr>
        <w:t>Label placed on food for the public to choose from the menu</w:t>
      </w:r>
      <w:r w:rsidR="00044293" w:rsidRPr="00AF35DE">
        <w:rPr>
          <w:noProof w:val="0"/>
        </w:rPr>
        <w:t>:</w:t>
      </w:r>
    </w:p>
    <w:p w:rsidR="00BD6B99" w:rsidRPr="00AF35DE" w:rsidRDefault="00BD6B99" w:rsidP="00BD6B99">
      <w:pPr>
        <w:pStyle w:val="Bullet1"/>
      </w:pPr>
      <w:r w:rsidRPr="00AF35DE">
        <w:t>Name of the menu item</w:t>
      </w:r>
    </w:p>
    <w:p w:rsidR="00BD6B99" w:rsidRPr="00AF35DE" w:rsidRDefault="00BD6B99" w:rsidP="00BD6B99">
      <w:pPr>
        <w:pStyle w:val="Bullet1"/>
      </w:pPr>
      <w:r w:rsidRPr="00AF35DE">
        <w:t>Price per unit</w:t>
      </w:r>
    </w:p>
    <w:p w:rsidR="00BD6B99" w:rsidRPr="00AF35DE" w:rsidRDefault="00BD6B99" w:rsidP="00BD6B99">
      <w:pPr>
        <w:pStyle w:val="Bullet1"/>
      </w:pPr>
      <w:r w:rsidRPr="00AF35DE">
        <w:t>Weight may be included; normally not needed</w:t>
      </w:r>
      <w:r w:rsidR="00044293" w:rsidRPr="00AF35DE">
        <w:t>.</w:t>
      </w:r>
    </w:p>
    <w:p w:rsidR="00BD6B99" w:rsidRPr="00AF35DE" w:rsidRDefault="00EC7E4B" w:rsidP="00F57843">
      <w:pPr>
        <w:pStyle w:val="BodyCopy"/>
        <w:rPr>
          <w:noProof w:val="0"/>
        </w:rPr>
      </w:pPr>
      <w:r w:rsidRPr="00AF35DE">
        <w:rPr>
          <w:noProof w:val="0"/>
        </w:rPr>
        <w:t>Labels required on products that are packaged and will be sold in other premises</w:t>
      </w:r>
      <w:r w:rsidR="00044293" w:rsidRPr="00AF35DE">
        <w:rPr>
          <w:noProof w:val="0"/>
        </w:rPr>
        <w:t>:</w:t>
      </w:r>
    </w:p>
    <w:p w:rsidR="00BD6B99" w:rsidRPr="00AF35DE" w:rsidRDefault="00EC7E4B" w:rsidP="00044293">
      <w:pPr>
        <w:pStyle w:val="Bullet1"/>
      </w:pPr>
      <w:r w:rsidRPr="00AF35DE">
        <w:t>Name of the product</w:t>
      </w:r>
    </w:p>
    <w:p w:rsidR="00EC7E4B" w:rsidRPr="00AF35DE" w:rsidRDefault="00EC7E4B" w:rsidP="00044293">
      <w:pPr>
        <w:pStyle w:val="Bullet1"/>
      </w:pPr>
      <w:r w:rsidRPr="00AF35DE">
        <w:t>Description of the food</w:t>
      </w:r>
    </w:p>
    <w:p w:rsidR="00EC7E4B" w:rsidRPr="00AF35DE" w:rsidRDefault="00EC7E4B" w:rsidP="00044293">
      <w:pPr>
        <w:pStyle w:val="Bullet1"/>
      </w:pPr>
      <w:r w:rsidRPr="00AF35DE">
        <w:t>Date of manufacture</w:t>
      </w:r>
    </w:p>
    <w:p w:rsidR="00EC7E4B" w:rsidRPr="00AF35DE" w:rsidRDefault="00EC7E4B" w:rsidP="00044293">
      <w:pPr>
        <w:pStyle w:val="Bullet1"/>
      </w:pPr>
      <w:r w:rsidRPr="00AF35DE">
        <w:t>Use by date</w:t>
      </w:r>
    </w:p>
    <w:p w:rsidR="00044293" w:rsidRPr="00AF35DE" w:rsidRDefault="00044293" w:rsidP="00044293">
      <w:pPr>
        <w:pStyle w:val="Bullet1"/>
      </w:pPr>
      <w:r w:rsidRPr="00AF35DE">
        <w:t>Contact details of manufacturer:</w:t>
      </w:r>
    </w:p>
    <w:p w:rsidR="00044293" w:rsidRPr="00AF35DE" w:rsidRDefault="00EC7E4B" w:rsidP="00044293">
      <w:pPr>
        <w:pStyle w:val="Bullet2"/>
        <w:rPr>
          <w:lang w:val="en-AU"/>
        </w:rPr>
      </w:pPr>
      <w:r w:rsidRPr="00AF35DE">
        <w:rPr>
          <w:lang w:val="en-AU"/>
        </w:rPr>
        <w:t>Te</w:t>
      </w:r>
      <w:r w:rsidR="00044293" w:rsidRPr="00AF35DE">
        <w:rPr>
          <w:lang w:val="en-AU"/>
        </w:rPr>
        <w:t>lephone Number</w:t>
      </w:r>
    </w:p>
    <w:p w:rsidR="00EC7E4B" w:rsidRPr="00AF35DE" w:rsidRDefault="00044293" w:rsidP="00044293">
      <w:pPr>
        <w:pStyle w:val="Bullet2"/>
        <w:rPr>
          <w:lang w:val="en-AU"/>
        </w:rPr>
      </w:pPr>
      <w:r w:rsidRPr="00AF35DE">
        <w:rPr>
          <w:lang w:val="en-AU"/>
        </w:rPr>
        <w:t>Website details</w:t>
      </w:r>
    </w:p>
    <w:p w:rsidR="00EC7E4B" w:rsidRPr="00AF35DE" w:rsidRDefault="00EC7E4B" w:rsidP="001E67EB">
      <w:pPr>
        <w:pStyle w:val="Bullet1"/>
      </w:pPr>
      <w:r w:rsidRPr="00AF35DE">
        <w:lastRenderedPageBreak/>
        <w:t>Allergens that may be present in product</w:t>
      </w:r>
      <w:r w:rsidR="00044293" w:rsidRPr="00AF35DE">
        <w:t xml:space="preserve"> </w:t>
      </w:r>
      <w:r w:rsidRPr="00AF35DE">
        <w:t>nuts</w:t>
      </w:r>
      <w:r w:rsidR="00044293" w:rsidRPr="00AF35DE">
        <w:t>,</w:t>
      </w:r>
      <w:r w:rsidRPr="00AF35DE">
        <w:t xml:space="preserve"> soy</w:t>
      </w:r>
      <w:r w:rsidR="00044293" w:rsidRPr="00AF35DE">
        <w:t>,</w:t>
      </w:r>
      <w:r w:rsidRPr="00AF35DE">
        <w:t xml:space="preserve"> gluten</w:t>
      </w:r>
    </w:p>
    <w:p w:rsidR="00BD6B99" w:rsidRPr="00AF35DE" w:rsidRDefault="00EC7E4B" w:rsidP="00044293">
      <w:pPr>
        <w:pStyle w:val="Bullet1"/>
      </w:pPr>
      <w:r w:rsidRPr="00AF35DE">
        <w:t>Storage requirements</w:t>
      </w:r>
      <w:r w:rsidR="00044293" w:rsidRPr="00AF35DE">
        <w:t>,</w:t>
      </w:r>
      <w:r w:rsidRPr="00AF35DE">
        <w:t xml:space="preserve"> temperature requirements for storage</w:t>
      </w:r>
    </w:p>
    <w:p w:rsidR="00EC7E4B" w:rsidRPr="00AF35DE" w:rsidRDefault="00EC7E4B" w:rsidP="00044293">
      <w:pPr>
        <w:pStyle w:val="Bullet1"/>
      </w:pPr>
      <w:r w:rsidRPr="00AF35DE">
        <w:t>Nutrition details</w:t>
      </w:r>
    </w:p>
    <w:p w:rsidR="00EC7E4B" w:rsidRPr="00AF35DE" w:rsidRDefault="00EC7E4B" w:rsidP="00044293">
      <w:pPr>
        <w:pStyle w:val="Bullet1"/>
      </w:pPr>
      <w:r w:rsidRPr="00AF35DE">
        <w:t>Ingredients list in descending order</w:t>
      </w:r>
    </w:p>
    <w:p w:rsidR="00EC7E4B" w:rsidRPr="00AF35DE" w:rsidRDefault="00EC7E4B" w:rsidP="00044293">
      <w:pPr>
        <w:pStyle w:val="Bullet1"/>
      </w:pPr>
      <w:r w:rsidRPr="00AF35DE">
        <w:t>Percentage labelling</w:t>
      </w:r>
    </w:p>
    <w:p w:rsidR="00EC7E4B" w:rsidRPr="00AF35DE" w:rsidRDefault="00EC7E4B" w:rsidP="00044293">
      <w:pPr>
        <w:pStyle w:val="Bullet1"/>
      </w:pPr>
      <w:r w:rsidRPr="00AF35DE">
        <w:t>Food additives and relevant E Numbers</w:t>
      </w:r>
    </w:p>
    <w:p w:rsidR="00EC7E4B" w:rsidRPr="00AF35DE" w:rsidRDefault="00EC7E4B" w:rsidP="00044293">
      <w:pPr>
        <w:pStyle w:val="Bullet1"/>
      </w:pPr>
      <w:r w:rsidRPr="00AF35DE">
        <w:t>Country of origin: Product of Australia; made with local and imported ingredients</w:t>
      </w:r>
      <w:r w:rsidR="001E67EB" w:rsidRPr="00AF35DE">
        <w:t>.</w:t>
      </w:r>
    </w:p>
    <w:p w:rsidR="00BD6B99" w:rsidRPr="00AF35DE" w:rsidRDefault="00EC7E4B" w:rsidP="00F57843">
      <w:pPr>
        <w:pStyle w:val="BodyCopy"/>
        <w:rPr>
          <w:noProof w:val="0"/>
        </w:rPr>
      </w:pPr>
      <w:r w:rsidRPr="00AF35DE">
        <w:rPr>
          <w:noProof w:val="0"/>
        </w:rPr>
        <w:t>All information on the label must be the truth.</w:t>
      </w:r>
    </w:p>
    <w:p w:rsidR="00EC7E4B" w:rsidRPr="00AF35DE" w:rsidRDefault="00EC7E4B" w:rsidP="00F57843">
      <w:pPr>
        <w:pStyle w:val="BodyCopy"/>
        <w:rPr>
          <w:noProof w:val="0"/>
        </w:rPr>
      </w:pPr>
      <w:r w:rsidRPr="00AF35DE">
        <w:rPr>
          <w:noProof w:val="0"/>
        </w:rPr>
        <w:t>Any correct information on label can be cause for food recall being imposed.</w:t>
      </w:r>
    </w:p>
    <w:p w:rsidR="008D480E" w:rsidRPr="00AF35DE" w:rsidRDefault="00104331" w:rsidP="008D480E">
      <w:pPr>
        <w:pStyle w:val="Heading2"/>
      </w:pPr>
      <w:r w:rsidRPr="00AF35DE">
        <w:t>5</w:t>
      </w:r>
      <w:r w:rsidR="008D480E" w:rsidRPr="00AF35DE">
        <w:t>.5</w:t>
      </w:r>
      <w:r w:rsidR="008D480E" w:rsidRPr="00AF35DE">
        <w:tab/>
      </w:r>
      <w:fldSimple w:instr=" REF  Criteria55 ">
        <w:sdt>
          <w:sdtPr>
            <w:rPr>
              <w:highlight w:val="yellow"/>
            </w:rPr>
            <w:alias w:val="Criteria 5.5"/>
            <w:tag w:val="Criteria 5.5"/>
            <w:id w:val="1179653"/>
            <w:lock w:val="sdtLocked"/>
            <w:placeholder>
              <w:docPart w:val="DB76D5DCF98348599450F048E2B8043C"/>
            </w:placeholder>
          </w:sdtPr>
          <w:sdtContent>
            <w:r w:rsidR="00AF35DE" w:rsidRPr="00AF35DE">
              <w:t>Ensure correct conditions are maintained for freshness and quality</w:t>
            </w:r>
          </w:sdtContent>
        </w:sdt>
      </w:fldSimple>
    </w:p>
    <w:p w:rsidR="008D480E" w:rsidRPr="00AF35DE" w:rsidRDefault="00A404EE" w:rsidP="00EC7E4B">
      <w:pPr>
        <w:pStyle w:val="BodyCopy"/>
        <w:rPr>
          <w:noProof w:val="0"/>
        </w:rPr>
      </w:pPr>
      <w:r w:rsidRPr="00AF35DE">
        <w:rPr>
          <w:lang w:eastAsia="en-AU"/>
        </w:rPr>
        <w:drawing>
          <wp:anchor distT="0" distB="0" distL="114300" distR="114300" simplePos="0" relativeHeight="251784192" behindDoc="0" locked="0" layoutInCell="1" allowOverlap="1">
            <wp:simplePos x="0" y="0"/>
            <wp:positionH relativeFrom="column">
              <wp:posOffset>3495675</wp:posOffset>
            </wp:positionH>
            <wp:positionV relativeFrom="paragraph">
              <wp:posOffset>439420</wp:posOffset>
            </wp:positionV>
            <wp:extent cx="2066925" cy="1628775"/>
            <wp:effectExtent l="19050" t="0" r="9525" b="0"/>
            <wp:wrapSquare wrapText="bothSides"/>
            <wp:docPr id="76" name="Picture 75" descr="SS04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066.jpg"/>
                    <pic:cNvPicPr/>
                  </pic:nvPicPr>
                  <pic:blipFill>
                    <a:blip r:embed="rId96" cstate="print"/>
                    <a:stretch>
                      <a:fillRect/>
                    </a:stretch>
                  </pic:blipFill>
                  <pic:spPr>
                    <a:xfrm>
                      <a:off x="0" y="0"/>
                      <a:ext cx="2066925" cy="1628775"/>
                    </a:xfrm>
                    <a:prstGeom prst="rect">
                      <a:avLst/>
                    </a:prstGeom>
                  </pic:spPr>
                </pic:pic>
              </a:graphicData>
            </a:graphic>
          </wp:anchor>
        </w:drawing>
      </w:r>
      <w:r w:rsidR="00EC7E4B" w:rsidRPr="00AF35DE">
        <w:rPr>
          <w:noProof w:val="0"/>
        </w:rPr>
        <w:t>Maintaining freshness and</w:t>
      </w:r>
      <w:r w:rsidR="00C0185D" w:rsidRPr="00AF35DE">
        <w:rPr>
          <w:noProof w:val="0"/>
        </w:rPr>
        <w:t xml:space="preserve"> quality in foods from fast food outlets is determined by the following.</w:t>
      </w:r>
    </w:p>
    <w:p w:rsidR="00C0185D" w:rsidRPr="00AF35DE" w:rsidRDefault="00C0185D" w:rsidP="00044293">
      <w:pPr>
        <w:pStyle w:val="Heading4"/>
      </w:pPr>
      <w:r w:rsidRPr="00AF35DE">
        <w:t>Storage conditions</w:t>
      </w:r>
    </w:p>
    <w:p w:rsidR="00C0185D" w:rsidRPr="00AF35DE" w:rsidRDefault="00C0185D" w:rsidP="00EC7E4B">
      <w:pPr>
        <w:pStyle w:val="BodyCopy"/>
        <w:rPr>
          <w:noProof w:val="0"/>
        </w:rPr>
      </w:pPr>
      <w:r w:rsidRPr="00AF35DE">
        <w:rPr>
          <w:noProof w:val="0"/>
        </w:rPr>
        <w:t>All high risk foods need to be stored at temperature that will minimise the growth of potentially dangerous bacteria</w:t>
      </w:r>
      <w:r w:rsidR="00044293" w:rsidRPr="00AF35DE">
        <w:rPr>
          <w:noProof w:val="0"/>
        </w:rPr>
        <w:t>:</w:t>
      </w:r>
    </w:p>
    <w:p w:rsidR="00C0185D" w:rsidRPr="00AF35DE" w:rsidRDefault="00C0185D" w:rsidP="00C0185D">
      <w:pPr>
        <w:pStyle w:val="Bullet1"/>
      </w:pPr>
      <w:r w:rsidRPr="00AF35DE">
        <w:t>Store below 5°C for up to 4 days</w:t>
      </w:r>
      <w:r w:rsidR="00044293" w:rsidRPr="00AF35DE">
        <w:t>.</w:t>
      </w:r>
    </w:p>
    <w:p w:rsidR="00C0185D" w:rsidRPr="00AF35DE" w:rsidRDefault="00C0185D" w:rsidP="00EC7E4B">
      <w:pPr>
        <w:pStyle w:val="BodyCopy"/>
        <w:rPr>
          <w:noProof w:val="0"/>
        </w:rPr>
      </w:pPr>
      <w:r w:rsidRPr="00AF35DE">
        <w:rPr>
          <w:noProof w:val="0"/>
        </w:rPr>
        <w:t>For longer storage high risk foods it is recommended that foods be froze</w:t>
      </w:r>
      <w:r w:rsidR="00044293" w:rsidRPr="00AF35DE">
        <w:rPr>
          <w:noProof w:val="0"/>
        </w:rPr>
        <w:t>n:</w:t>
      </w:r>
    </w:p>
    <w:p w:rsidR="00C0185D" w:rsidRPr="00AF35DE" w:rsidRDefault="00A404EE" w:rsidP="00C0185D">
      <w:pPr>
        <w:pStyle w:val="Bullet1"/>
      </w:pPr>
      <w:r w:rsidRPr="00AF35DE">
        <w:t>Freeze below minus 18°C (-18°C).</w:t>
      </w:r>
    </w:p>
    <w:p w:rsidR="00342D85" w:rsidRPr="00AF35DE" w:rsidRDefault="00342D85" w:rsidP="00EC7E4B">
      <w:pPr>
        <w:pStyle w:val="BodyCopy"/>
        <w:rPr>
          <w:noProof w:val="0"/>
        </w:rPr>
      </w:pPr>
      <w:r w:rsidRPr="00AF35DE">
        <w:rPr>
          <w:noProof w:val="0"/>
        </w:rPr>
        <w:t>When food is placed into storage it must be protected from contamination</w:t>
      </w:r>
      <w:r w:rsidR="00044293" w:rsidRPr="00AF35DE">
        <w:rPr>
          <w:noProof w:val="0"/>
        </w:rPr>
        <w:t>:</w:t>
      </w:r>
    </w:p>
    <w:p w:rsidR="00C0185D" w:rsidRPr="00AF35DE" w:rsidRDefault="00342D85" w:rsidP="00EC7E4B">
      <w:pPr>
        <w:pStyle w:val="Bullet1"/>
      </w:pPr>
      <w:r w:rsidRPr="00AF35DE">
        <w:t>Cover food with impervious product, (plastic wrap)</w:t>
      </w:r>
      <w:r w:rsidR="00044293" w:rsidRPr="00AF35DE">
        <w:t>.</w:t>
      </w:r>
    </w:p>
    <w:p w:rsidR="00342D85" w:rsidRPr="00AF35DE" w:rsidRDefault="00342D85" w:rsidP="00A404EE">
      <w:pPr>
        <w:pStyle w:val="Heading4"/>
        <w:spacing w:after="120"/>
      </w:pPr>
      <w:r w:rsidRPr="00AF35DE">
        <w:t>Foods prepared for sale</w:t>
      </w:r>
    </w:p>
    <w:p w:rsidR="00342D85" w:rsidRPr="00AF35DE" w:rsidRDefault="00342D85" w:rsidP="00342D85">
      <w:pPr>
        <w:pStyle w:val="BodyCopy"/>
        <w:rPr>
          <w:noProof w:val="0"/>
        </w:rPr>
      </w:pPr>
      <w:r w:rsidRPr="00AF35DE">
        <w:rPr>
          <w:noProof w:val="0"/>
        </w:rPr>
        <w:t>Foods prepared for sale must be kept in a condition that will not be detrimental to condition of final product.</w:t>
      </w:r>
    </w:p>
    <w:p w:rsidR="008C6F2B" w:rsidRPr="00AF35DE" w:rsidRDefault="008C6F2B" w:rsidP="00A404EE">
      <w:pPr>
        <w:pStyle w:val="Heading4"/>
        <w:spacing w:after="120"/>
      </w:pPr>
      <w:r w:rsidRPr="00AF35DE">
        <w:t>Food served hot</w:t>
      </w:r>
    </w:p>
    <w:p w:rsidR="00342D85" w:rsidRPr="00AF35DE" w:rsidRDefault="00342D85" w:rsidP="00342D85">
      <w:pPr>
        <w:pStyle w:val="BodyCopy"/>
        <w:rPr>
          <w:noProof w:val="0"/>
        </w:rPr>
      </w:pPr>
      <w:r w:rsidRPr="00AF35DE">
        <w:rPr>
          <w:noProof w:val="0"/>
        </w:rPr>
        <w:t>If it is to be served hot then it must be kept hot and not allowe</w:t>
      </w:r>
      <w:r w:rsidR="00044293" w:rsidRPr="00AF35DE">
        <w:rPr>
          <w:noProof w:val="0"/>
        </w:rPr>
        <w:t>d to dry out due to dehydration:</w:t>
      </w:r>
    </w:p>
    <w:p w:rsidR="00342D85" w:rsidRPr="00AF35DE" w:rsidRDefault="00342D85" w:rsidP="00044293">
      <w:pPr>
        <w:pStyle w:val="Bullet1"/>
      </w:pPr>
      <w:r w:rsidRPr="00AF35DE">
        <w:rPr>
          <w:b/>
        </w:rPr>
        <w:t>Solution</w:t>
      </w:r>
      <w:r w:rsidRPr="00AF35DE">
        <w:t>: Do not store</w:t>
      </w:r>
      <w:r w:rsidR="008C6F2B" w:rsidRPr="00AF35DE">
        <w:t xml:space="preserve"> hot</w:t>
      </w:r>
      <w:r w:rsidRPr="00AF35DE">
        <w:t xml:space="preserve"> for long period of time</w:t>
      </w:r>
    </w:p>
    <w:p w:rsidR="008C6F2B" w:rsidRPr="00AF35DE" w:rsidRDefault="008C6F2B" w:rsidP="00342D85">
      <w:pPr>
        <w:pStyle w:val="Bullet1"/>
      </w:pPr>
      <w:r w:rsidRPr="00AF35DE">
        <w:t>Cook product to order or cook set number per 15 minute period</w:t>
      </w:r>
      <w:r w:rsidR="00044293" w:rsidRPr="00AF35DE">
        <w:t>.</w:t>
      </w:r>
    </w:p>
    <w:p w:rsidR="008C6F2B" w:rsidRPr="00AF35DE" w:rsidRDefault="008C6F2B" w:rsidP="00A404EE">
      <w:pPr>
        <w:pStyle w:val="Heading4"/>
        <w:spacing w:after="120"/>
      </w:pPr>
      <w:r w:rsidRPr="00AF35DE">
        <w:t>Food served cold:</w:t>
      </w:r>
    </w:p>
    <w:p w:rsidR="00A404EE" w:rsidRPr="00AF35DE" w:rsidRDefault="008C6F2B" w:rsidP="00AF35DE">
      <w:pPr>
        <w:pStyle w:val="BodyCopy"/>
        <w:rPr>
          <w:noProof w:val="0"/>
        </w:rPr>
      </w:pPr>
      <w:r w:rsidRPr="00AF35DE">
        <w:rPr>
          <w:noProof w:val="0"/>
        </w:rPr>
        <w:t xml:space="preserve">Food can be </w:t>
      </w:r>
      <w:r w:rsidR="00AF35DE" w:rsidRPr="00AF35DE">
        <w:rPr>
          <w:rStyle w:val="Emphasis"/>
          <w:i w:val="0"/>
          <w:iCs w:val="0"/>
          <w:noProof w:val="0"/>
        </w:rPr>
        <w:t>preportioned</w:t>
      </w:r>
      <w:r w:rsidRPr="00AF35DE">
        <w:rPr>
          <w:noProof w:val="0"/>
        </w:rPr>
        <w:t xml:space="preserve"> a</w:t>
      </w:r>
      <w:r w:rsidR="000452CB" w:rsidRPr="00AF35DE">
        <w:rPr>
          <w:noProof w:val="0"/>
        </w:rPr>
        <w:t>nd kept chilled until required.</w:t>
      </w:r>
      <w:r w:rsidR="00AF35DE" w:rsidRPr="00AF35DE">
        <w:rPr>
          <w:noProof w:val="0"/>
        </w:rPr>
        <w:t xml:space="preserve"> </w:t>
      </w:r>
      <w:r w:rsidR="000452CB" w:rsidRPr="00AF35DE">
        <w:rPr>
          <w:noProof w:val="0"/>
        </w:rPr>
        <w:t>Pre-po</w:t>
      </w:r>
      <w:r w:rsidRPr="00AF35DE">
        <w:rPr>
          <w:noProof w:val="0"/>
        </w:rPr>
        <w:t xml:space="preserve">rtioned </w:t>
      </w:r>
      <w:proofErr w:type="gramStart"/>
      <w:r w:rsidRPr="00AF35DE">
        <w:rPr>
          <w:noProof w:val="0"/>
        </w:rPr>
        <w:t>product in container</w:t>
      </w:r>
      <w:r w:rsidR="000452CB" w:rsidRPr="00AF35DE">
        <w:rPr>
          <w:noProof w:val="0"/>
        </w:rPr>
        <w:t>s</w:t>
      </w:r>
      <w:r w:rsidRPr="00AF35DE">
        <w:rPr>
          <w:noProof w:val="0"/>
        </w:rPr>
        <w:t xml:space="preserve"> need</w:t>
      </w:r>
      <w:proofErr w:type="gramEnd"/>
      <w:r w:rsidRPr="00AF35DE">
        <w:rPr>
          <w:noProof w:val="0"/>
        </w:rPr>
        <w:t xml:space="preserve"> to be label marked with date of packaging</w:t>
      </w:r>
      <w:r w:rsidR="00044293" w:rsidRPr="00AF35DE">
        <w:rPr>
          <w:noProof w:val="0"/>
        </w:rPr>
        <w:t>.</w:t>
      </w:r>
      <w:r w:rsidR="00AF35DE" w:rsidRPr="00AF35DE">
        <w:rPr>
          <w:noProof w:val="0"/>
        </w:rPr>
        <w:t xml:space="preserve"> </w:t>
      </w:r>
      <w:r w:rsidRPr="00AF35DE">
        <w:rPr>
          <w:noProof w:val="0"/>
        </w:rPr>
        <w:t>Food can be served as required</w:t>
      </w:r>
      <w:r w:rsidR="00044293" w:rsidRPr="00AF35DE">
        <w:rPr>
          <w:noProof w:val="0"/>
        </w:rPr>
        <w:t>.</w:t>
      </w:r>
      <w:r w:rsidR="00A404EE" w:rsidRPr="00AF35DE">
        <w:rPr>
          <w:noProof w:val="0"/>
        </w:rPr>
        <w:br w:type="page"/>
      </w:r>
    </w:p>
    <w:p w:rsidR="008C6F2B" w:rsidRPr="00AF35DE" w:rsidRDefault="008C6F2B" w:rsidP="00044293">
      <w:pPr>
        <w:pStyle w:val="Heading4"/>
      </w:pPr>
      <w:r w:rsidRPr="00AF35DE">
        <w:lastRenderedPageBreak/>
        <w:t>Food displayed at Room Temperature</w:t>
      </w:r>
    </w:p>
    <w:p w:rsidR="008C6F2B" w:rsidRPr="00AF35DE" w:rsidRDefault="008C6F2B" w:rsidP="00E6695C">
      <w:pPr>
        <w:pStyle w:val="BodyCopy"/>
        <w:rPr>
          <w:noProof w:val="0"/>
        </w:rPr>
      </w:pPr>
      <w:r w:rsidRPr="00AF35DE">
        <w:rPr>
          <w:noProof w:val="0"/>
        </w:rPr>
        <w:t>Food to be served at room temperature</w:t>
      </w:r>
      <w:r w:rsidR="00E6695C" w:rsidRPr="00AF35DE">
        <w:rPr>
          <w:noProof w:val="0"/>
        </w:rPr>
        <w:t xml:space="preserve"> can be displayed protected from contamination</w:t>
      </w:r>
      <w:r w:rsidR="00044293" w:rsidRPr="00AF35DE">
        <w:rPr>
          <w:noProof w:val="0"/>
        </w:rPr>
        <w:t>:</w:t>
      </w:r>
    </w:p>
    <w:p w:rsidR="00E6695C" w:rsidRPr="00AF35DE" w:rsidRDefault="00E6695C" w:rsidP="00E6695C">
      <w:pPr>
        <w:pStyle w:val="Bullet1"/>
      </w:pPr>
      <w:r w:rsidRPr="00AF35DE">
        <w:t>Covered in plastic protection</w:t>
      </w:r>
      <w:r w:rsidR="00044293" w:rsidRPr="00AF35DE">
        <w:t>.</w:t>
      </w:r>
    </w:p>
    <w:p w:rsidR="00C0185D" w:rsidRPr="00AF35DE" w:rsidRDefault="00E6695C" w:rsidP="00EC7E4B">
      <w:pPr>
        <w:pStyle w:val="BodyCopy"/>
        <w:rPr>
          <w:noProof w:val="0"/>
        </w:rPr>
      </w:pPr>
      <w:proofErr w:type="gramStart"/>
      <w:r w:rsidRPr="00AF35DE">
        <w:rPr>
          <w:noProof w:val="0"/>
        </w:rPr>
        <w:t>The plastic protection to minimise dehydration and slow down staling process.</w:t>
      </w:r>
      <w:proofErr w:type="gramEnd"/>
    </w:p>
    <w:p w:rsidR="00E6695C" w:rsidRPr="00AF35DE" w:rsidRDefault="00E6695C" w:rsidP="00EC7E4B">
      <w:pPr>
        <w:pStyle w:val="BodyCopy"/>
        <w:rPr>
          <w:noProof w:val="0"/>
        </w:rPr>
      </w:pPr>
      <w:r w:rsidRPr="00AF35DE">
        <w:rPr>
          <w:noProof w:val="0"/>
        </w:rPr>
        <w:t xml:space="preserve">A problem with this is the </w:t>
      </w:r>
      <w:r w:rsidR="00AF35DE" w:rsidRPr="00AF35DE">
        <w:rPr>
          <w:noProof w:val="0"/>
        </w:rPr>
        <w:t>possibility</w:t>
      </w:r>
      <w:r w:rsidRPr="00AF35DE">
        <w:rPr>
          <w:noProof w:val="0"/>
        </w:rPr>
        <w:t xml:space="preserve"> of mould growth due to moist conditions inside with warmer ambient temperatures.</w:t>
      </w:r>
    </w:p>
    <w:p w:rsidR="00A404EE" w:rsidRPr="00AF35DE" w:rsidRDefault="00A404EE">
      <w:pPr>
        <w:rPr>
          <w:rFonts w:ascii="Helvetica" w:eastAsia="Calibri" w:hAnsi="Helvetica" w:cs="Calibri"/>
          <w:b/>
          <w:color w:val="FFFFFF" w:themeColor="background1"/>
          <w:sz w:val="32"/>
          <w:szCs w:val="28"/>
          <w:lang w:eastAsia="ar-SA"/>
        </w:rPr>
      </w:pPr>
      <w:r w:rsidRPr="00AF35DE">
        <w:rPr>
          <w:color w:val="FFFFFF" w:themeColor="background1"/>
        </w:rPr>
        <w:br w:type="page"/>
      </w:r>
    </w:p>
    <w:p w:rsidR="008D480E" w:rsidRPr="00AF35DE" w:rsidRDefault="008D480E" w:rsidP="008D480E">
      <w:pPr>
        <w:pStyle w:val="ActivityHead"/>
        <w:shd w:val="clear" w:color="auto" w:fill="E36C0A" w:themeFill="accent6" w:themeFillShade="BF"/>
        <w:rPr>
          <w:noProof w:val="0"/>
          <w:color w:val="FFFFFF" w:themeColor="background1"/>
        </w:rPr>
      </w:pPr>
      <w:r w:rsidRPr="00AF35DE">
        <w:rPr>
          <w:noProof w:val="0"/>
          <w:color w:val="FFFFFF" w:themeColor="background1"/>
        </w:rPr>
        <w:lastRenderedPageBreak/>
        <w:t>Work Projects</w:t>
      </w:r>
    </w:p>
    <w:p w:rsidR="00E6695C" w:rsidRPr="00AF35DE" w:rsidRDefault="00E6695C" w:rsidP="00E6695C">
      <w:pPr>
        <w:pStyle w:val="BodyCopy"/>
        <w:rPr>
          <w:noProof w:val="0"/>
        </w:rPr>
      </w:pPr>
      <w:r w:rsidRPr="00AF35DE">
        <w:rPr>
          <w:noProof w:val="0"/>
        </w:rPr>
        <w:t xml:space="preserve">It is a requirement of this Unit you complete Work Projects as advised by your Trainer. </w:t>
      </w:r>
    </w:p>
    <w:p w:rsidR="00E6695C" w:rsidRPr="00AF35DE" w:rsidRDefault="00E6695C" w:rsidP="00E6695C">
      <w:pPr>
        <w:pStyle w:val="BodyCopy"/>
        <w:rPr>
          <w:noProof w:val="0"/>
        </w:rPr>
      </w:pPr>
      <w:r w:rsidRPr="00AF35DE">
        <w:rPr>
          <w:noProof w:val="0"/>
        </w:rPr>
        <w:t>You must submit documentation, suitable evidence or other relevant proof of completion of the project to your Trainer by the date agreed.</w:t>
      </w:r>
    </w:p>
    <w:p w:rsidR="00E6695C" w:rsidRPr="00AF35DE" w:rsidRDefault="00E6695C" w:rsidP="00E6695C">
      <w:pPr>
        <w:pStyle w:val="BodyCopy"/>
        <w:rPr>
          <w:noProof w:val="0"/>
        </w:rPr>
      </w:pPr>
      <w:proofErr w:type="gramStart"/>
      <w:r w:rsidRPr="00AF35DE">
        <w:rPr>
          <w:noProof w:val="0"/>
        </w:rPr>
        <w:t>Student have</w:t>
      </w:r>
      <w:proofErr w:type="gramEnd"/>
      <w:r w:rsidRPr="00AF35DE">
        <w:rPr>
          <w:noProof w:val="0"/>
        </w:rPr>
        <w:t xml:space="preserve"> to decide on the style of fast food outlet. Keep the choice simple.</w:t>
      </w:r>
    </w:p>
    <w:p w:rsidR="00E6695C" w:rsidRPr="00AF35DE" w:rsidRDefault="00E6695C" w:rsidP="00E6695C">
      <w:pPr>
        <w:pStyle w:val="BodyCopy"/>
        <w:rPr>
          <w:noProof w:val="0"/>
        </w:rPr>
      </w:pPr>
      <w:r w:rsidRPr="00AF35DE">
        <w:rPr>
          <w:noProof w:val="0"/>
        </w:rPr>
        <w:t>When students have decided on the theme then the following criteria can be met.</w:t>
      </w:r>
    </w:p>
    <w:p w:rsidR="00E6695C" w:rsidRPr="00AF35DE" w:rsidRDefault="00C847EF" w:rsidP="00E6695C">
      <w:pPr>
        <w:pStyle w:val="BodyCopy"/>
        <w:rPr>
          <w:noProof w:val="0"/>
        </w:rPr>
      </w:pPr>
      <w:r w:rsidRPr="00AF35DE">
        <w:rPr>
          <w:noProof w:val="0"/>
        </w:rPr>
        <w:t>Student will need to write a report outlining the following procedures</w:t>
      </w:r>
      <w:r w:rsidR="00044293" w:rsidRPr="00AF35DE">
        <w:rPr>
          <w:noProof w:val="0"/>
        </w:rPr>
        <w:t>.</w:t>
      </w:r>
    </w:p>
    <w:p w:rsidR="008D480E" w:rsidRPr="00AF35DE" w:rsidRDefault="00104331" w:rsidP="00044293">
      <w:pPr>
        <w:pStyle w:val="ActivityNumbered"/>
      </w:pPr>
      <w:r w:rsidRPr="00AF35DE">
        <w:t>5</w:t>
      </w:r>
      <w:r w:rsidR="008D480E" w:rsidRPr="00AF35DE">
        <w:t>.1</w:t>
      </w:r>
      <w:r w:rsidR="008D480E" w:rsidRPr="00AF35DE">
        <w:tab/>
      </w:r>
      <w:r w:rsidR="00C847EF" w:rsidRPr="00AF35DE">
        <w:t>How does the fast food outlet intend to store perishable foods</w:t>
      </w:r>
      <w:r w:rsidR="005C259D" w:rsidRPr="00AF35DE">
        <w:t>?</w:t>
      </w:r>
    </w:p>
    <w:p w:rsidR="008D480E" w:rsidRPr="00AF35DE" w:rsidRDefault="005C259D" w:rsidP="00044293">
      <w:pPr>
        <w:pStyle w:val="ActivityBullet1"/>
      </w:pPr>
      <w:r w:rsidRPr="00AF35DE">
        <w:t>List all requirement and processes that will be implemented</w:t>
      </w:r>
      <w:r w:rsidR="00044293" w:rsidRPr="00AF35DE">
        <w:t>.</w:t>
      </w:r>
    </w:p>
    <w:p w:rsidR="008D480E" w:rsidRPr="00AF35DE" w:rsidRDefault="00104331" w:rsidP="00044293">
      <w:pPr>
        <w:pStyle w:val="ActivityNumbered"/>
      </w:pPr>
      <w:r w:rsidRPr="00AF35DE">
        <w:t>5</w:t>
      </w:r>
      <w:r w:rsidR="008D480E" w:rsidRPr="00AF35DE">
        <w:t>.2.</w:t>
      </w:r>
      <w:r w:rsidR="008D480E" w:rsidRPr="00AF35DE">
        <w:tab/>
      </w:r>
      <w:r w:rsidR="00C847EF" w:rsidRPr="00AF35DE">
        <w:t>Carry out the thawing of foods</w:t>
      </w:r>
      <w:r w:rsidR="00044293" w:rsidRPr="00AF35DE">
        <w:t>:</w:t>
      </w:r>
    </w:p>
    <w:p w:rsidR="00D724DB" w:rsidRPr="00AF35DE" w:rsidRDefault="005C259D" w:rsidP="00044293">
      <w:pPr>
        <w:pStyle w:val="ActivityBullet1"/>
      </w:pPr>
      <w:r w:rsidRPr="00AF35DE">
        <w:t>Describe procedure (SOP), Standard Operating Procedures for the thawing of frozen foods</w:t>
      </w:r>
      <w:r w:rsidR="00044293" w:rsidRPr="00AF35DE">
        <w:t>.</w:t>
      </w:r>
    </w:p>
    <w:p w:rsidR="008D480E" w:rsidRPr="00AF35DE" w:rsidRDefault="00104331" w:rsidP="00044293">
      <w:pPr>
        <w:pStyle w:val="ActivityNumbered"/>
      </w:pPr>
      <w:r w:rsidRPr="00AF35DE">
        <w:t>5</w:t>
      </w:r>
      <w:r w:rsidR="008D480E" w:rsidRPr="00AF35DE">
        <w:t>.3.</w:t>
      </w:r>
      <w:r w:rsidR="008D480E" w:rsidRPr="00AF35DE">
        <w:tab/>
      </w:r>
      <w:r w:rsidR="00C847EF" w:rsidRPr="00AF35DE">
        <w:t>Describe how products will be stored in containers</w:t>
      </w:r>
      <w:r w:rsidR="00044293" w:rsidRPr="00AF35DE">
        <w:t>:</w:t>
      </w:r>
    </w:p>
    <w:p w:rsidR="00D724DB" w:rsidRPr="00AF35DE" w:rsidRDefault="005C259D" w:rsidP="00044293">
      <w:pPr>
        <w:pStyle w:val="ActivityBullet1"/>
      </w:pPr>
      <w:r w:rsidRPr="00AF35DE">
        <w:t>Outline requirements for the type and condition of containers to be used for storing foods</w:t>
      </w:r>
      <w:r w:rsidR="00044293" w:rsidRPr="00AF35DE">
        <w:t>.</w:t>
      </w:r>
    </w:p>
    <w:p w:rsidR="008D480E" w:rsidRPr="00AF35DE" w:rsidRDefault="00104331" w:rsidP="00044293">
      <w:pPr>
        <w:pStyle w:val="ActivityNumbered"/>
      </w:pPr>
      <w:r w:rsidRPr="00AF35DE">
        <w:t>5</w:t>
      </w:r>
      <w:r w:rsidR="008D480E" w:rsidRPr="00AF35DE">
        <w:t>.4.</w:t>
      </w:r>
      <w:r w:rsidR="008D480E" w:rsidRPr="00AF35DE">
        <w:tab/>
      </w:r>
      <w:r w:rsidR="00C847EF" w:rsidRPr="00AF35DE">
        <w:t>Describe labelling requirements for stored foods</w:t>
      </w:r>
      <w:r w:rsidR="00044293" w:rsidRPr="00AF35DE">
        <w:t>:</w:t>
      </w:r>
    </w:p>
    <w:p w:rsidR="00D724DB" w:rsidRPr="00AF35DE" w:rsidRDefault="005C259D" w:rsidP="00044293">
      <w:pPr>
        <w:pStyle w:val="ActivityBullet1"/>
      </w:pPr>
      <w:r w:rsidRPr="00AF35DE">
        <w:t>List all labelling requirements for stored foods</w:t>
      </w:r>
      <w:r w:rsidR="00044293" w:rsidRPr="00AF35DE">
        <w:t>.</w:t>
      </w:r>
    </w:p>
    <w:p w:rsidR="008D480E" w:rsidRPr="00AF35DE" w:rsidRDefault="00104331" w:rsidP="00044293">
      <w:pPr>
        <w:pStyle w:val="ActivityNumbered"/>
      </w:pPr>
      <w:r w:rsidRPr="00AF35DE">
        <w:t>5</w:t>
      </w:r>
      <w:r w:rsidR="008D480E" w:rsidRPr="00AF35DE">
        <w:t>.5</w:t>
      </w:r>
      <w:r w:rsidR="008D480E" w:rsidRPr="00AF35DE">
        <w:tab/>
      </w:r>
      <w:r w:rsidR="00C847EF" w:rsidRPr="00AF35DE">
        <w:t>What condition will be implemented to maintain freshness</w:t>
      </w:r>
      <w:r w:rsidR="005C259D" w:rsidRPr="00AF35DE">
        <w:t>?</w:t>
      </w:r>
    </w:p>
    <w:p w:rsidR="00D724DB" w:rsidRPr="00AF35DE" w:rsidRDefault="005C259D" w:rsidP="00044293">
      <w:pPr>
        <w:pStyle w:val="ActivityBullet1"/>
      </w:pPr>
      <w:r w:rsidRPr="00AF35DE">
        <w:t>Describe processes that will be put into place to maintain freshness and eating quality in all products on menu list</w:t>
      </w:r>
      <w:r w:rsidR="00044293" w:rsidRPr="00AF35DE">
        <w:t>.</w:t>
      </w:r>
    </w:p>
    <w:p w:rsidR="008D480E" w:rsidRPr="00AF35DE" w:rsidRDefault="008D480E" w:rsidP="008D480E">
      <w:pPr>
        <w:pStyle w:val="ActivityBottom"/>
        <w:rPr>
          <w:noProof w:val="0"/>
        </w:rPr>
      </w:pPr>
    </w:p>
    <w:p w:rsidR="008D480E" w:rsidRPr="00AF35DE" w:rsidRDefault="008D480E" w:rsidP="008D480E">
      <w:pPr>
        <w:pStyle w:val="BodyCopy"/>
        <w:rPr>
          <w:rStyle w:val="Heading1Char"/>
          <w:rFonts w:eastAsia="Calibri" w:cs="Calibri"/>
          <w:bCs w:val="0"/>
          <w:noProof w:val="0"/>
          <w:color w:val="auto"/>
          <w:sz w:val="22"/>
          <w:lang w:val="en-AU"/>
        </w:rPr>
      </w:pPr>
    </w:p>
    <w:p w:rsidR="008D480E" w:rsidRPr="00AF35DE" w:rsidRDefault="008D480E" w:rsidP="008D480E">
      <w:pPr>
        <w:pStyle w:val="BodyCopy"/>
        <w:rPr>
          <w:rStyle w:val="Heading1Char"/>
          <w:rFonts w:eastAsia="Calibri" w:cs="Calibri"/>
          <w:b w:val="0"/>
          <w:bCs w:val="0"/>
          <w:noProof w:val="0"/>
          <w:color w:val="auto"/>
          <w:sz w:val="22"/>
          <w:lang w:val="en-AU"/>
        </w:rPr>
      </w:pPr>
      <w:r w:rsidRPr="00AF35D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tblPr>
      <w:tblGrid>
        <w:gridCol w:w="8931"/>
      </w:tblGrid>
      <w:tr w:rsidR="008D480E" w:rsidRPr="00AF35DE" w:rsidTr="00D724DB">
        <w:trPr>
          <w:trHeight w:val="5670"/>
        </w:trPr>
        <w:tc>
          <w:tcPr>
            <w:tcW w:w="8931" w:type="dxa"/>
            <w:shd w:val="clear" w:color="auto" w:fill="F2F2F2" w:themeFill="background1" w:themeFillShade="F2"/>
          </w:tcPr>
          <w:p w:rsidR="008D480E" w:rsidRPr="00AF35DE" w:rsidRDefault="008D480E" w:rsidP="00F067EA">
            <w:pPr>
              <w:pStyle w:val="Heading2"/>
              <w:outlineLvl w:val="1"/>
            </w:pPr>
            <w:r w:rsidRPr="00AF35DE">
              <w:lastRenderedPageBreak/>
              <w:t>Summary</w:t>
            </w:r>
          </w:p>
          <w:p w:rsidR="008D480E" w:rsidRPr="00AF35DE" w:rsidRDefault="00313E08" w:rsidP="00F45D9C">
            <w:pPr>
              <w:pStyle w:val="SumaryHeading3"/>
            </w:pPr>
            <w:fldSimple w:instr=" REF  Element5  \* MERGEFORMAT ">
              <w:sdt>
                <w:sdtPr>
                  <w:alias w:val="Element 5"/>
                  <w:tag w:val="Element 5"/>
                  <w:id w:val="1179654"/>
                  <w:lock w:val="sdtLocked"/>
                  <w:placeholder>
                    <w:docPart w:val="86D9C70EA14944EE99B41AA584FD8081"/>
                  </w:placeholder>
                </w:sdtPr>
                <w:sdtContent>
                  <w:r w:rsidR="00AF35DE" w:rsidRPr="00AF35DE">
                    <w:t>Store food items</w:t>
                  </w:r>
                </w:sdtContent>
              </w:sdt>
            </w:fldSimple>
          </w:p>
          <w:p w:rsidR="009A0A18" w:rsidRPr="00AF35DE" w:rsidRDefault="000452CB" w:rsidP="00044293">
            <w:pPr>
              <w:pStyle w:val="TableTextBold"/>
              <w:rPr>
                <w:noProof w:val="0"/>
              </w:rPr>
            </w:pPr>
            <w:r w:rsidRPr="00AF35DE">
              <w:rPr>
                <w:noProof w:val="0"/>
              </w:rPr>
              <w:t xml:space="preserve">Store fresh and </w:t>
            </w:r>
            <w:r w:rsidR="009A0A18" w:rsidRPr="00AF35DE">
              <w:rPr>
                <w:noProof w:val="0"/>
              </w:rPr>
              <w:t>or vac</w:t>
            </w:r>
            <w:r w:rsidRPr="00AF35DE">
              <w:rPr>
                <w:noProof w:val="0"/>
              </w:rPr>
              <w:t>uum packed</w:t>
            </w:r>
            <w:r w:rsidR="009A0A18" w:rsidRPr="00AF35DE">
              <w:rPr>
                <w:noProof w:val="0"/>
              </w:rPr>
              <w:t xml:space="preserve"> items correctly</w:t>
            </w:r>
          </w:p>
          <w:p w:rsidR="009A0A18" w:rsidRPr="00AF35DE" w:rsidRDefault="00D74A18" w:rsidP="00044293">
            <w:pPr>
              <w:pStyle w:val="TableBullet1"/>
              <w:rPr>
                <w:noProof w:val="0"/>
              </w:rPr>
            </w:pPr>
            <w:r w:rsidRPr="00AF35DE">
              <w:rPr>
                <w:noProof w:val="0"/>
              </w:rPr>
              <w:t>All fresh products need to be stored at a temperature that will minimise the growth of potentially dangerous bacteria</w:t>
            </w:r>
          </w:p>
          <w:p w:rsidR="00D74A18" w:rsidRPr="00AF35DE" w:rsidRDefault="00D74A18" w:rsidP="00044293">
            <w:pPr>
              <w:pStyle w:val="TableBullet1"/>
              <w:rPr>
                <w:noProof w:val="0"/>
              </w:rPr>
            </w:pPr>
            <w:r w:rsidRPr="00AF35DE">
              <w:rPr>
                <w:noProof w:val="0"/>
              </w:rPr>
              <w:t>Store below 5°C for up to 3 days</w:t>
            </w:r>
          </w:p>
          <w:p w:rsidR="00D74A18" w:rsidRPr="00AF35DE" w:rsidRDefault="00D74A18" w:rsidP="00044293">
            <w:pPr>
              <w:pStyle w:val="TableBullet1"/>
              <w:rPr>
                <w:noProof w:val="0"/>
              </w:rPr>
            </w:pPr>
            <w:r w:rsidRPr="00AF35DE">
              <w:rPr>
                <w:noProof w:val="0"/>
              </w:rPr>
              <w:t xml:space="preserve">Cover all </w:t>
            </w:r>
            <w:proofErr w:type="gramStart"/>
            <w:r w:rsidR="00AF35DE" w:rsidRPr="00AF35DE">
              <w:rPr>
                <w:noProof w:val="0"/>
              </w:rPr>
              <w:t>product</w:t>
            </w:r>
            <w:proofErr w:type="gramEnd"/>
            <w:r w:rsidRPr="00AF35DE">
              <w:rPr>
                <w:noProof w:val="0"/>
              </w:rPr>
              <w:t xml:space="preserve"> to protect from contamination</w:t>
            </w:r>
            <w:r w:rsidR="00044293" w:rsidRPr="00AF35DE">
              <w:rPr>
                <w:noProof w:val="0"/>
              </w:rPr>
              <w:t>.</w:t>
            </w:r>
          </w:p>
          <w:p w:rsidR="009A0A18" w:rsidRPr="00AF35DE" w:rsidRDefault="009A0A18" w:rsidP="00044293">
            <w:pPr>
              <w:pStyle w:val="TableTextBold"/>
              <w:rPr>
                <w:noProof w:val="0"/>
              </w:rPr>
            </w:pPr>
            <w:r w:rsidRPr="00AF35DE">
              <w:rPr>
                <w:noProof w:val="0"/>
              </w:rPr>
              <w:t>Prepare and maintain correct thawing of food items</w:t>
            </w:r>
          </w:p>
          <w:p w:rsidR="009A0A18" w:rsidRPr="00AF35DE" w:rsidRDefault="00D74A18" w:rsidP="00044293">
            <w:pPr>
              <w:pStyle w:val="TableBullet1"/>
              <w:rPr>
                <w:noProof w:val="0"/>
              </w:rPr>
            </w:pPr>
            <w:r w:rsidRPr="00AF35DE">
              <w:rPr>
                <w:noProof w:val="0"/>
              </w:rPr>
              <w:t>All frozen products are best thawed in controlled environment of the coolroom that has a consistent temperature of less than 5°C.</w:t>
            </w:r>
          </w:p>
          <w:p w:rsidR="00D74A18" w:rsidRPr="00AF35DE" w:rsidRDefault="00D74A18" w:rsidP="00044293">
            <w:pPr>
              <w:pStyle w:val="TableBullet1"/>
              <w:rPr>
                <w:noProof w:val="0"/>
              </w:rPr>
            </w:pPr>
            <w:r w:rsidRPr="00AF35DE">
              <w:rPr>
                <w:noProof w:val="0"/>
              </w:rPr>
              <w:t xml:space="preserve">When thawed product should be used </w:t>
            </w:r>
            <w:r w:rsidR="00AF35DE" w:rsidRPr="00AF35DE">
              <w:rPr>
                <w:noProof w:val="0"/>
              </w:rPr>
              <w:t>immediately</w:t>
            </w:r>
            <w:r w:rsidR="00044293" w:rsidRPr="00AF35DE">
              <w:rPr>
                <w:noProof w:val="0"/>
              </w:rPr>
              <w:t>.</w:t>
            </w:r>
          </w:p>
          <w:p w:rsidR="009A0A18" w:rsidRPr="00AF35DE" w:rsidRDefault="009A0A18" w:rsidP="00044293">
            <w:pPr>
              <w:pStyle w:val="TableTextBold"/>
              <w:rPr>
                <w:noProof w:val="0"/>
              </w:rPr>
            </w:pPr>
            <w:r w:rsidRPr="00AF35DE">
              <w:rPr>
                <w:noProof w:val="0"/>
              </w:rPr>
              <w:t>Store fast food products appropriately in correct containers</w:t>
            </w:r>
          </w:p>
          <w:p w:rsidR="009A0A18" w:rsidRPr="00AF35DE" w:rsidRDefault="00D74A18" w:rsidP="00044293">
            <w:pPr>
              <w:pStyle w:val="TableBullet1"/>
              <w:rPr>
                <w:noProof w:val="0"/>
              </w:rPr>
            </w:pPr>
            <w:r w:rsidRPr="00AF35DE">
              <w:rPr>
                <w:noProof w:val="0"/>
              </w:rPr>
              <w:t>Containers need to be food grade</w:t>
            </w:r>
          </w:p>
          <w:p w:rsidR="00D74A18" w:rsidRPr="00AF35DE" w:rsidRDefault="00D74A18" w:rsidP="00044293">
            <w:pPr>
              <w:pStyle w:val="TableBullet1"/>
              <w:rPr>
                <w:noProof w:val="0"/>
              </w:rPr>
            </w:pPr>
            <w:r w:rsidRPr="00AF35DE">
              <w:rPr>
                <w:noProof w:val="0"/>
              </w:rPr>
              <w:t>Need to be impervious to moisture</w:t>
            </w:r>
          </w:p>
          <w:p w:rsidR="00D74A18" w:rsidRPr="00AF35DE" w:rsidRDefault="00D74A18" w:rsidP="00044293">
            <w:pPr>
              <w:pStyle w:val="TableBullet1"/>
              <w:rPr>
                <w:noProof w:val="0"/>
              </w:rPr>
            </w:pPr>
            <w:r w:rsidRPr="00AF35DE">
              <w:rPr>
                <w:noProof w:val="0"/>
              </w:rPr>
              <w:t>Must be able to be sealed</w:t>
            </w:r>
          </w:p>
          <w:p w:rsidR="009A0A18" w:rsidRPr="00AF35DE" w:rsidRDefault="00D74A18" w:rsidP="00044293">
            <w:pPr>
              <w:pStyle w:val="TableBullet1"/>
              <w:rPr>
                <w:noProof w:val="0"/>
              </w:rPr>
            </w:pPr>
            <w:r w:rsidRPr="00AF35DE">
              <w:rPr>
                <w:noProof w:val="0"/>
              </w:rPr>
              <w:t>Must be in good conditions</w:t>
            </w:r>
            <w:r w:rsidR="00044293" w:rsidRPr="00AF35DE">
              <w:rPr>
                <w:noProof w:val="0"/>
              </w:rPr>
              <w:t>.</w:t>
            </w:r>
          </w:p>
          <w:p w:rsidR="009A0A18" w:rsidRPr="00AF35DE" w:rsidRDefault="009A0A18" w:rsidP="00044293">
            <w:pPr>
              <w:pStyle w:val="TableTextBold"/>
              <w:rPr>
                <w:noProof w:val="0"/>
              </w:rPr>
            </w:pPr>
            <w:r w:rsidRPr="00AF35DE">
              <w:rPr>
                <w:noProof w:val="0"/>
              </w:rPr>
              <w:t>Label fast food products correctly</w:t>
            </w:r>
          </w:p>
          <w:p w:rsidR="009A0A18" w:rsidRPr="00AF35DE" w:rsidRDefault="00D74A18" w:rsidP="00044293">
            <w:pPr>
              <w:pStyle w:val="TableBullet1"/>
              <w:rPr>
                <w:noProof w:val="0"/>
              </w:rPr>
            </w:pPr>
            <w:r w:rsidRPr="00AF35DE">
              <w:rPr>
                <w:noProof w:val="0"/>
              </w:rPr>
              <w:t>Labels need to be legible</w:t>
            </w:r>
          </w:p>
          <w:p w:rsidR="00D74A18" w:rsidRPr="00AF35DE" w:rsidRDefault="00D74A18" w:rsidP="00044293">
            <w:pPr>
              <w:pStyle w:val="TableBullet1"/>
              <w:rPr>
                <w:noProof w:val="0"/>
              </w:rPr>
            </w:pPr>
            <w:r w:rsidRPr="00AF35DE">
              <w:rPr>
                <w:noProof w:val="0"/>
              </w:rPr>
              <w:t>Must have all information required</w:t>
            </w:r>
          </w:p>
          <w:p w:rsidR="00D74A18" w:rsidRPr="00AF35DE" w:rsidRDefault="00D74A18" w:rsidP="00044293">
            <w:pPr>
              <w:pStyle w:val="TableBullet1"/>
              <w:rPr>
                <w:noProof w:val="0"/>
              </w:rPr>
            </w:pPr>
            <w:r w:rsidRPr="00AF35DE">
              <w:rPr>
                <w:noProof w:val="0"/>
              </w:rPr>
              <w:t>Name of product</w:t>
            </w:r>
          </w:p>
          <w:p w:rsidR="00D74A18" w:rsidRPr="00AF35DE" w:rsidRDefault="00D74A18" w:rsidP="00044293">
            <w:pPr>
              <w:pStyle w:val="TableBullet1"/>
              <w:rPr>
                <w:noProof w:val="0"/>
              </w:rPr>
            </w:pPr>
            <w:r w:rsidRPr="00AF35DE">
              <w:rPr>
                <w:noProof w:val="0"/>
              </w:rPr>
              <w:t>Date of manufacture</w:t>
            </w:r>
          </w:p>
          <w:p w:rsidR="00D74A18" w:rsidRPr="00AF35DE" w:rsidRDefault="00D74A18" w:rsidP="00044293">
            <w:pPr>
              <w:pStyle w:val="TableBullet1"/>
              <w:rPr>
                <w:noProof w:val="0"/>
              </w:rPr>
            </w:pPr>
            <w:r w:rsidRPr="00AF35DE">
              <w:rPr>
                <w:noProof w:val="0"/>
              </w:rPr>
              <w:t>Name of person who made product</w:t>
            </w:r>
          </w:p>
          <w:p w:rsidR="00D74A18" w:rsidRPr="00AF35DE" w:rsidRDefault="00D74A18" w:rsidP="00044293">
            <w:pPr>
              <w:pStyle w:val="TableBullet1"/>
              <w:rPr>
                <w:noProof w:val="0"/>
              </w:rPr>
            </w:pPr>
            <w:r w:rsidRPr="00AF35DE">
              <w:rPr>
                <w:noProof w:val="0"/>
              </w:rPr>
              <w:t>Use by date</w:t>
            </w:r>
            <w:r w:rsidR="00044293" w:rsidRPr="00AF35DE">
              <w:rPr>
                <w:noProof w:val="0"/>
              </w:rPr>
              <w:t>.</w:t>
            </w:r>
          </w:p>
          <w:p w:rsidR="008D480E" w:rsidRPr="00AF35DE" w:rsidRDefault="009A0A18" w:rsidP="00044293">
            <w:pPr>
              <w:pStyle w:val="TableTextBold"/>
              <w:rPr>
                <w:noProof w:val="0"/>
              </w:rPr>
            </w:pPr>
            <w:r w:rsidRPr="00AF35DE">
              <w:rPr>
                <w:noProof w:val="0"/>
              </w:rPr>
              <w:t>Ensure correct conditions are maintained for freshness and quality</w:t>
            </w:r>
          </w:p>
          <w:p w:rsidR="009A0A18" w:rsidRPr="00AF35DE" w:rsidRDefault="00D74A18" w:rsidP="00044293">
            <w:pPr>
              <w:pStyle w:val="TableBullet1"/>
              <w:rPr>
                <w:noProof w:val="0"/>
              </w:rPr>
            </w:pPr>
            <w:r w:rsidRPr="00AF35DE">
              <w:rPr>
                <w:noProof w:val="0"/>
              </w:rPr>
              <w:t>Keep product protected from environment</w:t>
            </w:r>
          </w:p>
          <w:p w:rsidR="009A0A18" w:rsidRPr="00AF35DE" w:rsidRDefault="00D74A18" w:rsidP="009A0A18">
            <w:pPr>
              <w:pStyle w:val="TableBullet1"/>
              <w:rPr>
                <w:noProof w:val="0"/>
              </w:rPr>
            </w:pPr>
            <w:r w:rsidRPr="00AF35DE">
              <w:rPr>
                <w:noProof w:val="0"/>
              </w:rPr>
              <w:t>Produce product as required</w:t>
            </w:r>
            <w:r w:rsidR="00044293" w:rsidRPr="00AF35DE">
              <w:rPr>
                <w:noProof w:val="0"/>
              </w:rPr>
              <w:t>.</w:t>
            </w:r>
            <w:r w:rsidR="00044293" w:rsidRPr="00AF35DE">
              <w:rPr>
                <w:noProof w:val="0"/>
              </w:rPr>
              <w:br/>
            </w:r>
          </w:p>
        </w:tc>
      </w:tr>
    </w:tbl>
    <w:p w:rsidR="00A404EE" w:rsidRPr="00AF35DE" w:rsidRDefault="00A404EE">
      <w:pPr>
        <w:rPr>
          <w:rFonts w:ascii="Helvetica" w:eastAsia="Calibri" w:hAnsi="Helvetica" w:cs="Calibri"/>
          <w:szCs w:val="16"/>
          <w:lang w:eastAsia="ar-SA"/>
        </w:rPr>
      </w:pPr>
    </w:p>
    <w:p w:rsidR="00A404EE" w:rsidRPr="00AF35DE" w:rsidRDefault="00A404EE">
      <w:pPr>
        <w:rPr>
          <w:rFonts w:ascii="Helvetica" w:eastAsia="Calibri" w:hAnsi="Helvetica" w:cs="Calibri"/>
          <w:szCs w:val="16"/>
          <w:lang w:eastAsia="ar-SA"/>
        </w:rPr>
      </w:pPr>
      <w:r w:rsidRPr="00AF35DE">
        <w:rPr>
          <w:rFonts w:ascii="Helvetica" w:eastAsia="Calibri" w:hAnsi="Helvetica" w:cs="Calibri"/>
          <w:szCs w:val="16"/>
          <w:lang w:eastAsia="ar-SA"/>
        </w:rPr>
        <w:br w:type="page"/>
      </w:r>
    </w:p>
    <w:p w:rsidR="008D480E" w:rsidRPr="00AF35DE" w:rsidRDefault="008D480E">
      <w:pPr>
        <w:rPr>
          <w:rFonts w:ascii="Helvetica" w:eastAsia="Calibri" w:hAnsi="Helvetica" w:cs="Calibri"/>
          <w:szCs w:val="16"/>
          <w:lang w:eastAsia="ar-SA"/>
        </w:rPr>
      </w:pPr>
    </w:p>
    <w:p w:rsidR="00173B40" w:rsidRPr="00AF35DE" w:rsidRDefault="00173B40" w:rsidP="00173B40">
      <w:pPr>
        <w:pStyle w:val="BodyCopy"/>
        <w:rPr>
          <w:noProof w:val="0"/>
        </w:rPr>
      </w:pPr>
    </w:p>
    <w:p w:rsidR="00173B40" w:rsidRPr="00AF35DE" w:rsidRDefault="00173B40" w:rsidP="00173B40">
      <w:pPr>
        <w:pStyle w:val="BodyCopy"/>
        <w:rPr>
          <w:noProof w:val="0"/>
        </w:rPr>
      </w:pPr>
    </w:p>
    <w:p w:rsidR="00173B40" w:rsidRPr="00AF35DE" w:rsidRDefault="00173B40">
      <w:pPr>
        <w:rPr>
          <w:rFonts w:ascii="Helvetica" w:eastAsia="Calibri" w:hAnsi="Helvetica" w:cs="Calibri"/>
          <w:szCs w:val="16"/>
          <w:lang w:eastAsia="ar-SA"/>
        </w:rPr>
        <w:sectPr w:rsidR="00173B40" w:rsidRPr="00AF35DE" w:rsidSect="00173B40">
          <w:headerReference w:type="even" r:id="rId97"/>
          <w:headerReference w:type="default" r:id="rId98"/>
          <w:pgSz w:w="11906" w:h="16838" w:code="9"/>
          <w:pgMar w:top="1440" w:right="1440" w:bottom="1440" w:left="1701" w:header="709" w:footer="107" w:gutter="0"/>
          <w:cols w:space="708"/>
          <w:docGrid w:linePitch="360"/>
        </w:sectPr>
      </w:pPr>
    </w:p>
    <w:p w:rsidR="001727B2" w:rsidRPr="00AF35DE" w:rsidRDefault="00065DAF" w:rsidP="00326643">
      <w:pPr>
        <w:pStyle w:val="Heading1"/>
        <w:rPr>
          <w:szCs w:val="36"/>
        </w:rPr>
      </w:pPr>
      <w:bookmarkStart w:id="103" w:name="_Toc294862968"/>
      <w:bookmarkStart w:id="104" w:name="_Toc346252813"/>
      <w:r w:rsidRPr="00AF35DE">
        <w:lastRenderedPageBreak/>
        <w:t>Presentation of written work</w:t>
      </w:r>
      <w:bookmarkEnd w:id="103"/>
      <w:bookmarkEnd w:id="104"/>
    </w:p>
    <w:p w:rsidR="001727B2" w:rsidRPr="00AF35DE" w:rsidRDefault="001727B2" w:rsidP="00065DAF">
      <w:pPr>
        <w:pStyle w:val="Heading2"/>
      </w:pPr>
      <w:r w:rsidRPr="00AF35DE">
        <w:t>1. Introduction</w:t>
      </w:r>
    </w:p>
    <w:p w:rsidR="001727B2" w:rsidRPr="00AF35DE" w:rsidRDefault="001727B2" w:rsidP="00065DAF">
      <w:pPr>
        <w:pStyle w:val="BodyCopy"/>
        <w:rPr>
          <w:noProof w:val="0"/>
        </w:rPr>
      </w:pPr>
      <w:r w:rsidRPr="00AF35DE">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AF35DE" w:rsidRDefault="00065DAF" w:rsidP="00065DAF">
      <w:pPr>
        <w:pStyle w:val="Heading2"/>
      </w:pPr>
      <w:r w:rsidRPr="00AF35DE">
        <w:t xml:space="preserve">2. </w:t>
      </w:r>
      <w:r w:rsidR="001727B2" w:rsidRPr="00AF35DE">
        <w:t>Style</w:t>
      </w:r>
    </w:p>
    <w:p w:rsidR="001727B2" w:rsidRPr="00AF35DE" w:rsidRDefault="00502F4C" w:rsidP="00065DAF">
      <w:pPr>
        <w:pStyle w:val="BodyCopy"/>
        <w:rPr>
          <w:noProof w:val="0"/>
        </w:rPr>
      </w:pPr>
      <w:r w:rsidRPr="00AF35DE">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9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AF35DE">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AF35DE">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AF35DE" w:rsidRDefault="001727B2" w:rsidP="00065DAF">
      <w:pPr>
        <w:pStyle w:val="Bullet1"/>
      </w:pPr>
      <w:r w:rsidRPr="00AF35DE">
        <w:t>Plan ahead</w:t>
      </w:r>
    </w:p>
    <w:p w:rsidR="001727B2" w:rsidRPr="00AF35DE" w:rsidRDefault="001727B2" w:rsidP="00065DAF">
      <w:pPr>
        <w:pStyle w:val="Bullet1"/>
      </w:pPr>
      <w:r w:rsidRPr="00AF35DE">
        <w:t>Be clear and concise</w:t>
      </w:r>
    </w:p>
    <w:p w:rsidR="001727B2" w:rsidRPr="00AF35DE" w:rsidRDefault="001727B2" w:rsidP="00065DAF">
      <w:pPr>
        <w:pStyle w:val="Bullet1"/>
      </w:pPr>
      <w:r w:rsidRPr="00AF35DE">
        <w:t>Answer the question</w:t>
      </w:r>
    </w:p>
    <w:p w:rsidR="001727B2" w:rsidRPr="00AF35DE" w:rsidRDefault="001727B2" w:rsidP="00065DAF">
      <w:pPr>
        <w:pStyle w:val="Bullet1"/>
      </w:pPr>
      <w:r w:rsidRPr="00AF35DE">
        <w:t>Proofread the final draft</w:t>
      </w:r>
      <w:r w:rsidR="00065DAF" w:rsidRPr="00AF35DE">
        <w:t>.</w:t>
      </w:r>
    </w:p>
    <w:p w:rsidR="001727B2" w:rsidRPr="00AF35DE" w:rsidRDefault="001727B2" w:rsidP="00065DAF">
      <w:pPr>
        <w:pStyle w:val="Heading2"/>
      </w:pPr>
      <w:r w:rsidRPr="00AF35DE">
        <w:t>3. Presenting Written Work</w:t>
      </w:r>
    </w:p>
    <w:p w:rsidR="001727B2" w:rsidRPr="00AF35DE" w:rsidRDefault="001727B2" w:rsidP="00065DAF">
      <w:pPr>
        <w:pStyle w:val="BodyCopy"/>
        <w:rPr>
          <w:b/>
          <w:i/>
          <w:noProof w:val="0"/>
        </w:rPr>
      </w:pPr>
      <w:r w:rsidRPr="00AF35DE">
        <w:rPr>
          <w:b/>
          <w:i/>
          <w:noProof w:val="0"/>
        </w:rPr>
        <w:t>Types of written work</w:t>
      </w:r>
    </w:p>
    <w:p w:rsidR="001727B2" w:rsidRPr="00AF35DE" w:rsidRDefault="001727B2" w:rsidP="00065DAF">
      <w:pPr>
        <w:pStyle w:val="BodyCopy"/>
        <w:rPr>
          <w:noProof w:val="0"/>
        </w:rPr>
      </w:pPr>
      <w:r w:rsidRPr="00AF35DE">
        <w:rPr>
          <w:noProof w:val="0"/>
        </w:rPr>
        <w:t>Students may be asked to write:</w:t>
      </w:r>
    </w:p>
    <w:p w:rsidR="001727B2" w:rsidRPr="00AF35DE" w:rsidRDefault="001727B2" w:rsidP="00065DAF">
      <w:pPr>
        <w:pStyle w:val="Bullet1"/>
      </w:pPr>
      <w:r w:rsidRPr="00AF35DE">
        <w:t>Short and long reports</w:t>
      </w:r>
    </w:p>
    <w:p w:rsidR="001727B2" w:rsidRPr="00AF35DE" w:rsidRDefault="001727B2" w:rsidP="00065DAF">
      <w:pPr>
        <w:pStyle w:val="Bullet1"/>
      </w:pPr>
      <w:r w:rsidRPr="00AF35DE">
        <w:t>Essays</w:t>
      </w:r>
    </w:p>
    <w:p w:rsidR="001727B2" w:rsidRPr="00AF35DE" w:rsidRDefault="001727B2" w:rsidP="00065DAF">
      <w:pPr>
        <w:pStyle w:val="Bullet1"/>
      </w:pPr>
      <w:r w:rsidRPr="00AF35DE">
        <w:t>Records of interviews</w:t>
      </w:r>
    </w:p>
    <w:p w:rsidR="001727B2" w:rsidRPr="00AF35DE" w:rsidRDefault="001727B2" w:rsidP="00065DAF">
      <w:pPr>
        <w:pStyle w:val="Bullet1"/>
      </w:pPr>
      <w:r w:rsidRPr="00AF35DE">
        <w:t>Questionnaires</w:t>
      </w:r>
    </w:p>
    <w:p w:rsidR="001727B2" w:rsidRPr="00AF35DE" w:rsidRDefault="001727B2" w:rsidP="00065DAF">
      <w:pPr>
        <w:pStyle w:val="Bullet1"/>
      </w:pPr>
      <w:r w:rsidRPr="00AF35DE">
        <w:t>Business letters</w:t>
      </w:r>
    </w:p>
    <w:p w:rsidR="001727B2" w:rsidRPr="00AF35DE" w:rsidRDefault="001727B2" w:rsidP="00065DAF">
      <w:pPr>
        <w:pStyle w:val="Bullet1"/>
      </w:pPr>
      <w:r w:rsidRPr="00AF35DE">
        <w:t>Resumes.</w:t>
      </w:r>
      <w:r w:rsidR="00502F4C" w:rsidRPr="00AF35DE">
        <w:t xml:space="preserve"> </w:t>
      </w:r>
    </w:p>
    <w:p w:rsidR="001727B2" w:rsidRPr="00AF35DE" w:rsidRDefault="001727B2" w:rsidP="008D28C7">
      <w:pPr>
        <w:pStyle w:val="BodyCopy"/>
        <w:spacing w:before="240"/>
        <w:rPr>
          <w:b/>
          <w:i/>
          <w:noProof w:val="0"/>
        </w:rPr>
      </w:pPr>
      <w:r w:rsidRPr="00AF35DE">
        <w:rPr>
          <w:b/>
          <w:i/>
          <w:noProof w:val="0"/>
        </w:rPr>
        <w:t>Format</w:t>
      </w:r>
    </w:p>
    <w:p w:rsidR="00A316C4" w:rsidRPr="00AF35DE" w:rsidRDefault="001727B2" w:rsidP="00A316C4">
      <w:pPr>
        <w:pStyle w:val="BodyCopy"/>
        <w:rPr>
          <w:noProof w:val="0"/>
        </w:rPr>
      </w:pPr>
      <w:r w:rsidRPr="00AF35DE">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AF35DE">
        <w:rPr>
          <w:noProof w:val="0"/>
        </w:rPr>
        <w:br w:type="page"/>
      </w:r>
    </w:p>
    <w:p w:rsidR="001727B2" w:rsidRPr="00AF35DE" w:rsidRDefault="001727B2" w:rsidP="00065DAF">
      <w:pPr>
        <w:pStyle w:val="BodyCopyBold"/>
        <w:rPr>
          <w:i/>
          <w:noProof w:val="0"/>
        </w:rPr>
      </w:pPr>
      <w:r w:rsidRPr="00AF35DE">
        <w:rPr>
          <w:i/>
          <w:noProof w:val="0"/>
        </w:rPr>
        <w:lastRenderedPageBreak/>
        <w:t>Cover Sheet</w:t>
      </w:r>
    </w:p>
    <w:p w:rsidR="001727B2" w:rsidRPr="00AF35DE" w:rsidRDefault="001727B2" w:rsidP="00065DAF">
      <w:pPr>
        <w:pStyle w:val="BodyCopy"/>
        <w:rPr>
          <w:noProof w:val="0"/>
        </w:rPr>
      </w:pPr>
      <w:r w:rsidRPr="00AF35DE">
        <w:rPr>
          <w:noProof w:val="0"/>
        </w:rPr>
        <w:t>All written work should be submitted with a cover sheet stapled to the front that contains:</w:t>
      </w:r>
    </w:p>
    <w:p w:rsidR="001727B2" w:rsidRPr="00AF35DE" w:rsidRDefault="001727B2" w:rsidP="00065DAF">
      <w:pPr>
        <w:pStyle w:val="Bullet1"/>
      </w:pPr>
      <w:r w:rsidRPr="00AF35DE">
        <w:t>The student’s name and student number</w:t>
      </w:r>
    </w:p>
    <w:p w:rsidR="001727B2" w:rsidRPr="00AF35DE" w:rsidRDefault="001727B2" w:rsidP="00065DAF">
      <w:pPr>
        <w:pStyle w:val="Bullet1"/>
      </w:pPr>
      <w:r w:rsidRPr="00AF35DE">
        <w:t>The name of the class/unit</w:t>
      </w:r>
    </w:p>
    <w:p w:rsidR="001727B2" w:rsidRPr="00AF35DE" w:rsidRDefault="001727B2" w:rsidP="00065DAF">
      <w:pPr>
        <w:pStyle w:val="Bullet1"/>
      </w:pPr>
      <w:r w:rsidRPr="00AF35DE">
        <w:t>The due date of the work</w:t>
      </w:r>
    </w:p>
    <w:p w:rsidR="001727B2" w:rsidRPr="00AF35DE" w:rsidRDefault="001727B2" w:rsidP="00065DAF">
      <w:pPr>
        <w:pStyle w:val="Bullet1"/>
      </w:pPr>
      <w:r w:rsidRPr="00AF35DE">
        <w:t>The title of the work</w:t>
      </w:r>
    </w:p>
    <w:p w:rsidR="001727B2" w:rsidRPr="00AF35DE" w:rsidRDefault="001727B2" w:rsidP="00065DAF">
      <w:pPr>
        <w:pStyle w:val="Bullet1"/>
      </w:pPr>
      <w:r w:rsidRPr="00AF35DE">
        <w:t>The teacher’s name</w:t>
      </w:r>
    </w:p>
    <w:p w:rsidR="001727B2" w:rsidRPr="00AF35DE" w:rsidRDefault="001727B2" w:rsidP="00065DAF">
      <w:pPr>
        <w:pStyle w:val="Bullet1"/>
      </w:pPr>
      <w:r w:rsidRPr="00AF35DE">
        <w:t>A signed declaration that the work does not involve plagiarism.</w:t>
      </w:r>
    </w:p>
    <w:p w:rsidR="001727B2" w:rsidRPr="00AF35DE" w:rsidRDefault="001727B2" w:rsidP="008D28C7">
      <w:pPr>
        <w:pStyle w:val="BodyCopy"/>
        <w:spacing w:before="240"/>
        <w:rPr>
          <w:b/>
          <w:i/>
          <w:noProof w:val="0"/>
        </w:rPr>
      </w:pPr>
      <w:r w:rsidRPr="00AF35DE">
        <w:rPr>
          <w:b/>
          <w:i/>
          <w:noProof w:val="0"/>
        </w:rPr>
        <w:t>Keeping a Copy</w:t>
      </w:r>
    </w:p>
    <w:p w:rsidR="001727B2" w:rsidRPr="00AF35DE" w:rsidRDefault="001727B2" w:rsidP="00065DAF">
      <w:pPr>
        <w:pStyle w:val="BodyCopy"/>
        <w:rPr>
          <w:noProof w:val="0"/>
        </w:rPr>
      </w:pPr>
      <w:r w:rsidRPr="00AF35DE">
        <w:rPr>
          <w:noProof w:val="0"/>
        </w:rPr>
        <w:t>Students must keep a copy of the written work in case it is lost. This rarely happens but it can be disastrous if a copy has not been kept.</w:t>
      </w:r>
    </w:p>
    <w:p w:rsidR="001727B2" w:rsidRPr="00AF35DE" w:rsidRDefault="001727B2" w:rsidP="008D28C7">
      <w:pPr>
        <w:pStyle w:val="BodyCopy"/>
        <w:spacing w:before="240"/>
        <w:rPr>
          <w:b/>
          <w:i/>
          <w:noProof w:val="0"/>
        </w:rPr>
      </w:pPr>
      <w:r w:rsidRPr="00AF35DE">
        <w:rPr>
          <w:b/>
          <w:i/>
          <w:noProof w:val="0"/>
        </w:rPr>
        <w:t>Inclusive language</w:t>
      </w:r>
    </w:p>
    <w:p w:rsidR="001727B2" w:rsidRPr="00AF35DE" w:rsidRDefault="001727B2" w:rsidP="00065DAF">
      <w:pPr>
        <w:pStyle w:val="BodyCopy"/>
        <w:rPr>
          <w:noProof w:val="0"/>
        </w:rPr>
      </w:pPr>
      <w:r w:rsidRPr="00AF35DE">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AF35DE" w:rsidRDefault="001727B2" w:rsidP="00065DAF">
      <w:pPr>
        <w:pStyle w:val="BodyCopy"/>
        <w:rPr>
          <w:noProof w:val="0"/>
        </w:rPr>
      </w:pPr>
      <w:r w:rsidRPr="00AF35DE">
        <w:rPr>
          <w:noProof w:val="0"/>
        </w:rPr>
        <w:t>Examples of appropriate language are shown on the right:</w:t>
      </w:r>
    </w:p>
    <w:tbl>
      <w:tblPr>
        <w:tblW w:w="0" w:type="auto"/>
        <w:tblInd w:w="108" w:type="dxa"/>
        <w:shd w:val="clear" w:color="auto" w:fill="F2F2F2" w:themeFill="background1" w:themeFillShade="F2"/>
        <w:tblLook w:val="01E0"/>
      </w:tblPr>
      <w:tblGrid>
        <w:gridCol w:w="3969"/>
        <w:gridCol w:w="3452"/>
      </w:tblGrid>
      <w:tr w:rsidR="001727B2" w:rsidRPr="00AF35DE" w:rsidTr="007E0241">
        <w:tc>
          <w:tcPr>
            <w:tcW w:w="3969" w:type="dxa"/>
            <w:shd w:val="clear" w:color="auto" w:fill="F2F2F2" w:themeFill="background1" w:themeFillShade="F2"/>
          </w:tcPr>
          <w:p w:rsidR="001727B2" w:rsidRPr="00AF35DE" w:rsidRDefault="001727B2" w:rsidP="00A316C4">
            <w:pPr>
              <w:pStyle w:val="BodyCopy"/>
              <w:spacing w:before="120" w:after="120"/>
              <w:jc w:val="both"/>
              <w:rPr>
                <w:noProof w:val="0"/>
              </w:rPr>
            </w:pPr>
            <w:r w:rsidRPr="00AF35DE">
              <w:rPr>
                <w:noProof w:val="0"/>
              </w:rPr>
              <w:t>Mankind</w:t>
            </w:r>
          </w:p>
        </w:tc>
        <w:tc>
          <w:tcPr>
            <w:tcW w:w="3452" w:type="dxa"/>
            <w:shd w:val="clear" w:color="auto" w:fill="F2F2F2" w:themeFill="background1" w:themeFillShade="F2"/>
          </w:tcPr>
          <w:p w:rsidR="001727B2" w:rsidRPr="00AF35DE" w:rsidRDefault="001727B2" w:rsidP="00A316C4">
            <w:pPr>
              <w:pStyle w:val="BodyCopy"/>
              <w:spacing w:before="120" w:after="120"/>
              <w:rPr>
                <w:i/>
                <w:noProof w:val="0"/>
              </w:rPr>
            </w:pPr>
            <w:r w:rsidRPr="00AF35DE">
              <w:rPr>
                <w:i/>
                <w:noProof w:val="0"/>
              </w:rPr>
              <w:t>Humankind</w:t>
            </w:r>
          </w:p>
        </w:tc>
      </w:tr>
      <w:tr w:rsidR="001727B2" w:rsidRPr="00AF35DE" w:rsidTr="007E0241">
        <w:tc>
          <w:tcPr>
            <w:tcW w:w="3969" w:type="dxa"/>
            <w:shd w:val="clear" w:color="auto" w:fill="F2F2F2" w:themeFill="background1" w:themeFillShade="F2"/>
          </w:tcPr>
          <w:p w:rsidR="001727B2" w:rsidRPr="00AF35DE" w:rsidRDefault="001727B2" w:rsidP="00A316C4">
            <w:pPr>
              <w:pStyle w:val="BodyCopy"/>
              <w:spacing w:before="120" w:after="120"/>
              <w:jc w:val="both"/>
              <w:rPr>
                <w:noProof w:val="0"/>
              </w:rPr>
            </w:pPr>
            <w:r w:rsidRPr="00AF35DE">
              <w:rPr>
                <w:noProof w:val="0"/>
              </w:rPr>
              <w:t>Barman/maid</w:t>
            </w:r>
          </w:p>
        </w:tc>
        <w:tc>
          <w:tcPr>
            <w:tcW w:w="3452" w:type="dxa"/>
            <w:shd w:val="clear" w:color="auto" w:fill="F2F2F2" w:themeFill="background1" w:themeFillShade="F2"/>
          </w:tcPr>
          <w:p w:rsidR="001727B2" w:rsidRPr="00AF35DE" w:rsidRDefault="001727B2" w:rsidP="00A316C4">
            <w:pPr>
              <w:pStyle w:val="BodyCopy"/>
              <w:spacing w:before="120" w:after="120"/>
              <w:rPr>
                <w:i/>
                <w:noProof w:val="0"/>
              </w:rPr>
            </w:pPr>
            <w:r w:rsidRPr="00AF35DE">
              <w:rPr>
                <w:i/>
                <w:noProof w:val="0"/>
              </w:rPr>
              <w:t>Bar attendant</w:t>
            </w:r>
          </w:p>
        </w:tc>
      </w:tr>
      <w:tr w:rsidR="001727B2" w:rsidRPr="00AF35DE" w:rsidTr="007E0241">
        <w:tc>
          <w:tcPr>
            <w:tcW w:w="3969" w:type="dxa"/>
            <w:shd w:val="clear" w:color="auto" w:fill="F2F2F2" w:themeFill="background1" w:themeFillShade="F2"/>
          </w:tcPr>
          <w:p w:rsidR="001727B2" w:rsidRPr="00AF35DE" w:rsidRDefault="001727B2" w:rsidP="00A316C4">
            <w:pPr>
              <w:pStyle w:val="BodyCopy"/>
              <w:spacing w:before="120" w:after="120"/>
              <w:jc w:val="both"/>
              <w:rPr>
                <w:noProof w:val="0"/>
              </w:rPr>
            </w:pPr>
            <w:r w:rsidRPr="00AF35DE">
              <w:rPr>
                <w:noProof w:val="0"/>
              </w:rPr>
              <w:t>Host/hostess</w:t>
            </w:r>
          </w:p>
        </w:tc>
        <w:tc>
          <w:tcPr>
            <w:tcW w:w="3452" w:type="dxa"/>
            <w:shd w:val="clear" w:color="auto" w:fill="F2F2F2" w:themeFill="background1" w:themeFillShade="F2"/>
          </w:tcPr>
          <w:p w:rsidR="001727B2" w:rsidRPr="00AF35DE" w:rsidRDefault="001727B2" w:rsidP="00A316C4">
            <w:pPr>
              <w:pStyle w:val="BodyCopy"/>
              <w:spacing w:before="120" w:after="120"/>
              <w:rPr>
                <w:i/>
                <w:noProof w:val="0"/>
              </w:rPr>
            </w:pPr>
            <w:r w:rsidRPr="00AF35DE">
              <w:rPr>
                <w:i/>
                <w:noProof w:val="0"/>
              </w:rPr>
              <w:t>Host</w:t>
            </w:r>
          </w:p>
        </w:tc>
      </w:tr>
      <w:tr w:rsidR="001727B2" w:rsidRPr="00AF35DE" w:rsidTr="007E0241">
        <w:tc>
          <w:tcPr>
            <w:tcW w:w="3969" w:type="dxa"/>
            <w:shd w:val="clear" w:color="auto" w:fill="F2F2F2" w:themeFill="background1" w:themeFillShade="F2"/>
          </w:tcPr>
          <w:p w:rsidR="001727B2" w:rsidRPr="00AF35DE" w:rsidRDefault="001727B2" w:rsidP="00A316C4">
            <w:pPr>
              <w:pStyle w:val="BodyCopy"/>
              <w:spacing w:before="120" w:after="120"/>
              <w:jc w:val="both"/>
              <w:rPr>
                <w:noProof w:val="0"/>
              </w:rPr>
            </w:pPr>
            <w:r w:rsidRPr="00AF35DE">
              <w:rPr>
                <w:noProof w:val="0"/>
              </w:rPr>
              <w:t>Waiter/waitress</w:t>
            </w:r>
          </w:p>
        </w:tc>
        <w:tc>
          <w:tcPr>
            <w:tcW w:w="3452" w:type="dxa"/>
            <w:shd w:val="clear" w:color="auto" w:fill="F2F2F2" w:themeFill="background1" w:themeFillShade="F2"/>
          </w:tcPr>
          <w:p w:rsidR="001727B2" w:rsidRPr="00AF35DE" w:rsidRDefault="001727B2" w:rsidP="00A316C4">
            <w:pPr>
              <w:pStyle w:val="BodyCopy"/>
              <w:spacing w:before="120" w:after="120"/>
              <w:rPr>
                <w:i/>
                <w:noProof w:val="0"/>
              </w:rPr>
            </w:pPr>
            <w:r w:rsidRPr="00AF35DE">
              <w:rPr>
                <w:i/>
                <w:noProof w:val="0"/>
              </w:rPr>
              <w:t>Waiter or waiting staff</w:t>
            </w:r>
          </w:p>
        </w:tc>
      </w:tr>
    </w:tbl>
    <w:p w:rsidR="00326643" w:rsidRPr="00AF35DE" w:rsidRDefault="00326643" w:rsidP="008D480E">
      <w:pPr>
        <w:pStyle w:val="BodyCopy"/>
        <w:rPr>
          <w:noProof w:val="0"/>
        </w:rPr>
        <w:sectPr w:rsidR="00326643" w:rsidRPr="00AF35DE" w:rsidSect="00044293">
          <w:headerReference w:type="even" r:id="rId101"/>
          <w:headerReference w:type="default" r:id="rId102"/>
          <w:pgSz w:w="11906" w:h="16838" w:code="9"/>
          <w:pgMar w:top="1440" w:right="1440" w:bottom="1440" w:left="1701" w:header="709" w:footer="16" w:gutter="0"/>
          <w:cols w:space="708"/>
          <w:docGrid w:linePitch="360"/>
        </w:sectPr>
      </w:pPr>
    </w:p>
    <w:p w:rsidR="00DC7B89" w:rsidRPr="00AF35DE" w:rsidRDefault="00326643" w:rsidP="00326643">
      <w:pPr>
        <w:pStyle w:val="Heading1"/>
      </w:pPr>
      <w:bookmarkStart w:id="105" w:name="_Toc346252814"/>
      <w:r w:rsidRPr="00AF35DE">
        <w:lastRenderedPageBreak/>
        <w:t xml:space="preserve">Recommended </w:t>
      </w:r>
      <w:r w:rsidR="00E71DE9" w:rsidRPr="00AF35DE">
        <w:t>r</w:t>
      </w:r>
      <w:r w:rsidRPr="00AF35DE">
        <w:t>eading</w:t>
      </w:r>
      <w:bookmarkEnd w:id="105"/>
    </w:p>
    <w:p w:rsidR="00E038B2" w:rsidRPr="00AF35DE" w:rsidRDefault="00E038B2" w:rsidP="00E038B2">
      <w:pPr>
        <w:pStyle w:val="BodyCopy"/>
        <w:rPr>
          <w:noProof w:val="0"/>
        </w:rPr>
      </w:pPr>
      <w:r w:rsidRPr="00AF35DE">
        <w:rPr>
          <w:noProof w:val="0"/>
        </w:rPr>
        <w:t xml:space="preserve">Walker, John; Lundberg, Donald; </w:t>
      </w:r>
      <w:r w:rsidRPr="00AF35DE">
        <w:rPr>
          <w:i/>
          <w:noProof w:val="0"/>
        </w:rPr>
        <w:t>The Restaurant, from conception to operation</w:t>
      </w:r>
      <w:r w:rsidRPr="00AF35DE">
        <w:rPr>
          <w:noProof w:val="0"/>
        </w:rPr>
        <w:t>, 2005; John Wiley and Sons, United States</w:t>
      </w:r>
    </w:p>
    <w:p w:rsidR="00E038B2" w:rsidRPr="00AF35DE" w:rsidRDefault="00E038B2" w:rsidP="00E038B2">
      <w:pPr>
        <w:pStyle w:val="BodyCopy"/>
        <w:rPr>
          <w:noProof w:val="0"/>
        </w:rPr>
      </w:pPr>
      <w:r w:rsidRPr="00AF35DE">
        <w:rPr>
          <w:noProof w:val="0"/>
        </w:rPr>
        <w:t xml:space="preserve">Matzen, Tom; Harrison, </w:t>
      </w:r>
      <w:r w:rsidRPr="00AF35DE">
        <w:rPr>
          <w:i/>
          <w:noProof w:val="0"/>
        </w:rPr>
        <w:t>Marybeth; Start and run a coffee bar</w:t>
      </w:r>
      <w:r w:rsidRPr="00AF35DE">
        <w:rPr>
          <w:noProof w:val="0"/>
        </w:rPr>
        <w:t>, 2004; Self Council Press, United States</w:t>
      </w:r>
    </w:p>
    <w:p w:rsidR="00E038B2" w:rsidRPr="00AF35DE" w:rsidRDefault="00E038B2" w:rsidP="00E038B2">
      <w:pPr>
        <w:pStyle w:val="BodyCopy"/>
        <w:rPr>
          <w:noProof w:val="0"/>
        </w:rPr>
      </w:pPr>
      <w:r w:rsidRPr="00AF35DE">
        <w:rPr>
          <w:noProof w:val="0"/>
        </w:rPr>
        <w:t xml:space="preserve">Miltiandes, Michael; </w:t>
      </w:r>
      <w:r w:rsidRPr="00AF35DE">
        <w:rPr>
          <w:i/>
          <w:noProof w:val="0"/>
        </w:rPr>
        <w:t>How to operate a successful café or restaurant</w:t>
      </w:r>
      <w:r w:rsidRPr="00AF35DE">
        <w:rPr>
          <w:noProof w:val="0"/>
        </w:rPr>
        <w:t>, 2004; BAS Publishing, Australia</w:t>
      </w:r>
    </w:p>
    <w:p w:rsidR="00E038B2" w:rsidRPr="00AF35DE" w:rsidRDefault="00E038B2" w:rsidP="00E038B2">
      <w:pPr>
        <w:pStyle w:val="BodyCopy"/>
        <w:rPr>
          <w:noProof w:val="0"/>
        </w:rPr>
      </w:pPr>
      <w:r w:rsidRPr="00AF35DE">
        <w:rPr>
          <w:noProof w:val="0"/>
        </w:rPr>
        <w:t xml:space="preserve">Melaniphy, J; </w:t>
      </w:r>
      <w:r w:rsidRPr="00AF35DE">
        <w:rPr>
          <w:i/>
          <w:noProof w:val="0"/>
        </w:rPr>
        <w:t>Restaurant and fast food site selection</w:t>
      </w:r>
      <w:r w:rsidRPr="00AF35DE">
        <w:rPr>
          <w:noProof w:val="0"/>
        </w:rPr>
        <w:t>, 1992; John Wiley and sons, United States</w:t>
      </w:r>
    </w:p>
    <w:p w:rsidR="00E038B2" w:rsidRPr="00AF35DE" w:rsidRDefault="00E038B2" w:rsidP="00E038B2">
      <w:pPr>
        <w:pStyle w:val="BodyCopy"/>
        <w:rPr>
          <w:noProof w:val="0"/>
        </w:rPr>
      </w:pPr>
      <w:r w:rsidRPr="00AF35DE">
        <w:rPr>
          <w:noProof w:val="0"/>
        </w:rPr>
        <w:br w:type="page"/>
      </w:r>
    </w:p>
    <w:p w:rsidR="00326643" w:rsidRPr="00AF35DE" w:rsidRDefault="00326643" w:rsidP="008D480E">
      <w:pPr>
        <w:pStyle w:val="BodyCopy"/>
        <w:rPr>
          <w:noProof w:val="0"/>
        </w:rPr>
      </w:pPr>
    </w:p>
    <w:p w:rsidR="00326643" w:rsidRPr="00AF35DE" w:rsidRDefault="00326643" w:rsidP="008D480E">
      <w:pPr>
        <w:pStyle w:val="BodyCopy"/>
        <w:rPr>
          <w:noProof w:val="0"/>
        </w:rPr>
      </w:pPr>
    </w:p>
    <w:p w:rsidR="00044293" w:rsidRPr="00AF35DE" w:rsidRDefault="00044293" w:rsidP="008D480E">
      <w:pPr>
        <w:pStyle w:val="BodyCopy"/>
        <w:rPr>
          <w:noProof w:val="0"/>
        </w:rPr>
      </w:pPr>
    </w:p>
    <w:p w:rsidR="00044293" w:rsidRPr="00AF35DE" w:rsidRDefault="00044293" w:rsidP="008D480E">
      <w:pPr>
        <w:pStyle w:val="BodyCopy"/>
        <w:rPr>
          <w:noProof w:val="0"/>
        </w:rPr>
      </w:pPr>
    </w:p>
    <w:p w:rsidR="00044293" w:rsidRPr="00AF35DE" w:rsidRDefault="00044293" w:rsidP="008D480E">
      <w:pPr>
        <w:pStyle w:val="BodyCopy"/>
        <w:rPr>
          <w:noProof w:val="0"/>
        </w:rPr>
        <w:sectPr w:rsidR="00044293" w:rsidRPr="00AF35DE" w:rsidSect="00044293">
          <w:headerReference w:type="even" r:id="rId103"/>
          <w:headerReference w:type="default" r:id="rId104"/>
          <w:pgSz w:w="11906" w:h="16838" w:code="9"/>
          <w:pgMar w:top="1440" w:right="1440" w:bottom="1440" w:left="1701" w:header="709" w:footer="10" w:gutter="0"/>
          <w:cols w:space="708"/>
          <w:docGrid w:linePitch="360"/>
        </w:sectPr>
      </w:pPr>
    </w:p>
    <w:p w:rsidR="001727B2" w:rsidRPr="00AF35DE" w:rsidRDefault="001727B2" w:rsidP="00326643">
      <w:pPr>
        <w:pStyle w:val="Heading1"/>
      </w:pPr>
      <w:bookmarkStart w:id="106" w:name="_Toc294862969"/>
      <w:bookmarkStart w:id="107" w:name="_Toc346252815"/>
      <w:r w:rsidRPr="00AF35DE">
        <w:lastRenderedPageBreak/>
        <w:t>Trainee evaluation sheet</w:t>
      </w:r>
      <w:bookmarkEnd w:id="106"/>
      <w:bookmarkEnd w:id="107"/>
    </w:p>
    <w:p w:rsidR="0083445A" w:rsidRPr="00AF35DE" w:rsidRDefault="00313E08" w:rsidP="0083445A">
      <w:pPr>
        <w:pStyle w:val="Heading3"/>
      </w:pPr>
      <w:fldSimple w:instr=" REF  ModuleName ">
        <w:sdt>
          <w:sdtPr>
            <w:alias w:val="Title"/>
            <w:tag w:val="Title"/>
            <w:id w:val="1179655"/>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t>Operate a fast food outlet</w:t>
            </w:r>
          </w:sdtContent>
        </w:sdt>
      </w:fldSimple>
    </w:p>
    <w:p w:rsidR="001727B2" w:rsidRPr="00AF35DE" w:rsidRDefault="001727B2" w:rsidP="001727B2">
      <w:pPr>
        <w:pStyle w:val="BodyCopy"/>
        <w:rPr>
          <w:noProof w:val="0"/>
        </w:rPr>
      </w:pPr>
      <w:r w:rsidRPr="00AF35DE">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tblPr>
      <w:tblGrid>
        <w:gridCol w:w="3780"/>
        <w:gridCol w:w="1170"/>
        <w:gridCol w:w="1170"/>
        <w:gridCol w:w="1170"/>
        <w:gridCol w:w="1167"/>
      </w:tblGrid>
      <w:tr w:rsidR="001727B2" w:rsidRPr="00AF35DE" w:rsidTr="008A7C19">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F35DE" w:rsidRDefault="001727B2" w:rsidP="00044293">
            <w:pPr>
              <w:pStyle w:val="TableHeading"/>
              <w:rPr>
                <w:noProof w:val="0"/>
              </w:rPr>
            </w:pPr>
            <w:r w:rsidRPr="00AF35DE">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AF35DE" w:rsidRDefault="001727B2" w:rsidP="00044293">
            <w:pPr>
              <w:pStyle w:val="TableHeading"/>
              <w:rPr>
                <w:noProof w:val="0"/>
              </w:rPr>
            </w:pPr>
            <w:r w:rsidRPr="00AF35DE">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F35DE" w:rsidRDefault="001727B2" w:rsidP="00044293">
            <w:pPr>
              <w:pStyle w:val="TableHeading"/>
              <w:rPr>
                <w:noProof w:val="0"/>
              </w:rPr>
            </w:pPr>
            <w:r w:rsidRPr="00AF35DE">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F35DE" w:rsidRDefault="001727B2" w:rsidP="00044293">
            <w:pPr>
              <w:pStyle w:val="TableHeading"/>
              <w:rPr>
                <w:noProof w:val="0"/>
              </w:rPr>
            </w:pPr>
            <w:r w:rsidRPr="00AF35DE">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AF35DE" w:rsidRDefault="001727B2" w:rsidP="00044293">
            <w:pPr>
              <w:pStyle w:val="TableHeading"/>
              <w:rPr>
                <w:noProof w:val="0"/>
              </w:rPr>
            </w:pPr>
            <w:r w:rsidRPr="00AF35DE">
              <w:rPr>
                <w:noProof w:val="0"/>
              </w:rPr>
              <w:t>Does Not Apply</w:t>
            </w:r>
          </w:p>
        </w:tc>
      </w:tr>
      <w:tr w:rsidR="001727B2" w:rsidRPr="00AF35DE" w:rsidTr="00044293">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F35DE" w:rsidRDefault="001727B2" w:rsidP="00044293">
            <w:pPr>
              <w:pStyle w:val="TableText"/>
              <w:rPr>
                <w:noProof w:val="0"/>
              </w:rPr>
            </w:pPr>
            <w:r w:rsidRPr="00AF35DE">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F35DE" w:rsidRDefault="00313E08" w:rsidP="00044293">
            <w:pPr>
              <w:pStyle w:val="TrainingEval-Table"/>
              <w:spacing w:after="80"/>
              <w:rPr>
                <w:rFonts w:ascii="Helvetica" w:hAnsi="Helvetica"/>
                <w:sz w:val="22"/>
                <w:szCs w:val="22"/>
                <w:lang w:val="en-AU"/>
              </w:rPr>
            </w:pPr>
            <w:r w:rsidRPr="00AF35DE">
              <w:rPr>
                <w:rFonts w:ascii="Helvetica" w:hAnsi="Helvetica"/>
                <w:sz w:val="22"/>
                <w:szCs w:val="22"/>
                <w:lang w:val="en-AU"/>
              </w:rPr>
              <w:fldChar w:fldCharType="begin">
                <w:ffData>
                  <w:name w:val="Check1"/>
                  <w:enabled/>
                  <w:calcOnExit w:val="0"/>
                  <w:checkBox>
                    <w:sizeAuto/>
                    <w:default w:val="0"/>
                  </w:checkBox>
                </w:ffData>
              </w:fldChar>
            </w:r>
            <w:r w:rsidR="003578C2" w:rsidRPr="00AF35DE">
              <w:rPr>
                <w:rFonts w:ascii="Helvetica" w:hAnsi="Helvetica"/>
                <w:sz w:val="22"/>
                <w:szCs w:val="22"/>
                <w:lang w:val="en-AU"/>
              </w:rPr>
              <w:instrText xml:space="preserve"> FORMCHECKBOX </w:instrText>
            </w:r>
            <w:r w:rsidRPr="00AF35DE">
              <w:rPr>
                <w:rFonts w:ascii="Helvetica" w:hAnsi="Helvetica"/>
                <w:sz w:val="22"/>
                <w:szCs w:val="22"/>
                <w:lang w:val="en-AU"/>
              </w:rPr>
            </w:r>
            <w:r w:rsidRPr="00AF35D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F35DE" w:rsidRDefault="00313E08" w:rsidP="00044293">
            <w:pPr>
              <w:pStyle w:val="TrainingEval-Table"/>
              <w:spacing w:after="80"/>
              <w:rPr>
                <w:rFonts w:ascii="Helvetica" w:hAnsi="Helvetica"/>
                <w:sz w:val="22"/>
                <w:szCs w:val="22"/>
                <w:lang w:val="en-AU"/>
              </w:rPr>
            </w:pPr>
            <w:r w:rsidRPr="00AF35DE">
              <w:rPr>
                <w:rFonts w:ascii="Helvetica" w:hAnsi="Helvetica"/>
                <w:sz w:val="22"/>
                <w:szCs w:val="22"/>
                <w:lang w:val="en-AU"/>
              </w:rPr>
              <w:fldChar w:fldCharType="begin">
                <w:ffData>
                  <w:name w:val="Check1"/>
                  <w:enabled/>
                  <w:calcOnExit w:val="0"/>
                  <w:checkBox>
                    <w:sizeAuto/>
                    <w:default w:val="0"/>
                  </w:checkBox>
                </w:ffData>
              </w:fldChar>
            </w:r>
            <w:r w:rsidR="003578C2" w:rsidRPr="00AF35DE">
              <w:rPr>
                <w:rFonts w:ascii="Helvetica" w:hAnsi="Helvetica"/>
                <w:sz w:val="22"/>
                <w:szCs w:val="22"/>
                <w:lang w:val="en-AU"/>
              </w:rPr>
              <w:instrText xml:space="preserve"> FORMCHECKBOX </w:instrText>
            </w:r>
            <w:r w:rsidRPr="00AF35DE">
              <w:rPr>
                <w:rFonts w:ascii="Helvetica" w:hAnsi="Helvetica"/>
                <w:sz w:val="22"/>
                <w:szCs w:val="22"/>
                <w:lang w:val="en-AU"/>
              </w:rPr>
            </w:r>
            <w:r w:rsidRPr="00AF35DE">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F35DE" w:rsidRDefault="00313E08" w:rsidP="00044293">
            <w:pPr>
              <w:pStyle w:val="TrainingEval-Table"/>
              <w:spacing w:after="80"/>
              <w:rPr>
                <w:rFonts w:ascii="Helvetica" w:hAnsi="Helvetica"/>
                <w:sz w:val="22"/>
                <w:szCs w:val="22"/>
                <w:lang w:val="en-AU"/>
              </w:rPr>
            </w:pPr>
            <w:r w:rsidRPr="00AF35DE">
              <w:rPr>
                <w:rFonts w:ascii="Helvetica" w:hAnsi="Helvetica"/>
                <w:sz w:val="22"/>
                <w:szCs w:val="22"/>
                <w:lang w:val="en-AU"/>
              </w:rPr>
              <w:fldChar w:fldCharType="begin">
                <w:ffData>
                  <w:name w:val="Check1"/>
                  <w:enabled/>
                  <w:calcOnExit w:val="0"/>
                  <w:checkBox>
                    <w:sizeAuto/>
                    <w:default w:val="0"/>
                  </w:checkBox>
                </w:ffData>
              </w:fldChar>
            </w:r>
            <w:r w:rsidR="003578C2" w:rsidRPr="00AF35DE">
              <w:rPr>
                <w:rFonts w:ascii="Helvetica" w:hAnsi="Helvetica"/>
                <w:sz w:val="22"/>
                <w:szCs w:val="22"/>
                <w:lang w:val="en-AU"/>
              </w:rPr>
              <w:instrText xml:space="preserve"> FORMCHECKBOX </w:instrText>
            </w:r>
            <w:r w:rsidRPr="00AF35DE">
              <w:rPr>
                <w:rFonts w:ascii="Helvetica" w:hAnsi="Helvetica"/>
                <w:sz w:val="22"/>
                <w:szCs w:val="22"/>
                <w:lang w:val="en-AU"/>
              </w:rPr>
            </w:r>
            <w:r w:rsidRPr="00AF35DE">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AF35DE" w:rsidRDefault="00313E08" w:rsidP="00044293">
            <w:pPr>
              <w:pStyle w:val="TrainingEval-Table"/>
              <w:spacing w:after="80"/>
              <w:rPr>
                <w:rFonts w:ascii="Helvetica" w:hAnsi="Helvetica"/>
                <w:sz w:val="22"/>
                <w:szCs w:val="22"/>
                <w:lang w:val="en-AU"/>
              </w:rPr>
            </w:pPr>
            <w:r w:rsidRPr="00AF35DE">
              <w:rPr>
                <w:rFonts w:ascii="Helvetica" w:hAnsi="Helvetica"/>
                <w:sz w:val="22"/>
                <w:szCs w:val="22"/>
                <w:lang w:val="en-AU"/>
              </w:rPr>
              <w:fldChar w:fldCharType="begin">
                <w:ffData>
                  <w:name w:val="Check1"/>
                  <w:enabled/>
                  <w:calcOnExit w:val="0"/>
                  <w:checkBox>
                    <w:sizeAuto/>
                    <w:default w:val="0"/>
                  </w:checkBox>
                </w:ffData>
              </w:fldChar>
            </w:r>
            <w:r w:rsidR="003578C2" w:rsidRPr="00AF35DE">
              <w:rPr>
                <w:rFonts w:ascii="Helvetica" w:hAnsi="Helvetica"/>
                <w:sz w:val="22"/>
                <w:szCs w:val="22"/>
                <w:lang w:val="en-AU"/>
              </w:rPr>
              <w:instrText xml:space="preserve"> FORMCHECKBOX </w:instrText>
            </w:r>
            <w:r w:rsidRPr="00AF35DE">
              <w:rPr>
                <w:rFonts w:ascii="Helvetica" w:hAnsi="Helvetica"/>
                <w:sz w:val="22"/>
                <w:szCs w:val="22"/>
                <w:lang w:val="en-AU"/>
              </w:rPr>
            </w:r>
            <w:r w:rsidRPr="00AF35DE">
              <w:rPr>
                <w:rFonts w:ascii="Helvetica" w:hAnsi="Helvetica"/>
                <w:sz w:val="22"/>
                <w:szCs w:val="22"/>
                <w:lang w:val="en-AU"/>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r w:rsidR="003578C2" w:rsidRPr="00AF35DE" w:rsidTr="00044293">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F35DE" w:rsidRDefault="003578C2" w:rsidP="00044293">
            <w:pPr>
              <w:pStyle w:val="TableText"/>
              <w:rPr>
                <w:noProof w:val="0"/>
              </w:rPr>
            </w:pPr>
            <w:r w:rsidRPr="00AF35DE">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AF35DE" w:rsidRDefault="00313E08" w:rsidP="00044293">
            <w:pPr>
              <w:spacing w:before="80" w:after="80"/>
              <w:jc w:val="center"/>
            </w:pPr>
            <w:r w:rsidRPr="00AF35DE">
              <w:rPr>
                <w:rFonts w:ascii="Helvetica" w:hAnsi="Helvetica"/>
              </w:rPr>
              <w:fldChar w:fldCharType="begin">
                <w:ffData>
                  <w:name w:val="Check1"/>
                  <w:enabled/>
                  <w:calcOnExit w:val="0"/>
                  <w:checkBox>
                    <w:sizeAuto/>
                    <w:default w:val="0"/>
                  </w:checkBox>
                </w:ffData>
              </w:fldChar>
            </w:r>
            <w:r w:rsidR="003578C2" w:rsidRPr="00AF35DE">
              <w:rPr>
                <w:rFonts w:ascii="Helvetica" w:hAnsi="Helvetica"/>
              </w:rPr>
              <w:instrText xml:space="preserve"> FORMCHECKBOX </w:instrText>
            </w:r>
            <w:r w:rsidRPr="00AF35DE">
              <w:rPr>
                <w:rFonts w:ascii="Helvetica" w:hAnsi="Helvetica"/>
              </w:rPr>
            </w:r>
            <w:r w:rsidRPr="00AF35DE">
              <w:rPr>
                <w:rFonts w:ascii="Helvetica" w:hAnsi="Helvetica"/>
              </w:rPr>
              <w:fldChar w:fldCharType="end"/>
            </w:r>
          </w:p>
        </w:tc>
      </w:tr>
    </w:tbl>
    <w:p w:rsidR="00A316C4" w:rsidRPr="00AF35DE" w:rsidRDefault="00A316C4">
      <w:pPr>
        <w:rPr>
          <w:rFonts w:ascii="Helvetica" w:eastAsia="Calibri" w:hAnsi="Helvetica" w:cs="Calibri"/>
          <w:szCs w:val="16"/>
          <w:lang w:eastAsia="ar-SA"/>
        </w:rPr>
      </w:pPr>
      <w:r w:rsidRPr="00AF35DE">
        <w:br w:type="page"/>
      </w:r>
    </w:p>
    <w:p w:rsidR="001727B2" w:rsidRPr="00AF35DE" w:rsidRDefault="001727B2" w:rsidP="00572539">
      <w:pPr>
        <w:pStyle w:val="ActivityNumbered"/>
      </w:pPr>
      <w:r w:rsidRPr="00AF35DE">
        <w:lastRenderedPageBreak/>
        <w:t>The best things about this unit were:</w:t>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1727B2" w:rsidRPr="00AF35DE" w:rsidRDefault="001727B2" w:rsidP="00572539">
      <w:pPr>
        <w:pStyle w:val="ActivityNumbered"/>
      </w:pPr>
      <w:r w:rsidRPr="00AF35DE">
        <w:t>The worst things about this unit were:</w:t>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1727B2" w:rsidRPr="00AF35DE" w:rsidRDefault="001727B2" w:rsidP="00572539">
      <w:pPr>
        <w:pStyle w:val="ActivityNumbered"/>
      </w:pPr>
      <w:r w:rsidRPr="00AF35DE">
        <w:t>The things you should change in this unit are:</w:t>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FA7E23">
      <w:pPr>
        <w:pStyle w:val="ActivityRulesInsertTab"/>
        <w:ind w:left="0"/>
      </w:pPr>
      <w:r w:rsidRPr="00AF35DE">
        <w:tab/>
      </w:r>
    </w:p>
    <w:p w:rsidR="006C0B18" w:rsidRPr="00AF35DE" w:rsidRDefault="006C0B18" w:rsidP="006C0B18">
      <w:pPr>
        <w:pStyle w:val="ActivityBottom"/>
        <w:rPr>
          <w:noProof w:val="0"/>
        </w:rPr>
      </w:pPr>
    </w:p>
    <w:p w:rsidR="00FE7B57" w:rsidRPr="00AF35DE" w:rsidRDefault="00FE7B57" w:rsidP="00004BD3">
      <w:pPr>
        <w:pStyle w:val="BodyCopy"/>
        <w:rPr>
          <w:noProof w:val="0"/>
        </w:rPr>
      </w:pPr>
    </w:p>
    <w:p w:rsidR="005B38D9" w:rsidRPr="00AF35DE" w:rsidRDefault="005B38D9" w:rsidP="00281A1C">
      <w:pPr>
        <w:sectPr w:rsidR="005B38D9" w:rsidRPr="00AF35DE" w:rsidSect="00044293">
          <w:headerReference w:type="even" r:id="rId105"/>
          <w:headerReference w:type="default" r:id="rId106"/>
          <w:pgSz w:w="11906" w:h="16838" w:code="9"/>
          <w:pgMar w:top="1440" w:right="1440" w:bottom="1440" w:left="1701" w:header="709" w:footer="24" w:gutter="0"/>
          <w:cols w:space="708"/>
          <w:docGrid w:linePitch="360"/>
        </w:sectPr>
      </w:pPr>
    </w:p>
    <w:p w:rsidR="00B23814" w:rsidRPr="00AF35DE" w:rsidRDefault="00B23814" w:rsidP="001727B2">
      <w:pPr>
        <w:pStyle w:val="BodyCopy"/>
        <w:rPr>
          <w:noProof w:val="0"/>
        </w:rPr>
      </w:pPr>
    </w:p>
    <w:p w:rsidR="00065DAF" w:rsidRPr="00AF35DE" w:rsidRDefault="00065DAF">
      <w:pPr>
        <w:rPr>
          <w:rFonts w:ascii="Helvetica" w:eastAsia="Calibri" w:hAnsi="Helvetica" w:cs="Calibri"/>
          <w:szCs w:val="16"/>
          <w:lang w:eastAsia="ar-SA"/>
        </w:rPr>
      </w:pPr>
      <w:r w:rsidRPr="00AF35DE">
        <w:br w:type="page"/>
      </w:r>
    </w:p>
    <w:p w:rsidR="009933FE" w:rsidRPr="00AF35DE" w:rsidRDefault="00313E08" w:rsidP="001727B2">
      <w:pPr>
        <w:pStyle w:val="BodyCopy"/>
        <w:rPr>
          <w:noProof w:val="0"/>
        </w:rPr>
      </w:pPr>
      <w:r>
        <w:rPr>
          <w:noProof w:val="0"/>
          <w:lang w:eastAsia="en-US"/>
        </w:rPr>
        <w:lastRenderedPageBreak/>
        <w:pict>
          <v:rect id="_x0000_s1078" style="position:absolute;margin-left:-100.5pt;margin-top:-77.25pt;width:623.7pt;height:856.15pt;z-index:251688960" fillcolor="#5a5a5a [2109]"/>
        </w:pict>
      </w:r>
      <w:r w:rsidR="00E60317" w:rsidRPr="00AF35DE">
        <w:rPr>
          <w:lang w:eastAsia="en-AU"/>
        </w:rPr>
        <w:drawing>
          <wp:anchor distT="0" distB="0" distL="114300" distR="114300" simplePos="0" relativeHeight="251724800" behindDoc="0" locked="0" layoutInCell="1" allowOverlap="1">
            <wp:simplePos x="0" y="0"/>
            <wp:positionH relativeFrom="column">
              <wp:posOffset>3590386</wp:posOffset>
            </wp:positionH>
            <wp:positionV relativeFrom="paragraph">
              <wp:posOffset>8773064</wp:posOffset>
            </wp:positionV>
            <wp:extent cx="1272372" cy="569344"/>
            <wp:effectExtent l="19050" t="0" r="2540" b="0"/>
            <wp:wrapSquare wrapText="bothSides"/>
            <wp:docPr id="29"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7" cstate="print"/>
                    <a:stretch>
                      <a:fillRect/>
                    </a:stretch>
                  </pic:blipFill>
                  <pic:spPr>
                    <a:xfrm>
                      <a:off x="0" y="0"/>
                      <a:ext cx="1273810" cy="572770"/>
                    </a:xfrm>
                    <a:prstGeom prst="rect">
                      <a:avLst/>
                    </a:prstGeom>
                  </pic:spPr>
                </pic:pic>
              </a:graphicData>
            </a:graphic>
          </wp:anchor>
        </w:drawing>
      </w:r>
      <w:r w:rsidR="00E60317" w:rsidRPr="00AF35DE">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AF35DE">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8" cstate="print"/>
                    <a:stretch>
                      <a:fillRect/>
                    </a:stretch>
                  </pic:blipFill>
                  <pic:spPr>
                    <a:xfrm>
                      <a:off x="0" y="0"/>
                      <a:ext cx="2319655" cy="756920"/>
                    </a:xfrm>
                    <a:prstGeom prst="rect">
                      <a:avLst/>
                    </a:prstGeom>
                  </pic:spPr>
                </pic:pic>
              </a:graphicData>
            </a:graphic>
          </wp:anchor>
        </w:drawing>
      </w:r>
    </w:p>
    <w:sectPr w:rsidR="009933FE" w:rsidRPr="00AF35DE" w:rsidSect="00BB41F2">
      <w:headerReference w:type="even" r:id="rId109"/>
      <w:headerReference w:type="default" r:id="rId110"/>
      <w:footerReference w:type="even" r:id="rId111"/>
      <w:footerReference w:type="default" r:id="rId112"/>
      <w:pgSz w:w="11906" w:h="16838" w:code="9"/>
      <w:pgMar w:top="1440" w:right="1440" w:bottom="1440" w:left="1701" w:header="709" w:footer="15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3B8C" w:rsidRDefault="00AD3B8C" w:rsidP="00643893">
      <w:pPr>
        <w:spacing w:after="0" w:line="240" w:lineRule="auto"/>
      </w:pPr>
      <w:r>
        <w:separator/>
      </w:r>
    </w:p>
    <w:p w:rsidR="00AD3B8C" w:rsidRDefault="00AD3B8C"/>
  </w:endnote>
  <w:endnote w:type="continuationSeparator" w:id="0">
    <w:p w:rsidR="00AD3B8C" w:rsidRDefault="00AD3B8C" w:rsidP="00643893">
      <w:pPr>
        <w:spacing w:after="0" w:line="240" w:lineRule="auto"/>
      </w:pPr>
      <w:r>
        <w:continuationSeparator/>
      </w:r>
    </w:p>
    <w:p w:rsidR="00AD3B8C" w:rsidRDefault="00AD3B8C"/>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Chevin-Thin">
    <w:charset w:val="00"/>
    <w:family w:val="auto"/>
    <w:pitch w:val="variable"/>
    <w:sig w:usb0="80000027" w:usb1="00000040" w:usb2="00000000" w:usb3="00000000" w:csb0="00000001" w:csb1="00000000"/>
  </w:font>
  <w:font w:name="HelveticaNeueLT Std Lt Cn">
    <w:altName w:val="Arial"/>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Pr="005E2669" w:rsidRDefault="00655EA0" w:rsidP="005E2669">
    <w:pPr>
      <w:pStyle w:val="Footer-Right"/>
      <w:jc w:val="left"/>
      <w:rPr>
        <w:rFonts w:eastAsiaTheme="majorEastAsi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Pr="005E2669" w:rsidRDefault="00655EA0" w:rsidP="005E266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left w:val="none" w:sz="0" w:space="0" w:color="auto"/>
        <w:bottom w:val="none" w:sz="0" w:space="0" w:color="auto"/>
        <w:right w:val="none" w:sz="0" w:space="0" w:color="auto"/>
      </w:tblBorders>
      <w:tblLook w:val="04A0"/>
    </w:tblPr>
    <w:tblGrid>
      <w:gridCol w:w="8981"/>
    </w:tblGrid>
    <w:tr w:rsidR="00655EA0" w:rsidTr="00DC584E">
      <w:tc>
        <w:tcPr>
          <w:tcW w:w="8981" w:type="dxa"/>
        </w:tcPr>
        <w:p w:rsidR="00655EA0" w:rsidRPr="00DC584E" w:rsidRDefault="00655EA0" w:rsidP="00DC584E">
          <w:pPr>
            <w:pStyle w:val="Footer-Left"/>
            <w:rPr>
              <w:rFonts w:eastAsiaTheme="majorEastAsia"/>
            </w:rPr>
          </w:pPr>
          <w:r w:rsidRPr="00DC584E">
            <w:rPr>
              <w:rFonts w:eastAsiaTheme="majorEastAsia"/>
            </w:rPr>
            <w:t xml:space="preserve">© ASEAN </w:t>
          </w:r>
          <w:r>
            <w:rPr>
              <w:rFonts w:eastAsiaTheme="majorEastAsia"/>
            </w:rPr>
            <w:t>2013</w:t>
          </w:r>
        </w:p>
        <w:p w:rsidR="00655EA0" w:rsidRPr="00DC584E" w:rsidRDefault="00655EA0" w:rsidP="00DC584E">
          <w:pPr>
            <w:pStyle w:val="Footer-Left"/>
          </w:pPr>
          <w:r w:rsidRPr="00DC584E">
            <w:t>Trainee Manual</w:t>
          </w:r>
        </w:p>
        <w:p w:rsidR="00655EA0" w:rsidRDefault="00313E08" w:rsidP="00DC584E">
          <w:pPr>
            <w:pStyle w:val="Footer-Left"/>
            <w:rPr>
              <w:rFonts w:eastAsiaTheme="majorEastAsia"/>
            </w:rPr>
          </w:pPr>
          <w:fldSimple w:instr=" REF  ModuleName  \* MERGEFORMAT ">
            <w:sdt>
              <w:sdtPr>
                <w:alias w:val="Title"/>
                <w:tag w:val="Title"/>
                <w:id w:val="1179583"/>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t>Operate a fast food outlet</w:t>
                </w:r>
              </w:sdtContent>
            </w:sdt>
          </w:fldSimple>
        </w:p>
      </w:tc>
    </w:tr>
  </w:tbl>
  <w:p w:rsidR="00655EA0" w:rsidRPr="005E2669" w:rsidRDefault="00655EA0" w:rsidP="00DC584E">
    <w:pPr>
      <w:pStyle w:val="Footer-Left"/>
      <w:rPr>
        <w:rFonts w:eastAsiaTheme="majorEastAsia"/>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tblBorders>
      <w:tblLook w:val="04A0"/>
    </w:tblPr>
    <w:tblGrid>
      <w:gridCol w:w="9072"/>
    </w:tblGrid>
    <w:tr w:rsidR="00655EA0" w:rsidTr="00DC584E">
      <w:trPr>
        <w:trHeight w:val="709"/>
      </w:trPr>
      <w:tc>
        <w:tcPr>
          <w:tcW w:w="8981" w:type="dxa"/>
        </w:tcPr>
        <w:p w:rsidR="00655EA0" w:rsidRPr="00DC584E" w:rsidRDefault="00655EA0" w:rsidP="00DC584E">
          <w:pPr>
            <w:pStyle w:val="Footer-Right"/>
            <w:rPr>
              <w:rFonts w:eastAsiaTheme="majorEastAsia"/>
            </w:rPr>
          </w:pPr>
          <w:r w:rsidRPr="00DC584E">
            <w:rPr>
              <w:rFonts w:eastAsiaTheme="majorEastAsia"/>
            </w:rPr>
            <w:t xml:space="preserve">© ASEAN </w:t>
          </w:r>
          <w:r>
            <w:rPr>
              <w:rFonts w:eastAsiaTheme="majorEastAsia"/>
            </w:rPr>
            <w:t>2013</w:t>
          </w:r>
        </w:p>
        <w:p w:rsidR="00655EA0" w:rsidRPr="00DC584E" w:rsidRDefault="00655EA0" w:rsidP="00DC584E">
          <w:pPr>
            <w:pStyle w:val="Footer-Right"/>
          </w:pPr>
          <w:r w:rsidRPr="00DC584E">
            <w:t>Trainee Manual</w:t>
          </w:r>
        </w:p>
        <w:p w:rsidR="00655EA0" w:rsidRDefault="00313E08" w:rsidP="00DC584E">
          <w:pPr>
            <w:pStyle w:val="Footer-Right"/>
          </w:pPr>
          <w:fldSimple w:instr=" REF  ModuleName  \* MERGEFORMAT ">
            <w:sdt>
              <w:sdtPr>
                <w:alias w:val="Title"/>
                <w:tag w:val="Title"/>
                <w:id w:val="1179584"/>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t>Operate a fast food outlet</w:t>
                </w:r>
              </w:sdtContent>
            </w:sdt>
          </w:fldSimple>
        </w:p>
      </w:tc>
    </w:tr>
  </w:tbl>
  <w:p w:rsidR="00655EA0" w:rsidRPr="005E2669" w:rsidRDefault="00655EA0" w:rsidP="00DC584E">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969"/>
      <w:gridCol w:w="8103"/>
    </w:tblGrid>
    <w:tr w:rsidR="00655EA0" w:rsidTr="00DC584E">
      <w:trPr>
        <w:trHeight w:val="709"/>
      </w:trPr>
      <w:tc>
        <w:tcPr>
          <w:tcW w:w="959" w:type="dxa"/>
          <w:shd w:val="clear" w:color="auto" w:fill="E36C0A"/>
          <w:vAlign w:val="center"/>
        </w:tcPr>
        <w:p w:rsidR="00655EA0" w:rsidRPr="003C55D2" w:rsidRDefault="00313E08" w:rsidP="003C55D2">
          <w:pPr>
            <w:pStyle w:val="Footer-Left"/>
            <w:jc w:val="center"/>
            <w:rPr>
              <w:color w:val="FFFFFF" w:themeColor="background1"/>
            </w:rPr>
          </w:pPr>
          <w:r w:rsidRPr="003C55D2">
            <w:rPr>
              <w:color w:val="FFFFFF" w:themeColor="background1"/>
            </w:rPr>
            <w:fldChar w:fldCharType="begin"/>
          </w:r>
          <w:r w:rsidR="00655EA0" w:rsidRPr="003C55D2">
            <w:rPr>
              <w:color w:val="FFFFFF" w:themeColor="background1"/>
            </w:rPr>
            <w:instrText xml:space="preserve"> PAGE   \* MERGEFORMAT </w:instrText>
          </w:r>
          <w:r w:rsidRPr="003C55D2">
            <w:rPr>
              <w:color w:val="FFFFFF" w:themeColor="background1"/>
            </w:rPr>
            <w:fldChar w:fldCharType="separate"/>
          </w:r>
          <w:r w:rsidR="00CF41ED">
            <w:rPr>
              <w:noProof/>
              <w:color w:val="FFFFFF" w:themeColor="background1"/>
            </w:rPr>
            <w:t>60</w:t>
          </w:r>
          <w:r w:rsidRPr="003C55D2">
            <w:rPr>
              <w:color w:val="FFFFFF" w:themeColor="background1"/>
            </w:rPr>
            <w:fldChar w:fldCharType="end"/>
          </w:r>
        </w:p>
      </w:tc>
      <w:tc>
        <w:tcPr>
          <w:tcW w:w="8022" w:type="dxa"/>
        </w:tcPr>
        <w:p w:rsidR="00655EA0" w:rsidRPr="000D3B99" w:rsidRDefault="00655EA0" w:rsidP="003C55D2">
          <w:pPr>
            <w:pStyle w:val="Footer-Left"/>
            <w:rPr>
              <w:rFonts w:eastAsiaTheme="majorEastAsia"/>
            </w:rPr>
          </w:pPr>
          <w:r w:rsidRPr="000D3B99">
            <w:rPr>
              <w:rFonts w:eastAsiaTheme="majorEastAsia"/>
            </w:rPr>
            <w:t xml:space="preserve">© ASEAN </w:t>
          </w:r>
          <w:r>
            <w:rPr>
              <w:rFonts w:eastAsiaTheme="majorEastAsia"/>
            </w:rPr>
            <w:t>2013</w:t>
          </w:r>
        </w:p>
        <w:p w:rsidR="00655EA0" w:rsidRDefault="00655EA0" w:rsidP="003C55D2">
          <w:pPr>
            <w:pStyle w:val="Footer-Left"/>
          </w:pPr>
          <w:r w:rsidRPr="000D3B99">
            <w:t>Trainee Manua</w:t>
          </w:r>
          <w:r>
            <w:t>l</w:t>
          </w:r>
        </w:p>
        <w:p w:rsidR="00655EA0" w:rsidRDefault="00313E08" w:rsidP="003C55D2">
          <w:pPr>
            <w:pStyle w:val="Footer-Left"/>
          </w:pPr>
          <w:fldSimple w:instr=" REF  ModuleName  \* MERGEFORMAT ">
            <w:sdt>
              <w:sdtPr>
                <w:rPr>
                  <w:noProof/>
                  <w:kern w:val="28"/>
                  <w:lang w:eastAsia="en-US"/>
                </w:rPr>
                <w:alias w:val="Title"/>
                <w:tag w:val="Title"/>
                <w:id w:val="1179585"/>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rPr>
                    <w:noProof/>
                    <w:kern w:val="28"/>
                    <w:lang w:eastAsia="en-US"/>
                  </w:rPr>
                  <w:t>Operate a fast food outlet</w:t>
                </w:r>
              </w:sdtContent>
            </w:sdt>
          </w:fldSimple>
        </w:p>
      </w:tc>
    </w:tr>
  </w:tbl>
  <w:p w:rsidR="00655EA0" w:rsidRDefault="00655EA0" w:rsidP="00A316C4"/>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V w:val="none" w:sz="0" w:space="0" w:color="auto"/>
      </w:tblBorders>
      <w:tblLook w:val="04A0"/>
    </w:tblPr>
    <w:tblGrid>
      <w:gridCol w:w="8107"/>
      <w:gridCol w:w="965"/>
    </w:tblGrid>
    <w:tr w:rsidR="00655EA0" w:rsidTr="00DC584E">
      <w:trPr>
        <w:trHeight w:val="709"/>
      </w:trPr>
      <w:tc>
        <w:tcPr>
          <w:tcW w:w="8046" w:type="dxa"/>
        </w:tcPr>
        <w:p w:rsidR="00655EA0" w:rsidRPr="000D3B99" w:rsidRDefault="00655EA0" w:rsidP="003C55D2">
          <w:pPr>
            <w:pStyle w:val="Footer-Right"/>
            <w:rPr>
              <w:rFonts w:eastAsiaTheme="majorEastAsia"/>
            </w:rPr>
          </w:pPr>
          <w:r w:rsidRPr="000D3B99">
            <w:rPr>
              <w:rFonts w:eastAsiaTheme="majorEastAsia"/>
            </w:rPr>
            <w:t xml:space="preserve">© ASEAN </w:t>
          </w:r>
          <w:r>
            <w:rPr>
              <w:rFonts w:eastAsiaTheme="majorEastAsia"/>
            </w:rPr>
            <w:t>2013</w:t>
          </w:r>
        </w:p>
        <w:p w:rsidR="00655EA0" w:rsidRDefault="00655EA0" w:rsidP="003C55D2">
          <w:pPr>
            <w:pStyle w:val="Footer-Right"/>
          </w:pPr>
          <w:r w:rsidRPr="000D3B99">
            <w:t>Trainee Manua</w:t>
          </w:r>
          <w:r>
            <w:t>l</w:t>
          </w:r>
        </w:p>
        <w:p w:rsidR="00655EA0" w:rsidRDefault="00313E08" w:rsidP="003C55D2">
          <w:pPr>
            <w:pStyle w:val="Footer-Right"/>
          </w:pPr>
          <w:fldSimple w:instr=" REF  ModuleName  \* MERGEFORMAT ">
            <w:sdt>
              <w:sdtPr>
                <w:rPr>
                  <w:noProof/>
                  <w:kern w:val="28"/>
                  <w:lang w:eastAsia="en-US"/>
                </w:rPr>
                <w:alias w:val="Title"/>
                <w:tag w:val="Title"/>
                <w:id w:val="1179586"/>
                <w:lock w:val="sdtLocked"/>
                <w:dataBinding w:prefixMappings="xmlns:ns0='http://schemas.openxmlformats.org/package/2006/metadata/core-properties' xmlns:ns1='http://purl.org/dc/elements/1.1/'" w:xpath="/ns0:coreProperties[1]/ns1:title[1]" w:storeItemID="{6C3C8BC8-F283-45AE-878A-BAB7291924A1}"/>
                <w:text/>
              </w:sdtPr>
              <w:sdtContent>
                <w:r w:rsidR="00AF35DE" w:rsidRPr="00AF35DE">
                  <w:rPr>
                    <w:noProof/>
                    <w:kern w:val="28"/>
                    <w:lang w:eastAsia="en-US"/>
                  </w:rPr>
                  <w:t>Operate a fast food outlet</w:t>
                </w:r>
              </w:sdtContent>
            </w:sdt>
          </w:fldSimple>
        </w:p>
      </w:tc>
      <w:tc>
        <w:tcPr>
          <w:tcW w:w="958" w:type="dxa"/>
          <w:shd w:val="clear" w:color="auto" w:fill="E36C0A"/>
          <w:vAlign w:val="center"/>
        </w:tcPr>
        <w:p w:rsidR="00655EA0" w:rsidRPr="003C55D2" w:rsidRDefault="00313E08" w:rsidP="003C55D2">
          <w:pPr>
            <w:pStyle w:val="Footer-Right"/>
            <w:jc w:val="center"/>
            <w:rPr>
              <w:color w:val="FFFFFF" w:themeColor="background1"/>
            </w:rPr>
          </w:pPr>
          <w:r w:rsidRPr="003C55D2">
            <w:rPr>
              <w:color w:val="FFFFFF" w:themeColor="background1"/>
            </w:rPr>
            <w:fldChar w:fldCharType="begin"/>
          </w:r>
          <w:r w:rsidR="00655EA0" w:rsidRPr="003C55D2">
            <w:rPr>
              <w:color w:val="FFFFFF" w:themeColor="background1"/>
            </w:rPr>
            <w:instrText xml:space="preserve"> PAGE   \* MERGEFORMAT </w:instrText>
          </w:r>
          <w:r w:rsidRPr="003C55D2">
            <w:rPr>
              <w:color w:val="FFFFFF" w:themeColor="background1"/>
            </w:rPr>
            <w:fldChar w:fldCharType="separate"/>
          </w:r>
          <w:r w:rsidR="00CF41ED">
            <w:rPr>
              <w:noProof/>
              <w:color w:val="FFFFFF" w:themeColor="background1"/>
            </w:rPr>
            <w:t>59</w:t>
          </w:r>
          <w:r w:rsidRPr="003C55D2">
            <w:rPr>
              <w:color w:val="FFFFFF" w:themeColor="background1"/>
            </w:rPr>
            <w:fldChar w:fldCharType="end"/>
          </w:r>
        </w:p>
      </w:tc>
    </w:tr>
  </w:tbl>
  <w:p w:rsidR="00655EA0" w:rsidRDefault="00655EA0" w:rsidP="00DF72CB"/>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Default="00655EA0"/>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Default="00655EA0"/>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3B8C" w:rsidRDefault="00AD3B8C" w:rsidP="00643893">
      <w:pPr>
        <w:spacing w:after="0" w:line="240" w:lineRule="auto"/>
      </w:pPr>
      <w:r>
        <w:separator/>
      </w:r>
    </w:p>
    <w:p w:rsidR="00AD3B8C" w:rsidRDefault="00AD3B8C"/>
  </w:footnote>
  <w:footnote w:type="continuationSeparator" w:id="0">
    <w:p w:rsidR="00AD3B8C" w:rsidRDefault="00AD3B8C" w:rsidP="00643893">
      <w:pPr>
        <w:spacing w:after="0" w:line="240" w:lineRule="auto"/>
      </w:pPr>
      <w:r>
        <w:continuationSeparator/>
      </w:r>
    </w:p>
    <w:p w:rsidR="00AD3B8C" w:rsidRDefault="00AD3B8C"/>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2828"/>
      <w:gridCol w:w="6244"/>
    </w:tblGrid>
    <w:tr w:rsidR="00655EA0" w:rsidTr="00DC584E">
      <w:trPr>
        <w:trHeight w:val="552"/>
      </w:trPr>
      <w:tc>
        <w:tcPr>
          <w:tcW w:w="2835" w:type="dxa"/>
          <w:shd w:val="clear" w:color="auto" w:fill="E36C0A" w:themeFill="accent6" w:themeFillShade="BF"/>
          <w:vAlign w:val="center"/>
        </w:tcPr>
        <w:p w:rsidR="00655EA0" w:rsidRPr="00906BAC" w:rsidRDefault="00655EA0" w:rsidP="00A457C8">
          <w:pPr>
            <w:pStyle w:val="Header-Left"/>
          </w:pPr>
          <w:r w:rsidRPr="004F633F">
            <w:t>Introduction</w:t>
          </w:r>
          <w:r>
            <w:t xml:space="preserve"> to trainee manual</w:t>
          </w:r>
        </w:p>
      </w:tc>
      <w:tc>
        <w:tcPr>
          <w:tcW w:w="6270" w:type="dxa"/>
        </w:tcPr>
        <w:p w:rsidR="00655EA0" w:rsidRDefault="00655EA0">
          <w:pPr>
            <w:pStyle w:val="Header"/>
          </w:pPr>
        </w:p>
      </w:tc>
    </w:tr>
  </w:tbl>
  <w:p w:rsidR="00655EA0" w:rsidRDefault="00655E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6260"/>
      <w:gridCol w:w="2812"/>
    </w:tblGrid>
    <w:tr w:rsidR="00655EA0" w:rsidTr="00DC584E">
      <w:trPr>
        <w:trHeight w:val="552"/>
      </w:trPr>
      <w:tc>
        <w:tcPr>
          <w:tcW w:w="6345" w:type="dxa"/>
          <w:tcBorders>
            <w:top w:val="nil"/>
            <w:left w:val="nil"/>
            <w:right w:val="nil"/>
          </w:tcBorders>
        </w:tcPr>
        <w:p w:rsidR="00655EA0" w:rsidRDefault="00655EA0">
          <w:pPr>
            <w:pStyle w:val="Header"/>
          </w:pPr>
        </w:p>
      </w:tc>
      <w:tc>
        <w:tcPr>
          <w:tcW w:w="2835" w:type="dxa"/>
          <w:tcBorders>
            <w:top w:val="nil"/>
            <w:left w:val="nil"/>
            <w:right w:val="nil"/>
          </w:tcBorders>
          <w:shd w:val="clear" w:color="auto" w:fill="E36C0A" w:themeFill="accent6" w:themeFillShade="BF"/>
          <w:vAlign w:val="center"/>
        </w:tcPr>
        <w:p w:rsidR="00655EA0" w:rsidRPr="00906BAC" w:rsidRDefault="00655EA0" w:rsidP="00A457C8">
          <w:pPr>
            <w:pStyle w:val="Header-Right"/>
            <w:rPr>
              <w:szCs w:val="18"/>
            </w:rPr>
          </w:pPr>
          <w:r w:rsidRPr="004F633F">
            <w:t>Introduction</w:t>
          </w:r>
          <w:r>
            <w:t xml:space="preserve"> to trainee manual</w:t>
          </w:r>
        </w:p>
      </w:tc>
    </w:tr>
  </w:tbl>
  <w:p w:rsidR="00655EA0" w:rsidRDefault="00655EA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547"/>
      <w:gridCol w:w="7525"/>
    </w:tblGrid>
    <w:tr w:rsidR="00655EA0" w:rsidTr="003162B8">
      <w:trPr>
        <w:trHeight w:val="552"/>
      </w:trPr>
      <w:tc>
        <w:tcPr>
          <w:tcW w:w="1503" w:type="dxa"/>
          <w:shd w:val="clear" w:color="auto" w:fill="E36C0A" w:themeFill="accent6" w:themeFillShade="BF"/>
          <w:vAlign w:val="center"/>
        </w:tcPr>
        <w:p w:rsidR="00655EA0" w:rsidRPr="00906BAC" w:rsidRDefault="00655EA0" w:rsidP="00A457C8">
          <w:pPr>
            <w:pStyle w:val="Header-Left"/>
          </w:pPr>
          <w:r>
            <w:rPr>
              <w:rFonts w:eastAsia="Calibri"/>
            </w:rPr>
            <w:t>Unit descriptor</w:t>
          </w:r>
        </w:p>
      </w:tc>
      <w:tc>
        <w:tcPr>
          <w:tcW w:w="7313" w:type="dxa"/>
        </w:tcPr>
        <w:p w:rsidR="00655EA0" w:rsidRDefault="00655EA0">
          <w:pPr>
            <w:pStyle w:val="Header"/>
          </w:pPr>
        </w:p>
      </w:tc>
    </w:tr>
  </w:tbl>
  <w:p w:rsidR="00655EA0" w:rsidRDefault="00655EA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555"/>
      <w:gridCol w:w="1517"/>
    </w:tblGrid>
    <w:tr w:rsidR="00655EA0" w:rsidTr="0048074F">
      <w:trPr>
        <w:trHeight w:val="552"/>
      </w:trPr>
      <w:tc>
        <w:tcPr>
          <w:tcW w:w="7479" w:type="dxa"/>
          <w:tcBorders>
            <w:top w:val="nil"/>
            <w:left w:val="nil"/>
            <w:right w:val="nil"/>
          </w:tcBorders>
        </w:tcPr>
        <w:p w:rsidR="00655EA0" w:rsidRDefault="00655EA0">
          <w:pPr>
            <w:pStyle w:val="Header"/>
          </w:pPr>
        </w:p>
      </w:tc>
      <w:tc>
        <w:tcPr>
          <w:tcW w:w="1502" w:type="dxa"/>
          <w:tcBorders>
            <w:top w:val="nil"/>
            <w:left w:val="nil"/>
            <w:right w:val="nil"/>
          </w:tcBorders>
          <w:shd w:val="clear" w:color="auto" w:fill="E36C0A" w:themeFill="accent6" w:themeFillShade="BF"/>
          <w:vAlign w:val="center"/>
        </w:tcPr>
        <w:p w:rsidR="00655EA0" w:rsidRPr="00906BAC" w:rsidRDefault="00655EA0" w:rsidP="00A457C8">
          <w:pPr>
            <w:pStyle w:val="Header-Right"/>
            <w:rPr>
              <w:szCs w:val="18"/>
            </w:rPr>
          </w:pPr>
          <w:r>
            <w:rPr>
              <w:rFonts w:eastAsia="Calibri"/>
            </w:rPr>
            <w:t>Unit descriptor</w:t>
          </w:r>
        </w:p>
      </w:tc>
    </w:tr>
  </w:tbl>
  <w:p w:rsidR="00655EA0" w:rsidRDefault="00655EA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957"/>
      <w:gridCol w:w="7115"/>
    </w:tblGrid>
    <w:tr w:rsidR="00655EA0" w:rsidTr="003162B8">
      <w:trPr>
        <w:trHeight w:val="552"/>
      </w:trPr>
      <w:tc>
        <w:tcPr>
          <w:tcW w:w="1945" w:type="dxa"/>
          <w:tcBorders>
            <w:top w:val="nil"/>
            <w:bottom w:val="single" w:sz="4" w:space="0" w:color="auto"/>
          </w:tcBorders>
          <w:shd w:val="clear" w:color="auto" w:fill="E36C0A" w:themeFill="accent6" w:themeFillShade="BF"/>
          <w:vAlign w:val="center"/>
        </w:tcPr>
        <w:p w:rsidR="00655EA0" w:rsidRPr="008F02DC" w:rsidRDefault="00655EA0" w:rsidP="000D3B99">
          <w:pPr>
            <w:pStyle w:val="Header-Left"/>
          </w:pPr>
          <w:r>
            <w:rPr>
              <w:rFonts w:eastAsia="Calibri"/>
            </w:rPr>
            <w:t>Assessment matrix</w:t>
          </w:r>
        </w:p>
      </w:tc>
      <w:tc>
        <w:tcPr>
          <w:tcW w:w="7073" w:type="dxa"/>
          <w:tcBorders>
            <w:top w:val="nil"/>
            <w:bottom w:val="single" w:sz="4" w:space="0" w:color="auto"/>
          </w:tcBorders>
        </w:tcPr>
        <w:p w:rsidR="00655EA0" w:rsidRDefault="00655EA0" w:rsidP="000D3B99">
          <w:pPr>
            <w:pStyle w:val="Header-Left"/>
          </w:pPr>
        </w:p>
      </w:tc>
    </w:tr>
  </w:tbl>
  <w:p w:rsidR="00655EA0" w:rsidRDefault="00655EA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109"/>
      <w:gridCol w:w="1963"/>
    </w:tblGrid>
    <w:tr w:rsidR="00655EA0" w:rsidTr="0048074F">
      <w:trPr>
        <w:trHeight w:val="552"/>
      </w:trPr>
      <w:tc>
        <w:tcPr>
          <w:tcW w:w="7038" w:type="dxa"/>
          <w:tcBorders>
            <w:top w:val="nil"/>
            <w:left w:val="nil"/>
            <w:right w:val="nil"/>
          </w:tcBorders>
        </w:tcPr>
        <w:p w:rsidR="00655EA0" w:rsidRDefault="00655EA0">
          <w:pPr>
            <w:pStyle w:val="Header"/>
          </w:pPr>
        </w:p>
      </w:tc>
      <w:tc>
        <w:tcPr>
          <w:tcW w:w="1943" w:type="dxa"/>
          <w:tcBorders>
            <w:top w:val="nil"/>
            <w:left w:val="nil"/>
            <w:right w:val="nil"/>
          </w:tcBorders>
          <w:shd w:val="clear" w:color="auto" w:fill="E36C0A" w:themeFill="accent6" w:themeFillShade="BF"/>
          <w:vAlign w:val="center"/>
        </w:tcPr>
        <w:p w:rsidR="00655EA0" w:rsidRPr="00003E4F" w:rsidRDefault="00655EA0" w:rsidP="00E71DE9">
          <w:pPr>
            <w:pStyle w:val="Header-Right"/>
            <w:jc w:val="center"/>
            <w:rPr>
              <w:szCs w:val="18"/>
            </w:rPr>
          </w:pPr>
          <w:r>
            <w:rPr>
              <w:rFonts w:eastAsia="Calibri"/>
            </w:rPr>
            <w:t>Assessment matrix</w:t>
          </w:r>
        </w:p>
      </w:tc>
    </w:tr>
  </w:tbl>
  <w:p w:rsidR="00655EA0" w:rsidRDefault="00655EA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ook w:val="04A0"/>
    </w:tblPr>
    <w:tblGrid>
      <w:gridCol w:w="1141"/>
      <w:gridCol w:w="7931"/>
    </w:tblGrid>
    <w:tr w:rsidR="00655EA0" w:rsidTr="003162B8">
      <w:trPr>
        <w:trHeight w:val="552"/>
      </w:trPr>
      <w:tc>
        <w:tcPr>
          <w:tcW w:w="1134" w:type="dxa"/>
          <w:shd w:val="clear" w:color="auto" w:fill="E36C0A" w:themeFill="accent6" w:themeFillShade="BF"/>
          <w:vAlign w:val="center"/>
        </w:tcPr>
        <w:p w:rsidR="00655EA0" w:rsidRPr="008F02DC" w:rsidRDefault="00655EA0" w:rsidP="00BB41F2">
          <w:pPr>
            <w:pStyle w:val="Header-Left"/>
          </w:pPr>
          <w:r>
            <w:rPr>
              <w:rFonts w:eastAsia="Calibri"/>
            </w:rPr>
            <w:t>Glossary</w:t>
          </w:r>
        </w:p>
      </w:tc>
      <w:tc>
        <w:tcPr>
          <w:tcW w:w="7883" w:type="dxa"/>
        </w:tcPr>
        <w:p w:rsidR="00655EA0" w:rsidRDefault="00655EA0">
          <w:pPr>
            <w:pStyle w:val="Header"/>
          </w:pPr>
        </w:p>
      </w:tc>
    </w:tr>
  </w:tbl>
  <w:p w:rsidR="00655EA0" w:rsidRDefault="00655EA0">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Look w:val="04A0"/>
    </w:tblPr>
    <w:tblGrid>
      <w:gridCol w:w="7938"/>
      <w:gridCol w:w="1134"/>
    </w:tblGrid>
    <w:tr w:rsidR="00655EA0" w:rsidTr="003162B8">
      <w:trPr>
        <w:trHeight w:val="552"/>
      </w:trPr>
      <w:tc>
        <w:tcPr>
          <w:tcW w:w="7938" w:type="dxa"/>
          <w:tcBorders>
            <w:top w:val="nil"/>
            <w:left w:val="nil"/>
            <w:right w:val="nil"/>
          </w:tcBorders>
        </w:tcPr>
        <w:p w:rsidR="00655EA0" w:rsidRDefault="00655EA0">
          <w:pPr>
            <w:pStyle w:val="Header"/>
          </w:pPr>
        </w:p>
      </w:tc>
      <w:tc>
        <w:tcPr>
          <w:tcW w:w="1134" w:type="dxa"/>
          <w:tcBorders>
            <w:top w:val="nil"/>
            <w:left w:val="nil"/>
            <w:right w:val="nil"/>
          </w:tcBorders>
          <w:shd w:val="clear" w:color="auto" w:fill="E36C0A" w:themeFill="accent6" w:themeFillShade="BF"/>
          <w:vAlign w:val="center"/>
        </w:tcPr>
        <w:p w:rsidR="00655EA0" w:rsidRPr="00003E4F" w:rsidRDefault="00655EA0" w:rsidP="00BB41F2">
          <w:pPr>
            <w:pStyle w:val="Header-Right"/>
            <w:rPr>
              <w:szCs w:val="18"/>
            </w:rPr>
          </w:pPr>
          <w:r>
            <w:rPr>
              <w:rFonts w:eastAsia="Calibri"/>
            </w:rPr>
            <w:t>Glossary</w:t>
          </w:r>
        </w:p>
      </w:tc>
    </w:tr>
  </w:tbl>
  <w:p w:rsidR="00655EA0" w:rsidRDefault="00655EA0">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543"/>
      <w:gridCol w:w="6529"/>
    </w:tblGrid>
    <w:tr w:rsidR="00655EA0" w:rsidRPr="00577D3A" w:rsidTr="00E123E2">
      <w:trPr>
        <w:trHeight w:val="550"/>
      </w:trPr>
      <w:tc>
        <w:tcPr>
          <w:tcW w:w="2552" w:type="dxa"/>
          <w:shd w:val="clear" w:color="auto" w:fill="E36C0A" w:themeFill="accent6" w:themeFillShade="BF"/>
          <w:vAlign w:val="center"/>
        </w:tcPr>
        <w:p w:rsidR="00655EA0" w:rsidRPr="00577D3A" w:rsidRDefault="00655EA0" w:rsidP="00326643">
          <w:pPr>
            <w:pStyle w:val="Header-Left"/>
          </w:pPr>
          <w:r>
            <w:t>Operating a fast food outlet</w:t>
          </w:r>
        </w:p>
      </w:tc>
      <w:tc>
        <w:tcPr>
          <w:tcW w:w="6554" w:type="dxa"/>
          <w:vAlign w:val="center"/>
        </w:tcPr>
        <w:p w:rsidR="00655EA0" w:rsidRPr="00577D3A" w:rsidRDefault="00655EA0" w:rsidP="00577D3A">
          <w:pPr>
            <w:pStyle w:val="Header-Left"/>
          </w:pPr>
        </w:p>
      </w:tc>
    </w:tr>
  </w:tbl>
  <w:p w:rsidR="00655EA0" w:rsidRDefault="00655EA0">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549"/>
      <w:gridCol w:w="2523"/>
    </w:tblGrid>
    <w:tr w:rsidR="00655EA0" w:rsidRPr="00577D3A" w:rsidTr="00E123E2">
      <w:trPr>
        <w:trHeight w:val="550"/>
      </w:trPr>
      <w:tc>
        <w:tcPr>
          <w:tcW w:w="6629" w:type="dxa"/>
        </w:tcPr>
        <w:p w:rsidR="00655EA0" w:rsidRPr="00577D3A" w:rsidRDefault="00655EA0" w:rsidP="00577D3A">
          <w:pPr>
            <w:pStyle w:val="Header-Right"/>
          </w:pPr>
        </w:p>
      </w:tc>
      <w:tc>
        <w:tcPr>
          <w:tcW w:w="2552" w:type="dxa"/>
          <w:shd w:val="clear" w:color="auto" w:fill="E36C0A" w:themeFill="accent6" w:themeFillShade="BF"/>
          <w:vAlign w:val="center"/>
        </w:tcPr>
        <w:p w:rsidR="00655EA0" w:rsidRPr="00577D3A" w:rsidRDefault="00655EA0" w:rsidP="00326643">
          <w:pPr>
            <w:pStyle w:val="Header-Right"/>
          </w:pPr>
          <w:r>
            <w:t>Operating a fast food outlet</w:t>
          </w:r>
        </w:p>
      </w:tc>
    </w:tr>
  </w:tbl>
  <w:p w:rsidR="00655EA0" w:rsidRDefault="00655EA0">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464"/>
      <w:gridCol w:w="5608"/>
    </w:tblGrid>
    <w:tr w:rsidR="00655EA0" w:rsidRPr="00577D3A" w:rsidTr="003162B8">
      <w:trPr>
        <w:trHeight w:val="550"/>
      </w:trPr>
      <w:tc>
        <w:tcPr>
          <w:tcW w:w="3436" w:type="dxa"/>
          <w:shd w:val="clear" w:color="auto" w:fill="E36C0A" w:themeFill="accent6" w:themeFillShade="BF"/>
          <w:vAlign w:val="center"/>
        </w:tcPr>
        <w:p w:rsidR="00655EA0" w:rsidRPr="00577D3A" w:rsidRDefault="00655EA0" w:rsidP="00326643">
          <w:pPr>
            <w:pStyle w:val="Header-Left"/>
          </w:pPr>
          <w:r w:rsidRPr="00843B15">
            <w:t xml:space="preserve">Element 1: </w:t>
          </w:r>
          <w:fldSimple w:instr=" REF  Element1  \* MERGEFORMAT ">
            <w:sdt>
              <w:sdtPr>
                <w:alias w:val="Element 1"/>
                <w:tag w:val="Element 1"/>
                <w:id w:val="1179587"/>
                <w:lock w:val="sdtLocked"/>
                <w:placeholder>
                  <w:docPart w:val="D3BCB29A142B4628885682B5700DAADF"/>
                </w:placeholder>
              </w:sdtPr>
              <w:sdtContent>
                <w:r w:rsidR="00AF35DE" w:rsidRPr="00AF35DE">
                  <w:t>Plan for fast food production</w:t>
                </w:r>
              </w:sdtContent>
            </w:sdt>
          </w:fldSimple>
        </w:p>
      </w:tc>
      <w:tc>
        <w:tcPr>
          <w:tcW w:w="5562" w:type="dxa"/>
          <w:vAlign w:val="center"/>
        </w:tcPr>
        <w:p w:rsidR="00655EA0" w:rsidRPr="00577D3A" w:rsidRDefault="00655EA0" w:rsidP="00577D3A">
          <w:pPr>
            <w:pStyle w:val="Header-Left"/>
          </w:pPr>
        </w:p>
      </w:tc>
    </w:tr>
  </w:tbl>
  <w:p w:rsidR="00655EA0" w:rsidRDefault="00655EA0">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637"/>
      <w:gridCol w:w="3435"/>
    </w:tblGrid>
    <w:tr w:rsidR="00655EA0" w:rsidRPr="00577D3A" w:rsidTr="00277256">
      <w:trPr>
        <w:trHeight w:val="550"/>
      </w:trPr>
      <w:tc>
        <w:tcPr>
          <w:tcW w:w="5637" w:type="dxa"/>
        </w:tcPr>
        <w:p w:rsidR="00655EA0" w:rsidRPr="00577D3A" w:rsidRDefault="00655EA0" w:rsidP="00577D3A">
          <w:pPr>
            <w:pStyle w:val="Header-Right"/>
          </w:pPr>
        </w:p>
      </w:tc>
      <w:tc>
        <w:tcPr>
          <w:tcW w:w="3435" w:type="dxa"/>
          <w:shd w:val="clear" w:color="auto" w:fill="E36C0A" w:themeFill="accent6" w:themeFillShade="BF"/>
          <w:vAlign w:val="center"/>
        </w:tcPr>
        <w:p w:rsidR="00655EA0" w:rsidRPr="00577D3A" w:rsidRDefault="00655EA0" w:rsidP="00326643">
          <w:pPr>
            <w:pStyle w:val="Header-Right"/>
          </w:pPr>
          <w:r w:rsidRPr="00BB41F2">
            <w:t>Element</w:t>
          </w:r>
          <w:r w:rsidRPr="00843B15">
            <w:t xml:space="preserve"> 1: </w:t>
          </w:r>
          <w:fldSimple w:instr=" REF  Element1 ">
            <w:sdt>
              <w:sdtPr>
                <w:alias w:val="Element 1"/>
                <w:tag w:val="Element 1"/>
                <w:id w:val="1179588"/>
                <w:lock w:val="sdtLocked"/>
                <w:placeholder>
                  <w:docPart w:val="E0C737E6FB9C4382B4FDB3666FC2BCEE"/>
                </w:placeholder>
              </w:sdtPr>
              <w:sdtContent>
                <w:r w:rsidR="00AF35DE" w:rsidRPr="00AF35DE">
                  <w:t>Plan for fast food production</w:t>
                </w:r>
              </w:sdtContent>
            </w:sdt>
          </w:fldSimple>
        </w:p>
      </w:tc>
    </w:tr>
  </w:tbl>
  <w:p w:rsidR="00655EA0" w:rsidRDefault="00655EA0">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5059"/>
      <w:gridCol w:w="4013"/>
    </w:tblGrid>
    <w:tr w:rsidR="00655EA0" w:rsidRPr="00577D3A" w:rsidTr="003162B8">
      <w:trPr>
        <w:trHeight w:val="550"/>
      </w:trPr>
      <w:tc>
        <w:tcPr>
          <w:tcW w:w="5046" w:type="dxa"/>
          <w:shd w:val="clear" w:color="auto" w:fill="E36C0A" w:themeFill="accent6" w:themeFillShade="BF"/>
          <w:vAlign w:val="center"/>
        </w:tcPr>
        <w:p w:rsidR="00655EA0" w:rsidRPr="00577D3A" w:rsidRDefault="00655EA0" w:rsidP="00326643">
          <w:pPr>
            <w:pStyle w:val="Header-Left"/>
          </w:pPr>
          <w:r w:rsidRPr="00843B15">
            <w:t xml:space="preserve">Element 2: </w:t>
          </w:r>
          <w:fldSimple w:instr=" REF  Element2  \* MERGEFORMAT ">
            <w:sdt>
              <w:sdtPr>
                <w:alias w:val="Element 2"/>
                <w:tag w:val="Element 2"/>
                <w:id w:val="1179589"/>
                <w:lock w:val="sdtLocked"/>
                <w:placeholder>
                  <w:docPart w:val="2A7186BC2FBA465191FA9A7512D247A9"/>
                </w:placeholder>
              </w:sdtPr>
              <w:sdtContent>
                <w:r w:rsidR="00AF35DE" w:rsidRPr="00AF35DE">
                  <w:t>Prepare, cook and hold items for fast food outlet</w:t>
                </w:r>
              </w:sdtContent>
            </w:sdt>
          </w:fldSimple>
        </w:p>
      </w:tc>
      <w:tc>
        <w:tcPr>
          <w:tcW w:w="4002" w:type="dxa"/>
          <w:vAlign w:val="center"/>
        </w:tcPr>
        <w:p w:rsidR="00655EA0" w:rsidRPr="00577D3A" w:rsidRDefault="00655EA0" w:rsidP="00577D3A">
          <w:pPr>
            <w:pStyle w:val="Header-Left"/>
          </w:pPr>
        </w:p>
      </w:tc>
    </w:tr>
  </w:tbl>
  <w:p w:rsidR="00655EA0" w:rsidRDefault="00655EA0">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976"/>
      <w:gridCol w:w="5096"/>
    </w:tblGrid>
    <w:tr w:rsidR="00655EA0" w:rsidRPr="00577D3A" w:rsidTr="0004309A">
      <w:trPr>
        <w:trHeight w:val="550"/>
      </w:trPr>
      <w:tc>
        <w:tcPr>
          <w:tcW w:w="3936" w:type="dxa"/>
        </w:tcPr>
        <w:p w:rsidR="00655EA0" w:rsidRPr="00577D3A" w:rsidRDefault="00655EA0" w:rsidP="00577D3A">
          <w:pPr>
            <w:pStyle w:val="Header-Right"/>
          </w:pPr>
        </w:p>
      </w:tc>
      <w:tc>
        <w:tcPr>
          <w:tcW w:w="5045" w:type="dxa"/>
          <w:shd w:val="clear" w:color="auto" w:fill="E36C0A" w:themeFill="accent6" w:themeFillShade="BF"/>
          <w:vAlign w:val="center"/>
        </w:tcPr>
        <w:p w:rsidR="00655EA0" w:rsidRPr="00577D3A" w:rsidRDefault="00655EA0" w:rsidP="00326643">
          <w:pPr>
            <w:pStyle w:val="Header-Right"/>
          </w:pPr>
          <w:r w:rsidRPr="00843B15">
            <w:t xml:space="preserve">Element 2: </w:t>
          </w:r>
          <w:fldSimple w:instr=" REF  Element2 ">
            <w:sdt>
              <w:sdtPr>
                <w:alias w:val="Element 2"/>
                <w:tag w:val="Element 2"/>
                <w:id w:val="1179590"/>
                <w:lock w:val="sdtLocked"/>
                <w:placeholder>
                  <w:docPart w:val="35DD159A368C4A6BB5ECAC6A97D5C361"/>
                </w:placeholder>
              </w:sdtPr>
              <w:sdtContent>
                <w:r w:rsidR="00AF35DE" w:rsidRPr="00AF35DE">
                  <w:t>Prepare, cook and hold items for fast food outlet</w:t>
                </w:r>
              </w:sdtContent>
            </w:sdt>
          </w:fldSimple>
        </w:p>
      </w:tc>
    </w:tr>
  </w:tbl>
  <w:p w:rsidR="00655EA0" w:rsidRDefault="00655EA0">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270"/>
      <w:gridCol w:w="5802"/>
    </w:tblGrid>
    <w:tr w:rsidR="00655EA0" w:rsidRPr="00577D3A" w:rsidTr="003162B8">
      <w:trPr>
        <w:trHeight w:val="550"/>
      </w:trPr>
      <w:tc>
        <w:tcPr>
          <w:tcW w:w="3294" w:type="dxa"/>
          <w:shd w:val="clear" w:color="auto" w:fill="E36C0A" w:themeFill="accent6" w:themeFillShade="BF"/>
          <w:vAlign w:val="center"/>
        </w:tcPr>
        <w:p w:rsidR="00655EA0" w:rsidRPr="00577D3A" w:rsidRDefault="00655EA0" w:rsidP="00C84946">
          <w:pPr>
            <w:pStyle w:val="Header-Left"/>
          </w:pPr>
          <w:r>
            <w:t>Element 3</w:t>
          </w:r>
          <w:r w:rsidRPr="00843B15">
            <w:t xml:space="preserve">: </w:t>
          </w:r>
          <w:fldSimple w:instr=" REF  Element3  \* MERGEFORMAT ">
            <w:sdt>
              <w:sdtPr>
                <w:alias w:val="Element 3"/>
                <w:tag w:val="Element 3"/>
                <w:id w:val="1179591"/>
                <w:lock w:val="sdtLocked"/>
                <w:placeholder>
                  <w:docPart w:val="6AF7C24751E244FA86309C6E4E551FB3"/>
                </w:placeholder>
              </w:sdtPr>
              <w:sdtContent>
                <w:r w:rsidR="00AF35DE" w:rsidRPr="00AF35DE">
                  <w:t>Provide fast food service</w:t>
                </w:r>
              </w:sdtContent>
            </w:sdt>
          </w:fldSimple>
        </w:p>
      </w:tc>
      <w:tc>
        <w:tcPr>
          <w:tcW w:w="5845" w:type="dxa"/>
          <w:vAlign w:val="center"/>
        </w:tcPr>
        <w:p w:rsidR="00655EA0" w:rsidRPr="00577D3A" w:rsidRDefault="00655EA0" w:rsidP="00577D3A">
          <w:pPr>
            <w:pStyle w:val="Header-Left"/>
          </w:pPr>
        </w:p>
      </w:tc>
    </w:tr>
  </w:tbl>
  <w:p w:rsidR="00655EA0" w:rsidRDefault="00655EA0">
    <w:pPr>
      <w:pStyle w:val="Head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5778"/>
      <w:gridCol w:w="3294"/>
    </w:tblGrid>
    <w:tr w:rsidR="00655EA0" w:rsidRPr="00577D3A" w:rsidTr="0004309A">
      <w:trPr>
        <w:trHeight w:val="550"/>
      </w:trPr>
      <w:tc>
        <w:tcPr>
          <w:tcW w:w="5778" w:type="dxa"/>
        </w:tcPr>
        <w:p w:rsidR="00655EA0" w:rsidRPr="00577D3A" w:rsidRDefault="00655EA0" w:rsidP="00577D3A">
          <w:pPr>
            <w:pStyle w:val="Header-Right"/>
          </w:pPr>
        </w:p>
      </w:tc>
      <w:tc>
        <w:tcPr>
          <w:tcW w:w="3294" w:type="dxa"/>
          <w:shd w:val="clear" w:color="auto" w:fill="E36C0A" w:themeFill="accent6" w:themeFillShade="BF"/>
          <w:vAlign w:val="center"/>
        </w:tcPr>
        <w:p w:rsidR="00655EA0" w:rsidRPr="00577D3A" w:rsidRDefault="00655EA0" w:rsidP="00C84946">
          <w:pPr>
            <w:pStyle w:val="Header-Right"/>
          </w:pPr>
          <w:r>
            <w:t>Element 3</w:t>
          </w:r>
          <w:r w:rsidRPr="00843B15">
            <w:t xml:space="preserve">: </w:t>
          </w:r>
          <w:fldSimple w:instr=" REF  Element3 ">
            <w:sdt>
              <w:sdtPr>
                <w:alias w:val="Element 3"/>
                <w:tag w:val="Element 3"/>
                <w:id w:val="1179592"/>
                <w:lock w:val="sdtLocked"/>
                <w:placeholder>
                  <w:docPart w:val="777E9CC25FEB4FDC9280F26ED59FFBA3"/>
                </w:placeholder>
              </w:sdtPr>
              <w:sdtContent>
                <w:r w:rsidR="00AF35DE" w:rsidRPr="00AF35DE">
                  <w:t>Provide fast food service</w:t>
                </w:r>
              </w:sdtContent>
            </w:sdt>
          </w:fldSimple>
        </w:p>
      </w:tc>
    </w:tr>
  </w:tbl>
  <w:p w:rsidR="00655EA0" w:rsidRDefault="00655EA0">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3175"/>
      <w:gridCol w:w="5897"/>
    </w:tblGrid>
    <w:tr w:rsidR="00655EA0" w:rsidRPr="00577D3A" w:rsidTr="003162B8">
      <w:trPr>
        <w:trHeight w:val="550"/>
      </w:trPr>
      <w:tc>
        <w:tcPr>
          <w:tcW w:w="3022" w:type="dxa"/>
          <w:shd w:val="clear" w:color="auto" w:fill="E36C0A" w:themeFill="accent6" w:themeFillShade="BF"/>
          <w:vAlign w:val="center"/>
        </w:tcPr>
        <w:p w:rsidR="00655EA0" w:rsidRPr="00577D3A" w:rsidRDefault="00655EA0" w:rsidP="00C84946">
          <w:pPr>
            <w:pStyle w:val="Header-Left"/>
          </w:pPr>
          <w:r w:rsidRPr="00843B15">
            <w:t xml:space="preserve">Element </w:t>
          </w:r>
          <w:r>
            <w:t>4</w:t>
          </w:r>
          <w:r w:rsidRPr="00843B15">
            <w:t xml:space="preserve">: </w:t>
          </w:r>
          <w:fldSimple w:instr=" REF  Element4  \* MERGEFORMAT ">
            <w:sdt>
              <w:sdtPr>
                <w:alias w:val="Element 4"/>
                <w:id w:val="1179593"/>
                <w:lock w:val="sdtLocked"/>
                <w:placeholder>
                  <w:docPart w:val="AF75C1EE9F0F4DB399FA1B6A29BDE106"/>
                </w:placeholder>
              </w:sdtPr>
              <w:sdtContent>
                <w:r w:rsidR="00AF35DE" w:rsidRPr="00AF35DE">
                  <w:t>Maintain fast food outlet</w:t>
                </w:r>
              </w:sdtContent>
            </w:sdt>
          </w:fldSimple>
        </w:p>
      </w:tc>
      <w:tc>
        <w:tcPr>
          <w:tcW w:w="5612" w:type="dxa"/>
          <w:vAlign w:val="center"/>
        </w:tcPr>
        <w:p w:rsidR="00655EA0" w:rsidRPr="00577D3A" w:rsidRDefault="00655EA0" w:rsidP="00577D3A">
          <w:pPr>
            <w:pStyle w:val="Header-Left"/>
          </w:pPr>
        </w:p>
      </w:tc>
    </w:tr>
  </w:tbl>
  <w:p w:rsidR="00655EA0" w:rsidRDefault="00655EA0">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18"/>
      <w:gridCol w:w="3054"/>
    </w:tblGrid>
    <w:tr w:rsidR="00655EA0" w:rsidRPr="00577D3A" w:rsidTr="0004309A">
      <w:trPr>
        <w:trHeight w:val="550"/>
      </w:trPr>
      <w:tc>
        <w:tcPr>
          <w:tcW w:w="5958" w:type="dxa"/>
        </w:tcPr>
        <w:p w:rsidR="00655EA0" w:rsidRPr="00577D3A" w:rsidRDefault="00655EA0" w:rsidP="00577D3A">
          <w:pPr>
            <w:pStyle w:val="Header-Right"/>
          </w:pPr>
        </w:p>
      </w:tc>
      <w:tc>
        <w:tcPr>
          <w:tcW w:w="3023" w:type="dxa"/>
          <w:shd w:val="clear" w:color="auto" w:fill="E36C0A" w:themeFill="accent6" w:themeFillShade="BF"/>
          <w:vAlign w:val="center"/>
        </w:tcPr>
        <w:p w:rsidR="00655EA0" w:rsidRPr="00577D3A" w:rsidRDefault="00655EA0" w:rsidP="00C84946">
          <w:pPr>
            <w:pStyle w:val="Header-Right"/>
          </w:pPr>
          <w:r w:rsidRPr="00843B15">
            <w:t xml:space="preserve">Element </w:t>
          </w:r>
          <w:r>
            <w:t>4</w:t>
          </w:r>
          <w:r w:rsidRPr="00843B15">
            <w:t xml:space="preserve">: </w:t>
          </w:r>
          <w:fldSimple w:instr=" REF  Element4 ">
            <w:sdt>
              <w:sdtPr>
                <w:alias w:val="Element 4"/>
                <w:id w:val="1179594"/>
                <w:lock w:val="sdtLocked"/>
                <w:placeholder>
                  <w:docPart w:val="95EDCC973D5740F7885A20DC80110888"/>
                </w:placeholder>
              </w:sdtPr>
              <w:sdtContent>
                <w:r w:rsidR="00AF35DE" w:rsidRPr="00AF35DE">
                  <w:t>Maintain fast food outlet</w:t>
                </w:r>
              </w:sdtContent>
            </w:sdt>
          </w:fldSimple>
        </w:p>
      </w:tc>
    </w:tr>
  </w:tbl>
  <w:p w:rsidR="00655EA0" w:rsidRDefault="00655EA0">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634"/>
      <w:gridCol w:w="6438"/>
    </w:tblGrid>
    <w:tr w:rsidR="00655EA0" w:rsidRPr="00577D3A" w:rsidTr="003162B8">
      <w:trPr>
        <w:trHeight w:val="550"/>
      </w:trPr>
      <w:tc>
        <w:tcPr>
          <w:tcW w:w="2586" w:type="dxa"/>
          <w:shd w:val="clear" w:color="auto" w:fill="E36C0A" w:themeFill="accent6" w:themeFillShade="BF"/>
          <w:vAlign w:val="center"/>
        </w:tcPr>
        <w:p w:rsidR="00655EA0" w:rsidRPr="00577D3A" w:rsidRDefault="00655EA0" w:rsidP="00C84946">
          <w:pPr>
            <w:pStyle w:val="Header-Left"/>
          </w:pPr>
          <w:r w:rsidRPr="00843B15">
            <w:t xml:space="preserve">Element </w:t>
          </w:r>
          <w:r>
            <w:t>5</w:t>
          </w:r>
          <w:r w:rsidRPr="00843B15">
            <w:t xml:space="preserve">: </w:t>
          </w:r>
          <w:fldSimple w:instr=" REF  Element5  \* MERGEFORMAT ">
            <w:sdt>
              <w:sdtPr>
                <w:alias w:val="Element 5"/>
                <w:tag w:val="Element 5"/>
                <w:id w:val="1179595"/>
                <w:lock w:val="sdtLocked"/>
                <w:placeholder>
                  <w:docPart w:val="E1DBC8AE47F6424DB205DC8048F03A6F"/>
                </w:placeholder>
              </w:sdtPr>
              <w:sdtContent>
                <w:r w:rsidR="00AF35DE" w:rsidRPr="00AF35DE">
                  <w:t>Store food items</w:t>
                </w:r>
              </w:sdtContent>
            </w:sdt>
          </w:fldSimple>
        </w:p>
      </w:tc>
      <w:tc>
        <w:tcPr>
          <w:tcW w:w="6321" w:type="dxa"/>
          <w:vAlign w:val="center"/>
        </w:tcPr>
        <w:p w:rsidR="00655EA0" w:rsidRPr="00577D3A" w:rsidRDefault="00655EA0" w:rsidP="00577D3A">
          <w:pPr>
            <w:pStyle w:val="Header-Left"/>
          </w:pPr>
        </w:p>
      </w:tc>
    </w:tr>
  </w:tbl>
  <w:p w:rsidR="00655EA0" w:rsidRDefault="00655EA0">
    <w:pPr>
      <w:pStyle w:val="Heade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87"/>
      <w:gridCol w:w="2585"/>
    </w:tblGrid>
    <w:tr w:rsidR="00655EA0" w:rsidRPr="00577D3A" w:rsidTr="00173B40">
      <w:trPr>
        <w:trHeight w:val="550"/>
      </w:trPr>
      <w:tc>
        <w:tcPr>
          <w:tcW w:w="6487" w:type="dxa"/>
        </w:tcPr>
        <w:p w:rsidR="00655EA0" w:rsidRPr="00577D3A" w:rsidRDefault="00655EA0" w:rsidP="00577D3A">
          <w:pPr>
            <w:pStyle w:val="Header-Right"/>
          </w:pPr>
        </w:p>
      </w:tc>
      <w:tc>
        <w:tcPr>
          <w:tcW w:w="2585" w:type="dxa"/>
          <w:shd w:val="clear" w:color="auto" w:fill="E36C0A" w:themeFill="accent6" w:themeFillShade="BF"/>
          <w:vAlign w:val="center"/>
        </w:tcPr>
        <w:p w:rsidR="00655EA0" w:rsidRPr="00577D3A" w:rsidRDefault="00655EA0" w:rsidP="00C84946">
          <w:pPr>
            <w:pStyle w:val="Header-Right"/>
          </w:pPr>
          <w:r w:rsidRPr="00843B15">
            <w:t xml:space="preserve">Element </w:t>
          </w:r>
          <w:r>
            <w:t>5</w:t>
          </w:r>
          <w:r w:rsidRPr="00843B15">
            <w:t xml:space="preserve">: </w:t>
          </w:r>
          <w:fldSimple w:instr=" REF  Element5 ">
            <w:sdt>
              <w:sdtPr>
                <w:alias w:val="Element 5"/>
                <w:tag w:val="Element 5"/>
                <w:id w:val="1179596"/>
                <w:lock w:val="sdtLocked"/>
                <w:placeholder>
                  <w:docPart w:val="FC3031BE9C69487ABCFDC70DF74753E7"/>
                </w:placeholder>
              </w:sdtPr>
              <w:sdtContent>
                <w:r w:rsidR="00AF35DE" w:rsidRPr="00AF35DE">
                  <w:t>Store food items</w:t>
                </w:r>
              </w:sdtContent>
            </w:sdt>
          </w:fldSimple>
        </w:p>
      </w:tc>
    </w:tr>
  </w:tbl>
  <w:p w:rsidR="00655EA0" w:rsidRDefault="00655EA0">
    <w:pPr>
      <w:pStyle w:val="Heade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464"/>
      <w:gridCol w:w="6608"/>
    </w:tblGrid>
    <w:tr w:rsidR="00655EA0" w:rsidRPr="00173B40" w:rsidTr="003162B8">
      <w:trPr>
        <w:trHeight w:val="550"/>
      </w:trPr>
      <w:tc>
        <w:tcPr>
          <w:tcW w:w="2444" w:type="dxa"/>
          <w:shd w:val="clear" w:color="auto" w:fill="E36C0A" w:themeFill="accent6" w:themeFillShade="BF"/>
          <w:vAlign w:val="center"/>
        </w:tcPr>
        <w:p w:rsidR="00655EA0" w:rsidRPr="00173B40" w:rsidRDefault="00655EA0" w:rsidP="00173B40">
          <w:pPr>
            <w:pStyle w:val="Header-Left"/>
          </w:pPr>
          <w:r w:rsidRPr="00173B40">
            <w:t>Presentation of written work</w:t>
          </w:r>
        </w:p>
      </w:tc>
      <w:tc>
        <w:tcPr>
          <w:tcW w:w="6554" w:type="dxa"/>
          <w:vAlign w:val="center"/>
        </w:tcPr>
        <w:p w:rsidR="00655EA0" w:rsidRPr="00173B40" w:rsidRDefault="00655EA0" w:rsidP="00173B40">
          <w:pPr>
            <w:pStyle w:val="Header-Left"/>
          </w:pPr>
        </w:p>
      </w:tc>
    </w:tr>
  </w:tbl>
  <w:p w:rsidR="00655EA0" w:rsidRDefault="00655EA0">
    <w:pPr>
      <w:pStyle w:val="Heade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629"/>
      <w:gridCol w:w="2443"/>
    </w:tblGrid>
    <w:tr w:rsidR="00655EA0" w:rsidRPr="00577D3A" w:rsidTr="00173B40">
      <w:trPr>
        <w:trHeight w:val="550"/>
      </w:trPr>
      <w:tc>
        <w:tcPr>
          <w:tcW w:w="6629" w:type="dxa"/>
        </w:tcPr>
        <w:p w:rsidR="00655EA0" w:rsidRPr="00577D3A" w:rsidRDefault="00655EA0" w:rsidP="00577D3A">
          <w:pPr>
            <w:pStyle w:val="Header-Right"/>
          </w:pPr>
        </w:p>
      </w:tc>
      <w:tc>
        <w:tcPr>
          <w:tcW w:w="2443" w:type="dxa"/>
          <w:shd w:val="clear" w:color="auto" w:fill="E36C0A" w:themeFill="accent6" w:themeFillShade="BF"/>
          <w:vAlign w:val="center"/>
        </w:tcPr>
        <w:p w:rsidR="00655EA0" w:rsidRPr="00577D3A" w:rsidRDefault="00655EA0" w:rsidP="00173B40">
          <w:pPr>
            <w:pStyle w:val="Header-Right"/>
          </w:pPr>
          <w:r>
            <w:t>Presentation of written work</w:t>
          </w:r>
        </w:p>
      </w:tc>
    </w:tr>
  </w:tbl>
  <w:p w:rsidR="00655EA0" w:rsidRDefault="00655EA0">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178"/>
      <w:gridCol w:w="6894"/>
    </w:tblGrid>
    <w:tr w:rsidR="00655EA0" w:rsidRPr="00173B40" w:rsidTr="003162B8">
      <w:trPr>
        <w:trHeight w:val="550"/>
      </w:trPr>
      <w:tc>
        <w:tcPr>
          <w:tcW w:w="2160" w:type="dxa"/>
          <w:shd w:val="clear" w:color="auto" w:fill="E36C0A" w:themeFill="accent6" w:themeFillShade="BF"/>
          <w:vAlign w:val="center"/>
        </w:tcPr>
        <w:p w:rsidR="00655EA0" w:rsidRPr="00173B40" w:rsidRDefault="00655EA0" w:rsidP="00173B40">
          <w:pPr>
            <w:pStyle w:val="Header-Left"/>
          </w:pPr>
          <w:r w:rsidRPr="00173B40">
            <w:t>Recommended reading</w:t>
          </w:r>
        </w:p>
      </w:tc>
      <w:tc>
        <w:tcPr>
          <w:tcW w:w="6837" w:type="dxa"/>
          <w:vAlign w:val="center"/>
        </w:tcPr>
        <w:p w:rsidR="00655EA0" w:rsidRPr="00173B40" w:rsidRDefault="00655EA0" w:rsidP="00173B40">
          <w:pPr>
            <w:pStyle w:val="Header-Left"/>
          </w:pPr>
        </w:p>
      </w:tc>
    </w:tr>
  </w:tbl>
  <w:p w:rsidR="00655EA0" w:rsidRDefault="00655EA0">
    <w:pPr>
      <w:pStyle w:val="Heade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912"/>
      <w:gridCol w:w="2160"/>
    </w:tblGrid>
    <w:tr w:rsidR="00655EA0" w:rsidRPr="00577D3A" w:rsidTr="00173B40">
      <w:trPr>
        <w:trHeight w:val="550"/>
      </w:trPr>
      <w:tc>
        <w:tcPr>
          <w:tcW w:w="6912" w:type="dxa"/>
        </w:tcPr>
        <w:p w:rsidR="00655EA0" w:rsidRPr="00577D3A" w:rsidRDefault="00655EA0" w:rsidP="00577D3A">
          <w:pPr>
            <w:pStyle w:val="Header-Right"/>
          </w:pPr>
        </w:p>
      </w:tc>
      <w:tc>
        <w:tcPr>
          <w:tcW w:w="2160" w:type="dxa"/>
          <w:shd w:val="clear" w:color="auto" w:fill="E36C0A" w:themeFill="accent6" w:themeFillShade="BF"/>
          <w:vAlign w:val="center"/>
        </w:tcPr>
        <w:p w:rsidR="00655EA0" w:rsidRPr="00577D3A" w:rsidRDefault="00655EA0" w:rsidP="00A457C8">
          <w:pPr>
            <w:pStyle w:val="Header-Right"/>
          </w:pPr>
          <w:r w:rsidRPr="00A457C8">
            <w:t>Recommended</w:t>
          </w:r>
          <w:r>
            <w:t xml:space="preserve"> reading</w:t>
          </w:r>
        </w:p>
      </w:tc>
    </w:tr>
  </w:tbl>
  <w:p w:rsidR="00655EA0" w:rsidRDefault="00655EA0">
    <w:pPr>
      <w:pStyle w:val="Heade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tblPr>
    <w:tblGrid>
      <w:gridCol w:w="2286"/>
      <w:gridCol w:w="6786"/>
    </w:tblGrid>
    <w:tr w:rsidR="00655EA0" w:rsidRPr="00173B40" w:rsidTr="003162B8">
      <w:trPr>
        <w:trHeight w:val="550"/>
      </w:trPr>
      <w:tc>
        <w:tcPr>
          <w:tcW w:w="2302" w:type="dxa"/>
          <w:shd w:val="clear" w:color="auto" w:fill="E36C0A" w:themeFill="accent6" w:themeFillShade="BF"/>
          <w:vAlign w:val="center"/>
        </w:tcPr>
        <w:p w:rsidR="00655EA0" w:rsidRPr="00173B40" w:rsidRDefault="00655EA0" w:rsidP="00173B40">
          <w:pPr>
            <w:pStyle w:val="Header-Left"/>
          </w:pPr>
          <w:r w:rsidRPr="00173B40">
            <w:t>Trainee evaluation sheet</w:t>
          </w:r>
        </w:p>
      </w:tc>
      <w:tc>
        <w:tcPr>
          <w:tcW w:w="6837" w:type="dxa"/>
          <w:vAlign w:val="center"/>
        </w:tcPr>
        <w:p w:rsidR="00655EA0" w:rsidRPr="00173B40" w:rsidRDefault="00655EA0" w:rsidP="00173B40">
          <w:pPr>
            <w:pStyle w:val="Header-Left"/>
          </w:pPr>
        </w:p>
      </w:tc>
    </w:tr>
  </w:tbl>
  <w:p w:rsidR="00655EA0" w:rsidRDefault="00655EA0">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771"/>
      <w:gridCol w:w="2301"/>
    </w:tblGrid>
    <w:tr w:rsidR="00655EA0" w:rsidRPr="00577D3A" w:rsidTr="00173B40">
      <w:trPr>
        <w:trHeight w:val="550"/>
      </w:trPr>
      <w:tc>
        <w:tcPr>
          <w:tcW w:w="6771" w:type="dxa"/>
        </w:tcPr>
        <w:p w:rsidR="00655EA0" w:rsidRPr="00577D3A" w:rsidRDefault="00655EA0" w:rsidP="00577D3A">
          <w:pPr>
            <w:pStyle w:val="Header-Right"/>
          </w:pPr>
        </w:p>
      </w:tc>
      <w:tc>
        <w:tcPr>
          <w:tcW w:w="2301" w:type="dxa"/>
          <w:shd w:val="clear" w:color="auto" w:fill="E36C0A" w:themeFill="accent6" w:themeFillShade="BF"/>
          <w:vAlign w:val="center"/>
        </w:tcPr>
        <w:p w:rsidR="00655EA0" w:rsidRPr="00577D3A" w:rsidRDefault="00655EA0" w:rsidP="00A457C8">
          <w:pPr>
            <w:pStyle w:val="Header-Right"/>
          </w:pPr>
          <w:r>
            <w:t xml:space="preserve">Trainee </w:t>
          </w:r>
          <w:r w:rsidRPr="00A457C8">
            <w:t>evaluation</w:t>
          </w:r>
          <w:r>
            <w:t xml:space="preserve"> sheet</w:t>
          </w:r>
        </w:p>
      </w:tc>
    </w:tr>
  </w:tbl>
  <w:p w:rsidR="00655EA0" w:rsidRDefault="00655EA0">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Default="00655EA0">
    <w:pPr>
      <w:pStyle w:val="Heade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5EA0" w:rsidRDefault="00655EA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0F8000F8"/>
    <w:lvl w:ilvl="0">
      <w:start w:val="1"/>
      <w:numFmt w:val="decimal"/>
      <w:lvlText w:val="%1."/>
      <w:lvlJc w:val="left"/>
      <w:pPr>
        <w:tabs>
          <w:tab w:val="num" w:pos="1492"/>
        </w:tabs>
        <w:ind w:left="1492" w:hanging="360"/>
      </w:pPr>
    </w:lvl>
  </w:abstractNum>
  <w:abstractNum w:abstractNumId="1">
    <w:nsid w:val="FFFFFF7D"/>
    <w:multiLevelType w:val="singleLevel"/>
    <w:tmpl w:val="84622280"/>
    <w:lvl w:ilvl="0">
      <w:start w:val="1"/>
      <w:numFmt w:val="decimal"/>
      <w:lvlText w:val="%1."/>
      <w:lvlJc w:val="left"/>
      <w:pPr>
        <w:tabs>
          <w:tab w:val="num" w:pos="1209"/>
        </w:tabs>
        <w:ind w:left="1209" w:hanging="360"/>
      </w:pPr>
    </w:lvl>
  </w:abstractNum>
  <w:abstractNum w:abstractNumId="2">
    <w:nsid w:val="FFFFFF7E"/>
    <w:multiLevelType w:val="singleLevel"/>
    <w:tmpl w:val="66CE52A0"/>
    <w:lvl w:ilvl="0">
      <w:start w:val="1"/>
      <w:numFmt w:val="decimal"/>
      <w:lvlText w:val="%1."/>
      <w:lvlJc w:val="left"/>
      <w:pPr>
        <w:tabs>
          <w:tab w:val="num" w:pos="926"/>
        </w:tabs>
        <w:ind w:left="926" w:hanging="360"/>
      </w:pPr>
    </w:lvl>
  </w:abstractNum>
  <w:abstractNum w:abstractNumId="3">
    <w:nsid w:val="FFFFFF7F"/>
    <w:multiLevelType w:val="singleLevel"/>
    <w:tmpl w:val="F74829F2"/>
    <w:lvl w:ilvl="0">
      <w:start w:val="1"/>
      <w:numFmt w:val="decimal"/>
      <w:lvlText w:val="%1."/>
      <w:lvlJc w:val="left"/>
      <w:pPr>
        <w:tabs>
          <w:tab w:val="num" w:pos="643"/>
        </w:tabs>
        <w:ind w:left="643" w:hanging="360"/>
      </w:pPr>
    </w:lvl>
  </w:abstractNum>
  <w:abstractNum w:abstractNumId="4">
    <w:nsid w:val="FFFFFF80"/>
    <w:multiLevelType w:val="singleLevel"/>
    <w:tmpl w:val="C71ADB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67A102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A0A62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3F4CC3BE"/>
    <w:lvl w:ilvl="0">
      <w:start w:val="1"/>
      <w:numFmt w:val="decimal"/>
      <w:lvlText w:val="%1."/>
      <w:lvlJc w:val="left"/>
      <w:pPr>
        <w:tabs>
          <w:tab w:val="num" w:pos="360"/>
        </w:tabs>
        <w:ind w:left="360" w:hanging="360"/>
      </w:pPr>
    </w:lvl>
  </w:abstractNum>
  <w:abstractNum w:abstractNumId="9">
    <w:nsid w:val="FFFFFF89"/>
    <w:multiLevelType w:val="singleLevel"/>
    <w:tmpl w:val="8A72D83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2E24C68"/>
    <w:multiLevelType w:val="multilevel"/>
    <w:tmpl w:val="0602E3C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1AA26A1F"/>
    <w:multiLevelType w:val="hybridMultilevel"/>
    <w:tmpl w:val="0380A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690C6F7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1">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335D3A39"/>
    <w:multiLevelType w:val="hybridMultilevel"/>
    <w:tmpl w:val="DA2C44F8"/>
    <w:lvl w:ilvl="0" w:tplc="B2B6A7BC">
      <w:start w:val="1"/>
      <w:numFmt w:val="bullet"/>
      <w:pStyle w:val="ActivityBullet2"/>
      <w:lvlText w:val=""/>
      <w:lvlJc w:val="left"/>
      <w:pPr>
        <w:ind w:left="1230" w:hanging="360"/>
      </w:pPr>
      <w:rPr>
        <w:rFonts w:ascii="Wingdings" w:hAnsi="Wingding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3">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6CD689C"/>
    <w:multiLevelType w:val="hybridMultilevel"/>
    <w:tmpl w:val="CC9E5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9">
    <w:nsid w:val="4E2C20C3"/>
    <w:multiLevelType w:val="multilevel"/>
    <w:tmpl w:val="9BAEDE0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1">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3">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4">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5">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EAA134A"/>
    <w:multiLevelType w:val="hybridMultilevel"/>
    <w:tmpl w:val="EE68D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7A4CC0"/>
    <w:multiLevelType w:val="hybridMultilevel"/>
    <w:tmpl w:val="64E4EF22"/>
    <w:lvl w:ilvl="0" w:tplc="A6E2D124">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5"/>
  </w:num>
  <w:num w:numId="2">
    <w:abstractNumId w:val="7"/>
  </w:num>
  <w:num w:numId="3">
    <w:abstractNumId w:val="21"/>
  </w:num>
  <w:num w:numId="4">
    <w:abstractNumId w:val="13"/>
  </w:num>
  <w:num w:numId="5">
    <w:abstractNumId w:val="14"/>
  </w:num>
  <w:num w:numId="6">
    <w:abstractNumId w:val="32"/>
  </w:num>
  <w:num w:numId="7">
    <w:abstractNumId w:val="37"/>
  </w:num>
  <w:num w:numId="8">
    <w:abstractNumId w:val="33"/>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6"/>
  </w:num>
  <w:num w:numId="19">
    <w:abstractNumId w:val="28"/>
  </w:num>
  <w:num w:numId="20">
    <w:abstractNumId w:val="30"/>
  </w:num>
  <w:num w:numId="21">
    <w:abstractNumId w:val="10"/>
  </w:num>
  <w:num w:numId="22">
    <w:abstractNumId w:val="12"/>
  </w:num>
  <w:num w:numId="23">
    <w:abstractNumId w:val="23"/>
  </w:num>
  <w:num w:numId="24">
    <w:abstractNumId w:val="34"/>
  </w:num>
  <w:num w:numId="25">
    <w:abstractNumId w:val="31"/>
  </w:num>
  <w:num w:numId="26">
    <w:abstractNumId w:val="19"/>
  </w:num>
  <w:num w:numId="27">
    <w:abstractNumId w:val="20"/>
  </w:num>
  <w:num w:numId="28">
    <w:abstractNumId w:val="24"/>
  </w:num>
  <w:num w:numId="29">
    <w:abstractNumId w:val="35"/>
  </w:num>
  <w:num w:numId="30">
    <w:abstractNumId w:val="39"/>
  </w:num>
  <w:num w:numId="31">
    <w:abstractNumId w:val="27"/>
  </w:num>
  <w:num w:numId="32">
    <w:abstractNumId w:val="18"/>
  </w:num>
  <w:num w:numId="33">
    <w:abstractNumId w:val="17"/>
  </w:num>
  <w:num w:numId="34">
    <w:abstractNumId w:val="11"/>
  </w:num>
  <w:num w:numId="35">
    <w:abstractNumId w:val="29"/>
  </w:num>
  <w:num w:numId="36">
    <w:abstractNumId w:val="16"/>
  </w:num>
  <w:num w:numId="37">
    <w:abstractNumId w:val="26"/>
  </w:num>
  <w:num w:numId="38">
    <w:abstractNumId w:val="15"/>
  </w:num>
  <w:num w:numId="39">
    <w:abstractNumId w:val="38"/>
  </w:num>
  <w:num w:numId="40">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proofState w:spelling="clean" w:grammar="clean"/>
  <w:stylePaneFormatFilter w:val="1024"/>
  <w:trackRevisions/>
  <w:documentProtection w:formatting="1" w:enforcement="0"/>
  <w:defaultTabStop w:val="720"/>
  <w:evenAndOddHeaders/>
  <w:drawingGridHorizontalSpacing w:val="110"/>
  <w:displayHorizontalDrawingGridEvery w:val="2"/>
  <w:characterSpacingControl w:val="doNotCompress"/>
  <w:hdrShapeDefaults>
    <o:shapedefaults v:ext="edit" spidmax="270338">
      <o:colormenu v:ext="edit" fillcolor="none [2109]"/>
    </o:shapedefaults>
  </w:hdrShapeDefaults>
  <w:footnotePr>
    <w:footnote w:id="-1"/>
    <w:footnote w:id="0"/>
  </w:footnotePr>
  <w:endnotePr>
    <w:endnote w:id="-1"/>
    <w:endnote w:id="0"/>
  </w:endnotePr>
  <w:compat>
    <w:useFELayout/>
  </w:compat>
  <w:rsids>
    <w:rsidRoot w:val="00662FC3"/>
    <w:rsid w:val="00003BE0"/>
    <w:rsid w:val="00003E4F"/>
    <w:rsid w:val="00004BD3"/>
    <w:rsid w:val="000212D1"/>
    <w:rsid w:val="00030530"/>
    <w:rsid w:val="00030D2E"/>
    <w:rsid w:val="000337AD"/>
    <w:rsid w:val="00041AA7"/>
    <w:rsid w:val="0004309A"/>
    <w:rsid w:val="00044293"/>
    <w:rsid w:val="000452CB"/>
    <w:rsid w:val="00052A7C"/>
    <w:rsid w:val="0005726B"/>
    <w:rsid w:val="00065DAF"/>
    <w:rsid w:val="00077251"/>
    <w:rsid w:val="00087D6D"/>
    <w:rsid w:val="00090FF9"/>
    <w:rsid w:val="000978E0"/>
    <w:rsid w:val="000A0568"/>
    <w:rsid w:val="000A522C"/>
    <w:rsid w:val="000B1B2C"/>
    <w:rsid w:val="000B508C"/>
    <w:rsid w:val="000B6A8D"/>
    <w:rsid w:val="000C0213"/>
    <w:rsid w:val="000C036E"/>
    <w:rsid w:val="000C0FA5"/>
    <w:rsid w:val="000C6630"/>
    <w:rsid w:val="000C726B"/>
    <w:rsid w:val="000D3B99"/>
    <w:rsid w:val="000E1190"/>
    <w:rsid w:val="000E2BE0"/>
    <w:rsid w:val="000F215A"/>
    <w:rsid w:val="000F22C6"/>
    <w:rsid w:val="000F345B"/>
    <w:rsid w:val="000F53B0"/>
    <w:rsid w:val="0010206B"/>
    <w:rsid w:val="00104331"/>
    <w:rsid w:val="00106EF8"/>
    <w:rsid w:val="001118B6"/>
    <w:rsid w:val="001161A0"/>
    <w:rsid w:val="00133D39"/>
    <w:rsid w:val="0014726A"/>
    <w:rsid w:val="00157C9E"/>
    <w:rsid w:val="00164DE5"/>
    <w:rsid w:val="001727B2"/>
    <w:rsid w:val="00173B40"/>
    <w:rsid w:val="00174E61"/>
    <w:rsid w:val="001813B7"/>
    <w:rsid w:val="001855B3"/>
    <w:rsid w:val="0018699A"/>
    <w:rsid w:val="00187108"/>
    <w:rsid w:val="00194B42"/>
    <w:rsid w:val="00195B19"/>
    <w:rsid w:val="001A28D3"/>
    <w:rsid w:val="001A369D"/>
    <w:rsid w:val="001A6B60"/>
    <w:rsid w:val="001B352A"/>
    <w:rsid w:val="001B52CF"/>
    <w:rsid w:val="001B6362"/>
    <w:rsid w:val="001C75A9"/>
    <w:rsid w:val="001D0D6E"/>
    <w:rsid w:val="001D4BFE"/>
    <w:rsid w:val="001D62D5"/>
    <w:rsid w:val="001E2877"/>
    <w:rsid w:val="001E47E6"/>
    <w:rsid w:val="001E67EB"/>
    <w:rsid w:val="001F05CE"/>
    <w:rsid w:val="001F3F75"/>
    <w:rsid w:val="001F7225"/>
    <w:rsid w:val="002020D1"/>
    <w:rsid w:val="00203ED9"/>
    <w:rsid w:val="002100A0"/>
    <w:rsid w:val="0021401A"/>
    <w:rsid w:val="00216EE6"/>
    <w:rsid w:val="0022088B"/>
    <w:rsid w:val="00220E55"/>
    <w:rsid w:val="00233923"/>
    <w:rsid w:val="00234016"/>
    <w:rsid w:val="00236FD3"/>
    <w:rsid w:val="0023722E"/>
    <w:rsid w:val="00244873"/>
    <w:rsid w:val="002468A5"/>
    <w:rsid w:val="00254CCC"/>
    <w:rsid w:val="00272857"/>
    <w:rsid w:val="002748BE"/>
    <w:rsid w:val="002758F8"/>
    <w:rsid w:val="00277256"/>
    <w:rsid w:val="00281A1C"/>
    <w:rsid w:val="002842CD"/>
    <w:rsid w:val="00287ABF"/>
    <w:rsid w:val="00291255"/>
    <w:rsid w:val="00292B74"/>
    <w:rsid w:val="00292CA1"/>
    <w:rsid w:val="00293ADD"/>
    <w:rsid w:val="00295FC7"/>
    <w:rsid w:val="002962FE"/>
    <w:rsid w:val="00297D1F"/>
    <w:rsid w:val="002A3161"/>
    <w:rsid w:val="002A61F7"/>
    <w:rsid w:val="002B0269"/>
    <w:rsid w:val="002B39F1"/>
    <w:rsid w:val="002C11D0"/>
    <w:rsid w:val="002C661B"/>
    <w:rsid w:val="002C6A95"/>
    <w:rsid w:val="002E2DA0"/>
    <w:rsid w:val="002F64B6"/>
    <w:rsid w:val="00304ACB"/>
    <w:rsid w:val="00305692"/>
    <w:rsid w:val="00313E08"/>
    <w:rsid w:val="003153B0"/>
    <w:rsid w:val="003162B8"/>
    <w:rsid w:val="003168C9"/>
    <w:rsid w:val="003239D8"/>
    <w:rsid w:val="00326643"/>
    <w:rsid w:val="0032748A"/>
    <w:rsid w:val="00331C28"/>
    <w:rsid w:val="003342B4"/>
    <w:rsid w:val="0033630B"/>
    <w:rsid w:val="00340AEE"/>
    <w:rsid w:val="00342D85"/>
    <w:rsid w:val="00343F30"/>
    <w:rsid w:val="003502E0"/>
    <w:rsid w:val="0035141C"/>
    <w:rsid w:val="003526F3"/>
    <w:rsid w:val="00352874"/>
    <w:rsid w:val="003578C2"/>
    <w:rsid w:val="00361FA3"/>
    <w:rsid w:val="003625A3"/>
    <w:rsid w:val="00362CBD"/>
    <w:rsid w:val="00370F34"/>
    <w:rsid w:val="00372091"/>
    <w:rsid w:val="0037657A"/>
    <w:rsid w:val="00376D15"/>
    <w:rsid w:val="0037794E"/>
    <w:rsid w:val="00383063"/>
    <w:rsid w:val="003914E8"/>
    <w:rsid w:val="0039693A"/>
    <w:rsid w:val="003A4A52"/>
    <w:rsid w:val="003A643E"/>
    <w:rsid w:val="003B1C36"/>
    <w:rsid w:val="003B33B6"/>
    <w:rsid w:val="003B41F6"/>
    <w:rsid w:val="003C45BC"/>
    <w:rsid w:val="003C55D2"/>
    <w:rsid w:val="003C7D19"/>
    <w:rsid w:val="003D39CD"/>
    <w:rsid w:val="003F504C"/>
    <w:rsid w:val="00401B01"/>
    <w:rsid w:val="00405BE0"/>
    <w:rsid w:val="00407F1E"/>
    <w:rsid w:val="004108E4"/>
    <w:rsid w:val="004165FE"/>
    <w:rsid w:val="004228F9"/>
    <w:rsid w:val="004252A5"/>
    <w:rsid w:val="00425659"/>
    <w:rsid w:val="004256EB"/>
    <w:rsid w:val="00430F75"/>
    <w:rsid w:val="004340D2"/>
    <w:rsid w:val="004357C7"/>
    <w:rsid w:val="00436C2E"/>
    <w:rsid w:val="00436D2F"/>
    <w:rsid w:val="00440AF4"/>
    <w:rsid w:val="00453D77"/>
    <w:rsid w:val="0045666D"/>
    <w:rsid w:val="00457A04"/>
    <w:rsid w:val="0046605B"/>
    <w:rsid w:val="004672A2"/>
    <w:rsid w:val="00470BCA"/>
    <w:rsid w:val="004736BB"/>
    <w:rsid w:val="0047484F"/>
    <w:rsid w:val="00475101"/>
    <w:rsid w:val="0048074F"/>
    <w:rsid w:val="00482F41"/>
    <w:rsid w:val="00490699"/>
    <w:rsid w:val="004A0E42"/>
    <w:rsid w:val="004A2095"/>
    <w:rsid w:val="004A6EA6"/>
    <w:rsid w:val="004B317A"/>
    <w:rsid w:val="004B3FB2"/>
    <w:rsid w:val="004B4615"/>
    <w:rsid w:val="004B75EE"/>
    <w:rsid w:val="004C1970"/>
    <w:rsid w:val="004C221A"/>
    <w:rsid w:val="004C5237"/>
    <w:rsid w:val="004C561F"/>
    <w:rsid w:val="004D064E"/>
    <w:rsid w:val="004D6C63"/>
    <w:rsid w:val="004E1E1C"/>
    <w:rsid w:val="004E2D48"/>
    <w:rsid w:val="004E6D73"/>
    <w:rsid w:val="004F28C1"/>
    <w:rsid w:val="004F52AE"/>
    <w:rsid w:val="00501DD6"/>
    <w:rsid w:val="00502F4C"/>
    <w:rsid w:val="0050523B"/>
    <w:rsid w:val="0052478A"/>
    <w:rsid w:val="00526B43"/>
    <w:rsid w:val="00530310"/>
    <w:rsid w:val="0053307E"/>
    <w:rsid w:val="00534784"/>
    <w:rsid w:val="0053596B"/>
    <w:rsid w:val="0054110C"/>
    <w:rsid w:val="00554443"/>
    <w:rsid w:val="00563AD7"/>
    <w:rsid w:val="00572101"/>
    <w:rsid w:val="00572539"/>
    <w:rsid w:val="00573951"/>
    <w:rsid w:val="00577D3A"/>
    <w:rsid w:val="00583DA6"/>
    <w:rsid w:val="00583F3E"/>
    <w:rsid w:val="00585A96"/>
    <w:rsid w:val="00592F6E"/>
    <w:rsid w:val="00593163"/>
    <w:rsid w:val="005A5A3F"/>
    <w:rsid w:val="005A7419"/>
    <w:rsid w:val="005B38D9"/>
    <w:rsid w:val="005B3A9D"/>
    <w:rsid w:val="005B4363"/>
    <w:rsid w:val="005B5B63"/>
    <w:rsid w:val="005B79AE"/>
    <w:rsid w:val="005C259D"/>
    <w:rsid w:val="005C496B"/>
    <w:rsid w:val="005D3B99"/>
    <w:rsid w:val="005D3DFC"/>
    <w:rsid w:val="005D3EDE"/>
    <w:rsid w:val="005D4200"/>
    <w:rsid w:val="005E0CC5"/>
    <w:rsid w:val="005E2669"/>
    <w:rsid w:val="005E3602"/>
    <w:rsid w:val="005E40A2"/>
    <w:rsid w:val="005E5213"/>
    <w:rsid w:val="005F41ED"/>
    <w:rsid w:val="005F6079"/>
    <w:rsid w:val="00600549"/>
    <w:rsid w:val="0060697F"/>
    <w:rsid w:val="00606B66"/>
    <w:rsid w:val="0061345D"/>
    <w:rsid w:val="00613716"/>
    <w:rsid w:val="006233A7"/>
    <w:rsid w:val="00631731"/>
    <w:rsid w:val="00631D89"/>
    <w:rsid w:val="00633CCC"/>
    <w:rsid w:val="006372DC"/>
    <w:rsid w:val="00641FAB"/>
    <w:rsid w:val="00643893"/>
    <w:rsid w:val="00650D7E"/>
    <w:rsid w:val="006522BB"/>
    <w:rsid w:val="00652310"/>
    <w:rsid w:val="00655EA0"/>
    <w:rsid w:val="00662FC3"/>
    <w:rsid w:val="00664830"/>
    <w:rsid w:val="006673B0"/>
    <w:rsid w:val="00673633"/>
    <w:rsid w:val="00673A02"/>
    <w:rsid w:val="00685280"/>
    <w:rsid w:val="00691277"/>
    <w:rsid w:val="006940E9"/>
    <w:rsid w:val="006B6850"/>
    <w:rsid w:val="006B7A94"/>
    <w:rsid w:val="006C0B18"/>
    <w:rsid w:val="006C0E72"/>
    <w:rsid w:val="006C2C0E"/>
    <w:rsid w:val="006C5BFA"/>
    <w:rsid w:val="006C7403"/>
    <w:rsid w:val="006D5D0A"/>
    <w:rsid w:val="006D77A6"/>
    <w:rsid w:val="006E3581"/>
    <w:rsid w:val="006E38E2"/>
    <w:rsid w:val="006E4743"/>
    <w:rsid w:val="006E50D0"/>
    <w:rsid w:val="006E6B2D"/>
    <w:rsid w:val="006F33DB"/>
    <w:rsid w:val="006F3B3A"/>
    <w:rsid w:val="006F6000"/>
    <w:rsid w:val="00701550"/>
    <w:rsid w:val="0070220D"/>
    <w:rsid w:val="00702512"/>
    <w:rsid w:val="007069BB"/>
    <w:rsid w:val="007104B5"/>
    <w:rsid w:val="00712BE4"/>
    <w:rsid w:val="00713A20"/>
    <w:rsid w:val="00713A6B"/>
    <w:rsid w:val="00724444"/>
    <w:rsid w:val="00727235"/>
    <w:rsid w:val="00727C07"/>
    <w:rsid w:val="00732FFF"/>
    <w:rsid w:val="007516FB"/>
    <w:rsid w:val="007609E5"/>
    <w:rsid w:val="007641FF"/>
    <w:rsid w:val="00764B1F"/>
    <w:rsid w:val="0076785B"/>
    <w:rsid w:val="00767CF8"/>
    <w:rsid w:val="00771003"/>
    <w:rsid w:val="00776475"/>
    <w:rsid w:val="00777208"/>
    <w:rsid w:val="00782FA8"/>
    <w:rsid w:val="00783734"/>
    <w:rsid w:val="00792FA4"/>
    <w:rsid w:val="00796088"/>
    <w:rsid w:val="0079678E"/>
    <w:rsid w:val="007A0663"/>
    <w:rsid w:val="007A1713"/>
    <w:rsid w:val="007B1754"/>
    <w:rsid w:val="007B5ED1"/>
    <w:rsid w:val="007D0773"/>
    <w:rsid w:val="007D1A43"/>
    <w:rsid w:val="007D2F9B"/>
    <w:rsid w:val="007E0241"/>
    <w:rsid w:val="007E6A55"/>
    <w:rsid w:val="007F2BAF"/>
    <w:rsid w:val="007F540C"/>
    <w:rsid w:val="008007D6"/>
    <w:rsid w:val="00801FBE"/>
    <w:rsid w:val="00807840"/>
    <w:rsid w:val="00811E3C"/>
    <w:rsid w:val="0081540A"/>
    <w:rsid w:val="00822DF3"/>
    <w:rsid w:val="00830548"/>
    <w:rsid w:val="0083445A"/>
    <w:rsid w:val="00840A41"/>
    <w:rsid w:val="008479F0"/>
    <w:rsid w:val="00850F3D"/>
    <w:rsid w:val="00867FE1"/>
    <w:rsid w:val="00870233"/>
    <w:rsid w:val="008724C8"/>
    <w:rsid w:val="00875435"/>
    <w:rsid w:val="00876A46"/>
    <w:rsid w:val="0088641D"/>
    <w:rsid w:val="00886AD8"/>
    <w:rsid w:val="0089150D"/>
    <w:rsid w:val="00892087"/>
    <w:rsid w:val="008927B5"/>
    <w:rsid w:val="00894FDD"/>
    <w:rsid w:val="00895239"/>
    <w:rsid w:val="00896857"/>
    <w:rsid w:val="008A7C19"/>
    <w:rsid w:val="008C6F2B"/>
    <w:rsid w:val="008D28C7"/>
    <w:rsid w:val="008D480E"/>
    <w:rsid w:val="008D747A"/>
    <w:rsid w:val="008D7C3E"/>
    <w:rsid w:val="008E391E"/>
    <w:rsid w:val="008E7626"/>
    <w:rsid w:val="008F02DC"/>
    <w:rsid w:val="008F04A2"/>
    <w:rsid w:val="008F6409"/>
    <w:rsid w:val="008F75F7"/>
    <w:rsid w:val="00902E69"/>
    <w:rsid w:val="00906BAC"/>
    <w:rsid w:val="00910A0C"/>
    <w:rsid w:val="00912FDA"/>
    <w:rsid w:val="00913289"/>
    <w:rsid w:val="00922B2B"/>
    <w:rsid w:val="00924424"/>
    <w:rsid w:val="00934266"/>
    <w:rsid w:val="00940147"/>
    <w:rsid w:val="0094174A"/>
    <w:rsid w:val="00944A09"/>
    <w:rsid w:val="00947F21"/>
    <w:rsid w:val="00950D55"/>
    <w:rsid w:val="009757C0"/>
    <w:rsid w:val="00981023"/>
    <w:rsid w:val="00984A67"/>
    <w:rsid w:val="009933FE"/>
    <w:rsid w:val="009A0A18"/>
    <w:rsid w:val="009A0D54"/>
    <w:rsid w:val="009B3FD9"/>
    <w:rsid w:val="009B4E7A"/>
    <w:rsid w:val="009D1817"/>
    <w:rsid w:val="009D302A"/>
    <w:rsid w:val="009E071C"/>
    <w:rsid w:val="009E372E"/>
    <w:rsid w:val="00A02665"/>
    <w:rsid w:val="00A05287"/>
    <w:rsid w:val="00A05D67"/>
    <w:rsid w:val="00A15089"/>
    <w:rsid w:val="00A17B36"/>
    <w:rsid w:val="00A25566"/>
    <w:rsid w:val="00A27B06"/>
    <w:rsid w:val="00A31684"/>
    <w:rsid w:val="00A316C4"/>
    <w:rsid w:val="00A3365F"/>
    <w:rsid w:val="00A36034"/>
    <w:rsid w:val="00A363E5"/>
    <w:rsid w:val="00A404EE"/>
    <w:rsid w:val="00A404F0"/>
    <w:rsid w:val="00A415BD"/>
    <w:rsid w:val="00A457C8"/>
    <w:rsid w:val="00A473A3"/>
    <w:rsid w:val="00A47845"/>
    <w:rsid w:val="00A500B5"/>
    <w:rsid w:val="00A51F97"/>
    <w:rsid w:val="00A52375"/>
    <w:rsid w:val="00A57DD2"/>
    <w:rsid w:val="00A61CE1"/>
    <w:rsid w:val="00A62B68"/>
    <w:rsid w:val="00A63591"/>
    <w:rsid w:val="00A65188"/>
    <w:rsid w:val="00A70616"/>
    <w:rsid w:val="00A743DF"/>
    <w:rsid w:val="00A83C95"/>
    <w:rsid w:val="00A9098E"/>
    <w:rsid w:val="00AA0F9E"/>
    <w:rsid w:val="00AA25BF"/>
    <w:rsid w:val="00AA40F4"/>
    <w:rsid w:val="00AA490A"/>
    <w:rsid w:val="00AA565C"/>
    <w:rsid w:val="00AB2E83"/>
    <w:rsid w:val="00AB624E"/>
    <w:rsid w:val="00AB73F4"/>
    <w:rsid w:val="00AC60AB"/>
    <w:rsid w:val="00AC73AD"/>
    <w:rsid w:val="00AD3B8C"/>
    <w:rsid w:val="00AD51DB"/>
    <w:rsid w:val="00AE404D"/>
    <w:rsid w:val="00AE4F6F"/>
    <w:rsid w:val="00AF00AE"/>
    <w:rsid w:val="00AF1C93"/>
    <w:rsid w:val="00AF35DE"/>
    <w:rsid w:val="00AF4A9E"/>
    <w:rsid w:val="00B07E5C"/>
    <w:rsid w:val="00B219C1"/>
    <w:rsid w:val="00B23814"/>
    <w:rsid w:val="00B25CDE"/>
    <w:rsid w:val="00B32CB5"/>
    <w:rsid w:val="00B35B42"/>
    <w:rsid w:val="00B45F39"/>
    <w:rsid w:val="00B53749"/>
    <w:rsid w:val="00B64878"/>
    <w:rsid w:val="00B64F7C"/>
    <w:rsid w:val="00B66FC4"/>
    <w:rsid w:val="00B752FC"/>
    <w:rsid w:val="00B77752"/>
    <w:rsid w:val="00B81078"/>
    <w:rsid w:val="00B9484C"/>
    <w:rsid w:val="00B954AC"/>
    <w:rsid w:val="00B957A8"/>
    <w:rsid w:val="00BA233B"/>
    <w:rsid w:val="00BA50A1"/>
    <w:rsid w:val="00BB3DB8"/>
    <w:rsid w:val="00BB41F2"/>
    <w:rsid w:val="00BB74A6"/>
    <w:rsid w:val="00BC2555"/>
    <w:rsid w:val="00BD4A09"/>
    <w:rsid w:val="00BD695E"/>
    <w:rsid w:val="00BD698A"/>
    <w:rsid w:val="00BD6B99"/>
    <w:rsid w:val="00BD754F"/>
    <w:rsid w:val="00BE2405"/>
    <w:rsid w:val="00BE278D"/>
    <w:rsid w:val="00BE59E6"/>
    <w:rsid w:val="00BF2EAD"/>
    <w:rsid w:val="00BF6D03"/>
    <w:rsid w:val="00BF7DD7"/>
    <w:rsid w:val="00C0185D"/>
    <w:rsid w:val="00C103AD"/>
    <w:rsid w:val="00C13F55"/>
    <w:rsid w:val="00C232B8"/>
    <w:rsid w:val="00C36E7A"/>
    <w:rsid w:val="00C622CB"/>
    <w:rsid w:val="00C82793"/>
    <w:rsid w:val="00C82CD6"/>
    <w:rsid w:val="00C83456"/>
    <w:rsid w:val="00C847EF"/>
    <w:rsid w:val="00C84946"/>
    <w:rsid w:val="00C86D26"/>
    <w:rsid w:val="00C918BE"/>
    <w:rsid w:val="00C92EB0"/>
    <w:rsid w:val="00C97A49"/>
    <w:rsid w:val="00CA0A5D"/>
    <w:rsid w:val="00CA1D6D"/>
    <w:rsid w:val="00CA3447"/>
    <w:rsid w:val="00CA5628"/>
    <w:rsid w:val="00CB349D"/>
    <w:rsid w:val="00CB514B"/>
    <w:rsid w:val="00CB5A5A"/>
    <w:rsid w:val="00CB72B3"/>
    <w:rsid w:val="00CD1218"/>
    <w:rsid w:val="00CD4A57"/>
    <w:rsid w:val="00CE11CF"/>
    <w:rsid w:val="00CF01CD"/>
    <w:rsid w:val="00CF41ED"/>
    <w:rsid w:val="00D01E69"/>
    <w:rsid w:val="00D055A7"/>
    <w:rsid w:val="00D11761"/>
    <w:rsid w:val="00D125F1"/>
    <w:rsid w:val="00D12F43"/>
    <w:rsid w:val="00D16BFC"/>
    <w:rsid w:val="00D221CB"/>
    <w:rsid w:val="00D22704"/>
    <w:rsid w:val="00D247CC"/>
    <w:rsid w:val="00D24A51"/>
    <w:rsid w:val="00D25861"/>
    <w:rsid w:val="00D27E9B"/>
    <w:rsid w:val="00D31509"/>
    <w:rsid w:val="00D34570"/>
    <w:rsid w:val="00D500B7"/>
    <w:rsid w:val="00D534C2"/>
    <w:rsid w:val="00D56DAB"/>
    <w:rsid w:val="00D72128"/>
    <w:rsid w:val="00D724DB"/>
    <w:rsid w:val="00D74A18"/>
    <w:rsid w:val="00D769E7"/>
    <w:rsid w:val="00D81A7A"/>
    <w:rsid w:val="00D84015"/>
    <w:rsid w:val="00D85197"/>
    <w:rsid w:val="00D90D63"/>
    <w:rsid w:val="00D94485"/>
    <w:rsid w:val="00D969BA"/>
    <w:rsid w:val="00DA4C05"/>
    <w:rsid w:val="00DA619C"/>
    <w:rsid w:val="00DB1D8E"/>
    <w:rsid w:val="00DB4E91"/>
    <w:rsid w:val="00DC2DE5"/>
    <w:rsid w:val="00DC4441"/>
    <w:rsid w:val="00DC584E"/>
    <w:rsid w:val="00DC7B89"/>
    <w:rsid w:val="00DD283C"/>
    <w:rsid w:val="00DD3DA5"/>
    <w:rsid w:val="00DD72E6"/>
    <w:rsid w:val="00DE3CC4"/>
    <w:rsid w:val="00DE4572"/>
    <w:rsid w:val="00DF491C"/>
    <w:rsid w:val="00DF51AD"/>
    <w:rsid w:val="00DF5219"/>
    <w:rsid w:val="00DF64A9"/>
    <w:rsid w:val="00DF72CB"/>
    <w:rsid w:val="00E03051"/>
    <w:rsid w:val="00E038B2"/>
    <w:rsid w:val="00E04E39"/>
    <w:rsid w:val="00E123E2"/>
    <w:rsid w:val="00E17955"/>
    <w:rsid w:val="00E254AE"/>
    <w:rsid w:val="00E30BE4"/>
    <w:rsid w:val="00E31D18"/>
    <w:rsid w:val="00E377E5"/>
    <w:rsid w:val="00E41DD5"/>
    <w:rsid w:val="00E43FC3"/>
    <w:rsid w:val="00E469D6"/>
    <w:rsid w:val="00E507FD"/>
    <w:rsid w:val="00E55ECD"/>
    <w:rsid w:val="00E57CF9"/>
    <w:rsid w:val="00E60317"/>
    <w:rsid w:val="00E652A2"/>
    <w:rsid w:val="00E6654D"/>
    <w:rsid w:val="00E6695C"/>
    <w:rsid w:val="00E7085B"/>
    <w:rsid w:val="00E70BC6"/>
    <w:rsid w:val="00E71DE9"/>
    <w:rsid w:val="00E76169"/>
    <w:rsid w:val="00E8652C"/>
    <w:rsid w:val="00E9214D"/>
    <w:rsid w:val="00E952B0"/>
    <w:rsid w:val="00EA66F6"/>
    <w:rsid w:val="00EA7509"/>
    <w:rsid w:val="00EA75CD"/>
    <w:rsid w:val="00EB3293"/>
    <w:rsid w:val="00EB39FF"/>
    <w:rsid w:val="00EB587B"/>
    <w:rsid w:val="00EB6AF3"/>
    <w:rsid w:val="00EB7304"/>
    <w:rsid w:val="00EB76E9"/>
    <w:rsid w:val="00EC7E4B"/>
    <w:rsid w:val="00ED2655"/>
    <w:rsid w:val="00ED515F"/>
    <w:rsid w:val="00ED5B55"/>
    <w:rsid w:val="00ED6DD7"/>
    <w:rsid w:val="00ED789F"/>
    <w:rsid w:val="00EE05BD"/>
    <w:rsid w:val="00EE43D3"/>
    <w:rsid w:val="00EE4BDA"/>
    <w:rsid w:val="00EF0356"/>
    <w:rsid w:val="00EF07EE"/>
    <w:rsid w:val="00F02E54"/>
    <w:rsid w:val="00F05664"/>
    <w:rsid w:val="00F05CA9"/>
    <w:rsid w:val="00F067EA"/>
    <w:rsid w:val="00F105EB"/>
    <w:rsid w:val="00F12EEF"/>
    <w:rsid w:val="00F174B5"/>
    <w:rsid w:val="00F23D5B"/>
    <w:rsid w:val="00F249EF"/>
    <w:rsid w:val="00F31651"/>
    <w:rsid w:val="00F33704"/>
    <w:rsid w:val="00F37A27"/>
    <w:rsid w:val="00F45D9C"/>
    <w:rsid w:val="00F51326"/>
    <w:rsid w:val="00F56970"/>
    <w:rsid w:val="00F57843"/>
    <w:rsid w:val="00F71DBC"/>
    <w:rsid w:val="00F74A39"/>
    <w:rsid w:val="00F74F8A"/>
    <w:rsid w:val="00F766E6"/>
    <w:rsid w:val="00F801AD"/>
    <w:rsid w:val="00F802B9"/>
    <w:rsid w:val="00F83180"/>
    <w:rsid w:val="00F95D7E"/>
    <w:rsid w:val="00FA5AE9"/>
    <w:rsid w:val="00FA6265"/>
    <w:rsid w:val="00FA7E23"/>
    <w:rsid w:val="00FB78AD"/>
    <w:rsid w:val="00FC0925"/>
    <w:rsid w:val="00FC33B9"/>
    <w:rsid w:val="00FC4C11"/>
    <w:rsid w:val="00FD042F"/>
    <w:rsid w:val="00FD048C"/>
    <w:rsid w:val="00FD12CC"/>
    <w:rsid w:val="00FD1629"/>
    <w:rsid w:val="00FD39F6"/>
    <w:rsid w:val="00FD6DD6"/>
    <w:rsid w:val="00FE05E4"/>
    <w:rsid w:val="00FE2E36"/>
    <w:rsid w:val="00FE567C"/>
    <w:rsid w:val="00FE62E0"/>
    <w:rsid w:val="00FE6311"/>
    <w:rsid w:val="00FE7B57"/>
    <w:rsid w:val="00FF100F"/>
    <w:rsid w:val="00FF17D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70338">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501DD6"/>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123E2"/>
    <w:pPr>
      <w:keepNext/>
      <w:keepLines/>
      <w:spacing w:before="240" w:after="240" w:line="240" w:lineRule="auto"/>
      <w:outlineLvl w:val="3"/>
    </w:pPr>
    <w:rPr>
      <w:rFonts w:ascii="Helvetica" w:eastAsiaTheme="majorEastAsia" w:hAnsi="Helvetica" w:cstheme="majorBidi"/>
      <w:b/>
      <w:bCs/>
      <w:iCs/>
      <w:color w:val="000000" w:themeColor="text1"/>
      <w:sz w:val="26"/>
    </w:rPr>
  </w:style>
  <w:style w:type="paragraph" w:styleId="Heading5">
    <w:name w:val="heading 5"/>
    <w:basedOn w:val="Normal"/>
    <w:next w:val="Normal"/>
    <w:link w:val="Heading5Char"/>
    <w:uiPriority w:val="9"/>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123E2"/>
    <w:rPr>
      <w:rFonts w:ascii="Helvetica" w:eastAsiaTheme="majorEastAsia" w:hAnsi="Helvetica" w:cstheme="majorBidi"/>
      <w:b/>
      <w:bCs/>
      <w:iCs/>
      <w:color w:val="000000" w:themeColor="text1"/>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044293"/>
    <w:pPr>
      <w:tabs>
        <w:tab w:val="left" w:pos="1418"/>
      </w:tabs>
      <w:spacing w:after="8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b/>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
    <w:name w:val="Body text"/>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A66F6"/>
    <w:pPr>
      <w:tabs>
        <w:tab w:val="left" w:pos="720"/>
      </w:tabs>
      <w:autoSpaceDE w:val="0"/>
      <w:autoSpaceDN w:val="0"/>
      <w:adjustRightInd w:val="0"/>
      <w:spacing w:before="57" w:after="170" w:line="400" w:lineRule="atLeast"/>
      <w:textAlignment w:val="center"/>
    </w:pPr>
    <w:rPr>
      <w:rFonts w:ascii="Helvetica" w:eastAsia="Times New Roman" w:hAnsi="Helvetica"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32"/>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0">
    <w:name w:val="Pa10"/>
    <w:basedOn w:val="Normal"/>
    <w:next w:val="Normal"/>
    <w:uiPriority w:val="99"/>
    <w:rsid w:val="005A7419"/>
    <w:pPr>
      <w:autoSpaceDE w:val="0"/>
      <w:autoSpaceDN w:val="0"/>
      <w:adjustRightInd w:val="0"/>
      <w:spacing w:after="0" w:line="401" w:lineRule="atLeast"/>
    </w:pPr>
    <w:rPr>
      <w:rFonts w:ascii="Chevin-Thin" w:hAnsi="Chevin-Thin"/>
      <w:sz w:val="24"/>
      <w:szCs w:val="24"/>
    </w:rPr>
  </w:style>
  <w:style w:type="paragraph" w:customStyle="1" w:styleId="Pa11">
    <w:name w:val="Pa11"/>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paragraph" w:customStyle="1" w:styleId="Pa12">
    <w:name w:val="Pa12"/>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character" w:customStyle="1" w:styleId="A9">
    <w:name w:val="A9"/>
    <w:uiPriority w:val="99"/>
    <w:rsid w:val="005A7419"/>
    <w:rPr>
      <w:rFonts w:ascii="HelveticaNeueLT Std Lt Cn" w:hAnsi="HelveticaNeueLT Std Lt Cn" w:cs="HelveticaNeueLT Std Lt Cn"/>
      <w:color w:val="000000"/>
      <w:sz w:val="22"/>
      <w:szCs w:val="22"/>
    </w:rPr>
  </w:style>
  <w:style w:type="paragraph" w:customStyle="1" w:styleId="Default">
    <w:name w:val="Default"/>
    <w:rsid w:val="005A7419"/>
    <w:pPr>
      <w:autoSpaceDE w:val="0"/>
      <w:autoSpaceDN w:val="0"/>
      <w:adjustRightInd w:val="0"/>
      <w:spacing w:after="0" w:line="240" w:lineRule="auto"/>
    </w:pPr>
    <w:rPr>
      <w:rFonts w:ascii="Chevin-Thin" w:hAnsi="Chevin-Thin" w:cs="Chevin-Thin"/>
      <w:color w:val="000000"/>
      <w:sz w:val="24"/>
      <w:szCs w:val="24"/>
    </w:rPr>
  </w:style>
  <w:style w:type="paragraph" w:customStyle="1" w:styleId="Pa16">
    <w:name w:val="Pa16"/>
    <w:basedOn w:val="Default"/>
    <w:next w:val="Default"/>
    <w:uiPriority w:val="99"/>
    <w:rsid w:val="005A7419"/>
    <w:pPr>
      <w:spacing w:line="361" w:lineRule="atLeast"/>
    </w:pPr>
    <w:rPr>
      <w:rFonts w:cstheme="minorBidi"/>
      <w:color w:val="auto"/>
    </w:rPr>
  </w:style>
  <w:style w:type="paragraph" w:customStyle="1" w:styleId="Pa24">
    <w:name w:val="Pa24"/>
    <w:basedOn w:val="Default"/>
    <w:next w:val="Default"/>
    <w:uiPriority w:val="99"/>
    <w:rsid w:val="00701550"/>
    <w:pPr>
      <w:spacing w:line="221" w:lineRule="atLeast"/>
    </w:pPr>
    <w:rPr>
      <w:rFonts w:cstheme="minorBidi"/>
      <w:color w:val="auto"/>
    </w:rPr>
  </w:style>
  <w:style w:type="paragraph" w:customStyle="1" w:styleId="Pa23">
    <w:name w:val="Pa23"/>
    <w:basedOn w:val="Default"/>
    <w:next w:val="Default"/>
    <w:uiPriority w:val="99"/>
    <w:rsid w:val="00E9214D"/>
    <w:pPr>
      <w:spacing w:line="221" w:lineRule="atLeast"/>
    </w:pPr>
    <w:rPr>
      <w:rFonts w:ascii="HelveticaNeueLT Std Lt Cn" w:hAnsi="HelveticaNeueLT Std Lt Cn" w:cstheme="minorBidi"/>
      <w:color w:val="auto"/>
    </w:rPr>
  </w:style>
  <w:style w:type="character" w:customStyle="1" w:styleId="A0">
    <w:name w:val="A0"/>
    <w:uiPriority w:val="99"/>
    <w:rsid w:val="00F12EEF"/>
    <w:rPr>
      <w:rFonts w:ascii="HelveticaNeueLT Std Cn" w:hAnsi="HelveticaNeueLT Std Cn" w:cs="HelveticaNeueLT Std Cn"/>
      <w:color w:val="000000"/>
      <w:sz w:val="18"/>
      <w:szCs w:val="18"/>
    </w:rPr>
  </w:style>
  <w:style w:type="paragraph" w:customStyle="1" w:styleId="Pa22">
    <w:name w:val="Pa22"/>
    <w:basedOn w:val="Default"/>
    <w:next w:val="Default"/>
    <w:uiPriority w:val="99"/>
    <w:rsid w:val="00593163"/>
    <w:pPr>
      <w:spacing w:line="221" w:lineRule="atLeast"/>
    </w:pPr>
    <w:rPr>
      <w:rFonts w:cstheme="minorBidi"/>
      <w:color w:val="auto"/>
    </w:rPr>
  </w:style>
  <w:style w:type="paragraph" w:customStyle="1" w:styleId="Pa20">
    <w:name w:val="Pa20"/>
    <w:basedOn w:val="Default"/>
    <w:next w:val="Default"/>
    <w:uiPriority w:val="99"/>
    <w:rsid w:val="00AC60AB"/>
    <w:pPr>
      <w:spacing w:line="221" w:lineRule="atLeast"/>
    </w:pPr>
    <w:rPr>
      <w:rFonts w:cstheme="minorBidi"/>
      <w:color w:val="auto"/>
    </w:rPr>
  </w:style>
  <w:style w:type="paragraph" w:customStyle="1" w:styleId="Pa14">
    <w:name w:val="Pa14"/>
    <w:basedOn w:val="Default"/>
    <w:next w:val="Default"/>
    <w:uiPriority w:val="99"/>
    <w:rsid w:val="00AC60AB"/>
    <w:pPr>
      <w:spacing w:line="361" w:lineRule="atLeast"/>
    </w:pPr>
    <w:rPr>
      <w:rFonts w:ascii="HelveticaNeueLT Std Lt Cn" w:hAnsi="HelveticaNeueLT Std Lt Cn" w:cstheme="minorBidi"/>
      <w:color w:val="auto"/>
    </w:rPr>
  </w:style>
  <w:style w:type="paragraph" w:customStyle="1" w:styleId="ActivityBullet2">
    <w:name w:val="Activity Bullet 2"/>
    <w:basedOn w:val="ActivityBullet1"/>
    <w:qFormat/>
    <w:rsid w:val="004A2095"/>
    <w:pPr>
      <w:numPr>
        <w:numId w:val="40"/>
      </w:numPr>
      <w:ind w:left="1225" w:hanging="357"/>
    </w:pPr>
  </w:style>
  <w:style w:type="character" w:customStyle="1" w:styleId="st">
    <w:name w:val="st"/>
    <w:basedOn w:val="DefaultParagraphFont"/>
    <w:rsid w:val="00655EA0"/>
  </w:style>
</w:styles>
</file>

<file path=word/webSettings.xml><?xml version="1.0" encoding="utf-8"?>
<w:webSettings xmlns:r="http://schemas.openxmlformats.org/officeDocument/2006/relationships" xmlns:w="http://schemas.openxmlformats.org/wordprocessingml/2006/main">
  <w:divs>
    <w:div w:id="946545600">
      <w:bodyDiv w:val="1"/>
      <w:marLeft w:val="0"/>
      <w:marRight w:val="0"/>
      <w:marTop w:val="0"/>
      <w:marBottom w:val="0"/>
      <w:divBdr>
        <w:top w:val="none" w:sz="0" w:space="0" w:color="auto"/>
        <w:left w:val="none" w:sz="0" w:space="0" w:color="auto"/>
        <w:bottom w:val="none" w:sz="0" w:space="0" w:color="auto"/>
        <w:right w:val="none" w:sz="0" w:space="0" w:color="auto"/>
      </w:divBdr>
    </w:div>
    <w:div w:id="193084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10.png"/><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6.jpeg"/><Relationship Id="rId68" Type="http://schemas.openxmlformats.org/officeDocument/2006/relationships/header" Target="header13.xml"/><Relationship Id="rId84" Type="http://schemas.openxmlformats.org/officeDocument/2006/relationships/image" Target="media/image53.png"/><Relationship Id="rId89" Type="http://schemas.openxmlformats.org/officeDocument/2006/relationships/image" Target="media/image56.jpeg"/><Relationship Id="rId112" Type="http://schemas.openxmlformats.org/officeDocument/2006/relationships/footer" Target="footer8.xml"/><Relationship Id="rId16" Type="http://schemas.openxmlformats.org/officeDocument/2006/relationships/image" Target="media/image9.png"/><Relationship Id="rId107" Type="http://schemas.openxmlformats.org/officeDocument/2006/relationships/image" Target="media/image66.png"/><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7.xml"/><Relationship Id="rId37" Type="http://schemas.openxmlformats.org/officeDocument/2006/relationships/image" Target="media/image12.jpeg"/><Relationship Id="rId40" Type="http://schemas.openxmlformats.org/officeDocument/2006/relationships/image" Target="media/image15.wmf"/><Relationship Id="rId45" Type="http://schemas.openxmlformats.org/officeDocument/2006/relationships/image" Target="media/image20.jpeg"/><Relationship Id="rId53" Type="http://schemas.openxmlformats.org/officeDocument/2006/relationships/image" Target="media/image28.jpeg"/><Relationship Id="rId58" Type="http://schemas.openxmlformats.org/officeDocument/2006/relationships/image" Target="media/image31.jpeg"/><Relationship Id="rId66" Type="http://schemas.openxmlformats.org/officeDocument/2006/relationships/image" Target="media/image39.jpeg"/><Relationship Id="rId74" Type="http://schemas.openxmlformats.org/officeDocument/2006/relationships/image" Target="media/image45.jpeg"/><Relationship Id="rId79" Type="http://schemas.openxmlformats.org/officeDocument/2006/relationships/image" Target="media/image48.jpeg"/><Relationship Id="rId87" Type="http://schemas.openxmlformats.org/officeDocument/2006/relationships/header" Target="header18.xml"/><Relationship Id="rId102" Type="http://schemas.openxmlformats.org/officeDocument/2006/relationships/header" Target="header22.xml"/><Relationship Id="rId110" Type="http://schemas.openxmlformats.org/officeDocument/2006/relationships/header" Target="header28.xm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4.jpeg"/><Relationship Id="rId82" Type="http://schemas.openxmlformats.org/officeDocument/2006/relationships/image" Target="media/image51.jpeg"/><Relationship Id="rId90" Type="http://schemas.openxmlformats.org/officeDocument/2006/relationships/image" Target="media/image57.jpeg"/><Relationship Id="rId95" Type="http://schemas.openxmlformats.org/officeDocument/2006/relationships/image" Target="media/image62.jpeg"/><Relationship Id="rId1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header" Target="header5.xml"/><Relationship Id="rId35" Type="http://schemas.openxmlformats.org/officeDocument/2006/relationships/header" Target="header9.xml"/><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29.jpeg"/><Relationship Id="rId64" Type="http://schemas.openxmlformats.org/officeDocument/2006/relationships/image" Target="media/image37.jpeg"/><Relationship Id="rId69" Type="http://schemas.openxmlformats.org/officeDocument/2006/relationships/header" Target="header14.xml"/><Relationship Id="rId77" Type="http://schemas.openxmlformats.org/officeDocument/2006/relationships/image" Target="media/image46.jpeg"/><Relationship Id="rId100" Type="http://schemas.openxmlformats.org/officeDocument/2006/relationships/image" Target="media/image65.wmf"/><Relationship Id="rId105" Type="http://schemas.openxmlformats.org/officeDocument/2006/relationships/header" Target="header25.xml"/><Relationship Id="rId113"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6.jpeg"/><Relationship Id="rId72" Type="http://schemas.openxmlformats.org/officeDocument/2006/relationships/image" Target="media/image43.jpeg"/><Relationship Id="rId80" Type="http://schemas.openxmlformats.org/officeDocument/2006/relationships/image" Target="media/image49.jpeg"/><Relationship Id="rId85" Type="http://schemas.openxmlformats.org/officeDocument/2006/relationships/image" Target="media/image54.png"/><Relationship Id="rId93" Type="http://schemas.openxmlformats.org/officeDocument/2006/relationships/image" Target="media/image60.jpeg"/><Relationship Id="rId98" Type="http://schemas.openxmlformats.org/officeDocument/2006/relationships/header" Target="header20.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www.asean.org" TargetMode="External"/><Relationship Id="rId25"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jpeg"/><Relationship Id="rId46" Type="http://schemas.openxmlformats.org/officeDocument/2006/relationships/image" Target="media/image21.jpeg"/><Relationship Id="rId59" Type="http://schemas.openxmlformats.org/officeDocument/2006/relationships/image" Target="media/image32.jpeg"/><Relationship Id="rId67" Type="http://schemas.openxmlformats.org/officeDocument/2006/relationships/image" Target="media/image40.jpeg"/><Relationship Id="rId103" Type="http://schemas.openxmlformats.org/officeDocument/2006/relationships/header" Target="header23.xml"/><Relationship Id="rId108" Type="http://schemas.openxmlformats.org/officeDocument/2006/relationships/image" Target="media/image67.png"/><Relationship Id="rId20" Type="http://schemas.openxmlformats.org/officeDocument/2006/relationships/footer" Target="footer2.xml"/><Relationship Id="rId41" Type="http://schemas.openxmlformats.org/officeDocument/2006/relationships/image" Target="media/image16.jpeg"/><Relationship Id="rId54" Type="http://schemas.openxmlformats.org/officeDocument/2006/relationships/header" Target="header11.xml"/><Relationship Id="rId62" Type="http://schemas.openxmlformats.org/officeDocument/2006/relationships/image" Target="media/image35.jpeg"/><Relationship Id="rId70" Type="http://schemas.openxmlformats.org/officeDocument/2006/relationships/image" Target="media/image41.jpeg"/><Relationship Id="rId75" Type="http://schemas.openxmlformats.org/officeDocument/2006/relationships/header" Target="header15.xml"/><Relationship Id="rId83" Type="http://schemas.openxmlformats.org/officeDocument/2006/relationships/image" Target="media/image52.jpeg"/><Relationship Id="rId88" Type="http://schemas.openxmlformats.org/officeDocument/2006/relationships/image" Target="media/image55.jpeg"/><Relationship Id="rId91" Type="http://schemas.openxmlformats.org/officeDocument/2006/relationships/image" Target="media/image58.jpeg"/><Relationship Id="rId96" Type="http://schemas.openxmlformats.org/officeDocument/2006/relationships/image" Target="media/image63.jpeg"/><Relationship Id="rId11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header" Target="header10.xml"/><Relationship Id="rId49" Type="http://schemas.openxmlformats.org/officeDocument/2006/relationships/image" Target="media/image24.jpeg"/><Relationship Id="rId57" Type="http://schemas.openxmlformats.org/officeDocument/2006/relationships/image" Target="media/image30.jpeg"/><Relationship Id="rId106" Type="http://schemas.openxmlformats.org/officeDocument/2006/relationships/header" Target="header26.xml"/><Relationship Id="rId114" Type="http://schemas.openxmlformats.org/officeDocument/2006/relationships/glossaryDocument" Target="glossary/document.xml"/><Relationship Id="rId10" Type="http://schemas.openxmlformats.org/officeDocument/2006/relationships/image" Target="media/image3.jpeg"/><Relationship Id="rId31" Type="http://schemas.openxmlformats.org/officeDocument/2006/relationships/header" Target="header6.xm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3.jpeg"/><Relationship Id="rId65" Type="http://schemas.openxmlformats.org/officeDocument/2006/relationships/image" Target="media/image38.jpeg"/><Relationship Id="rId73" Type="http://schemas.openxmlformats.org/officeDocument/2006/relationships/image" Target="media/image44.jpeg"/><Relationship Id="rId78" Type="http://schemas.openxmlformats.org/officeDocument/2006/relationships/image" Target="media/image47.jpeg"/><Relationship Id="rId81" Type="http://schemas.openxmlformats.org/officeDocument/2006/relationships/image" Target="media/image50.jpeg"/><Relationship Id="rId86" Type="http://schemas.openxmlformats.org/officeDocument/2006/relationships/header" Target="header17.xml"/><Relationship Id="rId94" Type="http://schemas.openxmlformats.org/officeDocument/2006/relationships/image" Target="media/image61.jpeg"/><Relationship Id="rId99" Type="http://schemas.openxmlformats.org/officeDocument/2006/relationships/image" Target="media/image64.jpeg"/><Relationship Id="rId10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39" Type="http://schemas.openxmlformats.org/officeDocument/2006/relationships/image" Target="media/image14.jpeg"/><Relationship Id="rId109" Type="http://schemas.openxmlformats.org/officeDocument/2006/relationships/header" Target="header27.xml"/><Relationship Id="rId34" Type="http://schemas.openxmlformats.org/officeDocument/2006/relationships/image" Target="media/image11.jpeg"/><Relationship Id="rId50" Type="http://schemas.openxmlformats.org/officeDocument/2006/relationships/image" Target="media/image25.jpeg"/><Relationship Id="rId55" Type="http://schemas.openxmlformats.org/officeDocument/2006/relationships/header" Target="header12.xml"/><Relationship Id="rId76" Type="http://schemas.openxmlformats.org/officeDocument/2006/relationships/header" Target="header16.xml"/><Relationship Id="rId97" Type="http://schemas.openxmlformats.org/officeDocument/2006/relationships/header" Target="header19.xml"/><Relationship Id="rId104" Type="http://schemas.openxmlformats.org/officeDocument/2006/relationships/header" Target="header24.xml"/><Relationship Id="rId7" Type="http://schemas.openxmlformats.org/officeDocument/2006/relationships/endnotes" Target="endnotes.xml"/><Relationship Id="rId71" Type="http://schemas.openxmlformats.org/officeDocument/2006/relationships/image" Target="media/image42.jpeg"/><Relationship Id="rId92"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3BCB29A142B4628885682B5700DAADF"/>
        <w:category>
          <w:name w:val="General"/>
          <w:gallery w:val="placeholder"/>
        </w:category>
        <w:types>
          <w:type w:val="bbPlcHdr"/>
        </w:types>
        <w:behaviors>
          <w:behavior w:val="content"/>
        </w:behaviors>
        <w:guid w:val="{84DFC3BD-4673-43FF-A941-A02AA39773D8}"/>
      </w:docPartPr>
      <w:docPartBody>
        <w:p w:rsidR="009D1E08" w:rsidRDefault="00274876" w:rsidP="00274876">
          <w:pPr>
            <w:pStyle w:val="D3BCB29A142B4628885682B5700DAADF"/>
          </w:pPr>
          <w:r w:rsidRPr="00FB57C0">
            <w:rPr>
              <w:rStyle w:val="PlaceholderText"/>
            </w:rPr>
            <w:t>Click here to enter text.</w:t>
          </w:r>
        </w:p>
      </w:docPartBody>
    </w:docPart>
    <w:docPart>
      <w:docPartPr>
        <w:name w:val="E0C737E6FB9C4382B4FDB3666FC2BCEE"/>
        <w:category>
          <w:name w:val="General"/>
          <w:gallery w:val="placeholder"/>
        </w:category>
        <w:types>
          <w:type w:val="bbPlcHdr"/>
        </w:types>
        <w:behaviors>
          <w:behavior w:val="content"/>
        </w:behaviors>
        <w:guid w:val="{97D11764-0E78-46AE-9438-94C0E67F87EF}"/>
      </w:docPartPr>
      <w:docPartBody>
        <w:p w:rsidR="009D1E08" w:rsidRDefault="00274876" w:rsidP="00274876">
          <w:pPr>
            <w:pStyle w:val="E0C737E6FB9C4382B4FDB3666FC2BCEE"/>
          </w:pPr>
          <w:r w:rsidRPr="00FB57C0">
            <w:rPr>
              <w:rStyle w:val="PlaceholderText"/>
            </w:rPr>
            <w:t>Click here to enter text.</w:t>
          </w:r>
        </w:p>
      </w:docPartBody>
    </w:docPart>
    <w:docPart>
      <w:docPartPr>
        <w:name w:val="0F12D28150D34947B77B6E66D5E27933"/>
        <w:category>
          <w:name w:val="General"/>
          <w:gallery w:val="placeholder"/>
        </w:category>
        <w:types>
          <w:type w:val="bbPlcHdr"/>
        </w:types>
        <w:behaviors>
          <w:behavior w:val="content"/>
        </w:behaviors>
        <w:guid w:val="{F5D2B9C8-EC61-47E3-BED0-1267B7D5FF78}"/>
      </w:docPartPr>
      <w:docPartBody>
        <w:p w:rsidR="009D1E08" w:rsidRDefault="00274876" w:rsidP="00274876">
          <w:pPr>
            <w:pStyle w:val="0F12D28150D34947B77B6E66D5E27933"/>
          </w:pPr>
          <w:r w:rsidRPr="00FB57C0">
            <w:rPr>
              <w:rStyle w:val="PlaceholderText"/>
            </w:rPr>
            <w:t>Click here to enter text.</w:t>
          </w:r>
        </w:p>
      </w:docPartBody>
    </w:docPart>
    <w:docPart>
      <w:docPartPr>
        <w:name w:val="5E84F18190434E3FB48905D880F2685D"/>
        <w:category>
          <w:name w:val="General"/>
          <w:gallery w:val="placeholder"/>
        </w:category>
        <w:types>
          <w:type w:val="bbPlcHdr"/>
        </w:types>
        <w:behaviors>
          <w:behavior w:val="content"/>
        </w:behaviors>
        <w:guid w:val="{4D3C3FDC-5E33-403E-A262-6E623B7054CE}"/>
      </w:docPartPr>
      <w:docPartBody>
        <w:p w:rsidR="009D1E08" w:rsidRDefault="00274876" w:rsidP="00274876">
          <w:pPr>
            <w:pStyle w:val="5E84F18190434E3FB48905D880F2685D"/>
          </w:pPr>
          <w:r w:rsidRPr="00FB57C0">
            <w:rPr>
              <w:rStyle w:val="PlaceholderText"/>
            </w:rPr>
            <w:t>Click here to enter text.</w:t>
          </w:r>
        </w:p>
      </w:docPartBody>
    </w:docPart>
    <w:docPart>
      <w:docPartPr>
        <w:name w:val="73F682FE8CDC42E985DC049DB6E606CA"/>
        <w:category>
          <w:name w:val="General"/>
          <w:gallery w:val="placeholder"/>
        </w:category>
        <w:types>
          <w:type w:val="bbPlcHdr"/>
        </w:types>
        <w:behaviors>
          <w:behavior w:val="content"/>
        </w:behaviors>
        <w:guid w:val="{09F18FFB-4F59-454F-9AC5-36DBADCC3826}"/>
      </w:docPartPr>
      <w:docPartBody>
        <w:p w:rsidR="009D1E08" w:rsidRDefault="00274876" w:rsidP="00274876">
          <w:pPr>
            <w:pStyle w:val="73F682FE8CDC42E985DC049DB6E606CA"/>
          </w:pPr>
          <w:r w:rsidRPr="00FB57C0">
            <w:rPr>
              <w:rStyle w:val="PlaceholderText"/>
            </w:rPr>
            <w:t>Click here to enter text.</w:t>
          </w:r>
        </w:p>
      </w:docPartBody>
    </w:docPart>
    <w:docPart>
      <w:docPartPr>
        <w:name w:val="B6BA20C50CD84DFFA7D088056231ACE4"/>
        <w:category>
          <w:name w:val="General"/>
          <w:gallery w:val="placeholder"/>
        </w:category>
        <w:types>
          <w:type w:val="bbPlcHdr"/>
        </w:types>
        <w:behaviors>
          <w:behavior w:val="content"/>
        </w:behaviors>
        <w:guid w:val="{FABA1473-4A9A-4CE4-8AEB-27328AD050EB}"/>
      </w:docPartPr>
      <w:docPartBody>
        <w:p w:rsidR="009D1E08" w:rsidRDefault="00274876" w:rsidP="00274876">
          <w:pPr>
            <w:pStyle w:val="B6BA20C50CD84DFFA7D088056231ACE4"/>
          </w:pPr>
          <w:r w:rsidRPr="00FB57C0">
            <w:rPr>
              <w:rStyle w:val="PlaceholderText"/>
            </w:rPr>
            <w:t>Click here to enter text.</w:t>
          </w:r>
        </w:p>
      </w:docPartBody>
    </w:docPart>
    <w:docPart>
      <w:docPartPr>
        <w:name w:val="992FFC3FD9ED470ABB98C4152EB62E91"/>
        <w:category>
          <w:name w:val="General"/>
          <w:gallery w:val="placeholder"/>
        </w:category>
        <w:types>
          <w:type w:val="bbPlcHdr"/>
        </w:types>
        <w:behaviors>
          <w:behavior w:val="content"/>
        </w:behaviors>
        <w:guid w:val="{C3BF21CF-5268-4E7E-A310-CFFE3942FD31}"/>
      </w:docPartPr>
      <w:docPartBody>
        <w:p w:rsidR="009D1E08" w:rsidRDefault="00274876" w:rsidP="00274876">
          <w:pPr>
            <w:pStyle w:val="992FFC3FD9ED470ABB98C4152EB62E91"/>
          </w:pPr>
          <w:r w:rsidRPr="00FB57C0">
            <w:rPr>
              <w:rStyle w:val="PlaceholderText"/>
            </w:rPr>
            <w:t>Click here to enter text.</w:t>
          </w:r>
        </w:p>
      </w:docPartBody>
    </w:docPart>
    <w:docPart>
      <w:docPartPr>
        <w:name w:val="EDC939BBCAC04F299940687F974442BF"/>
        <w:category>
          <w:name w:val="General"/>
          <w:gallery w:val="placeholder"/>
        </w:category>
        <w:types>
          <w:type w:val="bbPlcHdr"/>
        </w:types>
        <w:behaviors>
          <w:behavior w:val="content"/>
        </w:behaviors>
        <w:guid w:val="{0276219C-1D67-43DD-B563-4FE01857E6AD}"/>
      </w:docPartPr>
      <w:docPartBody>
        <w:p w:rsidR="009D1E08" w:rsidRDefault="00274876" w:rsidP="00274876">
          <w:pPr>
            <w:pStyle w:val="EDC939BBCAC04F299940687F974442BF"/>
          </w:pPr>
          <w:r w:rsidRPr="00FB57C0">
            <w:rPr>
              <w:rStyle w:val="PlaceholderText"/>
            </w:rPr>
            <w:t>Click here to enter text.</w:t>
          </w:r>
        </w:p>
      </w:docPartBody>
    </w:docPart>
    <w:docPart>
      <w:docPartPr>
        <w:name w:val="CB5C8942E3E34523A57E9F495FFE5F8F"/>
        <w:category>
          <w:name w:val="General"/>
          <w:gallery w:val="placeholder"/>
        </w:category>
        <w:types>
          <w:type w:val="bbPlcHdr"/>
        </w:types>
        <w:behaviors>
          <w:behavior w:val="content"/>
        </w:behaviors>
        <w:guid w:val="{29D245BA-DB4D-47EC-A7AC-AD3BBDE0F10C}"/>
      </w:docPartPr>
      <w:docPartBody>
        <w:p w:rsidR="009D1E08" w:rsidRDefault="00274876" w:rsidP="00274876">
          <w:pPr>
            <w:pStyle w:val="CB5C8942E3E34523A57E9F495FFE5F8F"/>
          </w:pPr>
          <w:r w:rsidRPr="00FB57C0">
            <w:rPr>
              <w:rStyle w:val="PlaceholderText"/>
            </w:rPr>
            <w:t>Click here to enter text.</w:t>
          </w:r>
        </w:p>
      </w:docPartBody>
    </w:docPart>
    <w:docPart>
      <w:docPartPr>
        <w:name w:val="EEB5666612C6483D9C99DF2C76FEB1CD"/>
        <w:category>
          <w:name w:val="General"/>
          <w:gallery w:val="placeholder"/>
        </w:category>
        <w:types>
          <w:type w:val="bbPlcHdr"/>
        </w:types>
        <w:behaviors>
          <w:behavior w:val="content"/>
        </w:behaviors>
        <w:guid w:val="{72AD2AFC-BCB1-4F38-85BF-11CD5868A2E7}"/>
      </w:docPartPr>
      <w:docPartBody>
        <w:p w:rsidR="009D1E08" w:rsidRDefault="00274876" w:rsidP="00274876">
          <w:pPr>
            <w:pStyle w:val="EEB5666612C6483D9C99DF2C76FEB1CD"/>
          </w:pPr>
          <w:r w:rsidRPr="00FB57C0">
            <w:rPr>
              <w:rStyle w:val="PlaceholderText"/>
            </w:rPr>
            <w:t>Click here to enter text.</w:t>
          </w:r>
        </w:p>
      </w:docPartBody>
    </w:docPart>
    <w:docPart>
      <w:docPartPr>
        <w:name w:val="F4A410E102D544B68CE4E02EBC835F53"/>
        <w:category>
          <w:name w:val="General"/>
          <w:gallery w:val="placeholder"/>
        </w:category>
        <w:types>
          <w:type w:val="bbPlcHdr"/>
        </w:types>
        <w:behaviors>
          <w:behavior w:val="content"/>
        </w:behaviors>
        <w:guid w:val="{7CC7254A-71E3-4ED4-93BF-E5DA885C35B1}"/>
      </w:docPartPr>
      <w:docPartBody>
        <w:p w:rsidR="009D1E08" w:rsidRDefault="00274876" w:rsidP="00274876">
          <w:pPr>
            <w:pStyle w:val="F4A410E102D544B68CE4E02EBC835F53"/>
          </w:pPr>
          <w:r w:rsidRPr="00FB57C0">
            <w:rPr>
              <w:rStyle w:val="PlaceholderText"/>
            </w:rPr>
            <w:t>Click here to enter text.</w:t>
          </w:r>
        </w:p>
      </w:docPartBody>
    </w:docPart>
    <w:docPart>
      <w:docPartPr>
        <w:name w:val="4D998355F0EA409CB0D8CF749C1A1AF1"/>
        <w:category>
          <w:name w:val="General"/>
          <w:gallery w:val="placeholder"/>
        </w:category>
        <w:types>
          <w:type w:val="bbPlcHdr"/>
        </w:types>
        <w:behaviors>
          <w:behavior w:val="content"/>
        </w:behaviors>
        <w:guid w:val="{BAF25724-66B4-4423-8A09-BC1873F0BCED}"/>
      </w:docPartPr>
      <w:docPartBody>
        <w:p w:rsidR="009D1E08" w:rsidRDefault="00274876" w:rsidP="00274876">
          <w:pPr>
            <w:pStyle w:val="4D998355F0EA409CB0D8CF749C1A1AF1"/>
          </w:pPr>
          <w:r w:rsidRPr="00FB57C0">
            <w:rPr>
              <w:rStyle w:val="PlaceholderText"/>
            </w:rPr>
            <w:t>Click here to enter text.</w:t>
          </w:r>
        </w:p>
      </w:docPartBody>
    </w:docPart>
    <w:docPart>
      <w:docPartPr>
        <w:name w:val="7B1DEEE9C40B4C828ABCC3499809635B"/>
        <w:category>
          <w:name w:val="General"/>
          <w:gallery w:val="placeholder"/>
        </w:category>
        <w:types>
          <w:type w:val="bbPlcHdr"/>
        </w:types>
        <w:behaviors>
          <w:behavior w:val="content"/>
        </w:behaviors>
        <w:guid w:val="{243F6476-8A58-4764-9508-5379CCAA012A}"/>
      </w:docPartPr>
      <w:docPartBody>
        <w:p w:rsidR="009D1E08" w:rsidRDefault="00274876" w:rsidP="00274876">
          <w:pPr>
            <w:pStyle w:val="7B1DEEE9C40B4C828ABCC3499809635B"/>
          </w:pPr>
          <w:r w:rsidRPr="00FB57C0">
            <w:rPr>
              <w:rStyle w:val="PlaceholderText"/>
            </w:rPr>
            <w:t>Click here to enter text.</w:t>
          </w:r>
        </w:p>
      </w:docPartBody>
    </w:docPart>
    <w:docPart>
      <w:docPartPr>
        <w:name w:val="C8F91CEE1F564C64B56C7934E0F42D9A"/>
        <w:category>
          <w:name w:val="General"/>
          <w:gallery w:val="placeholder"/>
        </w:category>
        <w:types>
          <w:type w:val="bbPlcHdr"/>
        </w:types>
        <w:behaviors>
          <w:behavior w:val="content"/>
        </w:behaviors>
        <w:guid w:val="{EBDC3DC3-677B-457A-B58B-1387B326FA5E}"/>
      </w:docPartPr>
      <w:docPartBody>
        <w:p w:rsidR="009D1E08" w:rsidRDefault="00274876" w:rsidP="00274876">
          <w:pPr>
            <w:pStyle w:val="C8F91CEE1F564C64B56C7934E0F42D9A"/>
          </w:pPr>
          <w:r w:rsidRPr="00FB57C0">
            <w:rPr>
              <w:rStyle w:val="PlaceholderText"/>
            </w:rPr>
            <w:t>Click here to enter text.</w:t>
          </w:r>
        </w:p>
      </w:docPartBody>
    </w:docPart>
    <w:docPart>
      <w:docPartPr>
        <w:name w:val="9CCB4818EEB846A8A5901E1AB2C8BC51"/>
        <w:category>
          <w:name w:val="General"/>
          <w:gallery w:val="placeholder"/>
        </w:category>
        <w:types>
          <w:type w:val="bbPlcHdr"/>
        </w:types>
        <w:behaviors>
          <w:behavior w:val="content"/>
        </w:behaviors>
        <w:guid w:val="{42B6E5BD-ED86-45B1-9B6A-DF94F3F6849F}"/>
      </w:docPartPr>
      <w:docPartBody>
        <w:p w:rsidR="009D1E08" w:rsidRDefault="00274876" w:rsidP="00274876">
          <w:pPr>
            <w:pStyle w:val="9CCB4818EEB846A8A5901E1AB2C8BC51"/>
          </w:pPr>
          <w:r w:rsidRPr="00FB57C0">
            <w:rPr>
              <w:rStyle w:val="PlaceholderText"/>
            </w:rPr>
            <w:t>Click here to enter text.</w:t>
          </w:r>
        </w:p>
      </w:docPartBody>
    </w:docPart>
    <w:docPart>
      <w:docPartPr>
        <w:name w:val="DDCE69284E7B426F98AA67744C2337F8"/>
        <w:category>
          <w:name w:val="General"/>
          <w:gallery w:val="placeholder"/>
        </w:category>
        <w:types>
          <w:type w:val="bbPlcHdr"/>
        </w:types>
        <w:behaviors>
          <w:behavior w:val="content"/>
        </w:behaviors>
        <w:guid w:val="{42DADEFF-F7CC-4018-A06B-6A0A7714544A}"/>
      </w:docPartPr>
      <w:docPartBody>
        <w:p w:rsidR="009D1E08" w:rsidRDefault="00274876" w:rsidP="00274876">
          <w:pPr>
            <w:pStyle w:val="DDCE69284E7B426F98AA67744C2337F8"/>
          </w:pPr>
          <w:r w:rsidRPr="00FB57C0">
            <w:rPr>
              <w:rStyle w:val="PlaceholderText"/>
            </w:rPr>
            <w:t>Click here to enter text.</w:t>
          </w:r>
        </w:p>
      </w:docPartBody>
    </w:docPart>
    <w:docPart>
      <w:docPartPr>
        <w:name w:val="BB94B68419B5476293CF9776728504A1"/>
        <w:category>
          <w:name w:val="General"/>
          <w:gallery w:val="placeholder"/>
        </w:category>
        <w:types>
          <w:type w:val="bbPlcHdr"/>
        </w:types>
        <w:behaviors>
          <w:behavior w:val="content"/>
        </w:behaviors>
        <w:guid w:val="{96F5FA9E-1229-4F18-9E83-9E0E4B24812A}"/>
      </w:docPartPr>
      <w:docPartBody>
        <w:p w:rsidR="009D1E08" w:rsidRDefault="00274876" w:rsidP="00274876">
          <w:pPr>
            <w:pStyle w:val="BB94B68419B5476293CF9776728504A1"/>
          </w:pPr>
          <w:r w:rsidRPr="00FB57C0">
            <w:rPr>
              <w:rStyle w:val="PlaceholderText"/>
            </w:rPr>
            <w:t>Click here to enter text.</w:t>
          </w:r>
        </w:p>
      </w:docPartBody>
    </w:docPart>
    <w:docPart>
      <w:docPartPr>
        <w:name w:val="3ACFA8589D1D4DA28C92F54E50C1256E"/>
        <w:category>
          <w:name w:val="General"/>
          <w:gallery w:val="placeholder"/>
        </w:category>
        <w:types>
          <w:type w:val="bbPlcHdr"/>
        </w:types>
        <w:behaviors>
          <w:behavior w:val="content"/>
        </w:behaviors>
        <w:guid w:val="{4DFD1723-4FA3-4CA5-A230-695106EC3D6E}"/>
      </w:docPartPr>
      <w:docPartBody>
        <w:p w:rsidR="009D1E08" w:rsidRDefault="00274876" w:rsidP="00274876">
          <w:pPr>
            <w:pStyle w:val="3ACFA8589D1D4DA28C92F54E50C1256E"/>
          </w:pPr>
          <w:r w:rsidRPr="00FB57C0">
            <w:rPr>
              <w:rStyle w:val="PlaceholderText"/>
            </w:rPr>
            <w:t>Click here to enter text.</w:t>
          </w:r>
        </w:p>
      </w:docPartBody>
    </w:docPart>
    <w:docPart>
      <w:docPartPr>
        <w:name w:val="8B782216BC054869AB82008C04C8EA57"/>
        <w:category>
          <w:name w:val="General"/>
          <w:gallery w:val="placeholder"/>
        </w:category>
        <w:types>
          <w:type w:val="bbPlcHdr"/>
        </w:types>
        <w:behaviors>
          <w:behavior w:val="content"/>
        </w:behaviors>
        <w:guid w:val="{27A0BBE2-D5CB-4E14-ABD8-EC4F7F93E0EB}"/>
      </w:docPartPr>
      <w:docPartBody>
        <w:p w:rsidR="009D1E08" w:rsidRDefault="00274876" w:rsidP="00274876">
          <w:pPr>
            <w:pStyle w:val="8B782216BC054869AB82008C04C8EA57"/>
          </w:pPr>
          <w:r w:rsidRPr="00FB57C0">
            <w:rPr>
              <w:rStyle w:val="PlaceholderText"/>
            </w:rPr>
            <w:t>Click here to enter text.</w:t>
          </w:r>
        </w:p>
      </w:docPartBody>
    </w:docPart>
    <w:docPart>
      <w:docPartPr>
        <w:name w:val="C1DD2A621FFE459DABA656EFD4EACAC3"/>
        <w:category>
          <w:name w:val="General"/>
          <w:gallery w:val="placeholder"/>
        </w:category>
        <w:types>
          <w:type w:val="bbPlcHdr"/>
        </w:types>
        <w:behaviors>
          <w:behavior w:val="content"/>
        </w:behaviors>
        <w:guid w:val="{1B1BC363-8A8A-4DE7-ACBE-2B2E5ECDF8E7}"/>
      </w:docPartPr>
      <w:docPartBody>
        <w:p w:rsidR="009D1E08" w:rsidRDefault="00274876" w:rsidP="00274876">
          <w:pPr>
            <w:pStyle w:val="C1DD2A621FFE459DABA656EFD4EACAC3"/>
          </w:pPr>
          <w:r w:rsidRPr="00FB57C0">
            <w:rPr>
              <w:rStyle w:val="PlaceholderText"/>
            </w:rPr>
            <w:t>Click here to enter text.</w:t>
          </w:r>
        </w:p>
      </w:docPartBody>
    </w:docPart>
    <w:docPart>
      <w:docPartPr>
        <w:name w:val="45BF668C64A342D1BB6DCB96BCC650B8"/>
        <w:category>
          <w:name w:val="General"/>
          <w:gallery w:val="placeholder"/>
        </w:category>
        <w:types>
          <w:type w:val="bbPlcHdr"/>
        </w:types>
        <w:behaviors>
          <w:behavior w:val="content"/>
        </w:behaviors>
        <w:guid w:val="{861D7903-505A-4469-88FB-8FD218449A2C}"/>
      </w:docPartPr>
      <w:docPartBody>
        <w:p w:rsidR="009D1E08" w:rsidRDefault="00274876" w:rsidP="00274876">
          <w:pPr>
            <w:pStyle w:val="45BF668C64A342D1BB6DCB96BCC650B8"/>
          </w:pPr>
          <w:r w:rsidRPr="00FB57C0">
            <w:rPr>
              <w:rStyle w:val="PlaceholderText"/>
            </w:rPr>
            <w:t>Click here to enter text.</w:t>
          </w:r>
        </w:p>
      </w:docPartBody>
    </w:docPart>
    <w:docPart>
      <w:docPartPr>
        <w:name w:val="3ADF34FE15A547CFBF2F9A05B4FCF5D4"/>
        <w:category>
          <w:name w:val="General"/>
          <w:gallery w:val="placeholder"/>
        </w:category>
        <w:types>
          <w:type w:val="bbPlcHdr"/>
        </w:types>
        <w:behaviors>
          <w:behavior w:val="content"/>
        </w:behaviors>
        <w:guid w:val="{4ABAC0CB-CB87-4317-9B12-0F8AC916C789}"/>
      </w:docPartPr>
      <w:docPartBody>
        <w:p w:rsidR="009D1E08" w:rsidRDefault="00274876" w:rsidP="00274876">
          <w:pPr>
            <w:pStyle w:val="3ADF34FE15A547CFBF2F9A05B4FCF5D4"/>
          </w:pPr>
          <w:r w:rsidRPr="00FB57C0">
            <w:rPr>
              <w:rStyle w:val="PlaceholderText"/>
            </w:rPr>
            <w:t>Click here to enter text.</w:t>
          </w:r>
        </w:p>
      </w:docPartBody>
    </w:docPart>
    <w:docPart>
      <w:docPartPr>
        <w:name w:val="C3A5E6C9BD014DD6A91BFF06DC8DC8F6"/>
        <w:category>
          <w:name w:val="General"/>
          <w:gallery w:val="placeholder"/>
        </w:category>
        <w:types>
          <w:type w:val="bbPlcHdr"/>
        </w:types>
        <w:behaviors>
          <w:behavior w:val="content"/>
        </w:behaviors>
        <w:guid w:val="{160FC453-7D3D-4577-9696-3C2A52D903E7}"/>
      </w:docPartPr>
      <w:docPartBody>
        <w:p w:rsidR="009D1E08" w:rsidRDefault="00274876" w:rsidP="00274876">
          <w:pPr>
            <w:pStyle w:val="C3A5E6C9BD014DD6A91BFF06DC8DC8F6"/>
          </w:pPr>
          <w:r w:rsidRPr="00FB57C0">
            <w:rPr>
              <w:rStyle w:val="PlaceholderText"/>
            </w:rPr>
            <w:t>Click here to enter text.</w:t>
          </w:r>
        </w:p>
      </w:docPartBody>
    </w:docPart>
    <w:docPart>
      <w:docPartPr>
        <w:name w:val="8D2615DF0A9D41C29A0A9E606C72A648"/>
        <w:category>
          <w:name w:val="General"/>
          <w:gallery w:val="placeholder"/>
        </w:category>
        <w:types>
          <w:type w:val="bbPlcHdr"/>
        </w:types>
        <w:behaviors>
          <w:behavior w:val="content"/>
        </w:behaviors>
        <w:guid w:val="{6BD3BB5B-F790-45E5-9AC6-9204D18B6F13}"/>
      </w:docPartPr>
      <w:docPartBody>
        <w:p w:rsidR="009D1E08" w:rsidRDefault="00274876" w:rsidP="00274876">
          <w:pPr>
            <w:pStyle w:val="8D2615DF0A9D41C29A0A9E606C72A648"/>
          </w:pPr>
          <w:r w:rsidRPr="00FB57C0">
            <w:rPr>
              <w:rStyle w:val="PlaceholderText"/>
            </w:rPr>
            <w:t>Click here to enter text.</w:t>
          </w:r>
        </w:p>
      </w:docPartBody>
    </w:docPart>
    <w:docPart>
      <w:docPartPr>
        <w:name w:val="9DBB7F1C750541B4A2C7A39DBA658851"/>
        <w:category>
          <w:name w:val="General"/>
          <w:gallery w:val="placeholder"/>
        </w:category>
        <w:types>
          <w:type w:val="bbPlcHdr"/>
        </w:types>
        <w:behaviors>
          <w:behavior w:val="content"/>
        </w:behaviors>
        <w:guid w:val="{596C06EE-6409-4BC4-B08D-BE68879D7ED9}"/>
      </w:docPartPr>
      <w:docPartBody>
        <w:p w:rsidR="009D1E08" w:rsidRDefault="00274876" w:rsidP="00274876">
          <w:pPr>
            <w:pStyle w:val="9DBB7F1C750541B4A2C7A39DBA658851"/>
          </w:pPr>
          <w:r w:rsidRPr="00FB57C0">
            <w:rPr>
              <w:rStyle w:val="PlaceholderText"/>
            </w:rPr>
            <w:t>Click here to enter text.</w:t>
          </w:r>
        </w:p>
      </w:docPartBody>
    </w:docPart>
    <w:docPart>
      <w:docPartPr>
        <w:name w:val="3B6073142F8F4EB98EBD6C18B9BE2F9E"/>
        <w:category>
          <w:name w:val="General"/>
          <w:gallery w:val="placeholder"/>
        </w:category>
        <w:types>
          <w:type w:val="bbPlcHdr"/>
        </w:types>
        <w:behaviors>
          <w:behavior w:val="content"/>
        </w:behaviors>
        <w:guid w:val="{ED431A0C-F00D-42F5-9B31-3E0B7259B14F}"/>
      </w:docPartPr>
      <w:docPartBody>
        <w:p w:rsidR="009D1E08" w:rsidRDefault="00274876" w:rsidP="00274876">
          <w:pPr>
            <w:pStyle w:val="3B6073142F8F4EB98EBD6C18B9BE2F9E"/>
          </w:pPr>
          <w:r w:rsidRPr="00FB57C0">
            <w:rPr>
              <w:rStyle w:val="PlaceholderText"/>
            </w:rPr>
            <w:t>Click here to enter text.</w:t>
          </w:r>
        </w:p>
      </w:docPartBody>
    </w:docPart>
    <w:docPart>
      <w:docPartPr>
        <w:name w:val="8A8104E469B84FC5B7B4DBD319DCBD60"/>
        <w:category>
          <w:name w:val="General"/>
          <w:gallery w:val="placeholder"/>
        </w:category>
        <w:types>
          <w:type w:val="bbPlcHdr"/>
        </w:types>
        <w:behaviors>
          <w:behavior w:val="content"/>
        </w:behaviors>
        <w:guid w:val="{779B766D-4D0F-448E-8EA6-B7A96A53602F}"/>
      </w:docPartPr>
      <w:docPartBody>
        <w:p w:rsidR="009D1E08" w:rsidRDefault="00274876" w:rsidP="00274876">
          <w:pPr>
            <w:pStyle w:val="8A8104E469B84FC5B7B4DBD319DCBD60"/>
          </w:pPr>
          <w:r w:rsidRPr="00FB57C0">
            <w:rPr>
              <w:rStyle w:val="PlaceholderText"/>
            </w:rPr>
            <w:t>Click here to enter text.</w:t>
          </w:r>
        </w:p>
      </w:docPartBody>
    </w:docPart>
    <w:docPart>
      <w:docPartPr>
        <w:name w:val="B2092D47327543E29C9FFE42F7EC834A"/>
        <w:category>
          <w:name w:val="General"/>
          <w:gallery w:val="placeholder"/>
        </w:category>
        <w:types>
          <w:type w:val="bbPlcHdr"/>
        </w:types>
        <w:behaviors>
          <w:behavior w:val="content"/>
        </w:behaviors>
        <w:guid w:val="{2D004277-CEB3-44AA-AFA6-93AAE56F1871}"/>
      </w:docPartPr>
      <w:docPartBody>
        <w:p w:rsidR="009D1E08" w:rsidRDefault="00274876" w:rsidP="00274876">
          <w:pPr>
            <w:pStyle w:val="B2092D47327543E29C9FFE42F7EC834A"/>
          </w:pPr>
          <w:r w:rsidRPr="00FB57C0">
            <w:rPr>
              <w:rStyle w:val="PlaceholderText"/>
            </w:rPr>
            <w:t>Click here to enter text.</w:t>
          </w:r>
        </w:p>
      </w:docPartBody>
    </w:docPart>
    <w:docPart>
      <w:docPartPr>
        <w:name w:val="C5FE5F91DBA64C08B332859B327CA90E"/>
        <w:category>
          <w:name w:val="General"/>
          <w:gallery w:val="placeholder"/>
        </w:category>
        <w:types>
          <w:type w:val="bbPlcHdr"/>
        </w:types>
        <w:behaviors>
          <w:behavior w:val="content"/>
        </w:behaviors>
        <w:guid w:val="{4BE1B467-0DB2-491E-804B-571B779F825D}"/>
      </w:docPartPr>
      <w:docPartBody>
        <w:p w:rsidR="009D1E08" w:rsidRDefault="00274876" w:rsidP="00274876">
          <w:pPr>
            <w:pStyle w:val="C5FE5F91DBA64C08B332859B327CA90E"/>
          </w:pPr>
          <w:r w:rsidRPr="00FB57C0">
            <w:rPr>
              <w:rStyle w:val="PlaceholderText"/>
            </w:rPr>
            <w:t>Click here to enter text.</w:t>
          </w:r>
        </w:p>
      </w:docPartBody>
    </w:docPart>
    <w:docPart>
      <w:docPartPr>
        <w:name w:val="87469DC036F34C93B56CC60C6EB1A02A"/>
        <w:category>
          <w:name w:val="General"/>
          <w:gallery w:val="placeholder"/>
        </w:category>
        <w:types>
          <w:type w:val="bbPlcHdr"/>
        </w:types>
        <w:behaviors>
          <w:behavior w:val="content"/>
        </w:behaviors>
        <w:guid w:val="{ED4E11DA-4245-439E-8C0E-6A76DB976788}"/>
      </w:docPartPr>
      <w:docPartBody>
        <w:p w:rsidR="009D1E08" w:rsidRDefault="00274876" w:rsidP="00274876">
          <w:pPr>
            <w:pStyle w:val="87469DC036F34C93B56CC60C6EB1A02A"/>
          </w:pPr>
          <w:r w:rsidRPr="00FB57C0">
            <w:rPr>
              <w:rStyle w:val="PlaceholderText"/>
            </w:rPr>
            <w:t>Click here to enter text.</w:t>
          </w:r>
        </w:p>
      </w:docPartBody>
    </w:docPart>
    <w:docPart>
      <w:docPartPr>
        <w:name w:val="74B50B6DEBFE47689870948AC6AB5D5B"/>
        <w:category>
          <w:name w:val="General"/>
          <w:gallery w:val="placeholder"/>
        </w:category>
        <w:types>
          <w:type w:val="bbPlcHdr"/>
        </w:types>
        <w:behaviors>
          <w:behavior w:val="content"/>
        </w:behaviors>
        <w:guid w:val="{8C1C6CBA-D1C3-48B3-BC53-1909F125ABA4}"/>
      </w:docPartPr>
      <w:docPartBody>
        <w:p w:rsidR="009D1E08" w:rsidRDefault="00274876" w:rsidP="00274876">
          <w:pPr>
            <w:pStyle w:val="74B50B6DEBFE47689870948AC6AB5D5B"/>
          </w:pPr>
          <w:r w:rsidRPr="00FB57C0">
            <w:rPr>
              <w:rStyle w:val="PlaceholderText"/>
            </w:rPr>
            <w:t>Click here to enter text.</w:t>
          </w:r>
        </w:p>
      </w:docPartBody>
    </w:docPart>
    <w:docPart>
      <w:docPartPr>
        <w:name w:val="A52C77A0091C4652BEB50B127905C60D"/>
        <w:category>
          <w:name w:val="General"/>
          <w:gallery w:val="placeholder"/>
        </w:category>
        <w:types>
          <w:type w:val="bbPlcHdr"/>
        </w:types>
        <w:behaviors>
          <w:behavior w:val="content"/>
        </w:behaviors>
        <w:guid w:val="{F16BD749-C544-4E4A-BAC5-842E820ACA9B}"/>
      </w:docPartPr>
      <w:docPartBody>
        <w:p w:rsidR="009D1E08" w:rsidRDefault="00274876" w:rsidP="00274876">
          <w:pPr>
            <w:pStyle w:val="A52C77A0091C4652BEB50B127905C60D"/>
          </w:pPr>
          <w:r w:rsidRPr="00FB57C0">
            <w:rPr>
              <w:rStyle w:val="PlaceholderText"/>
            </w:rPr>
            <w:t>Click here to enter text.</w:t>
          </w:r>
        </w:p>
      </w:docPartBody>
    </w:docPart>
    <w:docPart>
      <w:docPartPr>
        <w:name w:val="912B660E7C9E4CF7910E1C6D614C8719"/>
        <w:category>
          <w:name w:val="General"/>
          <w:gallery w:val="placeholder"/>
        </w:category>
        <w:types>
          <w:type w:val="bbPlcHdr"/>
        </w:types>
        <w:behaviors>
          <w:behavior w:val="content"/>
        </w:behaviors>
        <w:guid w:val="{36EB9E2B-672B-42EA-A89D-F0238A504B0C}"/>
      </w:docPartPr>
      <w:docPartBody>
        <w:p w:rsidR="009D1E08" w:rsidRDefault="00274876" w:rsidP="00274876">
          <w:pPr>
            <w:pStyle w:val="912B660E7C9E4CF7910E1C6D614C8719"/>
          </w:pPr>
          <w:r w:rsidRPr="00FB57C0">
            <w:rPr>
              <w:rStyle w:val="PlaceholderText"/>
            </w:rPr>
            <w:t>Click here to enter text.</w:t>
          </w:r>
        </w:p>
      </w:docPartBody>
    </w:docPart>
    <w:docPart>
      <w:docPartPr>
        <w:name w:val="E8BCFF7453BA47D6A7C3FD42D71E03C9"/>
        <w:category>
          <w:name w:val="General"/>
          <w:gallery w:val="placeholder"/>
        </w:category>
        <w:types>
          <w:type w:val="bbPlcHdr"/>
        </w:types>
        <w:behaviors>
          <w:behavior w:val="content"/>
        </w:behaviors>
        <w:guid w:val="{8C80F6A1-D638-402C-8559-13B4B7F8232D}"/>
      </w:docPartPr>
      <w:docPartBody>
        <w:p w:rsidR="009D1E08" w:rsidRDefault="00274876" w:rsidP="00274876">
          <w:pPr>
            <w:pStyle w:val="E8BCFF7453BA47D6A7C3FD42D71E03C9"/>
          </w:pPr>
          <w:r w:rsidRPr="00FB57C0">
            <w:rPr>
              <w:rStyle w:val="PlaceholderText"/>
            </w:rPr>
            <w:t>Click here to enter text.</w:t>
          </w:r>
        </w:p>
      </w:docPartBody>
    </w:docPart>
    <w:docPart>
      <w:docPartPr>
        <w:name w:val="4CB49D4542324FF4800177711544D5D8"/>
        <w:category>
          <w:name w:val="General"/>
          <w:gallery w:val="placeholder"/>
        </w:category>
        <w:types>
          <w:type w:val="bbPlcHdr"/>
        </w:types>
        <w:behaviors>
          <w:behavior w:val="content"/>
        </w:behaviors>
        <w:guid w:val="{66ECA9A0-2750-49CF-B733-C52363B1AF98}"/>
      </w:docPartPr>
      <w:docPartBody>
        <w:p w:rsidR="009D1E08" w:rsidRDefault="00274876" w:rsidP="00274876">
          <w:pPr>
            <w:pStyle w:val="4CB49D4542324FF4800177711544D5D8"/>
          </w:pPr>
          <w:r w:rsidRPr="00FB57C0">
            <w:rPr>
              <w:rStyle w:val="PlaceholderText"/>
            </w:rPr>
            <w:t>Click here to enter text.</w:t>
          </w:r>
        </w:p>
      </w:docPartBody>
    </w:docPart>
    <w:docPart>
      <w:docPartPr>
        <w:name w:val="77633426A7C54390BE547330BFE6A5FD"/>
        <w:category>
          <w:name w:val="General"/>
          <w:gallery w:val="placeholder"/>
        </w:category>
        <w:types>
          <w:type w:val="bbPlcHdr"/>
        </w:types>
        <w:behaviors>
          <w:behavior w:val="content"/>
        </w:behaviors>
        <w:guid w:val="{8AA52B4F-BCB5-400E-8670-9A269FDBFB04}"/>
      </w:docPartPr>
      <w:docPartBody>
        <w:p w:rsidR="009D1E08" w:rsidRDefault="00274876" w:rsidP="00274876">
          <w:pPr>
            <w:pStyle w:val="77633426A7C54390BE547330BFE6A5FD"/>
          </w:pPr>
          <w:r w:rsidRPr="00FB57C0">
            <w:rPr>
              <w:rStyle w:val="PlaceholderText"/>
            </w:rPr>
            <w:t>Click here to enter text.</w:t>
          </w:r>
        </w:p>
      </w:docPartBody>
    </w:docPart>
    <w:docPart>
      <w:docPartPr>
        <w:name w:val="32F15D1FAA2D4646BF8A18A130F240A6"/>
        <w:category>
          <w:name w:val="General"/>
          <w:gallery w:val="placeholder"/>
        </w:category>
        <w:types>
          <w:type w:val="bbPlcHdr"/>
        </w:types>
        <w:behaviors>
          <w:behavior w:val="content"/>
        </w:behaviors>
        <w:guid w:val="{9728FC1A-43F9-43A2-9AD9-7BE12E72E49C}"/>
      </w:docPartPr>
      <w:docPartBody>
        <w:p w:rsidR="009D1E08" w:rsidRDefault="00274876" w:rsidP="00274876">
          <w:pPr>
            <w:pStyle w:val="32F15D1FAA2D4646BF8A18A130F240A6"/>
          </w:pPr>
          <w:r w:rsidRPr="00FB57C0">
            <w:rPr>
              <w:rStyle w:val="PlaceholderText"/>
            </w:rPr>
            <w:t>Click here to enter text.</w:t>
          </w:r>
        </w:p>
      </w:docPartBody>
    </w:docPart>
    <w:docPart>
      <w:docPartPr>
        <w:name w:val="201F6319ABDF40ACA0E4FA4121B2E34E"/>
        <w:category>
          <w:name w:val="General"/>
          <w:gallery w:val="placeholder"/>
        </w:category>
        <w:types>
          <w:type w:val="bbPlcHdr"/>
        </w:types>
        <w:behaviors>
          <w:behavior w:val="content"/>
        </w:behaviors>
        <w:guid w:val="{34749527-3562-4577-BF68-EE9ABB764463}"/>
      </w:docPartPr>
      <w:docPartBody>
        <w:p w:rsidR="009D1E08" w:rsidRDefault="00274876" w:rsidP="00274876">
          <w:pPr>
            <w:pStyle w:val="201F6319ABDF40ACA0E4FA4121B2E34E"/>
          </w:pPr>
          <w:r w:rsidRPr="00FB57C0">
            <w:rPr>
              <w:rStyle w:val="PlaceholderText"/>
            </w:rPr>
            <w:t>Click here to enter text.</w:t>
          </w:r>
        </w:p>
      </w:docPartBody>
    </w:docPart>
    <w:docPart>
      <w:docPartPr>
        <w:name w:val="617F1E8289564B06846E22DF18637499"/>
        <w:category>
          <w:name w:val="General"/>
          <w:gallery w:val="placeholder"/>
        </w:category>
        <w:types>
          <w:type w:val="bbPlcHdr"/>
        </w:types>
        <w:behaviors>
          <w:behavior w:val="content"/>
        </w:behaviors>
        <w:guid w:val="{83672719-5A6A-42C0-A8E6-B59BE9C37E11}"/>
      </w:docPartPr>
      <w:docPartBody>
        <w:p w:rsidR="009D1E08" w:rsidRDefault="00274876" w:rsidP="00274876">
          <w:pPr>
            <w:pStyle w:val="617F1E8289564B06846E22DF18637499"/>
          </w:pPr>
          <w:r w:rsidRPr="00FB57C0">
            <w:rPr>
              <w:rStyle w:val="PlaceholderText"/>
            </w:rPr>
            <w:t>Click here to enter text.</w:t>
          </w:r>
        </w:p>
      </w:docPartBody>
    </w:docPart>
    <w:docPart>
      <w:docPartPr>
        <w:name w:val="E48247F22DF140F3B2997D0A02C801C2"/>
        <w:category>
          <w:name w:val="General"/>
          <w:gallery w:val="placeholder"/>
        </w:category>
        <w:types>
          <w:type w:val="bbPlcHdr"/>
        </w:types>
        <w:behaviors>
          <w:behavior w:val="content"/>
        </w:behaviors>
        <w:guid w:val="{4C03FD6E-F18A-416D-8A1F-FC77E7D45881}"/>
      </w:docPartPr>
      <w:docPartBody>
        <w:p w:rsidR="009D1E08" w:rsidRDefault="00274876" w:rsidP="00274876">
          <w:pPr>
            <w:pStyle w:val="E48247F22DF140F3B2997D0A02C801C2"/>
          </w:pPr>
          <w:r w:rsidRPr="00FB57C0">
            <w:rPr>
              <w:rStyle w:val="PlaceholderText"/>
            </w:rPr>
            <w:t>Click here to enter text.</w:t>
          </w:r>
        </w:p>
      </w:docPartBody>
    </w:docPart>
    <w:docPart>
      <w:docPartPr>
        <w:name w:val="F55BF14FC8FE48639339FBBD1072DE00"/>
        <w:category>
          <w:name w:val="General"/>
          <w:gallery w:val="placeholder"/>
        </w:category>
        <w:types>
          <w:type w:val="bbPlcHdr"/>
        </w:types>
        <w:behaviors>
          <w:behavior w:val="content"/>
        </w:behaviors>
        <w:guid w:val="{D5617C6D-FA8B-4A83-A310-1CAACE6A7371}"/>
      </w:docPartPr>
      <w:docPartBody>
        <w:p w:rsidR="009D1E08" w:rsidRDefault="00274876" w:rsidP="00274876">
          <w:pPr>
            <w:pStyle w:val="F55BF14FC8FE48639339FBBD1072DE00"/>
          </w:pPr>
          <w:r w:rsidRPr="00FB57C0">
            <w:rPr>
              <w:rStyle w:val="PlaceholderText"/>
            </w:rPr>
            <w:t>Click here to enter text.</w:t>
          </w:r>
        </w:p>
      </w:docPartBody>
    </w:docPart>
    <w:docPart>
      <w:docPartPr>
        <w:name w:val="BF6A45AF65704011981E571A5282503C"/>
        <w:category>
          <w:name w:val="General"/>
          <w:gallery w:val="placeholder"/>
        </w:category>
        <w:types>
          <w:type w:val="bbPlcHdr"/>
        </w:types>
        <w:behaviors>
          <w:behavior w:val="content"/>
        </w:behaviors>
        <w:guid w:val="{7F69A7A7-776D-4B4C-8BE2-2967331A6198}"/>
      </w:docPartPr>
      <w:docPartBody>
        <w:p w:rsidR="009D1E08" w:rsidRDefault="00274876" w:rsidP="00274876">
          <w:pPr>
            <w:pStyle w:val="BF6A45AF65704011981E571A5282503C"/>
          </w:pPr>
          <w:r w:rsidRPr="00FB57C0">
            <w:rPr>
              <w:rStyle w:val="PlaceholderText"/>
            </w:rPr>
            <w:t>Click here to enter text.</w:t>
          </w:r>
        </w:p>
      </w:docPartBody>
    </w:docPart>
    <w:docPart>
      <w:docPartPr>
        <w:name w:val="4089D5CC749446B9860ACFEBD64B0985"/>
        <w:category>
          <w:name w:val="General"/>
          <w:gallery w:val="placeholder"/>
        </w:category>
        <w:types>
          <w:type w:val="bbPlcHdr"/>
        </w:types>
        <w:behaviors>
          <w:behavior w:val="content"/>
        </w:behaviors>
        <w:guid w:val="{ABB790AF-DC08-4D39-BEA0-D1EEF7EC7B0E}"/>
      </w:docPartPr>
      <w:docPartBody>
        <w:p w:rsidR="009D1E08" w:rsidRDefault="00274876" w:rsidP="00274876">
          <w:pPr>
            <w:pStyle w:val="4089D5CC749446B9860ACFEBD64B0985"/>
          </w:pPr>
          <w:r w:rsidRPr="00FB57C0">
            <w:rPr>
              <w:rStyle w:val="PlaceholderText"/>
            </w:rPr>
            <w:t>Click here to enter text.</w:t>
          </w:r>
        </w:p>
      </w:docPartBody>
    </w:docPart>
    <w:docPart>
      <w:docPartPr>
        <w:name w:val="888D6AF920B44DB09BFB2F0DB0340021"/>
        <w:category>
          <w:name w:val="General"/>
          <w:gallery w:val="placeholder"/>
        </w:category>
        <w:types>
          <w:type w:val="bbPlcHdr"/>
        </w:types>
        <w:behaviors>
          <w:behavior w:val="content"/>
        </w:behaviors>
        <w:guid w:val="{9FFC00D6-AEFE-4702-A19C-62688F0C5239}"/>
      </w:docPartPr>
      <w:docPartBody>
        <w:p w:rsidR="009D1E08" w:rsidRDefault="00274876" w:rsidP="00274876">
          <w:pPr>
            <w:pStyle w:val="888D6AF920B44DB09BFB2F0DB0340021"/>
          </w:pPr>
          <w:r w:rsidRPr="00FB57C0">
            <w:rPr>
              <w:rStyle w:val="PlaceholderText"/>
            </w:rPr>
            <w:t>Click here to enter text.</w:t>
          </w:r>
        </w:p>
      </w:docPartBody>
    </w:docPart>
    <w:docPart>
      <w:docPartPr>
        <w:name w:val="1C7E1443D6B14B808671A0BDAD987DD7"/>
        <w:category>
          <w:name w:val="General"/>
          <w:gallery w:val="placeholder"/>
        </w:category>
        <w:types>
          <w:type w:val="bbPlcHdr"/>
        </w:types>
        <w:behaviors>
          <w:behavior w:val="content"/>
        </w:behaviors>
        <w:guid w:val="{ACFFFA1C-F802-4303-B3F9-6B4239AB49AD}"/>
      </w:docPartPr>
      <w:docPartBody>
        <w:p w:rsidR="009D1E08" w:rsidRDefault="00274876" w:rsidP="00274876">
          <w:pPr>
            <w:pStyle w:val="1C7E1443D6B14B808671A0BDAD987DD7"/>
          </w:pPr>
          <w:r w:rsidRPr="00FB57C0">
            <w:rPr>
              <w:rStyle w:val="PlaceholderText"/>
            </w:rPr>
            <w:t>Click here to enter text.</w:t>
          </w:r>
        </w:p>
      </w:docPartBody>
    </w:docPart>
    <w:docPart>
      <w:docPartPr>
        <w:name w:val="454DBD8109E547ED90C44E0EA68D1FA7"/>
        <w:category>
          <w:name w:val="General"/>
          <w:gallery w:val="placeholder"/>
        </w:category>
        <w:types>
          <w:type w:val="bbPlcHdr"/>
        </w:types>
        <w:behaviors>
          <w:behavior w:val="content"/>
        </w:behaviors>
        <w:guid w:val="{2CDCDB3F-BD4A-450A-A516-68F75F9F0174}"/>
      </w:docPartPr>
      <w:docPartBody>
        <w:p w:rsidR="009D1E08" w:rsidRDefault="00274876" w:rsidP="00274876">
          <w:pPr>
            <w:pStyle w:val="454DBD8109E547ED90C44E0EA68D1FA7"/>
          </w:pPr>
          <w:r w:rsidRPr="00FB57C0">
            <w:rPr>
              <w:rStyle w:val="PlaceholderText"/>
            </w:rPr>
            <w:t>Click here to enter text.</w:t>
          </w:r>
        </w:p>
      </w:docPartBody>
    </w:docPart>
    <w:docPart>
      <w:docPartPr>
        <w:name w:val="E24A5D66E459494AAD6C30FFFACDFBB3"/>
        <w:category>
          <w:name w:val="General"/>
          <w:gallery w:val="placeholder"/>
        </w:category>
        <w:types>
          <w:type w:val="bbPlcHdr"/>
        </w:types>
        <w:behaviors>
          <w:behavior w:val="content"/>
        </w:behaviors>
        <w:guid w:val="{0BDF6B02-6566-4A72-87D2-8B6AF828B968}"/>
      </w:docPartPr>
      <w:docPartBody>
        <w:p w:rsidR="009D1E08" w:rsidRDefault="00274876" w:rsidP="00274876">
          <w:pPr>
            <w:pStyle w:val="E24A5D66E459494AAD6C30FFFACDFBB3"/>
          </w:pPr>
          <w:r w:rsidRPr="00FB57C0">
            <w:rPr>
              <w:rStyle w:val="PlaceholderText"/>
            </w:rPr>
            <w:t>Click here to enter text.</w:t>
          </w:r>
        </w:p>
      </w:docPartBody>
    </w:docPart>
    <w:docPart>
      <w:docPartPr>
        <w:name w:val="30D59B89C4CD494C86D5A2E3FA406BB6"/>
        <w:category>
          <w:name w:val="General"/>
          <w:gallery w:val="placeholder"/>
        </w:category>
        <w:types>
          <w:type w:val="bbPlcHdr"/>
        </w:types>
        <w:behaviors>
          <w:behavior w:val="content"/>
        </w:behaviors>
        <w:guid w:val="{D9519034-C7F9-4212-B533-CB3185B64F60}"/>
      </w:docPartPr>
      <w:docPartBody>
        <w:p w:rsidR="009D1E08" w:rsidRDefault="00274876" w:rsidP="00274876">
          <w:pPr>
            <w:pStyle w:val="30D59B89C4CD494C86D5A2E3FA406BB6"/>
          </w:pPr>
          <w:r w:rsidRPr="00FB57C0">
            <w:rPr>
              <w:rStyle w:val="PlaceholderText"/>
            </w:rPr>
            <w:t>Click here to enter text.</w:t>
          </w:r>
        </w:p>
      </w:docPartBody>
    </w:docPart>
    <w:docPart>
      <w:docPartPr>
        <w:name w:val="740140637FA04E35B3687E4C542615B3"/>
        <w:category>
          <w:name w:val="General"/>
          <w:gallery w:val="placeholder"/>
        </w:category>
        <w:types>
          <w:type w:val="bbPlcHdr"/>
        </w:types>
        <w:behaviors>
          <w:behavior w:val="content"/>
        </w:behaviors>
        <w:guid w:val="{3FB5C03A-4443-47D1-9D14-90AE3CDBF356}"/>
      </w:docPartPr>
      <w:docPartBody>
        <w:p w:rsidR="009D1E08" w:rsidRDefault="00274876" w:rsidP="00274876">
          <w:pPr>
            <w:pStyle w:val="740140637FA04E35B3687E4C542615B3"/>
          </w:pPr>
          <w:r w:rsidRPr="00FB57C0">
            <w:rPr>
              <w:rStyle w:val="PlaceholderText"/>
            </w:rPr>
            <w:t>Click here to enter text.</w:t>
          </w:r>
        </w:p>
      </w:docPartBody>
    </w:docPart>
    <w:docPart>
      <w:docPartPr>
        <w:name w:val="96D6E81F272C4EE18A82D07FC21A82FA"/>
        <w:category>
          <w:name w:val="General"/>
          <w:gallery w:val="placeholder"/>
        </w:category>
        <w:types>
          <w:type w:val="bbPlcHdr"/>
        </w:types>
        <w:behaviors>
          <w:behavior w:val="content"/>
        </w:behaviors>
        <w:guid w:val="{2DEDF1EF-A18C-4396-B26F-140EE88B5A8C}"/>
      </w:docPartPr>
      <w:docPartBody>
        <w:p w:rsidR="009D1E08" w:rsidRDefault="00274876" w:rsidP="00274876">
          <w:pPr>
            <w:pStyle w:val="96D6E81F272C4EE18A82D07FC21A82FA"/>
          </w:pPr>
          <w:r w:rsidRPr="00FB57C0">
            <w:rPr>
              <w:rStyle w:val="PlaceholderText"/>
            </w:rPr>
            <w:t>Click here to enter text.</w:t>
          </w:r>
        </w:p>
      </w:docPartBody>
    </w:docPart>
    <w:docPart>
      <w:docPartPr>
        <w:name w:val="0EE3A34FF7324EE1BC62B00C8DA5CDF7"/>
        <w:category>
          <w:name w:val="General"/>
          <w:gallery w:val="placeholder"/>
        </w:category>
        <w:types>
          <w:type w:val="bbPlcHdr"/>
        </w:types>
        <w:behaviors>
          <w:behavior w:val="content"/>
        </w:behaviors>
        <w:guid w:val="{47BF6AE7-9314-4C43-B6CD-5547287C844C}"/>
      </w:docPartPr>
      <w:docPartBody>
        <w:p w:rsidR="009D1E08" w:rsidRDefault="00274876" w:rsidP="00274876">
          <w:pPr>
            <w:pStyle w:val="0EE3A34FF7324EE1BC62B00C8DA5CDF7"/>
          </w:pPr>
          <w:r w:rsidRPr="00FB57C0">
            <w:rPr>
              <w:rStyle w:val="PlaceholderText"/>
            </w:rPr>
            <w:t>Click here to enter text.</w:t>
          </w:r>
        </w:p>
      </w:docPartBody>
    </w:docPart>
    <w:docPart>
      <w:docPartPr>
        <w:name w:val="7FBAB5C817544B98AFD8A8E9B2DD0D44"/>
        <w:category>
          <w:name w:val="General"/>
          <w:gallery w:val="placeholder"/>
        </w:category>
        <w:types>
          <w:type w:val="bbPlcHdr"/>
        </w:types>
        <w:behaviors>
          <w:behavior w:val="content"/>
        </w:behaviors>
        <w:guid w:val="{BABD7608-8446-46A5-B8F6-F4A14207A79C}"/>
      </w:docPartPr>
      <w:docPartBody>
        <w:p w:rsidR="009D1E08" w:rsidRDefault="00274876" w:rsidP="00274876">
          <w:pPr>
            <w:pStyle w:val="7FBAB5C817544B98AFD8A8E9B2DD0D44"/>
          </w:pPr>
          <w:r w:rsidRPr="00FB57C0">
            <w:rPr>
              <w:rStyle w:val="PlaceholderText"/>
            </w:rPr>
            <w:t>Click here to enter text.</w:t>
          </w:r>
        </w:p>
      </w:docPartBody>
    </w:docPart>
    <w:docPart>
      <w:docPartPr>
        <w:name w:val="B5F31242E19D4B658341D1C317973FD3"/>
        <w:category>
          <w:name w:val="General"/>
          <w:gallery w:val="placeholder"/>
        </w:category>
        <w:types>
          <w:type w:val="bbPlcHdr"/>
        </w:types>
        <w:behaviors>
          <w:behavior w:val="content"/>
        </w:behaviors>
        <w:guid w:val="{503C00DF-7F93-4FB0-A228-4B16E9C0236B}"/>
      </w:docPartPr>
      <w:docPartBody>
        <w:p w:rsidR="009D1E08" w:rsidRDefault="00274876" w:rsidP="00274876">
          <w:pPr>
            <w:pStyle w:val="B5F31242E19D4B658341D1C317973FD3"/>
          </w:pPr>
          <w:r w:rsidRPr="00FB57C0">
            <w:rPr>
              <w:rStyle w:val="PlaceholderText"/>
            </w:rPr>
            <w:t>Click here to enter text.</w:t>
          </w:r>
        </w:p>
      </w:docPartBody>
    </w:docPart>
    <w:docPart>
      <w:docPartPr>
        <w:name w:val="A89B84ACB8C54413B0D2C5DFAD438B8D"/>
        <w:category>
          <w:name w:val="General"/>
          <w:gallery w:val="placeholder"/>
        </w:category>
        <w:types>
          <w:type w:val="bbPlcHdr"/>
        </w:types>
        <w:behaviors>
          <w:behavior w:val="content"/>
        </w:behaviors>
        <w:guid w:val="{262705EB-30A9-4DB6-B655-7E4AF7B4615D}"/>
      </w:docPartPr>
      <w:docPartBody>
        <w:p w:rsidR="009D1E08" w:rsidRDefault="00274876" w:rsidP="00274876">
          <w:pPr>
            <w:pStyle w:val="A89B84ACB8C54413B0D2C5DFAD438B8D"/>
          </w:pPr>
          <w:r w:rsidRPr="00FB57C0">
            <w:rPr>
              <w:rStyle w:val="PlaceholderText"/>
            </w:rPr>
            <w:t>Click here to enter text.</w:t>
          </w:r>
        </w:p>
      </w:docPartBody>
    </w:docPart>
    <w:docPart>
      <w:docPartPr>
        <w:name w:val="A574F67DBA0B4BCB99109BD94752D942"/>
        <w:category>
          <w:name w:val="General"/>
          <w:gallery w:val="placeholder"/>
        </w:category>
        <w:types>
          <w:type w:val="bbPlcHdr"/>
        </w:types>
        <w:behaviors>
          <w:behavior w:val="content"/>
        </w:behaviors>
        <w:guid w:val="{65099C13-E72E-4399-9086-83CF678F1F95}"/>
      </w:docPartPr>
      <w:docPartBody>
        <w:p w:rsidR="009D1E08" w:rsidRDefault="00274876" w:rsidP="00274876">
          <w:pPr>
            <w:pStyle w:val="A574F67DBA0B4BCB99109BD94752D942"/>
          </w:pPr>
          <w:r w:rsidRPr="00FB57C0">
            <w:rPr>
              <w:rStyle w:val="PlaceholderText"/>
            </w:rPr>
            <w:t>Click here to enter text.</w:t>
          </w:r>
        </w:p>
      </w:docPartBody>
    </w:docPart>
    <w:docPart>
      <w:docPartPr>
        <w:name w:val="1654F683E8E74A5692E85D0AC1EA31B9"/>
        <w:category>
          <w:name w:val="General"/>
          <w:gallery w:val="placeholder"/>
        </w:category>
        <w:types>
          <w:type w:val="bbPlcHdr"/>
        </w:types>
        <w:behaviors>
          <w:behavior w:val="content"/>
        </w:behaviors>
        <w:guid w:val="{8FF7E037-AAD6-4CCA-A12E-921439EF2E86}"/>
      </w:docPartPr>
      <w:docPartBody>
        <w:p w:rsidR="009D1E08" w:rsidRDefault="00274876" w:rsidP="00274876">
          <w:pPr>
            <w:pStyle w:val="1654F683E8E74A5692E85D0AC1EA31B9"/>
          </w:pPr>
          <w:r w:rsidRPr="00FB57C0">
            <w:rPr>
              <w:rStyle w:val="PlaceholderText"/>
            </w:rPr>
            <w:t>Click here to enter text.</w:t>
          </w:r>
        </w:p>
      </w:docPartBody>
    </w:docPart>
    <w:docPart>
      <w:docPartPr>
        <w:name w:val="DB76D5DCF98348599450F048E2B8043C"/>
        <w:category>
          <w:name w:val="General"/>
          <w:gallery w:val="placeholder"/>
        </w:category>
        <w:types>
          <w:type w:val="bbPlcHdr"/>
        </w:types>
        <w:behaviors>
          <w:behavior w:val="content"/>
        </w:behaviors>
        <w:guid w:val="{2CA8F51E-C413-4875-8F51-15D10C9190BE}"/>
      </w:docPartPr>
      <w:docPartBody>
        <w:p w:rsidR="009D1E08" w:rsidRDefault="00274876" w:rsidP="00274876">
          <w:pPr>
            <w:pStyle w:val="DB76D5DCF98348599450F048E2B8043C"/>
          </w:pPr>
          <w:r w:rsidRPr="00FB57C0">
            <w:rPr>
              <w:rStyle w:val="PlaceholderText"/>
            </w:rPr>
            <w:t>Click here to enter text.</w:t>
          </w:r>
        </w:p>
      </w:docPartBody>
    </w:docPart>
    <w:docPart>
      <w:docPartPr>
        <w:name w:val="86D9C70EA14944EE99B41AA584FD8081"/>
        <w:category>
          <w:name w:val="General"/>
          <w:gallery w:val="placeholder"/>
        </w:category>
        <w:types>
          <w:type w:val="bbPlcHdr"/>
        </w:types>
        <w:behaviors>
          <w:behavior w:val="content"/>
        </w:behaviors>
        <w:guid w:val="{17E03FA1-FF50-4185-8169-9403B9417D1C}"/>
      </w:docPartPr>
      <w:docPartBody>
        <w:p w:rsidR="009D1E08" w:rsidRDefault="00274876" w:rsidP="00274876">
          <w:pPr>
            <w:pStyle w:val="86D9C70EA14944EE99B41AA584FD8081"/>
          </w:pPr>
          <w:r w:rsidRPr="00FB57C0">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Chevin-Thin">
    <w:charset w:val="00"/>
    <w:family w:val="auto"/>
    <w:pitch w:val="variable"/>
    <w:sig w:usb0="80000027" w:usb1="00000040" w:usb2="00000000" w:usb3="00000000" w:csb0="00000001" w:csb1="00000000"/>
  </w:font>
  <w:font w:name="HelveticaNeueLT Std Lt Cn">
    <w:altName w:val="Arial"/>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57CA1"/>
    <w:rsid w:val="00010196"/>
    <w:rsid w:val="00053BDC"/>
    <w:rsid w:val="000C27D9"/>
    <w:rsid w:val="000C2C35"/>
    <w:rsid w:val="000E5C1B"/>
    <w:rsid w:val="001309E5"/>
    <w:rsid w:val="001572C3"/>
    <w:rsid w:val="001C2B72"/>
    <w:rsid w:val="00230053"/>
    <w:rsid w:val="00237323"/>
    <w:rsid w:val="00274876"/>
    <w:rsid w:val="002C6F5A"/>
    <w:rsid w:val="002F4370"/>
    <w:rsid w:val="004605C2"/>
    <w:rsid w:val="00484AD8"/>
    <w:rsid w:val="004868F1"/>
    <w:rsid w:val="004E4C40"/>
    <w:rsid w:val="005874DF"/>
    <w:rsid w:val="005C5409"/>
    <w:rsid w:val="00684158"/>
    <w:rsid w:val="006B5A3B"/>
    <w:rsid w:val="006E1691"/>
    <w:rsid w:val="007638FC"/>
    <w:rsid w:val="007956F8"/>
    <w:rsid w:val="007D3AAF"/>
    <w:rsid w:val="00832492"/>
    <w:rsid w:val="00837A06"/>
    <w:rsid w:val="00886C3A"/>
    <w:rsid w:val="008917A9"/>
    <w:rsid w:val="008D08DB"/>
    <w:rsid w:val="008D3CD2"/>
    <w:rsid w:val="008D74DD"/>
    <w:rsid w:val="009D1E08"/>
    <w:rsid w:val="00A75B13"/>
    <w:rsid w:val="00B4441B"/>
    <w:rsid w:val="00B57CA1"/>
    <w:rsid w:val="00B67237"/>
    <w:rsid w:val="00BF461D"/>
    <w:rsid w:val="00C30F28"/>
    <w:rsid w:val="00C328EA"/>
    <w:rsid w:val="00C62AA3"/>
    <w:rsid w:val="00CD1536"/>
    <w:rsid w:val="00D60ABB"/>
    <w:rsid w:val="00DB3B44"/>
    <w:rsid w:val="00DB7754"/>
    <w:rsid w:val="00DF5107"/>
    <w:rsid w:val="00E22CBE"/>
    <w:rsid w:val="00E64AF0"/>
    <w:rsid w:val="00E708DA"/>
    <w:rsid w:val="00E71E97"/>
    <w:rsid w:val="00ED65FC"/>
    <w:rsid w:val="00EF667E"/>
    <w:rsid w:val="00F12863"/>
    <w:rsid w:val="00F26D72"/>
    <w:rsid w:val="00FC690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4876"/>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AFB4A0F282AD4D609E8EEB72FAEF74ED">
    <w:name w:val="AFB4A0F282AD4D609E8EEB72FAEF74ED"/>
    <w:rsid w:val="00EF667E"/>
  </w:style>
  <w:style w:type="paragraph" w:customStyle="1" w:styleId="E868C828B5F0485FB1C03CEFE45C360F">
    <w:name w:val="E868C828B5F0485FB1C03CEFE45C360F"/>
    <w:rsid w:val="00EF667E"/>
  </w:style>
  <w:style w:type="paragraph" w:customStyle="1" w:styleId="4F7DD0D5F1B3437C97540F6F928903B9">
    <w:name w:val="4F7DD0D5F1B3437C97540F6F928903B9"/>
    <w:rsid w:val="00EF667E"/>
  </w:style>
  <w:style w:type="paragraph" w:customStyle="1" w:styleId="AD5F1631B97B4C4686B0FD543D30D656">
    <w:name w:val="AD5F1631B97B4C4686B0FD543D30D656"/>
    <w:rsid w:val="00EF667E"/>
  </w:style>
  <w:style w:type="paragraph" w:customStyle="1" w:styleId="88B29DA9DA6242CD812F60204D854057">
    <w:name w:val="88B29DA9DA6242CD812F60204D854057"/>
    <w:rsid w:val="00EF667E"/>
  </w:style>
  <w:style w:type="paragraph" w:customStyle="1" w:styleId="AB0725B782CE4264B65C770DE543A382">
    <w:name w:val="AB0725B782CE4264B65C770DE543A382"/>
    <w:rsid w:val="00EF667E"/>
  </w:style>
  <w:style w:type="paragraph" w:customStyle="1" w:styleId="4A7D2920DA744BEAB79E2FDEC4C8B427">
    <w:name w:val="4A7D2920DA744BEAB79E2FDEC4C8B427"/>
    <w:rsid w:val="00EF667E"/>
  </w:style>
  <w:style w:type="paragraph" w:customStyle="1" w:styleId="5DB55517CA204C0D9951EE162FE5323D">
    <w:name w:val="5DB55517CA204C0D9951EE162FE5323D"/>
    <w:rsid w:val="00EF667E"/>
  </w:style>
  <w:style w:type="paragraph" w:customStyle="1" w:styleId="61555F28447E4DAA868D467D2C1D1C78">
    <w:name w:val="61555F28447E4DAA868D467D2C1D1C78"/>
    <w:rsid w:val="00EF667E"/>
  </w:style>
  <w:style w:type="paragraph" w:customStyle="1" w:styleId="EB6DBCC9AA234CB589F884A98C1F0053">
    <w:name w:val="EB6DBCC9AA234CB589F884A98C1F0053"/>
    <w:rsid w:val="00EF667E"/>
  </w:style>
  <w:style w:type="paragraph" w:customStyle="1" w:styleId="B7260FB15CFC4D638BD6B4874166EE03">
    <w:name w:val="B7260FB15CFC4D638BD6B4874166EE03"/>
    <w:rsid w:val="00EF667E"/>
  </w:style>
  <w:style w:type="paragraph" w:customStyle="1" w:styleId="6FD0966055A344D9934CC055E0243CE3">
    <w:name w:val="6FD0966055A344D9934CC055E0243CE3"/>
    <w:rsid w:val="00EF667E"/>
  </w:style>
  <w:style w:type="paragraph" w:customStyle="1" w:styleId="EB50DD7CFA2D4689ACFA10AA20C02BAD">
    <w:name w:val="EB50DD7CFA2D4689ACFA10AA20C02BAD"/>
    <w:rsid w:val="00EF667E"/>
  </w:style>
  <w:style w:type="paragraph" w:customStyle="1" w:styleId="2453987382234005BDFBB9DE41792927">
    <w:name w:val="2453987382234005BDFBB9DE41792927"/>
    <w:rsid w:val="00EF667E"/>
  </w:style>
  <w:style w:type="paragraph" w:customStyle="1" w:styleId="401623D4ECF24872B6D352CE74963817">
    <w:name w:val="401623D4ECF24872B6D352CE74963817"/>
    <w:rsid w:val="00EF667E"/>
  </w:style>
  <w:style w:type="paragraph" w:customStyle="1" w:styleId="4D4C8207CD3C4D2A84A199350743F3EC">
    <w:name w:val="4D4C8207CD3C4D2A84A199350743F3EC"/>
    <w:rsid w:val="00EF667E"/>
  </w:style>
  <w:style w:type="paragraph" w:customStyle="1" w:styleId="2C963C4059A04063A29C411D13CE7357">
    <w:name w:val="2C963C4059A04063A29C411D13CE7357"/>
    <w:rsid w:val="00EF667E"/>
  </w:style>
  <w:style w:type="paragraph" w:customStyle="1" w:styleId="82583E7D6F8C414EBEAD737D74333217">
    <w:name w:val="82583E7D6F8C414EBEAD737D74333217"/>
    <w:rsid w:val="00EF667E"/>
  </w:style>
  <w:style w:type="paragraph" w:customStyle="1" w:styleId="29E03BDEB1684344BF7315085662E3AA">
    <w:name w:val="29E03BDEB1684344BF7315085662E3AA"/>
    <w:rsid w:val="00EF667E"/>
  </w:style>
  <w:style w:type="paragraph" w:customStyle="1" w:styleId="1E3E05DDFF6C438BABB0416D35054BBF">
    <w:name w:val="1E3E05DDFF6C438BABB0416D35054BBF"/>
    <w:rsid w:val="00EF667E"/>
  </w:style>
  <w:style w:type="paragraph" w:customStyle="1" w:styleId="3F7C615BFCFD40B8A98E4B7CF3C68732">
    <w:name w:val="3F7C615BFCFD40B8A98E4B7CF3C68732"/>
    <w:rsid w:val="00EF667E"/>
  </w:style>
  <w:style w:type="paragraph" w:customStyle="1" w:styleId="DABE7B676C324C849F9C1982788CA21D">
    <w:name w:val="DABE7B676C324C849F9C1982788CA21D"/>
    <w:rsid w:val="00EF667E"/>
  </w:style>
  <w:style w:type="paragraph" w:customStyle="1" w:styleId="E89712D37DFF4F8E961C440D8054BBCD">
    <w:name w:val="E89712D37DFF4F8E961C440D8054BBCD"/>
    <w:rsid w:val="00EF667E"/>
  </w:style>
  <w:style w:type="paragraph" w:customStyle="1" w:styleId="1C09C780BFD8448DA5EBAEDEA5BBB5F7">
    <w:name w:val="1C09C780BFD8448DA5EBAEDEA5BBB5F7"/>
    <w:rsid w:val="00EF667E"/>
  </w:style>
  <w:style w:type="paragraph" w:customStyle="1" w:styleId="84B4163C368545839346F37F583062DC">
    <w:name w:val="84B4163C368545839346F37F583062DC"/>
    <w:rsid w:val="00EF667E"/>
  </w:style>
  <w:style w:type="paragraph" w:customStyle="1" w:styleId="1CB8EB3FB2E84CE8829AD4AF3A1B3743">
    <w:name w:val="1CB8EB3FB2E84CE8829AD4AF3A1B3743"/>
    <w:rsid w:val="00EF667E"/>
  </w:style>
  <w:style w:type="paragraph" w:customStyle="1" w:styleId="6B5309955C5846F8A0E8C6436E32B170">
    <w:name w:val="6B5309955C5846F8A0E8C6436E32B170"/>
    <w:rsid w:val="00EF667E"/>
  </w:style>
  <w:style w:type="paragraph" w:customStyle="1" w:styleId="36DFF04C82B145B6A054351A3F15297D">
    <w:name w:val="36DFF04C82B145B6A054351A3F15297D"/>
    <w:rsid w:val="00EF667E"/>
  </w:style>
  <w:style w:type="paragraph" w:customStyle="1" w:styleId="F2CACE690B3F46C981EE72B5D80ED1C2">
    <w:name w:val="F2CACE690B3F46C981EE72B5D80ED1C2"/>
    <w:rsid w:val="00EF667E"/>
  </w:style>
  <w:style w:type="paragraph" w:customStyle="1" w:styleId="EE7694139D39438AA80297D9628BE47C">
    <w:name w:val="EE7694139D39438AA80297D9628BE47C"/>
    <w:rsid w:val="00EF667E"/>
  </w:style>
  <w:style w:type="paragraph" w:customStyle="1" w:styleId="F0C72546B5CE42838534217BFC5D4575">
    <w:name w:val="F0C72546B5CE42838534217BFC5D4575"/>
    <w:rsid w:val="00EF667E"/>
  </w:style>
  <w:style w:type="paragraph" w:customStyle="1" w:styleId="F7644B2C063F46A090E4FA6F33387D83">
    <w:name w:val="F7644B2C063F46A090E4FA6F33387D83"/>
    <w:rsid w:val="00EF667E"/>
  </w:style>
  <w:style w:type="paragraph" w:customStyle="1" w:styleId="1E06131101AF46B499A36AB0F59A3179">
    <w:name w:val="1E06131101AF46B499A36AB0F59A3179"/>
    <w:rsid w:val="00EF667E"/>
  </w:style>
  <w:style w:type="paragraph" w:customStyle="1" w:styleId="417E66BD97B8439485D2F1DEC39EA7F5">
    <w:name w:val="417E66BD97B8439485D2F1DEC39EA7F5"/>
    <w:rsid w:val="00EF667E"/>
  </w:style>
  <w:style w:type="paragraph" w:customStyle="1" w:styleId="7CE02E5709BA438BAF82CAFDEC1A63B2">
    <w:name w:val="7CE02E5709BA438BAF82CAFDEC1A63B2"/>
    <w:rsid w:val="00EF667E"/>
  </w:style>
  <w:style w:type="paragraph" w:customStyle="1" w:styleId="E69E2733F9EA4E0FA74D76CA9AB9F48E">
    <w:name w:val="E69E2733F9EA4E0FA74D76CA9AB9F48E"/>
    <w:rsid w:val="00EF667E"/>
  </w:style>
  <w:style w:type="paragraph" w:customStyle="1" w:styleId="F724FB5A842C4FF4B6136CAB90898F4D">
    <w:name w:val="F724FB5A842C4FF4B6136CAB90898F4D"/>
    <w:rsid w:val="00EF667E"/>
  </w:style>
  <w:style w:type="paragraph" w:customStyle="1" w:styleId="5DBB9F27802946D685B2A03ACC4F4C15">
    <w:name w:val="5DBB9F27802946D685B2A03ACC4F4C15"/>
    <w:rsid w:val="00EF667E"/>
  </w:style>
  <w:style w:type="paragraph" w:customStyle="1" w:styleId="7944C8F217DC4F1DB3410206A9F19B18">
    <w:name w:val="7944C8F217DC4F1DB3410206A9F19B18"/>
    <w:rsid w:val="00EF667E"/>
  </w:style>
  <w:style w:type="paragraph" w:customStyle="1" w:styleId="457B4D3144BF43DEBC9F275A5F0C376B">
    <w:name w:val="457B4D3144BF43DEBC9F275A5F0C376B"/>
    <w:rsid w:val="00EF667E"/>
  </w:style>
  <w:style w:type="paragraph" w:customStyle="1" w:styleId="BC1BF2240CE0462A9127741C0CB6B680">
    <w:name w:val="BC1BF2240CE0462A9127741C0CB6B680"/>
    <w:rsid w:val="00EF667E"/>
  </w:style>
  <w:style w:type="paragraph" w:customStyle="1" w:styleId="557F8D19C6FD411A87D5D4E67843FA5E">
    <w:name w:val="557F8D19C6FD411A87D5D4E67843FA5E"/>
    <w:rsid w:val="00EF667E"/>
  </w:style>
  <w:style w:type="paragraph" w:customStyle="1" w:styleId="B788C2CE3F3F41BE9322E99EB101B4DA">
    <w:name w:val="B788C2CE3F3F41BE9322E99EB101B4DA"/>
    <w:rsid w:val="00EF667E"/>
  </w:style>
  <w:style w:type="paragraph" w:customStyle="1" w:styleId="E328C403B7364178BAC27BA0843436CF">
    <w:name w:val="E328C403B7364178BAC27BA0843436CF"/>
    <w:rsid w:val="00EF667E"/>
  </w:style>
  <w:style w:type="paragraph" w:customStyle="1" w:styleId="0EF2CC3329214BA18C58456B4CA72D35">
    <w:name w:val="0EF2CC3329214BA18C58456B4CA72D35"/>
    <w:rsid w:val="00EF667E"/>
  </w:style>
  <w:style w:type="paragraph" w:customStyle="1" w:styleId="833887D0FA9E4754A7BDF7C3ED86B3B0">
    <w:name w:val="833887D0FA9E4754A7BDF7C3ED86B3B0"/>
    <w:rsid w:val="00EF667E"/>
  </w:style>
  <w:style w:type="paragraph" w:customStyle="1" w:styleId="3C460E4825AC47378AE975CD3E783A4F">
    <w:name w:val="3C460E4825AC47378AE975CD3E783A4F"/>
    <w:rsid w:val="00EF667E"/>
  </w:style>
  <w:style w:type="paragraph" w:customStyle="1" w:styleId="06E094C0325F4411ACA849CA8F12F451">
    <w:name w:val="06E094C0325F4411ACA849CA8F12F451"/>
    <w:rsid w:val="00EF667E"/>
  </w:style>
  <w:style w:type="paragraph" w:customStyle="1" w:styleId="1126042CAC364DAD92C3EF00DA83398D">
    <w:name w:val="1126042CAC364DAD92C3EF00DA83398D"/>
    <w:rsid w:val="00EF667E"/>
  </w:style>
  <w:style w:type="paragraph" w:customStyle="1" w:styleId="DE7E51377E1C46708F065EDDE61BF3D7">
    <w:name w:val="DE7E51377E1C46708F065EDDE61BF3D7"/>
    <w:rsid w:val="00EF667E"/>
  </w:style>
  <w:style w:type="paragraph" w:customStyle="1" w:styleId="6996DAF4A0C14D25892CB6B7F916674F">
    <w:name w:val="6996DAF4A0C14D25892CB6B7F916674F"/>
    <w:rsid w:val="00EF667E"/>
  </w:style>
  <w:style w:type="paragraph" w:customStyle="1" w:styleId="77A431E6D34B4F64AE73BA504D8C220F">
    <w:name w:val="77A431E6D34B4F64AE73BA504D8C220F"/>
    <w:rsid w:val="00EF667E"/>
  </w:style>
  <w:style w:type="paragraph" w:customStyle="1" w:styleId="9CEE927745C142C38A17284466E12A0B">
    <w:name w:val="9CEE927745C142C38A17284466E12A0B"/>
    <w:rsid w:val="00EF667E"/>
  </w:style>
  <w:style w:type="paragraph" w:customStyle="1" w:styleId="B52FB4E9E0B04031989002DF04A596AE">
    <w:name w:val="B52FB4E9E0B04031989002DF04A596AE"/>
    <w:rsid w:val="00EF667E"/>
  </w:style>
  <w:style w:type="paragraph" w:customStyle="1" w:styleId="B79FA969CBC64D9D91B572618042067E">
    <w:name w:val="B79FA969CBC64D9D91B572618042067E"/>
    <w:rsid w:val="00EF667E"/>
  </w:style>
  <w:style w:type="paragraph" w:customStyle="1" w:styleId="3AECD3AAEF6C4C1FB0CC0AF5262AEBDF">
    <w:name w:val="3AECD3AAEF6C4C1FB0CC0AF5262AEBDF"/>
    <w:rsid w:val="00EF667E"/>
  </w:style>
  <w:style w:type="paragraph" w:customStyle="1" w:styleId="EE9F421C85674561B6DAFB47F6FE9296">
    <w:name w:val="EE9F421C85674561B6DAFB47F6FE9296"/>
    <w:rsid w:val="00EF667E"/>
  </w:style>
  <w:style w:type="paragraph" w:customStyle="1" w:styleId="45DA75BAB6AD4F1FA143884CA9128346">
    <w:name w:val="45DA75BAB6AD4F1FA143884CA9128346"/>
    <w:rsid w:val="00EF667E"/>
  </w:style>
  <w:style w:type="paragraph" w:customStyle="1" w:styleId="56B25E49BB394D6A8AF02CBAFD245198">
    <w:name w:val="56B25E49BB394D6A8AF02CBAFD245198"/>
    <w:rsid w:val="00EF667E"/>
  </w:style>
  <w:style w:type="paragraph" w:customStyle="1" w:styleId="F283DC75DCDF4FCBB888F626A03C2A7B">
    <w:name w:val="F283DC75DCDF4FCBB888F626A03C2A7B"/>
    <w:rsid w:val="00EF667E"/>
  </w:style>
  <w:style w:type="paragraph" w:customStyle="1" w:styleId="03B0C267EA1B46E797D00253B8B41EF9">
    <w:name w:val="03B0C267EA1B46E797D00253B8B41EF9"/>
    <w:rsid w:val="00EF667E"/>
  </w:style>
  <w:style w:type="paragraph" w:customStyle="1" w:styleId="6D323A6CF562447EBB8E09E0688469B9">
    <w:name w:val="6D323A6CF562447EBB8E09E0688469B9"/>
    <w:rsid w:val="00EF667E"/>
  </w:style>
  <w:style w:type="paragraph" w:customStyle="1" w:styleId="9C7BB99EADD04DBE8FCCFD603D7A2979">
    <w:name w:val="9C7BB99EADD04DBE8FCCFD603D7A2979"/>
    <w:rsid w:val="00EF667E"/>
  </w:style>
  <w:style w:type="paragraph" w:customStyle="1" w:styleId="3EC5B878DC2F4258B77662170CFF445A">
    <w:name w:val="3EC5B878DC2F4258B77662170CFF445A"/>
    <w:rsid w:val="00EF667E"/>
  </w:style>
  <w:style w:type="paragraph" w:customStyle="1" w:styleId="70E0C6EF1DE64A08AD618267711E3B46">
    <w:name w:val="70E0C6EF1DE64A08AD618267711E3B46"/>
    <w:rsid w:val="00EF667E"/>
  </w:style>
  <w:style w:type="paragraph" w:customStyle="1" w:styleId="AA96EE8F8EFF434AA2165A551FC34103">
    <w:name w:val="AA96EE8F8EFF434AA2165A551FC34103"/>
    <w:rsid w:val="00EF667E"/>
  </w:style>
  <w:style w:type="paragraph" w:customStyle="1" w:styleId="7EE3180A165B4B9F88A3D9AF142068BC">
    <w:name w:val="7EE3180A165B4B9F88A3D9AF142068BC"/>
    <w:rsid w:val="00EF667E"/>
  </w:style>
  <w:style w:type="paragraph" w:customStyle="1" w:styleId="DC6F08EF044645F8AEF0DB6F47EE6DCE">
    <w:name w:val="DC6F08EF044645F8AEF0DB6F47EE6DCE"/>
    <w:rsid w:val="00EF667E"/>
  </w:style>
  <w:style w:type="paragraph" w:customStyle="1" w:styleId="FCBC450B05D24B8FB135A5F150078C9D">
    <w:name w:val="FCBC450B05D24B8FB135A5F150078C9D"/>
    <w:rsid w:val="00EF667E"/>
  </w:style>
  <w:style w:type="paragraph" w:customStyle="1" w:styleId="4DFD130C1C33477A9AFA42F1703D40E4">
    <w:name w:val="4DFD130C1C33477A9AFA42F1703D40E4"/>
    <w:rsid w:val="00EF667E"/>
  </w:style>
  <w:style w:type="paragraph" w:customStyle="1" w:styleId="A38DDD74D7484398A1417B520AA49695">
    <w:name w:val="A38DDD74D7484398A1417B520AA49695"/>
    <w:rsid w:val="00EF667E"/>
  </w:style>
  <w:style w:type="paragraph" w:customStyle="1" w:styleId="A35E8C78D15442EF9D2BF8CEC13E7AD2">
    <w:name w:val="A35E8C78D15442EF9D2BF8CEC13E7AD2"/>
    <w:rsid w:val="00EF667E"/>
  </w:style>
  <w:style w:type="paragraph" w:customStyle="1" w:styleId="8A4E9CDFF8CC4E7EA7E21FB4E0FC8D33">
    <w:name w:val="8A4E9CDFF8CC4E7EA7E21FB4E0FC8D33"/>
    <w:rsid w:val="00EF667E"/>
  </w:style>
  <w:style w:type="paragraph" w:customStyle="1" w:styleId="1C2953FF08FC434BA73AC7E4373CEAA0">
    <w:name w:val="1C2953FF08FC434BA73AC7E4373CEAA0"/>
    <w:rsid w:val="00EF667E"/>
  </w:style>
  <w:style w:type="paragraph" w:customStyle="1" w:styleId="755E472720CC45528814E22AA584F442">
    <w:name w:val="755E472720CC45528814E22AA584F442"/>
    <w:rsid w:val="00EF667E"/>
  </w:style>
  <w:style w:type="paragraph" w:customStyle="1" w:styleId="B4B178A9799C409BAD0C221580303C42">
    <w:name w:val="B4B178A9799C409BAD0C221580303C42"/>
    <w:rsid w:val="00EF667E"/>
  </w:style>
  <w:style w:type="paragraph" w:customStyle="1" w:styleId="EC2C2A154DD74489B09F757D57F962B7">
    <w:name w:val="EC2C2A154DD74489B09F757D57F962B7"/>
    <w:rsid w:val="00EF667E"/>
  </w:style>
  <w:style w:type="paragraph" w:customStyle="1" w:styleId="3F01D5A911DA4F2BAE0CC02E354DF1D1">
    <w:name w:val="3F01D5A911DA4F2BAE0CC02E354DF1D1"/>
    <w:rsid w:val="00EF667E"/>
  </w:style>
  <w:style w:type="paragraph" w:customStyle="1" w:styleId="3AA3080A477145C2ABAB79AABC5F9E1A">
    <w:name w:val="3AA3080A477145C2ABAB79AABC5F9E1A"/>
    <w:rsid w:val="00EF667E"/>
  </w:style>
  <w:style w:type="paragraph" w:customStyle="1" w:styleId="0636155142784CB8B82C814A66F185EA">
    <w:name w:val="0636155142784CB8B82C814A66F185EA"/>
    <w:rsid w:val="00EF667E"/>
  </w:style>
  <w:style w:type="paragraph" w:customStyle="1" w:styleId="652C99B1876F4A40A66679003E36B096">
    <w:name w:val="652C99B1876F4A40A66679003E36B096"/>
    <w:rsid w:val="00EF667E"/>
  </w:style>
  <w:style w:type="paragraph" w:customStyle="1" w:styleId="93480D4CB9C646789064D2BFCEB00D49">
    <w:name w:val="93480D4CB9C646789064D2BFCEB00D49"/>
    <w:rsid w:val="00EF667E"/>
  </w:style>
  <w:style w:type="paragraph" w:customStyle="1" w:styleId="94351EA65C104D2F9255D50612E4D965">
    <w:name w:val="94351EA65C104D2F9255D50612E4D965"/>
    <w:rsid w:val="00EF667E"/>
  </w:style>
  <w:style w:type="paragraph" w:customStyle="1" w:styleId="02314DF5526344749BAFF4871682BF61">
    <w:name w:val="02314DF5526344749BAFF4871682BF61"/>
    <w:rsid w:val="00EF667E"/>
  </w:style>
  <w:style w:type="paragraph" w:customStyle="1" w:styleId="C337C98DD52E410AA907C62C641D37BF">
    <w:name w:val="C337C98DD52E410AA907C62C641D37BF"/>
    <w:rsid w:val="00EF667E"/>
  </w:style>
  <w:style w:type="paragraph" w:customStyle="1" w:styleId="F139200B23CF49C18DD5D7F3ABE64A93">
    <w:name w:val="F139200B23CF49C18DD5D7F3ABE64A93"/>
    <w:rsid w:val="00EF667E"/>
  </w:style>
  <w:style w:type="paragraph" w:customStyle="1" w:styleId="38124D4E2AF44F20AAF20820D5DEB381">
    <w:name w:val="38124D4E2AF44F20AAF20820D5DEB381"/>
    <w:rsid w:val="00EF667E"/>
  </w:style>
  <w:style w:type="paragraph" w:customStyle="1" w:styleId="F8894E6869F449D3875A456EE217E879">
    <w:name w:val="F8894E6869F449D3875A456EE217E879"/>
    <w:rsid w:val="00EF667E"/>
  </w:style>
  <w:style w:type="paragraph" w:customStyle="1" w:styleId="9060C63212AF4E71989FAF81E8FF16F3">
    <w:name w:val="9060C63212AF4E71989FAF81E8FF16F3"/>
    <w:rsid w:val="00EF667E"/>
  </w:style>
  <w:style w:type="paragraph" w:customStyle="1" w:styleId="717E5235036741C7A535818A46ECCE9B">
    <w:name w:val="717E5235036741C7A535818A46ECCE9B"/>
    <w:rsid w:val="00EF667E"/>
  </w:style>
  <w:style w:type="paragraph" w:customStyle="1" w:styleId="981F458810F54618846E1A55844E8047">
    <w:name w:val="981F458810F54618846E1A55844E8047"/>
    <w:rsid w:val="00EF667E"/>
  </w:style>
  <w:style w:type="paragraph" w:customStyle="1" w:styleId="50B5CDA4489F4B02B028BF5545C1ACE8">
    <w:name w:val="50B5CDA4489F4B02B028BF5545C1ACE8"/>
    <w:rsid w:val="00EF667E"/>
  </w:style>
  <w:style w:type="paragraph" w:customStyle="1" w:styleId="5AFE5D4404AA497BAF4A4944004671C2">
    <w:name w:val="5AFE5D4404AA497BAF4A4944004671C2"/>
    <w:rsid w:val="00EF667E"/>
  </w:style>
  <w:style w:type="paragraph" w:customStyle="1" w:styleId="E4ED994F08D340FE98B578910C44CECF">
    <w:name w:val="E4ED994F08D340FE98B578910C44CECF"/>
    <w:rsid w:val="00EF667E"/>
  </w:style>
  <w:style w:type="paragraph" w:customStyle="1" w:styleId="D0818191D89543DFBC6828C2C81E5567">
    <w:name w:val="D0818191D89543DFBC6828C2C81E5567"/>
    <w:rsid w:val="00EF667E"/>
  </w:style>
  <w:style w:type="paragraph" w:customStyle="1" w:styleId="9A0AC0BA0D834A298104296C24A1BADB">
    <w:name w:val="9A0AC0BA0D834A298104296C24A1BADB"/>
    <w:rsid w:val="00EF667E"/>
  </w:style>
  <w:style w:type="paragraph" w:customStyle="1" w:styleId="5D8407FAA4DD4A7BAE8DA7D720E90B15">
    <w:name w:val="5D8407FAA4DD4A7BAE8DA7D720E90B15"/>
    <w:rsid w:val="00EF667E"/>
  </w:style>
  <w:style w:type="paragraph" w:customStyle="1" w:styleId="561DC5349A974E64AC7FC35A5DF28F60">
    <w:name w:val="561DC5349A974E64AC7FC35A5DF28F60"/>
    <w:rsid w:val="006B5A3B"/>
    <w:rPr>
      <w:lang w:val="en-US" w:eastAsia="en-US"/>
    </w:rPr>
  </w:style>
  <w:style w:type="paragraph" w:customStyle="1" w:styleId="490C0A07D3BA4BE188E9E771DE5864B3">
    <w:name w:val="490C0A07D3BA4BE188E9E771DE5864B3"/>
    <w:rsid w:val="006B5A3B"/>
    <w:rPr>
      <w:lang w:val="en-US" w:eastAsia="en-US"/>
    </w:rPr>
  </w:style>
  <w:style w:type="paragraph" w:customStyle="1" w:styleId="D07BDEEC1A564176B1ABA4B50DF6D3B4">
    <w:name w:val="D07BDEEC1A564176B1ABA4B50DF6D3B4"/>
    <w:rsid w:val="006B5A3B"/>
    <w:rPr>
      <w:lang w:val="en-US" w:eastAsia="en-US"/>
    </w:rPr>
  </w:style>
  <w:style w:type="paragraph" w:customStyle="1" w:styleId="8403BCD2CB9F40EAA1004382401C8707">
    <w:name w:val="8403BCD2CB9F40EAA1004382401C8707"/>
    <w:rsid w:val="006B5A3B"/>
    <w:rPr>
      <w:lang w:val="en-US" w:eastAsia="en-US"/>
    </w:rPr>
  </w:style>
  <w:style w:type="paragraph" w:customStyle="1" w:styleId="5F2AEC77D189472CAF2638B5CF7E07B6">
    <w:name w:val="5F2AEC77D189472CAF2638B5CF7E07B6"/>
    <w:rsid w:val="006B5A3B"/>
    <w:rPr>
      <w:lang w:val="en-US" w:eastAsia="en-US"/>
    </w:rPr>
  </w:style>
  <w:style w:type="paragraph" w:customStyle="1" w:styleId="FFEF432CCE1243B089D3D7A6ABA36547">
    <w:name w:val="FFEF432CCE1243B089D3D7A6ABA36547"/>
    <w:rsid w:val="006B5A3B"/>
    <w:rPr>
      <w:lang w:val="en-US" w:eastAsia="en-US"/>
    </w:rPr>
  </w:style>
  <w:style w:type="paragraph" w:customStyle="1" w:styleId="8F39AC21F0D34C988DA10C3638236757">
    <w:name w:val="8F39AC21F0D34C988DA10C3638236757"/>
    <w:rsid w:val="006B5A3B"/>
    <w:rPr>
      <w:lang w:val="en-US" w:eastAsia="en-US"/>
    </w:rPr>
  </w:style>
  <w:style w:type="paragraph" w:customStyle="1" w:styleId="66C6EAD2CF1241DF98F28E7499A896C7">
    <w:name w:val="66C6EAD2CF1241DF98F28E7499A896C7"/>
    <w:rsid w:val="006B5A3B"/>
    <w:rPr>
      <w:lang w:val="en-US" w:eastAsia="en-US"/>
    </w:rPr>
  </w:style>
  <w:style w:type="paragraph" w:customStyle="1" w:styleId="B4B2AAB534BB450FA88ED62F7B0984EC">
    <w:name w:val="B4B2AAB534BB450FA88ED62F7B0984EC"/>
    <w:rsid w:val="006B5A3B"/>
    <w:rPr>
      <w:lang w:val="en-US" w:eastAsia="en-US"/>
    </w:rPr>
  </w:style>
  <w:style w:type="paragraph" w:customStyle="1" w:styleId="98A128072F2F47A3BB931F2C68AA2664">
    <w:name w:val="98A128072F2F47A3BB931F2C68AA2664"/>
    <w:rsid w:val="006B5A3B"/>
    <w:rPr>
      <w:lang w:val="en-US" w:eastAsia="en-US"/>
    </w:rPr>
  </w:style>
  <w:style w:type="paragraph" w:customStyle="1" w:styleId="3308BF2C144D4B0AA584B087BDF6A452">
    <w:name w:val="3308BF2C144D4B0AA584B087BDF6A452"/>
    <w:rsid w:val="006B5A3B"/>
    <w:rPr>
      <w:lang w:val="en-US" w:eastAsia="en-US"/>
    </w:rPr>
  </w:style>
  <w:style w:type="paragraph" w:customStyle="1" w:styleId="1AD5AA34E6554CC3991F1CDB52494A34">
    <w:name w:val="1AD5AA34E6554CC3991F1CDB52494A34"/>
    <w:rsid w:val="006B5A3B"/>
    <w:rPr>
      <w:lang w:val="en-US" w:eastAsia="en-US"/>
    </w:rPr>
  </w:style>
  <w:style w:type="paragraph" w:customStyle="1" w:styleId="048300F8879F4B4F9D4B2F2791B66EC5">
    <w:name w:val="048300F8879F4B4F9D4B2F2791B66EC5"/>
    <w:rsid w:val="006B5A3B"/>
    <w:rPr>
      <w:lang w:val="en-US" w:eastAsia="en-US"/>
    </w:rPr>
  </w:style>
  <w:style w:type="paragraph" w:customStyle="1" w:styleId="4288A5A412754D79B1123AED3AB82C81">
    <w:name w:val="4288A5A412754D79B1123AED3AB82C81"/>
    <w:rsid w:val="006B5A3B"/>
    <w:rPr>
      <w:lang w:val="en-US" w:eastAsia="en-US"/>
    </w:rPr>
  </w:style>
  <w:style w:type="paragraph" w:customStyle="1" w:styleId="2EF215DD4A264F7BA834D92EC25C170F">
    <w:name w:val="2EF215DD4A264F7BA834D92EC25C170F"/>
    <w:rsid w:val="006B5A3B"/>
    <w:rPr>
      <w:lang w:val="en-US" w:eastAsia="en-US"/>
    </w:rPr>
  </w:style>
  <w:style w:type="paragraph" w:customStyle="1" w:styleId="E57FFDF7D7D447489CAA358D1D8CBA11">
    <w:name w:val="E57FFDF7D7D447489CAA358D1D8CBA11"/>
    <w:rsid w:val="006B5A3B"/>
    <w:rPr>
      <w:lang w:val="en-US" w:eastAsia="en-US"/>
    </w:rPr>
  </w:style>
  <w:style w:type="paragraph" w:customStyle="1" w:styleId="626AB62472FB420990B3779723C91CD9">
    <w:name w:val="626AB62472FB420990B3779723C91CD9"/>
    <w:rsid w:val="006B5A3B"/>
    <w:rPr>
      <w:lang w:val="en-US" w:eastAsia="en-US"/>
    </w:rPr>
  </w:style>
  <w:style w:type="paragraph" w:customStyle="1" w:styleId="929E12EEA7224188BD33E4C4415851F0">
    <w:name w:val="929E12EEA7224188BD33E4C4415851F0"/>
    <w:rsid w:val="006B5A3B"/>
    <w:rPr>
      <w:lang w:val="en-US" w:eastAsia="en-US"/>
    </w:rPr>
  </w:style>
  <w:style w:type="paragraph" w:customStyle="1" w:styleId="79D84B2CD32448AAB65A47AD7DEDD7B4">
    <w:name w:val="79D84B2CD32448AAB65A47AD7DEDD7B4"/>
    <w:rsid w:val="006B5A3B"/>
    <w:rPr>
      <w:lang w:val="en-US" w:eastAsia="en-US"/>
    </w:rPr>
  </w:style>
  <w:style w:type="paragraph" w:customStyle="1" w:styleId="6B0B7118EBC24294BB688788422EC9EC">
    <w:name w:val="6B0B7118EBC24294BB688788422EC9EC"/>
    <w:rsid w:val="006B5A3B"/>
    <w:rPr>
      <w:lang w:val="en-US" w:eastAsia="en-US"/>
    </w:rPr>
  </w:style>
  <w:style w:type="paragraph" w:customStyle="1" w:styleId="3B5B60611F894926B5B5CB1D1488C73F">
    <w:name w:val="3B5B60611F894926B5B5CB1D1488C73F"/>
    <w:rsid w:val="006B5A3B"/>
    <w:rPr>
      <w:lang w:val="en-US" w:eastAsia="en-US"/>
    </w:rPr>
  </w:style>
  <w:style w:type="paragraph" w:customStyle="1" w:styleId="3AF33502F6584ABCA2AB2657A6D9DF96">
    <w:name w:val="3AF33502F6584ABCA2AB2657A6D9DF96"/>
    <w:rsid w:val="006B5A3B"/>
    <w:rPr>
      <w:lang w:val="en-US" w:eastAsia="en-US"/>
    </w:rPr>
  </w:style>
  <w:style w:type="paragraph" w:customStyle="1" w:styleId="E6AE4430948B4822984C1AFF1F901E7D">
    <w:name w:val="E6AE4430948B4822984C1AFF1F901E7D"/>
    <w:rsid w:val="006B5A3B"/>
    <w:rPr>
      <w:lang w:val="en-US" w:eastAsia="en-US"/>
    </w:rPr>
  </w:style>
  <w:style w:type="paragraph" w:customStyle="1" w:styleId="6B03D724DD654D83BE9AAAA7CF8AE8CF">
    <w:name w:val="6B03D724DD654D83BE9AAAA7CF8AE8CF"/>
    <w:rsid w:val="006B5A3B"/>
    <w:rPr>
      <w:lang w:val="en-US" w:eastAsia="en-US"/>
    </w:rPr>
  </w:style>
  <w:style w:type="paragraph" w:customStyle="1" w:styleId="7BE8801BAB124E76847CB15AD87C33FF">
    <w:name w:val="7BE8801BAB124E76847CB15AD87C33FF"/>
    <w:rsid w:val="006B5A3B"/>
    <w:rPr>
      <w:lang w:val="en-US" w:eastAsia="en-US"/>
    </w:rPr>
  </w:style>
  <w:style w:type="paragraph" w:customStyle="1" w:styleId="4571C2788E8D4615915BC712E421AF07">
    <w:name w:val="4571C2788E8D4615915BC712E421AF07"/>
    <w:rsid w:val="006B5A3B"/>
    <w:rPr>
      <w:lang w:val="en-US" w:eastAsia="en-US"/>
    </w:rPr>
  </w:style>
  <w:style w:type="paragraph" w:customStyle="1" w:styleId="E07641410B9D4386B683C22622F32349">
    <w:name w:val="E07641410B9D4386B683C22622F32349"/>
    <w:rsid w:val="006B5A3B"/>
    <w:rPr>
      <w:lang w:val="en-US" w:eastAsia="en-US"/>
    </w:rPr>
  </w:style>
  <w:style w:type="paragraph" w:customStyle="1" w:styleId="C89AD68C476646B0A7B63CFE6F9576DA">
    <w:name w:val="C89AD68C476646B0A7B63CFE6F9576DA"/>
    <w:rsid w:val="006B5A3B"/>
    <w:rPr>
      <w:lang w:val="en-US" w:eastAsia="en-US"/>
    </w:rPr>
  </w:style>
  <w:style w:type="paragraph" w:customStyle="1" w:styleId="64C690F83A9143E38F127E51A71B7AAD">
    <w:name w:val="64C690F83A9143E38F127E51A71B7AAD"/>
    <w:rsid w:val="006B5A3B"/>
    <w:rPr>
      <w:lang w:val="en-US" w:eastAsia="en-US"/>
    </w:rPr>
  </w:style>
  <w:style w:type="paragraph" w:customStyle="1" w:styleId="6CE9F7A15F8348AAADBE7530DC835621">
    <w:name w:val="6CE9F7A15F8348AAADBE7530DC835621"/>
    <w:rsid w:val="006B5A3B"/>
    <w:rPr>
      <w:lang w:val="en-US" w:eastAsia="en-US"/>
    </w:rPr>
  </w:style>
  <w:style w:type="paragraph" w:customStyle="1" w:styleId="FC6F1BC51E74481A93882D4C8623282D">
    <w:name w:val="FC6F1BC51E74481A93882D4C8623282D"/>
    <w:rsid w:val="006B5A3B"/>
    <w:rPr>
      <w:lang w:val="en-US" w:eastAsia="en-US"/>
    </w:rPr>
  </w:style>
  <w:style w:type="paragraph" w:customStyle="1" w:styleId="E9653D8B3CFA4125BFE24A8DF3D7C8F0">
    <w:name w:val="E9653D8B3CFA4125BFE24A8DF3D7C8F0"/>
    <w:rsid w:val="006B5A3B"/>
    <w:rPr>
      <w:lang w:val="en-US" w:eastAsia="en-US"/>
    </w:rPr>
  </w:style>
  <w:style w:type="paragraph" w:customStyle="1" w:styleId="EE29172D47A14AD697F022166ADB954F">
    <w:name w:val="EE29172D47A14AD697F022166ADB954F"/>
    <w:rsid w:val="006B5A3B"/>
    <w:rPr>
      <w:lang w:val="en-US" w:eastAsia="en-US"/>
    </w:rPr>
  </w:style>
  <w:style w:type="paragraph" w:customStyle="1" w:styleId="6EB68D0845E94C86A392D9F66B0A9344">
    <w:name w:val="6EB68D0845E94C86A392D9F66B0A9344"/>
    <w:rsid w:val="006B5A3B"/>
    <w:rPr>
      <w:lang w:val="en-US" w:eastAsia="en-US"/>
    </w:rPr>
  </w:style>
  <w:style w:type="paragraph" w:customStyle="1" w:styleId="54F42B7BCAA342E48BB5598BD8CBB834">
    <w:name w:val="54F42B7BCAA342E48BB5598BD8CBB834"/>
    <w:rsid w:val="006B5A3B"/>
    <w:rPr>
      <w:lang w:val="en-US" w:eastAsia="en-US"/>
    </w:rPr>
  </w:style>
  <w:style w:type="paragraph" w:customStyle="1" w:styleId="076A15EB8EB34001B4D91744401FA749">
    <w:name w:val="076A15EB8EB34001B4D91744401FA749"/>
    <w:rsid w:val="006B5A3B"/>
    <w:rPr>
      <w:lang w:val="en-US" w:eastAsia="en-US"/>
    </w:rPr>
  </w:style>
  <w:style w:type="paragraph" w:customStyle="1" w:styleId="29698335CDBC43E980774A36F41E6A19">
    <w:name w:val="29698335CDBC43E980774A36F41E6A19"/>
    <w:rsid w:val="006B5A3B"/>
    <w:rPr>
      <w:lang w:val="en-US" w:eastAsia="en-US"/>
    </w:rPr>
  </w:style>
  <w:style w:type="paragraph" w:customStyle="1" w:styleId="D5FEB27773E449B5A5212CE83245C895">
    <w:name w:val="D5FEB27773E449B5A5212CE83245C895"/>
    <w:rsid w:val="006B5A3B"/>
    <w:rPr>
      <w:lang w:val="en-US" w:eastAsia="en-US"/>
    </w:rPr>
  </w:style>
  <w:style w:type="paragraph" w:customStyle="1" w:styleId="233D1B6D786840B0A3FAC8D9E2099206">
    <w:name w:val="233D1B6D786840B0A3FAC8D9E2099206"/>
    <w:rsid w:val="006B5A3B"/>
    <w:rPr>
      <w:lang w:val="en-US" w:eastAsia="en-US"/>
    </w:rPr>
  </w:style>
  <w:style w:type="paragraph" w:customStyle="1" w:styleId="9B7FA1C09C50490B9C8F31FEB234F20A">
    <w:name w:val="9B7FA1C09C50490B9C8F31FEB234F20A"/>
    <w:rsid w:val="006B5A3B"/>
    <w:rPr>
      <w:lang w:val="en-US" w:eastAsia="en-US"/>
    </w:rPr>
  </w:style>
  <w:style w:type="paragraph" w:customStyle="1" w:styleId="9C840B9B75CA4F58949C9E17FE69FB65">
    <w:name w:val="9C840B9B75CA4F58949C9E17FE69FB65"/>
    <w:rsid w:val="006B5A3B"/>
    <w:rPr>
      <w:lang w:val="en-US" w:eastAsia="en-US"/>
    </w:rPr>
  </w:style>
  <w:style w:type="paragraph" w:customStyle="1" w:styleId="C954DF49260F47309BF81AA2A7F5E280">
    <w:name w:val="C954DF49260F47309BF81AA2A7F5E280"/>
    <w:rsid w:val="006B5A3B"/>
    <w:rPr>
      <w:lang w:val="en-US" w:eastAsia="en-US"/>
    </w:rPr>
  </w:style>
  <w:style w:type="paragraph" w:customStyle="1" w:styleId="172C12086F404713AA2FC12F68C8B049">
    <w:name w:val="172C12086F404713AA2FC12F68C8B049"/>
    <w:rsid w:val="006B5A3B"/>
    <w:rPr>
      <w:lang w:val="en-US" w:eastAsia="en-US"/>
    </w:rPr>
  </w:style>
  <w:style w:type="paragraph" w:customStyle="1" w:styleId="4BA934816F96445A86981A5952E624E8">
    <w:name w:val="4BA934816F96445A86981A5952E624E8"/>
    <w:rsid w:val="006B5A3B"/>
    <w:rPr>
      <w:lang w:val="en-US" w:eastAsia="en-US"/>
    </w:rPr>
  </w:style>
  <w:style w:type="paragraph" w:customStyle="1" w:styleId="C360597026DC480CB5FCE370E8D3AB14">
    <w:name w:val="C360597026DC480CB5FCE370E8D3AB14"/>
    <w:rsid w:val="006B5A3B"/>
    <w:rPr>
      <w:lang w:val="en-US" w:eastAsia="en-US"/>
    </w:rPr>
  </w:style>
  <w:style w:type="paragraph" w:customStyle="1" w:styleId="1F481F9820654DD5B5C24735B4AA1FB2">
    <w:name w:val="1F481F9820654DD5B5C24735B4AA1FB2"/>
    <w:rsid w:val="006B5A3B"/>
    <w:rPr>
      <w:lang w:val="en-US" w:eastAsia="en-US"/>
    </w:rPr>
  </w:style>
  <w:style w:type="paragraph" w:customStyle="1" w:styleId="A99A42D8FBC34FACA1E6E11D309C4DD4">
    <w:name w:val="A99A42D8FBC34FACA1E6E11D309C4DD4"/>
    <w:rsid w:val="006B5A3B"/>
    <w:rPr>
      <w:lang w:val="en-US" w:eastAsia="en-US"/>
    </w:rPr>
  </w:style>
  <w:style w:type="paragraph" w:customStyle="1" w:styleId="65CCC1CC9D02477DB3E52C2852E74D26">
    <w:name w:val="65CCC1CC9D02477DB3E52C2852E74D26"/>
    <w:rsid w:val="006B5A3B"/>
    <w:rPr>
      <w:lang w:val="en-US" w:eastAsia="en-US"/>
    </w:rPr>
  </w:style>
  <w:style w:type="paragraph" w:customStyle="1" w:styleId="9989D634FAB548DBBEA4CAC0600073FC">
    <w:name w:val="9989D634FAB548DBBEA4CAC0600073FC"/>
    <w:rsid w:val="006B5A3B"/>
    <w:rPr>
      <w:lang w:val="en-US" w:eastAsia="en-US"/>
    </w:rPr>
  </w:style>
  <w:style w:type="paragraph" w:customStyle="1" w:styleId="20D6FC56095643199A99C0A6CFA610CC">
    <w:name w:val="20D6FC56095643199A99C0A6CFA610CC"/>
    <w:rsid w:val="006B5A3B"/>
    <w:rPr>
      <w:lang w:val="en-US" w:eastAsia="en-US"/>
    </w:rPr>
  </w:style>
  <w:style w:type="paragraph" w:customStyle="1" w:styleId="2F59505DC0B74C5E81E5174E93B5130F">
    <w:name w:val="2F59505DC0B74C5E81E5174E93B5130F"/>
    <w:rsid w:val="006B5A3B"/>
    <w:rPr>
      <w:lang w:val="en-US" w:eastAsia="en-US"/>
    </w:rPr>
  </w:style>
  <w:style w:type="paragraph" w:customStyle="1" w:styleId="78438855FA794F69B169A812878DB057">
    <w:name w:val="78438855FA794F69B169A812878DB057"/>
    <w:rsid w:val="006B5A3B"/>
    <w:rPr>
      <w:lang w:val="en-US" w:eastAsia="en-US"/>
    </w:rPr>
  </w:style>
  <w:style w:type="paragraph" w:customStyle="1" w:styleId="A7E000F6FE294DDE8BBB7F41F4D5F6F8">
    <w:name w:val="A7E000F6FE294DDE8BBB7F41F4D5F6F8"/>
    <w:rsid w:val="006B5A3B"/>
    <w:rPr>
      <w:lang w:val="en-US" w:eastAsia="en-US"/>
    </w:rPr>
  </w:style>
  <w:style w:type="paragraph" w:customStyle="1" w:styleId="6987252FDFB44C5988D35D39A1C445C0">
    <w:name w:val="6987252FDFB44C5988D35D39A1C445C0"/>
    <w:rsid w:val="006B5A3B"/>
    <w:rPr>
      <w:lang w:val="en-US" w:eastAsia="en-US"/>
    </w:rPr>
  </w:style>
  <w:style w:type="paragraph" w:customStyle="1" w:styleId="B77E38396CBC45A486DA1BC9538A6A68">
    <w:name w:val="B77E38396CBC45A486DA1BC9538A6A68"/>
    <w:rsid w:val="006B5A3B"/>
    <w:rPr>
      <w:lang w:val="en-US" w:eastAsia="en-US"/>
    </w:rPr>
  </w:style>
  <w:style w:type="paragraph" w:customStyle="1" w:styleId="6C56A246F2B4454CA599BA8AD98F9732">
    <w:name w:val="6C56A246F2B4454CA599BA8AD98F9732"/>
    <w:rsid w:val="006B5A3B"/>
    <w:rPr>
      <w:lang w:val="en-US" w:eastAsia="en-US"/>
    </w:rPr>
  </w:style>
  <w:style w:type="paragraph" w:customStyle="1" w:styleId="E07F388752FD4722889F3D98097EBB75">
    <w:name w:val="E07F388752FD4722889F3D98097EBB75"/>
    <w:rsid w:val="006B5A3B"/>
    <w:rPr>
      <w:lang w:val="en-US" w:eastAsia="en-US"/>
    </w:rPr>
  </w:style>
  <w:style w:type="paragraph" w:customStyle="1" w:styleId="C763C84B51A74479B13B3CDC7590A947">
    <w:name w:val="C763C84B51A74479B13B3CDC7590A947"/>
    <w:rsid w:val="006B5A3B"/>
    <w:rPr>
      <w:lang w:val="en-US" w:eastAsia="en-US"/>
    </w:rPr>
  </w:style>
  <w:style w:type="paragraph" w:customStyle="1" w:styleId="B138CC2F7ED148BBA2160ADA4FAA102E">
    <w:name w:val="B138CC2F7ED148BBA2160ADA4FAA102E"/>
    <w:rsid w:val="006B5A3B"/>
    <w:rPr>
      <w:lang w:val="en-US" w:eastAsia="en-US"/>
    </w:rPr>
  </w:style>
  <w:style w:type="paragraph" w:customStyle="1" w:styleId="F5A5CE128E51447EBE82DA5A8C620E78">
    <w:name w:val="F5A5CE128E51447EBE82DA5A8C620E78"/>
    <w:rsid w:val="006B5A3B"/>
    <w:rPr>
      <w:lang w:val="en-US" w:eastAsia="en-US"/>
    </w:rPr>
  </w:style>
  <w:style w:type="paragraph" w:customStyle="1" w:styleId="498758E06D7048AE9862199349F8DBF7">
    <w:name w:val="498758E06D7048AE9862199349F8DBF7"/>
    <w:rsid w:val="006B5A3B"/>
    <w:rPr>
      <w:lang w:val="en-US" w:eastAsia="en-US"/>
    </w:rPr>
  </w:style>
  <w:style w:type="paragraph" w:customStyle="1" w:styleId="94E7FA7E3D5F48668C7743AC82489FC1">
    <w:name w:val="94E7FA7E3D5F48668C7743AC82489FC1"/>
    <w:rsid w:val="006B5A3B"/>
    <w:rPr>
      <w:lang w:val="en-US" w:eastAsia="en-US"/>
    </w:rPr>
  </w:style>
  <w:style w:type="paragraph" w:customStyle="1" w:styleId="5E5058DC55494C9892F37120A31358FB">
    <w:name w:val="5E5058DC55494C9892F37120A31358FB"/>
    <w:rsid w:val="006B5A3B"/>
    <w:rPr>
      <w:lang w:val="en-US" w:eastAsia="en-US"/>
    </w:rPr>
  </w:style>
  <w:style w:type="paragraph" w:customStyle="1" w:styleId="C25AF5B3E5DA48C3BB064E31C31596AD">
    <w:name w:val="C25AF5B3E5DA48C3BB064E31C31596AD"/>
    <w:rsid w:val="006B5A3B"/>
    <w:rPr>
      <w:lang w:val="en-US" w:eastAsia="en-US"/>
    </w:rPr>
  </w:style>
  <w:style w:type="paragraph" w:customStyle="1" w:styleId="A92C4E8CCC1F4A7CBB5A47522A848C71">
    <w:name w:val="A92C4E8CCC1F4A7CBB5A47522A848C71"/>
    <w:rsid w:val="006B5A3B"/>
    <w:rPr>
      <w:lang w:val="en-US" w:eastAsia="en-US"/>
    </w:rPr>
  </w:style>
  <w:style w:type="paragraph" w:customStyle="1" w:styleId="576EC77210104D179D18C8319F6743CE">
    <w:name w:val="576EC77210104D179D18C8319F6743CE"/>
    <w:rsid w:val="006B5A3B"/>
    <w:rPr>
      <w:lang w:val="en-US" w:eastAsia="en-US"/>
    </w:rPr>
  </w:style>
  <w:style w:type="paragraph" w:customStyle="1" w:styleId="7953408768FB44D2838E94A1C9191F6E">
    <w:name w:val="7953408768FB44D2838E94A1C9191F6E"/>
    <w:rsid w:val="006B5A3B"/>
    <w:rPr>
      <w:lang w:val="en-US" w:eastAsia="en-US"/>
    </w:rPr>
  </w:style>
  <w:style w:type="paragraph" w:customStyle="1" w:styleId="8DD26ED75BE94E2C8BE3824D49FD90A0">
    <w:name w:val="8DD26ED75BE94E2C8BE3824D49FD90A0"/>
    <w:rsid w:val="00E71E97"/>
  </w:style>
  <w:style w:type="paragraph" w:customStyle="1" w:styleId="47BDBDE5E5664C15BDF60EB718A3948F">
    <w:name w:val="47BDBDE5E5664C15BDF60EB718A3948F"/>
    <w:rsid w:val="00E71E97"/>
  </w:style>
  <w:style w:type="paragraph" w:customStyle="1" w:styleId="20B53EEBB6224834A2FD4B84BFA65F5A">
    <w:name w:val="20B53EEBB6224834A2FD4B84BFA65F5A"/>
    <w:rsid w:val="00E71E97"/>
  </w:style>
  <w:style w:type="paragraph" w:customStyle="1" w:styleId="EB1FBD53164C4D6FA86CFC5320DDB43B">
    <w:name w:val="EB1FBD53164C4D6FA86CFC5320DDB43B"/>
    <w:rsid w:val="00E71E97"/>
  </w:style>
  <w:style w:type="paragraph" w:customStyle="1" w:styleId="B9A4B91795A944328A3E02D1AB4B5CC3">
    <w:name w:val="B9A4B91795A944328A3E02D1AB4B5CC3"/>
    <w:rsid w:val="00E71E97"/>
  </w:style>
  <w:style w:type="paragraph" w:customStyle="1" w:styleId="1F04A9D8EF504A9586011BE18719C1E3">
    <w:name w:val="1F04A9D8EF504A9586011BE18719C1E3"/>
    <w:rsid w:val="00E71E97"/>
  </w:style>
  <w:style w:type="paragraph" w:customStyle="1" w:styleId="A2B242C629E344D5A6D57D1BF1FA0403">
    <w:name w:val="A2B242C629E344D5A6D57D1BF1FA0403"/>
    <w:rsid w:val="00E71E97"/>
  </w:style>
  <w:style w:type="paragraph" w:customStyle="1" w:styleId="C418A9E069D0477EB2FA67F67583F46B">
    <w:name w:val="C418A9E069D0477EB2FA67F67583F46B"/>
    <w:rsid w:val="00E71E97"/>
  </w:style>
  <w:style w:type="paragraph" w:customStyle="1" w:styleId="DF0BF02303BB43BD9AF359B48D3AE2B0">
    <w:name w:val="DF0BF02303BB43BD9AF359B48D3AE2B0"/>
    <w:rsid w:val="00E71E97"/>
  </w:style>
  <w:style w:type="paragraph" w:customStyle="1" w:styleId="8D3839E897CF490F97288DD4D74070C0">
    <w:name w:val="8D3839E897CF490F97288DD4D74070C0"/>
    <w:rsid w:val="00E71E97"/>
  </w:style>
  <w:style w:type="paragraph" w:customStyle="1" w:styleId="13BB24319E1B4984BAC8A7C475CD4CE5">
    <w:name w:val="13BB24319E1B4984BAC8A7C475CD4CE5"/>
    <w:rsid w:val="00E71E97"/>
  </w:style>
  <w:style w:type="paragraph" w:customStyle="1" w:styleId="496C2DDB27FB40639FBDFE7D9F0D7E5C">
    <w:name w:val="496C2DDB27FB40639FBDFE7D9F0D7E5C"/>
    <w:rsid w:val="00E71E97"/>
  </w:style>
  <w:style w:type="paragraph" w:customStyle="1" w:styleId="CA7C1C2C500E406F97B71523526718FF">
    <w:name w:val="CA7C1C2C500E406F97B71523526718FF"/>
    <w:rsid w:val="00E71E97"/>
  </w:style>
  <w:style w:type="paragraph" w:customStyle="1" w:styleId="0A54939865884825BDF1DF46CA41F14F">
    <w:name w:val="0A54939865884825BDF1DF46CA41F14F"/>
    <w:rsid w:val="00E71E97"/>
  </w:style>
  <w:style w:type="paragraph" w:customStyle="1" w:styleId="2D3192C8B51744AEAEA9789B4BA3F5ED">
    <w:name w:val="2D3192C8B51744AEAEA9789B4BA3F5ED"/>
    <w:rsid w:val="00E71E97"/>
  </w:style>
  <w:style w:type="paragraph" w:customStyle="1" w:styleId="2E75A9BF634C428EAE125436E2028D5D">
    <w:name w:val="2E75A9BF634C428EAE125436E2028D5D"/>
    <w:rsid w:val="00E71E97"/>
  </w:style>
  <w:style w:type="paragraph" w:customStyle="1" w:styleId="C364ED6B187D41BAAD1CAA07357B88E0">
    <w:name w:val="C364ED6B187D41BAAD1CAA07357B88E0"/>
    <w:rsid w:val="00E71E97"/>
  </w:style>
  <w:style w:type="paragraph" w:customStyle="1" w:styleId="3C50BB2E62FE490AB73252CE84924C7B">
    <w:name w:val="3C50BB2E62FE490AB73252CE84924C7B"/>
    <w:rsid w:val="00E71E97"/>
  </w:style>
  <w:style w:type="paragraph" w:customStyle="1" w:styleId="AB676F7BBFFE40B59A42BD710752C88B">
    <w:name w:val="AB676F7BBFFE40B59A42BD710752C88B"/>
    <w:rsid w:val="00E71E97"/>
  </w:style>
  <w:style w:type="paragraph" w:customStyle="1" w:styleId="94550084348F4033AC2E51B7D1B879F4">
    <w:name w:val="94550084348F4033AC2E51B7D1B879F4"/>
    <w:rsid w:val="00E71E97"/>
  </w:style>
  <w:style w:type="paragraph" w:customStyle="1" w:styleId="DCC2F3A568584440A00561FDDF525A3C">
    <w:name w:val="DCC2F3A568584440A00561FDDF525A3C"/>
    <w:rsid w:val="00E71E97"/>
  </w:style>
  <w:style w:type="paragraph" w:customStyle="1" w:styleId="8BCF2E3A7E854CB2818C531764B48232">
    <w:name w:val="8BCF2E3A7E854CB2818C531764B48232"/>
    <w:rsid w:val="00E71E97"/>
  </w:style>
  <w:style w:type="paragraph" w:customStyle="1" w:styleId="665E3DE5C27D469D924505E163EA9227">
    <w:name w:val="665E3DE5C27D469D924505E163EA9227"/>
    <w:rsid w:val="00E71E97"/>
  </w:style>
  <w:style w:type="paragraph" w:customStyle="1" w:styleId="F16941E8EF234F19805D4D9DBE259C4A">
    <w:name w:val="F16941E8EF234F19805D4D9DBE259C4A"/>
    <w:rsid w:val="00E71E97"/>
  </w:style>
  <w:style w:type="paragraph" w:customStyle="1" w:styleId="8A090D8197F44D969B04D1D358EAA36A">
    <w:name w:val="8A090D8197F44D969B04D1D358EAA36A"/>
    <w:rsid w:val="00E71E97"/>
  </w:style>
  <w:style w:type="paragraph" w:customStyle="1" w:styleId="7765944B132944A9B327AD68CE9B689A">
    <w:name w:val="7765944B132944A9B327AD68CE9B689A"/>
    <w:rsid w:val="00E71E97"/>
  </w:style>
  <w:style w:type="paragraph" w:customStyle="1" w:styleId="70195AA7DD334C2A98EF1E48BCCEDB86">
    <w:name w:val="70195AA7DD334C2A98EF1E48BCCEDB86"/>
    <w:rsid w:val="00E71E97"/>
  </w:style>
  <w:style w:type="paragraph" w:customStyle="1" w:styleId="DBA6768452154857B26E4B1EB886B954">
    <w:name w:val="DBA6768452154857B26E4B1EB886B954"/>
    <w:rsid w:val="00E71E97"/>
  </w:style>
  <w:style w:type="paragraph" w:customStyle="1" w:styleId="08CBDB31EAEB4D429F0C24C45179C6F8">
    <w:name w:val="08CBDB31EAEB4D429F0C24C45179C6F8"/>
    <w:rsid w:val="00E71E97"/>
  </w:style>
  <w:style w:type="paragraph" w:customStyle="1" w:styleId="E53270D2ACD848D8BC50917852C1875F">
    <w:name w:val="E53270D2ACD848D8BC50917852C1875F"/>
    <w:rsid w:val="00E71E97"/>
  </w:style>
  <w:style w:type="paragraph" w:customStyle="1" w:styleId="B8718CD79EA745EDBCE5852CA619A0EB">
    <w:name w:val="B8718CD79EA745EDBCE5852CA619A0EB"/>
    <w:rsid w:val="00E71E97"/>
  </w:style>
  <w:style w:type="paragraph" w:customStyle="1" w:styleId="5F8311CFA90342E492079E5CDC175190">
    <w:name w:val="5F8311CFA90342E492079E5CDC175190"/>
    <w:rsid w:val="00E71E97"/>
  </w:style>
  <w:style w:type="paragraph" w:customStyle="1" w:styleId="E1EFA2583D7D4496A43C036B7941F383">
    <w:name w:val="E1EFA2583D7D4496A43C036B7941F383"/>
    <w:rsid w:val="00E71E97"/>
  </w:style>
  <w:style w:type="paragraph" w:customStyle="1" w:styleId="5FDB8BACD3AE401BACE97407E552E6DF">
    <w:name w:val="5FDB8BACD3AE401BACE97407E552E6DF"/>
    <w:rsid w:val="00E71E97"/>
  </w:style>
  <w:style w:type="paragraph" w:customStyle="1" w:styleId="AE7232FD12884E75B0D74C57537C416A">
    <w:name w:val="AE7232FD12884E75B0D74C57537C416A"/>
    <w:rsid w:val="00E71E97"/>
  </w:style>
  <w:style w:type="paragraph" w:customStyle="1" w:styleId="EA48D13CEA174DD9A3CBC2FD79CD7F1E">
    <w:name w:val="EA48D13CEA174DD9A3CBC2FD79CD7F1E"/>
    <w:rsid w:val="00E71E97"/>
  </w:style>
  <w:style w:type="paragraph" w:customStyle="1" w:styleId="1616E589446240CBA4662E8B76966552">
    <w:name w:val="1616E589446240CBA4662E8B76966552"/>
    <w:rsid w:val="00E71E97"/>
  </w:style>
  <w:style w:type="paragraph" w:customStyle="1" w:styleId="9559ACE50CF14C3084FF2C6DF028005F">
    <w:name w:val="9559ACE50CF14C3084FF2C6DF028005F"/>
    <w:rsid w:val="00E71E97"/>
  </w:style>
  <w:style w:type="paragraph" w:customStyle="1" w:styleId="0E5DBB2C0FAC4C7ABD4B90EA348AEA40">
    <w:name w:val="0E5DBB2C0FAC4C7ABD4B90EA348AEA40"/>
    <w:rsid w:val="00E71E97"/>
  </w:style>
  <w:style w:type="paragraph" w:customStyle="1" w:styleId="6C5C8393D44948C29A1E2D1FCD6CCBCF">
    <w:name w:val="6C5C8393D44948C29A1E2D1FCD6CCBCF"/>
    <w:rsid w:val="00E71E97"/>
  </w:style>
  <w:style w:type="paragraph" w:customStyle="1" w:styleId="6CBE9AE32EB343AFBE00A1C77E6685C9">
    <w:name w:val="6CBE9AE32EB343AFBE00A1C77E6685C9"/>
    <w:rsid w:val="00E71E97"/>
  </w:style>
  <w:style w:type="paragraph" w:customStyle="1" w:styleId="1A7857049DA0485580526B638689DEE6">
    <w:name w:val="1A7857049DA0485580526B638689DEE6"/>
    <w:rsid w:val="00E71E97"/>
  </w:style>
  <w:style w:type="paragraph" w:customStyle="1" w:styleId="8B8A0FE72E5A4F338A0D306FF28944FD">
    <w:name w:val="8B8A0FE72E5A4F338A0D306FF28944FD"/>
    <w:rsid w:val="00E71E97"/>
  </w:style>
  <w:style w:type="paragraph" w:customStyle="1" w:styleId="2948E8C8BABA4B9986F1EEEE3D4FA70F">
    <w:name w:val="2948E8C8BABA4B9986F1EEEE3D4FA70F"/>
    <w:rsid w:val="00E71E97"/>
  </w:style>
  <w:style w:type="paragraph" w:customStyle="1" w:styleId="FCA8ADA7D80C4AC282907B4769F595AD">
    <w:name w:val="FCA8ADA7D80C4AC282907B4769F595AD"/>
    <w:rsid w:val="00E71E97"/>
  </w:style>
  <w:style w:type="paragraph" w:customStyle="1" w:styleId="713C1B87D6F346AF9E6F07ABEA528314">
    <w:name w:val="713C1B87D6F346AF9E6F07ABEA528314"/>
    <w:rsid w:val="00E71E97"/>
  </w:style>
  <w:style w:type="paragraph" w:customStyle="1" w:styleId="BE455A17B7E24A419DAF78554D4FA66F">
    <w:name w:val="BE455A17B7E24A419DAF78554D4FA66F"/>
    <w:rsid w:val="00E71E97"/>
  </w:style>
  <w:style w:type="paragraph" w:customStyle="1" w:styleId="56597682AEDB4D9F9167537C1CE35400">
    <w:name w:val="56597682AEDB4D9F9167537C1CE35400"/>
    <w:rsid w:val="00E71E97"/>
  </w:style>
  <w:style w:type="paragraph" w:customStyle="1" w:styleId="0E65405A4FFA49ACA7074E71495675EF">
    <w:name w:val="0E65405A4FFA49ACA7074E71495675EF"/>
    <w:rsid w:val="00E71E97"/>
  </w:style>
  <w:style w:type="paragraph" w:customStyle="1" w:styleId="03FB868A346D4DD7AEAEE34EE30EC348">
    <w:name w:val="03FB868A346D4DD7AEAEE34EE30EC348"/>
    <w:rsid w:val="00E71E97"/>
  </w:style>
  <w:style w:type="paragraph" w:customStyle="1" w:styleId="A5977EA0CFD24187B9478A9F53C5CF75">
    <w:name w:val="A5977EA0CFD24187B9478A9F53C5CF75"/>
    <w:rsid w:val="00E71E97"/>
  </w:style>
  <w:style w:type="paragraph" w:customStyle="1" w:styleId="60FA34A291A849F39C89E3D0D2804BA0">
    <w:name w:val="60FA34A291A849F39C89E3D0D2804BA0"/>
    <w:rsid w:val="00E71E97"/>
  </w:style>
  <w:style w:type="paragraph" w:customStyle="1" w:styleId="36EF51EBAB16428D90FA564638EEB1ED">
    <w:name w:val="36EF51EBAB16428D90FA564638EEB1ED"/>
    <w:rsid w:val="00E71E97"/>
  </w:style>
  <w:style w:type="paragraph" w:customStyle="1" w:styleId="1366D94A65034312B5C8C4FF639CCF67">
    <w:name w:val="1366D94A65034312B5C8C4FF639CCF67"/>
    <w:rsid w:val="00E71E97"/>
  </w:style>
  <w:style w:type="paragraph" w:customStyle="1" w:styleId="9601AEDE703449F8AA30ADA3915A1A22">
    <w:name w:val="9601AEDE703449F8AA30ADA3915A1A22"/>
    <w:rsid w:val="00E71E97"/>
  </w:style>
  <w:style w:type="paragraph" w:customStyle="1" w:styleId="9563829FBC9344BC974DDE15E667B1B8">
    <w:name w:val="9563829FBC9344BC974DDE15E667B1B8"/>
    <w:rsid w:val="00E71E97"/>
  </w:style>
  <w:style w:type="paragraph" w:customStyle="1" w:styleId="41373B3DBD864A76A9A24F563F58C8BA">
    <w:name w:val="41373B3DBD864A76A9A24F563F58C8BA"/>
    <w:rsid w:val="00E71E97"/>
  </w:style>
  <w:style w:type="paragraph" w:customStyle="1" w:styleId="BF1700A4BE4F4780B5544B4EEACC45A2">
    <w:name w:val="BF1700A4BE4F4780B5544B4EEACC45A2"/>
    <w:rsid w:val="00E71E97"/>
  </w:style>
  <w:style w:type="paragraph" w:customStyle="1" w:styleId="CA56A2CF097945F380C3993F57B17E68">
    <w:name w:val="CA56A2CF097945F380C3993F57B17E68"/>
    <w:rsid w:val="00E71E97"/>
  </w:style>
  <w:style w:type="paragraph" w:customStyle="1" w:styleId="E2BF25BA7D144E5C8B48377EBF33F2AF">
    <w:name w:val="E2BF25BA7D144E5C8B48377EBF33F2AF"/>
    <w:rsid w:val="00E71E97"/>
  </w:style>
  <w:style w:type="paragraph" w:customStyle="1" w:styleId="0266BB7F6F32419DB00F86E030BF3171">
    <w:name w:val="0266BB7F6F32419DB00F86E030BF3171"/>
    <w:rsid w:val="00E71E97"/>
  </w:style>
  <w:style w:type="paragraph" w:customStyle="1" w:styleId="9C4F24F93B904634943900CD8AC67CA6">
    <w:name w:val="9C4F24F93B904634943900CD8AC67CA6"/>
    <w:rsid w:val="00E71E97"/>
  </w:style>
  <w:style w:type="paragraph" w:customStyle="1" w:styleId="766F879EA6D042B9994C767309EE6626">
    <w:name w:val="766F879EA6D042B9994C767309EE6626"/>
    <w:rsid w:val="00E71E97"/>
  </w:style>
  <w:style w:type="paragraph" w:customStyle="1" w:styleId="843AF5DC26AF4865AE4B243E24C3CA94">
    <w:name w:val="843AF5DC26AF4865AE4B243E24C3CA94"/>
    <w:rsid w:val="00E71E97"/>
  </w:style>
  <w:style w:type="paragraph" w:customStyle="1" w:styleId="498B8CD8E02B493AA47887BB6AF1AB0C">
    <w:name w:val="498B8CD8E02B493AA47887BB6AF1AB0C"/>
    <w:rsid w:val="00E71E97"/>
  </w:style>
  <w:style w:type="paragraph" w:customStyle="1" w:styleId="DDB123216F274AA880106D82198B5DBE">
    <w:name w:val="DDB123216F274AA880106D82198B5DBE"/>
    <w:rsid w:val="00E71E97"/>
  </w:style>
  <w:style w:type="paragraph" w:customStyle="1" w:styleId="D92C4BE576654E8CAC004243F2422EE9">
    <w:name w:val="D92C4BE576654E8CAC004243F2422EE9"/>
    <w:rsid w:val="00E71E97"/>
  </w:style>
  <w:style w:type="paragraph" w:customStyle="1" w:styleId="C749A593EC2B48A88CCD269F4089C5BD">
    <w:name w:val="C749A593EC2B48A88CCD269F4089C5BD"/>
    <w:rsid w:val="00E71E97"/>
  </w:style>
  <w:style w:type="paragraph" w:customStyle="1" w:styleId="6B4DA8233D5946C2AFB83A9A02AD45B8">
    <w:name w:val="6B4DA8233D5946C2AFB83A9A02AD45B8"/>
    <w:rsid w:val="00E71E97"/>
  </w:style>
  <w:style w:type="paragraph" w:customStyle="1" w:styleId="22C51807C9A345D783C010D5A6E6B6E0">
    <w:name w:val="22C51807C9A345D783C010D5A6E6B6E0"/>
    <w:rsid w:val="00E71E97"/>
  </w:style>
  <w:style w:type="paragraph" w:customStyle="1" w:styleId="4DCB61F1C3EA45B68A2935282E18050E">
    <w:name w:val="4DCB61F1C3EA45B68A2935282E18050E"/>
    <w:rsid w:val="00E71E97"/>
  </w:style>
  <w:style w:type="paragraph" w:customStyle="1" w:styleId="BF643A32EE6C4CF0857BA1B9F39C6469">
    <w:name w:val="BF643A32EE6C4CF0857BA1B9F39C6469"/>
    <w:rsid w:val="00E71E97"/>
  </w:style>
  <w:style w:type="paragraph" w:customStyle="1" w:styleId="CDE55D1BC9704E9DAF3652A50776EE88">
    <w:name w:val="CDE55D1BC9704E9DAF3652A50776EE88"/>
    <w:rsid w:val="00E71E97"/>
  </w:style>
  <w:style w:type="paragraph" w:customStyle="1" w:styleId="4527C69CEB0C4786AEB38D0689B3F8AD">
    <w:name w:val="4527C69CEB0C4786AEB38D0689B3F8AD"/>
    <w:rsid w:val="00E71E97"/>
  </w:style>
  <w:style w:type="paragraph" w:customStyle="1" w:styleId="D1DE2947702C41F7AF12FA15CB999A76">
    <w:name w:val="D1DE2947702C41F7AF12FA15CB999A76"/>
    <w:rsid w:val="00E71E97"/>
  </w:style>
  <w:style w:type="paragraph" w:customStyle="1" w:styleId="96A71C8C56764E359FA8F4D698209588">
    <w:name w:val="96A71C8C56764E359FA8F4D698209588"/>
    <w:rsid w:val="00E71E97"/>
  </w:style>
  <w:style w:type="paragraph" w:customStyle="1" w:styleId="51D7B8B51C2D44B884135874161CF9A7">
    <w:name w:val="51D7B8B51C2D44B884135874161CF9A7"/>
    <w:rsid w:val="00E71E97"/>
  </w:style>
  <w:style w:type="paragraph" w:customStyle="1" w:styleId="09499EFA1DB6486FA8745FD7D97C7F2E">
    <w:name w:val="09499EFA1DB6486FA8745FD7D97C7F2E"/>
    <w:rsid w:val="00E71E97"/>
  </w:style>
  <w:style w:type="paragraph" w:customStyle="1" w:styleId="F59B7230E7BA4627B239EEB34D5D7AF3">
    <w:name w:val="F59B7230E7BA4627B239EEB34D5D7AF3"/>
    <w:rsid w:val="00E71E97"/>
  </w:style>
  <w:style w:type="paragraph" w:customStyle="1" w:styleId="7870C5C78D544C4E9454857B03BB1341">
    <w:name w:val="7870C5C78D544C4E9454857B03BB1341"/>
    <w:rsid w:val="00E71E97"/>
  </w:style>
  <w:style w:type="paragraph" w:customStyle="1" w:styleId="3ECEF4C8B3D442DAA58446D594563877">
    <w:name w:val="3ECEF4C8B3D442DAA58446D594563877"/>
    <w:rsid w:val="00E71E97"/>
  </w:style>
  <w:style w:type="paragraph" w:customStyle="1" w:styleId="E7278F7478744CE6A74756DFC3077E5A">
    <w:name w:val="E7278F7478744CE6A74756DFC3077E5A"/>
    <w:rsid w:val="00E71E97"/>
  </w:style>
  <w:style w:type="paragraph" w:customStyle="1" w:styleId="8A0F87EA8FBA4CE0B0033F17FE56B0E7">
    <w:name w:val="8A0F87EA8FBA4CE0B0033F17FE56B0E7"/>
    <w:rsid w:val="00E71E97"/>
  </w:style>
  <w:style w:type="paragraph" w:customStyle="1" w:styleId="18A01CDEC1E141249D9783E67A463314">
    <w:name w:val="18A01CDEC1E141249D9783E67A463314"/>
    <w:rsid w:val="00E71E97"/>
  </w:style>
  <w:style w:type="paragraph" w:customStyle="1" w:styleId="87389F6222CC40E8B38C657C645530AB">
    <w:name w:val="87389F6222CC40E8B38C657C645530AB"/>
    <w:rsid w:val="00E71E97"/>
  </w:style>
  <w:style w:type="paragraph" w:customStyle="1" w:styleId="9DE8ECD78E344505B34C0EFCDA24C7C1">
    <w:name w:val="9DE8ECD78E344505B34C0EFCDA24C7C1"/>
    <w:rsid w:val="00E71E97"/>
  </w:style>
  <w:style w:type="paragraph" w:customStyle="1" w:styleId="AB346744CCFB443C8A8A83F9E396F4A3">
    <w:name w:val="AB346744CCFB443C8A8A83F9E396F4A3"/>
    <w:rsid w:val="00E71E97"/>
  </w:style>
  <w:style w:type="paragraph" w:customStyle="1" w:styleId="36CDBA25ECD84F4F87FE44C6A25AF48C">
    <w:name w:val="36CDBA25ECD84F4F87FE44C6A25AF48C"/>
    <w:rsid w:val="00E71E97"/>
  </w:style>
  <w:style w:type="paragraph" w:customStyle="1" w:styleId="C89A77D15C0F4517AB23DF507A114051">
    <w:name w:val="C89A77D15C0F4517AB23DF507A114051"/>
    <w:rsid w:val="00E71E97"/>
  </w:style>
  <w:style w:type="paragraph" w:customStyle="1" w:styleId="ECB370D8FDE944C58F563A64231CF97C">
    <w:name w:val="ECB370D8FDE944C58F563A64231CF97C"/>
    <w:rsid w:val="00E71E97"/>
  </w:style>
  <w:style w:type="paragraph" w:customStyle="1" w:styleId="0BAD6850DE7F43468464D4BAEC6FC9BC">
    <w:name w:val="0BAD6850DE7F43468464D4BAEC6FC9BC"/>
    <w:rsid w:val="00E71E97"/>
  </w:style>
  <w:style w:type="paragraph" w:customStyle="1" w:styleId="A83A77864B4A4D209A0FC60F38A4E2C7">
    <w:name w:val="A83A77864B4A4D209A0FC60F38A4E2C7"/>
    <w:rsid w:val="00E71E97"/>
  </w:style>
  <w:style w:type="paragraph" w:customStyle="1" w:styleId="5AD5656EF16C4544BCD7D2B0CC8614E2">
    <w:name w:val="5AD5656EF16C4544BCD7D2B0CC8614E2"/>
    <w:rsid w:val="00E71E97"/>
  </w:style>
  <w:style w:type="paragraph" w:customStyle="1" w:styleId="D6220441230645F1B863802E58B7A858">
    <w:name w:val="D6220441230645F1B863802E58B7A858"/>
    <w:rsid w:val="00E71E97"/>
  </w:style>
  <w:style w:type="paragraph" w:customStyle="1" w:styleId="68B017D73D3343C4AFC84519AEA43D46">
    <w:name w:val="68B017D73D3343C4AFC84519AEA43D46"/>
    <w:rsid w:val="00E71E97"/>
  </w:style>
  <w:style w:type="paragraph" w:customStyle="1" w:styleId="DA2490BCF6304CD886C1A34C9D16AE73">
    <w:name w:val="DA2490BCF6304CD886C1A34C9D16AE73"/>
    <w:rsid w:val="00E71E97"/>
  </w:style>
  <w:style w:type="paragraph" w:customStyle="1" w:styleId="4BB43727B9FA4A9FB39C822B5244AABF">
    <w:name w:val="4BB43727B9FA4A9FB39C822B5244AABF"/>
    <w:rsid w:val="00E71E97"/>
  </w:style>
  <w:style w:type="paragraph" w:customStyle="1" w:styleId="100A25D4B1B24F30A22210EBB9719178">
    <w:name w:val="100A25D4B1B24F30A22210EBB9719178"/>
    <w:rsid w:val="00E71E97"/>
  </w:style>
  <w:style w:type="paragraph" w:customStyle="1" w:styleId="26F40A0FEB67438B9C661A9A494A0AF6">
    <w:name w:val="26F40A0FEB67438B9C661A9A494A0AF6"/>
    <w:rsid w:val="00E71E97"/>
  </w:style>
  <w:style w:type="paragraph" w:customStyle="1" w:styleId="6C9C7859B92245B496A576A2B4680185">
    <w:name w:val="6C9C7859B92245B496A576A2B4680185"/>
    <w:rsid w:val="00E71E97"/>
  </w:style>
  <w:style w:type="paragraph" w:customStyle="1" w:styleId="88087492154240ABAAFF0BBDBC627DB2">
    <w:name w:val="88087492154240ABAAFF0BBDBC627DB2"/>
    <w:rsid w:val="00E71E97"/>
  </w:style>
  <w:style w:type="paragraph" w:customStyle="1" w:styleId="8CFA242E5BA4417BB19845152D4017B3">
    <w:name w:val="8CFA242E5BA4417BB19845152D4017B3"/>
    <w:rsid w:val="00E71E97"/>
  </w:style>
  <w:style w:type="paragraph" w:customStyle="1" w:styleId="92B541853F054750B8F46F93BF6E2287">
    <w:name w:val="92B541853F054750B8F46F93BF6E2287"/>
    <w:rsid w:val="00E71E97"/>
  </w:style>
  <w:style w:type="paragraph" w:customStyle="1" w:styleId="31AE3C7DA16A46449B6300A424C2D042">
    <w:name w:val="31AE3C7DA16A46449B6300A424C2D042"/>
    <w:rsid w:val="00E71E97"/>
  </w:style>
  <w:style w:type="paragraph" w:customStyle="1" w:styleId="A121D33F7A1348EEA335B01D5385D104">
    <w:name w:val="A121D33F7A1348EEA335B01D5385D104"/>
    <w:rsid w:val="00E71E97"/>
  </w:style>
  <w:style w:type="paragraph" w:customStyle="1" w:styleId="7D3643E004A14A25A0D6D9B2D993F2BD">
    <w:name w:val="7D3643E004A14A25A0D6D9B2D993F2BD"/>
    <w:rsid w:val="00E71E97"/>
  </w:style>
  <w:style w:type="paragraph" w:customStyle="1" w:styleId="5274AF44DAC14156A6ED37FC119AABD1">
    <w:name w:val="5274AF44DAC14156A6ED37FC119AABD1"/>
    <w:rsid w:val="00E71E97"/>
  </w:style>
  <w:style w:type="paragraph" w:customStyle="1" w:styleId="EBB10B3784DF4C199F2B90C0527998C5">
    <w:name w:val="EBB10B3784DF4C199F2B90C0527998C5"/>
    <w:rsid w:val="00E71E97"/>
  </w:style>
  <w:style w:type="paragraph" w:customStyle="1" w:styleId="74F9D53F51A5449A9B0B5BBBCFC822EB">
    <w:name w:val="74F9D53F51A5449A9B0B5BBBCFC822EB"/>
    <w:rsid w:val="00E71E97"/>
  </w:style>
  <w:style w:type="paragraph" w:customStyle="1" w:styleId="81F6D059281847B2B63E6473FCC55200">
    <w:name w:val="81F6D059281847B2B63E6473FCC55200"/>
    <w:rsid w:val="00E71E97"/>
  </w:style>
  <w:style w:type="paragraph" w:customStyle="1" w:styleId="EB58E4390B8F4D99960A71418F043ABF">
    <w:name w:val="EB58E4390B8F4D99960A71418F043ABF"/>
    <w:rsid w:val="00E71E97"/>
  </w:style>
  <w:style w:type="paragraph" w:customStyle="1" w:styleId="AF32CB5D1D3142F9B6924476F45A51BC">
    <w:name w:val="AF32CB5D1D3142F9B6924476F45A51BC"/>
    <w:rsid w:val="00E71E97"/>
  </w:style>
  <w:style w:type="paragraph" w:customStyle="1" w:styleId="7F294AD46B3347D7889FE061B71B2A9F">
    <w:name w:val="7F294AD46B3347D7889FE061B71B2A9F"/>
    <w:rsid w:val="00E71E97"/>
  </w:style>
  <w:style w:type="paragraph" w:customStyle="1" w:styleId="D21ED3E68A3E47678510B23A2E0849A8">
    <w:name w:val="D21ED3E68A3E47678510B23A2E0849A8"/>
    <w:rsid w:val="00E71E97"/>
  </w:style>
  <w:style w:type="paragraph" w:customStyle="1" w:styleId="8D9E6EBD4B6F4093A5033248608C7FA6">
    <w:name w:val="8D9E6EBD4B6F4093A5033248608C7FA6"/>
    <w:rsid w:val="00E71E97"/>
  </w:style>
  <w:style w:type="paragraph" w:customStyle="1" w:styleId="569C4902BF2D473F8E23CD91192CFE0E">
    <w:name w:val="569C4902BF2D473F8E23CD91192CFE0E"/>
    <w:rsid w:val="00E71E97"/>
  </w:style>
  <w:style w:type="paragraph" w:customStyle="1" w:styleId="EFAA393C02664777997DABAA4F76C65F">
    <w:name w:val="EFAA393C02664777997DABAA4F76C65F"/>
    <w:rsid w:val="00E71E97"/>
  </w:style>
  <w:style w:type="paragraph" w:customStyle="1" w:styleId="D5C335CD062E43D697A6961C1D8F9E70">
    <w:name w:val="D5C335CD062E43D697A6961C1D8F9E70"/>
    <w:rsid w:val="00E71E97"/>
  </w:style>
  <w:style w:type="paragraph" w:customStyle="1" w:styleId="932605F482684396995D655670F082B6">
    <w:name w:val="932605F482684396995D655670F082B6"/>
    <w:rsid w:val="00E71E97"/>
  </w:style>
  <w:style w:type="paragraph" w:customStyle="1" w:styleId="BD36A2A47AD84711A553CC59469FCC0A">
    <w:name w:val="BD36A2A47AD84711A553CC59469FCC0A"/>
    <w:rsid w:val="00E71E97"/>
  </w:style>
  <w:style w:type="paragraph" w:customStyle="1" w:styleId="C5AE9A0290EE4CD38DF020BEFAEB5311">
    <w:name w:val="C5AE9A0290EE4CD38DF020BEFAEB5311"/>
    <w:rsid w:val="00E71E97"/>
  </w:style>
  <w:style w:type="paragraph" w:customStyle="1" w:styleId="F6AA28DE67ED4CAFA9E2853574A6A79B">
    <w:name w:val="F6AA28DE67ED4CAFA9E2853574A6A79B"/>
    <w:rsid w:val="00E71E97"/>
  </w:style>
  <w:style w:type="paragraph" w:customStyle="1" w:styleId="2D52DC1838A74F8B92B7877A60FED131">
    <w:name w:val="2D52DC1838A74F8B92B7877A60FED131"/>
    <w:rsid w:val="00E71E97"/>
  </w:style>
  <w:style w:type="paragraph" w:customStyle="1" w:styleId="0156128BBE47428BB33321AB5D8354DD">
    <w:name w:val="0156128BBE47428BB33321AB5D8354DD"/>
    <w:rsid w:val="00E71E97"/>
  </w:style>
  <w:style w:type="paragraph" w:customStyle="1" w:styleId="093471AC968346D08DB94EF20EE63830">
    <w:name w:val="093471AC968346D08DB94EF20EE63830"/>
    <w:rsid w:val="00E71E97"/>
  </w:style>
  <w:style w:type="paragraph" w:customStyle="1" w:styleId="C41A0875BB3F4E93801D1F4417A988FF">
    <w:name w:val="C41A0875BB3F4E93801D1F4417A988FF"/>
    <w:rsid w:val="00E71E97"/>
  </w:style>
  <w:style w:type="paragraph" w:customStyle="1" w:styleId="433A8787A026457DBCCC5A69D970A26C">
    <w:name w:val="433A8787A026457DBCCC5A69D970A26C"/>
    <w:rsid w:val="00E71E97"/>
  </w:style>
  <w:style w:type="paragraph" w:customStyle="1" w:styleId="9EE5794B993B4F7A9AFFFF6B31776615">
    <w:name w:val="9EE5794B993B4F7A9AFFFF6B31776615"/>
    <w:rsid w:val="00E71E97"/>
  </w:style>
  <w:style w:type="paragraph" w:customStyle="1" w:styleId="349687A08C834CEEA398F906F68AE4EF">
    <w:name w:val="349687A08C834CEEA398F906F68AE4EF"/>
    <w:rsid w:val="00E71E97"/>
  </w:style>
  <w:style w:type="paragraph" w:customStyle="1" w:styleId="83134DBCB39249E499D6CFB32A1699EA">
    <w:name w:val="83134DBCB39249E499D6CFB32A1699EA"/>
    <w:rsid w:val="00E71E97"/>
  </w:style>
  <w:style w:type="paragraph" w:customStyle="1" w:styleId="0B28BCF91D3E47DAA4981D96FE2CDF57">
    <w:name w:val="0B28BCF91D3E47DAA4981D96FE2CDF57"/>
    <w:rsid w:val="00E71E97"/>
  </w:style>
  <w:style w:type="paragraph" w:customStyle="1" w:styleId="4822986F94B6472C82E88EB0775D81F1">
    <w:name w:val="4822986F94B6472C82E88EB0775D81F1"/>
    <w:rsid w:val="00E71E97"/>
  </w:style>
  <w:style w:type="paragraph" w:customStyle="1" w:styleId="A90686A7C7214D3DA0FE2E2D10990751">
    <w:name w:val="A90686A7C7214D3DA0FE2E2D10990751"/>
    <w:rsid w:val="00E71E97"/>
  </w:style>
  <w:style w:type="paragraph" w:customStyle="1" w:styleId="0F52BFBFB2924B1BBE2BC4A9B6BF420D">
    <w:name w:val="0F52BFBFB2924B1BBE2BC4A9B6BF420D"/>
    <w:rsid w:val="00E71E97"/>
  </w:style>
  <w:style w:type="paragraph" w:customStyle="1" w:styleId="34A769F0728446D9A8181C88269F6872">
    <w:name w:val="34A769F0728446D9A8181C88269F6872"/>
    <w:rsid w:val="00E71E97"/>
  </w:style>
  <w:style w:type="paragraph" w:customStyle="1" w:styleId="E5D210095D544370A028F2735E293D40">
    <w:name w:val="E5D210095D544370A028F2735E293D40"/>
    <w:rsid w:val="00E71E97"/>
  </w:style>
  <w:style w:type="paragraph" w:customStyle="1" w:styleId="C0487B09E4474782BA6F791B71A1F073">
    <w:name w:val="C0487B09E4474782BA6F791B71A1F073"/>
    <w:rsid w:val="00E71E97"/>
  </w:style>
  <w:style w:type="paragraph" w:customStyle="1" w:styleId="6AE436E05DCB43B08A4A828B9573EA37">
    <w:name w:val="6AE436E05DCB43B08A4A828B9573EA37"/>
    <w:rsid w:val="00E71E97"/>
  </w:style>
  <w:style w:type="paragraph" w:customStyle="1" w:styleId="3A01AF7793B74A7A9C3A2DD2610F1FB4">
    <w:name w:val="3A01AF7793B74A7A9C3A2DD2610F1FB4"/>
    <w:rsid w:val="00E71E97"/>
  </w:style>
  <w:style w:type="paragraph" w:customStyle="1" w:styleId="00CC25C4D451435D9C18BC08E9351926">
    <w:name w:val="00CC25C4D451435D9C18BC08E9351926"/>
    <w:rsid w:val="00E71E97"/>
  </w:style>
  <w:style w:type="paragraph" w:customStyle="1" w:styleId="2FC9AB83FC264B1EBBC7B62C4EAEB715">
    <w:name w:val="2FC9AB83FC264B1EBBC7B62C4EAEB715"/>
    <w:rsid w:val="00E71E97"/>
  </w:style>
  <w:style w:type="paragraph" w:customStyle="1" w:styleId="B193C67F22C64CBEA8593F18D83AF24D">
    <w:name w:val="B193C67F22C64CBEA8593F18D83AF24D"/>
    <w:rsid w:val="00E71E97"/>
  </w:style>
  <w:style w:type="paragraph" w:customStyle="1" w:styleId="A366B6A8563E4AD9B91377AEBD5C83BA">
    <w:name w:val="A366B6A8563E4AD9B91377AEBD5C83BA"/>
    <w:rsid w:val="00E71E97"/>
  </w:style>
  <w:style w:type="paragraph" w:customStyle="1" w:styleId="4E03105F5B064222A1872110EC13FAC2">
    <w:name w:val="4E03105F5B064222A1872110EC13FAC2"/>
    <w:rsid w:val="00E71E97"/>
  </w:style>
  <w:style w:type="paragraph" w:customStyle="1" w:styleId="601FEF07BD1F45A5AA020B5F492A5055">
    <w:name w:val="601FEF07BD1F45A5AA020B5F492A5055"/>
    <w:rsid w:val="00E71E97"/>
  </w:style>
  <w:style w:type="paragraph" w:customStyle="1" w:styleId="D5A75175D5A24B36BA314A1CAF652C82">
    <w:name w:val="D5A75175D5A24B36BA314A1CAF652C82"/>
    <w:rsid w:val="00E71E97"/>
  </w:style>
  <w:style w:type="paragraph" w:customStyle="1" w:styleId="1DDF022A052043948C2D6BD54497694D">
    <w:name w:val="1DDF022A052043948C2D6BD54497694D"/>
    <w:rsid w:val="00E71E97"/>
  </w:style>
  <w:style w:type="paragraph" w:customStyle="1" w:styleId="910B499E584D4ED892BF33BB73524B2D">
    <w:name w:val="910B499E584D4ED892BF33BB73524B2D"/>
    <w:rsid w:val="00E71E97"/>
  </w:style>
  <w:style w:type="paragraph" w:customStyle="1" w:styleId="B4F2CD1C43B941C88C863A61A6CE1E79">
    <w:name w:val="B4F2CD1C43B941C88C863A61A6CE1E79"/>
    <w:rsid w:val="00E71E97"/>
  </w:style>
  <w:style w:type="paragraph" w:customStyle="1" w:styleId="3ACFB24479104D1AAE3517AFCAB87AD1">
    <w:name w:val="3ACFB24479104D1AAE3517AFCAB87AD1"/>
    <w:rsid w:val="00E71E97"/>
  </w:style>
  <w:style w:type="paragraph" w:customStyle="1" w:styleId="FF2D1AAD4FAD4B1794A4006D2CAE0254">
    <w:name w:val="FF2D1AAD4FAD4B1794A4006D2CAE0254"/>
    <w:rsid w:val="00E71E97"/>
  </w:style>
  <w:style w:type="paragraph" w:customStyle="1" w:styleId="D7CA9A3AC460441D9599F1EBDFC97DD0">
    <w:name w:val="D7CA9A3AC460441D9599F1EBDFC97DD0"/>
    <w:rsid w:val="00E71E97"/>
  </w:style>
  <w:style w:type="paragraph" w:customStyle="1" w:styleId="9FC0C3438C0C4A8CA54C9B802F3AC20B">
    <w:name w:val="9FC0C3438C0C4A8CA54C9B802F3AC20B"/>
    <w:rsid w:val="00E71E97"/>
  </w:style>
  <w:style w:type="paragraph" w:customStyle="1" w:styleId="943F6FBC28B147F58BD4E4274B23580F">
    <w:name w:val="943F6FBC28B147F58BD4E4274B23580F"/>
    <w:rsid w:val="00E71E97"/>
  </w:style>
  <w:style w:type="paragraph" w:customStyle="1" w:styleId="73B4FFEE8014432F9EB559D591056A5C">
    <w:name w:val="73B4FFEE8014432F9EB559D591056A5C"/>
    <w:rsid w:val="00E71E97"/>
  </w:style>
  <w:style w:type="paragraph" w:customStyle="1" w:styleId="580958D40B954D2691FD1B6CF9875828">
    <w:name w:val="580958D40B954D2691FD1B6CF9875828"/>
    <w:rsid w:val="00E71E97"/>
  </w:style>
  <w:style w:type="paragraph" w:customStyle="1" w:styleId="A18A5DB172114D659ACB058FBE3CBA07">
    <w:name w:val="A18A5DB172114D659ACB058FBE3CBA07"/>
    <w:rsid w:val="00E71E97"/>
  </w:style>
  <w:style w:type="paragraph" w:customStyle="1" w:styleId="3DA98508C27A435799642ACDF7E1F891">
    <w:name w:val="3DA98508C27A435799642ACDF7E1F891"/>
    <w:rsid w:val="00E71E97"/>
  </w:style>
  <w:style w:type="paragraph" w:customStyle="1" w:styleId="E303D5B585844B5294F284DD825B82EB">
    <w:name w:val="E303D5B585844B5294F284DD825B82EB"/>
    <w:rsid w:val="00E71E97"/>
  </w:style>
  <w:style w:type="paragraph" w:customStyle="1" w:styleId="709F1FAC03864A8D9A68FA3521C2C641">
    <w:name w:val="709F1FAC03864A8D9A68FA3521C2C641"/>
    <w:rsid w:val="00E71E97"/>
  </w:style>
  <w:style w:type="paragraph" w:customStyle="1" w:styleId="48A1D32F38A84DB980964BB5DD24117B">
    <w:name w:val="48A1D32F38A84DB980964BB5DD24117B"/>
    <w:rsid w:val="00E71E97"/>
  </w:style>
  <w:style w:type="paragraph" w:customStyle="1" w:styleId="EE833FA677154D769A9212E6767A6CB4">
    <w:name w:val="EE833FA677154D769A9212E6767A6CB4"/>
    <w:rsid w:val="00E71E97"/>
  </w:style>
  <w:style w:type="paragraph" w:customStyle="1" w:styleId="9AF31CE850764B62B22A62420FF1B7A1">
    <w:name w:val="9AF31CE850764B62B22A62420FF1B7A1"/>
    <w:rsid w:val="00E71E97"/>
  </w:style>
  <w:style w:type="paragraph" w:customStyle="1" w:styleId="E6D6F4DDED914DAA9769B5DA7991B54C">
    <w:name w:val="E6D6F4DDED914DAA9769B5DA7991B54C"/>
    <w:rsid w:val="00E71E97"/>
  </w:style>
  <w:style w:type="paragraph" w:customStyle="1" w:styleId="48667CECBC8F449ABC7DE37B2502CEF1">
    <w:name w:val="48667CECBC8F449ABC7DE37B2502CEF1"/>
    <w:rsid w:val="00E71E97"/>
  </w:style>
  <w:style w:type="paragraph" w:customStyle="1" w:styleId="F658514C8B474BC991518312127AC728">
    <w:name w:val="F658514C8B474BC991518312127AC728"/>
    <w:rsid w:val="00E71E97"/>
  </w:style>
  <w:style w:type="paragraph" w:customStyle="1" w:styleId="C78C750F40BE4D999B83B7FA205002D0">
    <w:name w:val="C78C750F40BE4D999B83B7FA205002D0"/>
    <w:rsid w:val="00E71E97"/>
  </w:style>
  <w:style w:type="paragraph" w:customStyle="1" w:styleId="E21AA7E33F4E428EB2E9425F0BA8D349">
    <w:name w:val="E21AA7E33F4E428EB2E9425F0BA8D349"/>
    <w:rsid w:val="00E71E97"/>
  </w:style>
  <w:style w:type="paragraph" w:customStyle="1" w:styleId="378988EADBFF419698606C7C1D87A0D1">
    <w:name w:val="378988EADBFF419698606C7C1D87A0D1"/>
    <w:rsid w:val="00E71E97"/>
  </w:style>
  <w:style w:type="paragraph" w:customStyle="1" w:styleId="0B5268147A4F4CA88456EDC6E3951ABE">
    <w:name w:val="0B5268147A4F4CA88456EDC6E3951ABE"/>
    <w:rsid w:val="00E71E97"/>
  </w:style>
  <w:style w:type="paragraph" w:customStyle="1" w:styleId="1CECB59E32734143A4C830D6F21D32D8">
    <w:name w:val="1CECB59E32734143A4C830D6F21D32D8"/>
    <w:rsid w:val="00E71E97"/>
  </w:style>
  <w:style w:type="paragraph" w:customStyle="1" w:styleId="803E3D1E0DFD4E62AF46698908409D50">
    <w:name w:val="803E3D1E0DFD4E62AF46698908409D50"/>
    <w:rsid w:val="00E71E97"/>
  </w:style>
  <w:style w:type="paragraph" w:customStyle="1" w:styleId="509087C123954082B9E6D6905A4A22C7">
    <w:name w:val="509087C123954082B9E6D6905A4A22C7"/>
    <w:rsid w:val="00E71E97"/>
  </w:style>
  <w:style w:type="paragraph" w:customStyle="1" w:styleId="F7546468A2D442C598034341DCA922BA">
    <w:name w:val="F7546468A2D442C598034341DCA922BA"/>
    <w:rsid w:val="00E71E97"/>
  </w:style>
  <w:style w:type="paragraph" w:customStyle="1" w:styleId="F6D76C2BA96F4991BDB2C2D84FDA7C30">
    <w:name w:val="F6D76C2BA96F4991BDB2C2D84FDA7C30"/>
    <w:rsid w:val="00E71E97"/>
  </w:style>
  <w:style w:type="paragraph" w:customStyle="1" w:styleId="2824F645D5C440D2AAB6438EC386DBDF">
    <w:name w:val="2824F645D5C440D2AAB6438EC386DBDF"/>
    <w:rsid w:val="00E71E97"/>
  </w:style>
  <w:style w:type="paragraph" w:customStyle="1" w:styleId="301DFB9A7BC34A2F8BE1F0D4230F899C">
    <w:name w:val="301DFB9A7BC34A2F8BE1F0D4230F899C"/>
    <w:rsid w:val="00E71E97"/>
  </w:style>
  <w:style w:type="paragraph" w:customStyle="1" w:styleId="8D16CDE3144F42FAA5F00506071CF775">
    <w:name w:val="8D16CDE3144F42FAA5F00506071CF775"/>
    <w:rsid w:val="00E71E97"/>
  </w:style>
  <w:style w:type="paragraph" w:customStyle="1" w:styleId="6FB2B7CBC7144A7198947BB7C8A2339B">
    <w:name w:val="6FB2B7CBC7144A7198947BB7C8A2339B"/>
    <w:rsid w:val="00E71E97"/>
  </w:style>
  <w:style w:type="paragraph" w:customStyle="1" w:styleId="95743432E8E3409AA73C6A7D8A2552DC">
    <w:name w:val="95743432E8E3409AA73C6A7D8A2552DC"/>
    <w:rsid w:val="00E71E97"/>
  </w:style>
  <w:style w:type="paragraph" w:customStyle="1" w:styleId="BE65BA99A16E449E85289B9C3279D9CA">
    <w:name w:val="BE65BA99A16E449E85289B9C3279D9CA"/>
    <w:rsid w:val="00E71E97"/>
  </w:style>
  <w:style w:type="paragraph" w:customStyle="1" w:styleId="318DAE51417445CAB3306E6B55D98765">
    <w:name w:val="318DAE51417445CAB3306E6B55D98765"/>
    <w:rsid w:val="00E71E97"/>
  </w:style>
  <w:style w:type="paragraph" w:customStyle="1" w:styleId="EC215A3996264BCA8676C8ADCA43F8C6">
    <w:name w:val="EC215A3996264BCA8676C8ADCA43F8C6"/>
    <w:rsid w:val="00E71E97"/>
  </w:style>
  <w:style w:type="paragraph" w:customStyle="1" w:styleId="CBA7DC11DE5A485993371C86CABF095D">
    <w:name w:val="CBA7DC11DE5A485993371C86CABF095D"/>
    <w:rsid w:val="00E71E97"/>
  </w:style>
  <w:style w:type="paragraph" w:customStyle="1" w:styleId="79B05ADB0D9C4758BC1B6B2A64C64F7B">
    <w:name w:val="79B05ADB0D9C4758BC1B6B2A64C64F7B"/>
    <w:rsid w:val="00E71E97"/>
  </w:style>
  <w:style w:type="paragraph" w:customStyle="1" w:styleId="1E9AC1414167458283C444A259BBC917">
    <w:name w:val="1E9AC1414167458283C444A259BBC917"/>
    <w:rsid w:val="00E71E97"/>
  </w:style>
  <w:style w:type="paragraph" w:customStyle="1" w:styleId="809A66CFC0A24750AF8CA8842ED49EDC">
    <w:name w:val="809A66CFC0A24750AF8CA8842ED49EDC"/>
    <w:rsid w:val="00E71E97"/>
  </w:style>
  <w:style w:type="paragraph" w:customStyle="1" w:styleId="B67A4AF89C8243659981B63E4D79E04D">
    <w:name w:val="B67A4AF89C8243659981B63E4D79E04D"/>
    <w:rsid w:val="00E71E97"/>
  </w:style>
  <w:style w:type="paragraph" w:customStyle="1" w:styleId="8052DF71D95341938514D1B204FE2FBB">
    <w:name w:val="8052DF71D95341938514D1B204FE2FBB"/>
    <w:rsid w:val="00E71E97"/>
  </w:style>
  <w:style w:type="paragraph" w:customStyle="1" w:styleId="A4EEEF6AC9F94ACB88E6BEE1620F4D7A">
    <w:name w:val="A4EEEF6AC9F94ACB88E6BEE1620F4D7A"/>
    <w:rsid w:val="00E71E97"/>
  </w:style>
  <w:style w:type="paragraph" w:customStyle="1" w:styleId="C5062726A0604A9480DC9510D18815C4">
    <w:name w:val="C5062726A0604A9480DC9510D18815C4"/>
    <w:rsid w:val="00E71E97"/>
  </w:style>
  <w:style w:type="paragraph" w:customStyle="1" w:styleId="113A99B87E814F3A806D2431DBF14169">
    <w:name w:val="113A99B87E814F3A806D2431DBF14169"/>
    <w:rsid w:val="00E71E97"/>
  </w:style>
  <w:style w:type="paragraph" w:customStyle="1" w:styleId="5136A12C25404B1C9FDF7280D54ED983">
    <w:name w:val="5136A12C25404B1C9FDF7280D54ED983"/>
    <w:rsid w:val="00E71E97"/>
  </w:style>
  <w:style w:type="paragraph" w:customStyle="1" w:styleId="8DE351A3970D43EEABCEC84D794A6382">
    <w:name w:val="8DE351A3970D43EEABCEC84D794A6382"/>
    <w:rsid w:val="00E71E97"/>
  </w:style>
  <w:style w:type="paragraph" w:customStyle="1" w:styleId="B7025F4C68A643A991AE0E99B3541FA5">
    <w:name w:val="B7025F4C68A643A991AE0E99B3541FA5"/>
    <w:rsid w:val="00E71E97"/>
  </w:style>
  <w:style w:type="paragraph" w:customStyle="1" w:styleId="9DBCA8D6A27949CD9A4598451E09DFFF">
    <w:name w:val="9DBCA8D6A27949CD9A4598451E09DFFF"/>
    <w:rsid w:val="00E71E97"/>
  </w:style>
  <w:style w:type="paragraph" w:customStyle="1" w:styleId="423F88D83A65453089474F5E2550F3A9">
    <w:name w:val="423F88D83A65453089474F5E2550F3A9"/>
    <w:rsid w:val="00E71E97"/>
  </w:style>
  <w:style w:type="paragraph" w:customStyle="1" w:styleId="4077B9ED5EE347018AAF4F75FFDB88D3">
    <w:name w:val="4077B9ED5EE347018AAF4F75FFDB88D3"/>
    <w:rsid w:val="00E71E97"/>
  </w:style>
  <w:style w:type="paragraph" w:customStyle="1" w:styleId="E72F59665DDA465094DB7BD9AE8B2832">
    <w:name w:val="E72F59665DDA465094DB7BD9AE8B2832"/>
    <w:rsid w:val="00E71E97"/>
  </w:style>
  <w:style w:type="paragraph" w:customStyle="1" w:styleId="5614B24B99584DE7B9F7430F8BE3514A">
    <w:name w:val="5614B24B99584DE7B9F7430F8BE3514A"/>
    <w:rsid w:val="00E71E97"/>
  </w:style>
  <w:style w:type="paragraph" w:customStyle="1" w:styleId="D6BDA2DA603F45C09634B7442EFDE649">
    <w:name w:val="D6BDA2DA603F45C09634B7442EFDE649"/>
    <w:rsid w:val="00E71E97"/>
  </w:style>
  <w:style w:type="paragraph" w:customStyle="1" w:styleId="B4628ABB152A41878EDDE9857889F38C">
    <w:name w:val="B4628ABB152A41878EDDE9857889F38C"/>
    <w:rsid w:val="001309E5"/>
    <w:rPr>
      <w:lang w:val="en-US" w:eastAsia="en-US"/>
    </w:rPr>
  </w:style>
  <w:style w:type="paragraph" w:customStyle="1" w:styleId="A28F703F43DB4400A0E79BA3B28CB49E">
    <w:name w:val="A28F703F43DB4400A0E79BA3B28CB49E"/>
    <w:rsid w:val="001309E5"/>
    <w:rPr>
      <w:lang w:val="en-US" w:eastAsia="en-US"/>
    </w:rPr>
  </w:style>
  <w:style w:type="paragraph" w:customStyle="1" w:styleId="E5CEF17CEABC4930A9D3A48AC062AAA1">
    <w:name w:val="E5CEF17CEABC4930A9D3A48AC062AAA1"/>
    <w:rsid w:val="001309E5"/>
    <w:rPr>
      <w:lang w:val="en-US" w:eastAsia="en-US"/>
    </w:rPr>
  </w:style>
  <w:style w:type="paragraph" w:customStyle="1" w:styleId="F99A959046CB4DF99193A08796AA5C9B">
    <w:name w:val="F99A959046CB4DF99193A08796AA5C9B"/>
    <w:rsid w:val="001309E5"/>
    <w:rPr>
      <w:lang w:val="en-US" w:eastAsia="en-US"/>
    </w:rPr>
  </w:style>
  <w:style w:type="paragraph" w:customStyle="1" w:styleId="68E454D427944B6E9686C4F6BB964F16">
    <w:name w:val="68E454D427944B6E9686C4F6BB964F16"/>
    <w:rsid w:val="001309E5"/>
    <w:rPr>
      <w:lang w:val="en-US" w:eastAsia="en-US"/>
    </w:rPr>
  </w:style>
  <w:style w:type="paragraph" w:customStyle="1" w:styleId="8D58EAF14C2D4A5C8CF653A68371333C">
    <w:name w:val="8D58EAF14C2D4A5C8CF653A68371333C"/>
    <w:rsid w:val="001309E5"/>
    <w:rPr>
      <w:lang w:val="en-US" w:eastAsia="en-US"/>
    </w:rPr>
  </w:style>
  <w:style w:type="paragraph" w:customStyle="1" w:styleId="992C6577B9A94F05B4589C7C31E814F2">
    <w:name w:val="992C6577B9A94F05B4589C7C31E814F2"/>
    <w:rsid w:val="001309E5"/>
    <w:rPr>
      <w:lang w:val="en-US" w:eastAsia="en-US"/>
    </w:rPr>
  </w:style>
  <w:style w:type="paragraph" w:customStyle="1" w:styleId="DA14DE86762C4FFD920AFB7635527BC8">
    <w:name w:val="DA14DE86762C4FFD920AFB7635527BC8"/>
    <w:rsid w:val="001309E5"/>
    <w:rPr>
      <w:lang w:val="en-US" w:eastAsia="en-US"/>
    </w:rPr>
  </w:style>
  <w:style w:type="paragraph" w:customStyle="1" w:styleId="3254098817B74EEEAD9D89C70CBBCFCA">
    <w:name w:val="3254098817B74EEEAD9D89C70CBBCFCA"/>
    <w:rsid w:val="001309E5"/>
    <w:rPr>
      <w:lang w:val="en-US" w:eastAsia="en-US"/>
    </w:rPr>
  </w:style>
  <w:style w:type="paragraph" w:customStyle="1" w:styleId="30B9F5817CBE4446B3DDDC8D419EB25A">
    <w:name w:val="30B9F5817CBE4446B3DDDC8D419EB25A"/>
    <w:rsid w:val="001309E5"/>
    <w:rPr>
      <w:lang w:val="en-US" w:eastAsia="en-US"/>
    </w:rPr>
  </w:style>
  <w:style w:type="paragraph" w:customStyle="1" w:styleId="98F3924CC4B642A396395E5BD8A64B25">
    <w:name w:val="98F3924CC4B642A396395E5BD8A64B25"/>
    <w:rsid w:val="001309E5"/>
    <w:rPr>
      <w:lang w:val="en-US" w:eastAsia="en-US"/>
    </w:rPr>
  </w:style>
  <w:style w:type="paragraph" w:customStyle="1" w:styleId="EF8F4417BADB4616965EED0D0711A9D0">
    <w:name w:val="EF8F4417BADB4616965EED0D0711A9D0"/>
    <w:rsid w:val="001309E5"/>
    <w:rPr>
      <w:lang w:val="en-US" w:eastAsia="en-US"/>
    </w:rPr>
  </w:style>
  <w:style w:type="paragraph" w:customStyle="1" w:styleId="4BB279A7F101418D8F8662CE4845D0BB">
    <w:name w:val="4BB279A7F101418D8F8662CE4845D0BB"/>
    <w:rsid w:val="001309E5"/>
    <w:rPr>
      <w:lang w:val="en-US" w:eastAsia="en-US"/>
    </w:rPr>
  </w:style>
  <w:style w:type="paragraph" w:customStyle="1" w:styleId="6EC0F723758E4413A5E722E355069A9C">
    <w:name w:val="6EC0F723758E4413A5E722E355069A9C"/>
    <w:rsid w:val="001309E5"/>
    <w:rPr>
      <w:lang w:val="en-US" w:eastAsia="en-US"/>
    </w:rPr>
  </w:style>
  <w:style w:type="paragraph" w:customStyle="1" w:styleId="585F6A370D084DA38A6C4652056D2252">
    <w:name w:val="585F6A370D084DA38A6C4652056D2252"/>
    <w:rsid w:val="001309E5"/>
    <w:rPr>
      <w:lang w:val="en-US" w:eastAsia="en-US"/>
    </w:rPr>
  </w:style>
  <w:style w:type="paragraph" w:customStyle="1" w:styleId="EB5B7EF61AC14EDA8BBCF23D71C41D8A">
    <w:name w:val="EB5B7EF61AC14EDA8BBCF23D71C41D8A"/>
    <w:rsid w:val="001309E5"/>
    <w:rPr>
      <w:lang w:val="en-US" w:eastAsia="en-US"/>
    </w:rPr>
  </w:style>
  <w:style w:type="paragraph" w:customStyle="1" w:styleId="0FFC9817D3FC46AD97FB2CDEB7192C0C">
    <w:name w:val="0FFC9817D3FC46AD97FB2CDEB7192C0C"/>
    <w:rsid w:val="001309E5"/>
    <w:rPr>
      <w:lang w:val="en-US" w:eastAsia="en-US"/>
    </w:rPr>
  </w:style>
  <w:style w:type="paragraph" w:customStyle="1" w:styleId="9FD89F9F93F24BA1BD4CF8558B82DF7D">
    <w:name w:val="9FD89F9F93F24BA1BD4CF8558B82DF7D"/>
    <w:rsid w:val="001309E5"/>
    <w:rPr>
      <w:lang w:val="en-US" w:eastAsia="en-US"/>
    </w:rPr>
  </w:style>
  <w:style w:type="paragraph" w:customStyle="1" w:styleId="D2665C3FC65F4F5ABC87DEEE939B4E3C">
    <w:name w:val="D2665C3FC65F4F5ABC87DEEE939B4E3C"/>
    <w:rsid w:val="001309E5"/>
    <w:rPr>
      <w:lang w:val="en-US" w:eastAsia="en-US"/>
    </w:rPr>
  </w:style>
  <w:style w:type="paragraph" w:customStyle="1" w:styleId="EF88CCA8141F4158BBCA7DFC9F365381">
    <w:name w:val="EF88CCA8141F4158BBCA7DFC9F365381"/>
    <w:rsid w:val="001309E5"/>
    <w:rPr>
      <w:lang w:val="en-US" w:eastAsia="en-US"/>
    </w:rPr>
  </w:style>
  <w:style w:type="paragraph" w:customStyle="1" w:styleId="6FB7FF9988BA4EEE88E8D7C9D4FC2F19">
    <w:name w:val="6FB7FF9988BA4EEE88E8D7C9D4FC2F19"/>
    <w:rsid w:val="001309E5"/>
    <w:rPr>
      <w:lang w:val="en-US" w:eastAsia="en-US"/>
    </w:rPr>
  </w:style>
  <w:style w:type="paragraph" w:customStyle="1" w:styleId="D382DCE698294C0693AC9412010D3B33">
    <w:name w:val="D382DCE698294C0693AC9412010D3B33"/>
    <w:rsid w:val="001309E5"/>
    <w:rPr>
      <w:lang w:val="en-US" w:eastAsia="en-US"/>
    </w:rPr>
  </w:style>
  <w:style w:type="paragraph" w:customStyle="1" w:styleId="A484B082B5FA4291A78495D157760DAC">
    <w:name w:val="A484B082B5FA4291A78495D157760DAC"/>
    <w:rsid w:val="001309E5"/>
    <w:rPr>
      <w:lang w:val="en-US" w:eastAsia="en-US"/>
    </w:rPr>
  </w:style>
  <w:style w:type="paragraph" w:customStyle="1" w:styleId="60F49388BF3A450DB18B61657CD84A92">
    <w:name w:val="60F49388BF3A450DB18B61657CD84A92"/>
    <w:rsid w:val="001309E5"/>
    <w:rPr>
      <w:lang w:val="en-US" w:eastAsia="en-US"/>
    </w:rPr>
  </w:style>
  <w:style w:type="paragraph" w:customStyle="1" w:styleId="80909CBF48674341BCA29906CA566FDF">
    <w:name w:val="80909CBF48674341BCA29906CA566FDF"/>
    <w:rsid w:val="001309E5"/>
    <w:rPr>
      <w:lang w:val="en-US" w:eastAsia="en-US"/>
    </w:rPr>
  </w:style>
  <w:style w:type="paragraph" w:customStyle="1" w:styleId="A277AB78361845C49CD593C74B06C488">
    <w:name w:val="A277AB78361845C49CD593C74B06C488"/>
    <w:rsid w:val="001309E5"/>
    <w:rPr>
      <w:lang w:val="en-US" w:eastAsia="en-US"/>
    </w:rPr>
  </w:style>
  <w:style w:type="paragraph" w:customStyle="1" w:styleId="DDA66E324CD74D02898A70B1B3A5707B">
    <w:name w:val="DDA66E324CD74D02898A70B1B3A5707B"/>
    <w:rsid w:val="001309E5"/>
    <w:rPr>
      <w:lang w:val="en-US" w:eastAsia="en-US"/>
    </w:rPr>
  </w:style>
  <w:style w:type="paragraph" w:customStyle="1" w:styleId="68EBB19F1F0746018F0EB22D8AA6AA36">
    <w:name w:val="68EBB19F1F0746018F0EB22D8AA6AA36"/>
    <w:rsid w:val="001309E5"/>
    <w:rPr>
      <w:lang w:val="en-US" w:eastAsia="en-US"/>
    </w:rPr>
  </w:style>
  <w:style w:type="paragraph" w:customStyle="1" w:styleId="B3B0790B66234F5DB33DD2994B6965C5">
    <w:name w:val="B3B0790B66234F5DB33DD2994B6965C5"/>
    <w:rsid w:val="001309E5"/>
    <w:rPr>
      <w:lang w:val="en-US" w:eastAsia="en-US"/>
    </w:rPr>
  </w:style>
  <w:style w:type="paragraph" w:customStyle="1" w:styleId="52E62CAA00BA41C8B0A9F12B7852EAC8">
    <w:name w:val="52E62CAA00BA41C8B0A9F12B7852EAC8"/>
    <w:rsid w:val="001309E5"/>
    <w:rPr>
      <w:lang w:val="en-US" w:eastAsia="en-US"/>
    </w:rPr>
  </w:style>
  <w:style w:type="paragraph" w:customStyle="1" w:styleId="DCA3EE7A13B2480DB57850C771EB1741">
    <w:name w:val="DCA3EE7A13B2480DB57850C771EB1741"/>
    <w:rsid w:val="001309E5"/>
    <w:rPr>
      <w:lang w:val="en-US" w:eastAsia="en-US"/>
    </w:rPr>
  </w:style>
  <w:style w:type="paragraph" w:customStyle="1" w:styleId="872EEC9B27914FE38E6B4AFD78CAA7C4">
    <w:name w:val="872EEC9B27914FE38E6B4AFD78CAA7C4"/>
    <w:rsid w:val="001309E5"/>
    <w:rPr>
      <w:lang w:val="en-US" w:eastAsia="en-US"/>
    </w:rPr>
  </w:style>
  <w:style w:type="paragraph" w:customStyle="1" w:styleId="764B0E5049BD451986C7E3A61A0F7B54">
    <w:name w:val="764B0E5049BD451986C7E3A61A0F7B54"/>
    <w:rsid w:val="001309E5"/>
    <w:rPr>
      <w:lang w:val="en-US" w:eastAsia="en-US"/>
    </w:rPr>
  </w:style>
  <w:style w:type="paragraph" w:customStyle="1" w:styleId="7F8293F67BEF44C7BB6D8A92017E5766">
    <w:name w:val="7F8293F67BEF44C7BB6D8A92017E5766"/>
    <w:rsid w:val="001309E5"/>
    <w:rPr>
      <w:lang w:val="en-US" w:eastAsia="en-US"/>
    </w:rPr>
  </w:style>
  <w:style w:type="paragraph" w:customStyle="1" w:styleId="99780A729B25485997DD477F50EA757D">
    <w:name w:val="99780A729B25485997DD477F50EA757D"/>
    <w:rsid w:val="001309E5"/>
    <w:rPr>
      <w:lang w:val="en-US" w:eastAsia="en-US"/>
    </w:rPr>
  </w:style>
  <w:style w:type="paragraph" w:customStyle="1" w:styleId="D55F709AE3634898802A735715899349">
    <w:name w:val="D55F709AE3634898802A735715899349"/>
    <w:rsid w:val="001309E5"/>
    <w:rPr>
      <w:lang w:val="en-US" w:eastAsia="en-US"/>
    </w:rPr>
  </w:style>
  <w:style w:type="paragraph" w:customStyle="1" w:styleId="EDC325ED4B5F43609ACE001989B5B797">
    <w:name w:val="EDC325ED4B5F43609ACE001989B5B797"/>
    <w:rsid w:val="001309E5"/>
    <w:rPr>
      <w:lang w:val="en-US" w:eastAsia="en-US"/>
    </w:rPr>
  </w:style>
  <w:style w:type="paragraph" w:customStyle="1" w:styleId="71A833AD225046AD9F1373A44880BFF3">
    <w:name w:val="71A833AD225046AD9F1373A44880BFF3"/>
    <w:rsid w:val="001309E5"/>
    <w:rPr>
      <w:lang w:val="en-US" w:eastAsia="en-US"/>
    </w:rPr>
  </w:style>
  <w:style w:type="paragraph" w:customStyle="1" w:styleId="58BF5BCDA7704DE6A529F11F7E5B27E6">
    <w:name w:val="58BF5BCDA7704DE6A529F11F7E5B27E6"/>
    <w:rsid w:val="001309E5"/>
    <w:rPr>
      <w:lang w:val="en-US" w:eastAsia="en-US"/>
    </w:rPr>
  </w:style>
  <w:style w:type="paragraph" w:customStyle="1" w:styleId="BA7CC89125854D0BA6D0891DE5E51872">
    <w:name w:val="BA7CC89125854D0BA6D0891DE5E51872"/>
    <w:rsid w:val="001309E5"/>
    <w:rPr>
      <w:lang w:val="en-US" w:eastAsia="en-US"/>
    </w:rPr>
  </w:style>
  <w:style w:type="paragraph" w:customStyle="1" w:styleId="5A023DAAFAC34C12B22C6C237C46B9A7">
    <w:name w:val="5A023DAAFAC34C12B22C6C237C46B9A7"/>
    <w:rsid w:val="001309E5"/>
    <w:rPr>
      <w:lang w:val="en-US" w:eastAsia="en-US"/>
    </w:rPr>
  </w:style>
  <w:style w:type="paragraph" w:customStyle="1" w:styleId="7D53D15F796549A68CE67CC88449A80F">
    <w:name w:val="7D53D15F796549A68CE67CC88449A80F"/>
    <w:rsid w:val="001309E5"/>
    <w:rPr>
      <w:lang w:val="en-US" w:eastAsia="en-US"/>
    </w:rPr>
  </w:style>
  <w:style w:type="paragraph" w:customStyle="1" w:styleId="665DECDE0E264BD99DD213A6F7AD4DCB">
    <w:name w:val="665DECDE0E264BD99DD213A6F7AD4DCB"/>
    <w:rsid w:val="001309E5"/>
    <w:rPr>
      <w:lang w:val="en-US" w:eastAsia="en-US"/>
    </w:rPr>
  </w:style>
  <w:style w:type="paragraph" w:customStyle="1" w:styleId="F615D923CBCD4F13BB67D7A4EF7317BD">
    <w:name w:val="F615D923CBCD4F13BB67D7A4EF7317BD"/>
    <w:rsid w:val="001309E5"/>
    <w:rPr>
      <w:lang w:val="en-US" w:eastAsia="en-US"/>
    </w:rPr>
  </w:style>
  <w:style w:type="paragraph" w:customStyle="1" w:styleId="5F3BF987A3A543688B0EEA921F644DA7">
    <w:name w:val="5F3BF987A3A543688B0EEA921F644DA7"/>
    <w:rsid w:val="001309E5"/>
    <w:rPr>
      <w:lang w:val="en-US" w:eastAsia="en-US"/>
    </w:rPr>
  </w:style>
  <w:style w:type="paragraph" w:customStyle="1" w:styleId="564376EBB114435B881578C2EFB16045">
    <w:name w:val="564376EBB114435B881578C2EFB16045"/>
    <w:rsid w:val="001309E5"/>
    <w:rPr>
      <w:lang w:val="en-US" w:eastAsia="en-US"/>
    </w:rPr>
  </w:style>
  <w:style w:type="paragraph" w:customStyle="1" w:styleId="141F23298D794D86A4EC7F197154E93B">
    <w:name w:val="141F23298D794D86A4EC7F197154E93B"/>
    <w:rsid w:val="001309E5"/>
    <w:rPr>
      <w:lang w:val="en-US" w:eastAsia="en-US"/>
    </w:rPr>
  </w:style>
  <w:style w:type="paragraph" w:customStyle="1" w:styleId="13FB39B57E894FE793197831114443DC">
    <w:name w:val="13FB39B57E894FE793197831114443DC"/>
    <w:rsid w:val="001309E5"/>
    <w:rPr>
      <w:lang w:val="en-US" w:eastAsia="en-US"/>
    </w:rPr>
  </w:style>
  <w:style w:type="paragraph" w:customStyle="1" w:styleId="FB7E5CFCC5B24A3D9DFB534EF8826B38">
    <w:name w:val="FB7E5CFCC5B24A3D9DFB534EF8826B38"/>
    <w:rsid w:val="001309E5"/>
    <w:rPr>
      <w:lang w:val="en-US" w:eastAsia="en-US"/>
    </w:rPr>
  </w:style>
  <w:style w:type="paragraph" w:customStyle="1" w:styleId="232A20D6984B44999A91B1BAE63DFD9C">
    <w:name w:val="232A20D6984B44999A91B1BAE63DFD9C"/>
    <w:rsid w:val="001309E5"/>
    <w:rPr>
      <w:lang w:val="en-US" w:eastAsia="en-US"/>
    </w:rPr>
  </w:style>
  <w:style w:type="paragraph" w:customStyle="1" w:styleId="848B52F5C38746E6A9EDFE2169F3649E">
    <w:name w:val="848B52F5C38746E6A9EDFE2169F3649E"/>
    <w:rsid w:val="001309E5"/>
    <w:rPr>
      <w:lang w:val="en-US" w:eastAsia="en-US"/>
    </w:rPr>
  </w:style>
  <w:style w:type="paragraph" w:customStyle="1" w:styleId="51D039DF4A48411D93D1444B4CC902EE">
    <w:name w:val="51D039DF4A48411D93D1444B4CC902EE"/>
    <w:rsid w:val="001309E5"/>
    <w:rPr>
      <w:lang w:val="en-US" w:eastAsia="en-US"/>
    </w:rPr>
  </w:style>
  <w:style w:type="paragraph" w:customStyle="1" w:styleId="34A4AC3A47D4470FAE6F6551EC19D4CD">
    <w:name w:val="34A4AC3A47D4470FAE6F6551EC19D4CD"/>
    <w:rsid w:val="001309E5"/>
    <w:rPr>
      <w:lang w:val="en-US" w:eastAsia="en-US"/>
    </w:rPr>
  </w:style>
  <w:style w:type="paragraph" w:customStyle="1" w:styleId="F6419EEDD6BD4EBFB543D9FF4C5BE227">
    <w:name w:val="F6419EEDD6BD4EBFB543D9FF4C5BE227"/>
    <w:rsid w:val="001309E5"/>
    <w:rPr>
      <w:lang w:val="en-US" w:eastAsia="en-US"/>
    </w:rPr>
  </w:style>
  <w:style w:type="paragraph" w:customStyle="1" w:styleId="CBF8BB2D1C914346821EB75FE068F83C">
    <w:name w:val="CBF8BB2D1C914346821EB75FE068F83C"/>
    <w:rsid w:val="001309E5"/>
    <w:rPr>
      <w:lang w:val="en-US" w:eastAsia="en-US"/>
    </w:rPr>
  </w:style>
  <w:style w:type="paragraph" w:customStyle="1" w:styleId="D12AFC1D057547929CE7AEB791D84262">
    <w:name w:val="D12AFC1D057547929CE7AEB791D84262"/>
    <w:rsid w:val="001309E5"/>
    <w:rPr>
      <w:lang w:val="en-US" w:eastAsia="en-US"/>
    </w:rPr>
  </w:style>
  <w:style w:type="paragraph" w:customStyle="1" w:styleId="D3BCB29A142B4628885682B5700DAADF">
    <w:name w:val="D3BCB29A142B4628885682B5700DAADF"/>
    <w:rsid w:val="00274876"/>
    <w:rPr>
      <w:lang w:val="en-US" w:eastAsia="en-US"/>
    </w:rPr>
  </w:style>
  <w:style w:type="paragraph" w:customStyle="1" w:styleId="E0C737E6FB9C4382B4FDB3666FC2BCEE">
    <w:name w:val="E0C737E6FB9C4382B4FDB3666FC2BCEE"/>
    <w:rsid w:val="00274876"/>
    <w:rPr>
      <w:lang w:val="en-US" w:eastAsia="en-US"/>
    </w:rPr>
  </w:style>
  <w:style w:type="paragraph" w:customStyle="1" w:styleId="2A7186BC2FBA465191FA9A7512D247A9">
    <w:name w:val="2A7186BC2FBA465191FA9A7512D247A9"/>
    <w:rsid w:val="00274876"/>
    <w:rPr>
      <w:lang w:val="en-US" w:eastAsia="en-US"/>
    </w:rPr>
  </w:style>
  <w:style w:type="paragraph" w:customStyle="1" w:styleId="35DD159A368C4A6BB5ECAC6A97D5C361">
    <w:name w:val="35DD159A368C4A6BB5ECAC6A97D5C361"/>
    <w:rsid w:val="00274876"/>
    <w:rPr>
      <w:lang w:val="en-US" w:eastAsia="en-US"/>
    </w:rPr>
  </w:style>
  <w:style w:type="paragraph" w:customStyle="1" w:styleId="6AF7C24751E244FA86309C6E4E551FB3">
    <w:name w:val="6AF7C24751E244FA86309C6E4E551FB3"/>
    <w:rsid w:val="00274876"/>
    <w:rPr>
      <w:lang w:val="en-US" w:eastAsia="en-US"/>
    </w:rPr>
  </w:style>
  <w:style w:type="paragraph" w:customStyle="1" w:styleId="777E9CC25FEB4FDC9280F26ED59FFBA3">
    <w:name w:val="777E9CC25FEB4FDC9280F26ED59FFBA3"/>
    <w:rsid w:val="00274876"/>
    <w:rPr>
      <w:lang w:val="en-US" w:eastAsia="en-US"/>
    </w:rPr>
  </w:style>
  <w:style w:type="paragraph" w:customStyle="1" w:styleId="AF75C1EE9F0F4DB399FA1B6A29BDE106">
    <w:name w:val="AF75C1EE9F0F4DB399FA1B6A29BDE106"/>
    <w:rsid w:val="00274876"/>
    <w:rPr>
      <w:lang w:val="en-US" w:eastAsia="en-US"/>
    </w:rPr>
  </w:style>
  <w:style w:type="paragraph" w:customStyle="1" w:styleId="95EDCC973D5740F7885A20DC80110888">
    <w:name w:val="95EDCC973D5740F7885A20DC80110888"/>
    <w:rsid w:val="00274876"/>
    <w:rPr>
      <w:lang w:val="en-US" w:eastAsia="en-US"/>
    </w:rPr>
  </w:style>
  <w:style w:type="paragraph" w:customStyle="1" w:styleId="E1DBC8AE47F6424DB205DC8048F03A6F">
    <w:name w:val="E1DBC8AE47F6424DB205DC8048F03A6F"/>
    <w:rsid w:val="00274876"/>
    <w:rPr>
      <w:lang w:val="en-US" w:eastAsia="en-US"/>
    </w:rPr>
  </w:style>
  <w:style w:type="paragraph" w:customStyle="1" w:styleId="FC3031BE9C69487ABCFDC70DF74753E7">
    <w:name w:val="FC3031BE9C69487ABCFDC70DF74753E7"/>
    <w:rsid w:val="00274876"/>
    <w:rPr>
      <w:lang w:val="en-US" w:eastAsia="en-US"/>
    </w:rPr>
  </w:style>
  <w:style w:type="paragraph" w:customStyle="1" w:styleId="0F12D28150D34947B77B6E66D5E27933">
    <w:name w:val="0F12D28150D34947B77B6E66D5E27933"/>
    <w:rsid w:val="00274876"/>
    <w:rPr>
      <w:lang w:val="en-US" w:eastAsia="en-US"/>
    </w:rPr>
  </w:style>
  <w:style w:type="paragraph" w:customStyle="1" w:styleId="5E84F18190434E3FB48905D880F2685D">
    <w:name w:val="5E84F18190434E3FB48905D880F2685D"/>
    <w:rsid w:val="00274876"/>
    <w:rPr>
      <w:lang w:val="en-US" w:eastAsia="en-US"/>
    </w:rPr>
  </w:style>
  <w:style w:type="paragraph" w:customStyle="1" w:styleId="73F682FE8CDC42E985DC049DB6E606CA">
    <w:name w:val="73F682FE8CDC42E985DC049DB6E606CA"/>
    <w:rsid w:val="00274876"/>
    <w:rPr>
      <w:lang w:val="en-US" w:eastAsia="en-US"/>
    </w:rPr>
  </w:style>
  <w:style w:type="paragraph" w:customStyle="1" w:styleId="B6BA20C50CD84DFFA7D088056231ACE4">
    <w:name w:val="B6BA20C50CD84DFFA7D088056231ACE4"/>
    <w:rsid w:val="00274876"/>
    <w:rPr>
      <w:lang w:val="en-US" w:eastAsia="en-US"/>
    </w:rPr>
  </w:style>
  <w:style w:type="paragraph" w:customStyle="1" w:styleId="992FFC3FD9ED470ABB98C4152EB62E91">
    <w:name w:val="992FFC3FD9ED470ABB98C4152EB62E91"/>
    <w:rsid w:val="00274876"/>
    <w:rPr>
      <w:lang w:val="en-US" w:eastAsia="en-US"/>
    </w:rPr>
  </w:style>
  <w:style w:type="paragraph" w:customStyle="1" w:styleId="EDC939BBCAC04F299940687F974442BF">
    <w:name w:val="EDC939BBCAC04F299940687F974442BF"/>
    <w:rsid w:val="00274876"/>
    <w:rPr>
      <w:lang w:val="en-US" w:eastAsia="en-US"/>
    </w:rPr>
  </w:style>
  <w:style w:type="paragraph" w:customStyle="1" w:styleId="CB5C8942E3E34523A57E9F495FFE5F8F">
    <w:name w:val="CB5C8942E3E34523A57E9F495FFE5F8F"/>
    <w:rsid w:val="00274876"/>
    <w:rPr>
      <w:lang w:val="en-US" w:eastAsia="en-US"/>
    </w:rPr>
  </w:style>
  <w:style w:type="paragraph" w:customStyle="1" w:styleId="EEB5666612C6483D9C99DF2C76FEB1CD">
    <w:name w:val="EEB5666612C6483D9C99DF2C76FEB1CD"/>
    <w:rsid w:val="00274876"/>
    <w:rPr>
      <w:lang w:val="en-US" w:eastAsia="en-US"/>
    </w:rPr>
  </w:style>
  <w:style w:type="paragraph" w:customStyle="1" w:styleId="F4A410E102D544B68CE4E02EBC835F53">
    <w:name w:val="F4A410E102D544B68CE4E02EBC835F53"/>
    <w:rsid w:val="00274876"/>
    <w:rPr>
      <w:lang w:val="en-US" w:eastAsia="en-US"/>
    </w:rPr>
  </w:style>
  <w:style w:type="paragraph" w:customStyle="1" w:styleId="4D998355F0EA409CB0D8CF749C1A1AF1">
    <w:name w:val="4D998355F0EA409CB0D8CF749C1A1AF1"/>
    <w:rsid w:val="00274876"/>
    <w:rPr>
      <w:lang w:val="en-US" w:eastAsia="en-US"/>
    </w:rPr>
  </w:style>
  <w:style w:type="paragraph" w:customStyle="1" w:styleId="7B1DEEE9C40B4C828ABCC3499809635B">
    <w:name w:val="7B1DEEE9C40B4C828ABCC3499809635B"/>
    <w:rsid w:val="00274876"/>
    <w:rPr>
      <w:lang w:val="en-US" w:eastAsia="en-US"/>
    </w:rPr>
  </w:style>
  <w:style w:type="paragraph" w:customStyle="1" w:styleId="C8F91CEE1F564C64B56C7934E0F42D9A">
    <w:name w:val="C8F91CEE1F564C64B56C7934E0F42D9A"/>
    <w:rsid w:val="00274876"/>
    <w:rPr>
      <w:lang w:val="en-US" w:eastAsia="en-US"/>
    </w:rPr>
  </w:style>
  <w:style w:type="paragraph" w:customStyle="1" w:styleId="9CCB4818EEB846A8A5901E1AB2C8BC51">
    <w:name w:val="9CCB4818EEB846A8A5901E1AB2C8BC51"/>
    <w:rsid w:val="00274876"/>
    <w:rPr>
      <w:lang w:val="en-US" w:eastAsia="en-US"/>
    </w:rPr>
  </w:style>
  <w:style w:type="paragraph" w:customStyle="1" w:styleId="DDCE69284E7B426F98AA67744C2337F8">
    <w:name w:val="DDCE69284E7B426F98AA67744C2337F8"/>
    <w:rsid w:val="00274876"/>
    <w:rPr>
      <w:lang w:val="en-US" w:eastAsia="en-US"/>
    </w:rPr>
  </w:style>
  <w:style w:type="paragraph" w:customStyle="1" w:styleId="BB94B68419B5476293CF9776728504A1">
    <w:name w:val="BB94B68419B5476293CF9776728504A1"/>
    <w:rsid w:val="00274876"/>
    <w:rPr>
      <w:lang w:val="en-US" w:eastAsia="en-US"/>
    </w:rPr>
  </w:style>
  <w:style w:type="paragraph" w:customStyle="1" w:styleId="3ACFA8589D1D4DA28C92F54E50C1256E">
    <w:name w:val="3ACFA8589D1D4DA28C92F54E50C1256E"/>
    <w:rsid w:val="00274876"/>
    <w:rPr>
      <w:lang w:val="en-US" w:eastAsia="en-US"/>
    </w:rPr>
  </w:style>
  <w:style w:type="paragraph" w:customStyle="1" w:styleId="8B782216BC054869AB82008C04C8EA57">
    <w:name w:val="8B782216BC054869AB82008C04C8EA57"/>
    <w:rsid w:val="00274876"/>
    <w:rPr>
      <w:lang w:val="en-US" w:eastAsia="en-US"/>
    </w:rPr>
  </w:style>
  <w:style w:type="paragraph" w:customStyle="1" w:styleId="C1DD2A621FFE459DABA656EFD4EACAC3">
    <w:name w:val="C1DD2A621FFE459DABA656EFD4EACAC3"/>
    <w:rsid w:val="00274876"/>
    <w:rPr>
      <w:lang w:val="en-US" w:eastAsia="en-US"/>
    </w:rPr>
  </w:style>
  <w:style w:type="paragraph" w:customStyle="1" w:styleId="45BF668C64A342D1BB6DCB96BCC650B8">
    <w:name w:val="45BF668C64A342D1BB6DCB96BCC650B8"/>
    <w:rsid w:val="00274876"/>
    <w:rPr>
      <w:lang w:val="en-US" w:eastAsia="en-US"/>
    </w:rPr>
  </w:style>
  <w:style w:type="paragraph" w:customStyle="1" w:styleId="3ADF34FE15A547CFBF2F9A05B4FCF5D4">
    <w:name w:val="3ADF34FE15A547CFBF2F9A05B4FCF5D4"/>
    <w:rsid w:val="00274876"/>
    <w:rPr>
      <w:lang w:val="en-US" w:eastAsia="en-US"/>
    </w:rPr>
  </w:style>
  <w:style w:type="paragraph" w:customStyle="1" w:styleId="C3A5E6C9BD014DD6A91BFF06DC8DC8F6">
    <w:name w:val="C3A5E6C9BD014DD6A91BFF06DC8DC8F6"/>
    <w:rsid w:val="00274876"/>
    <w:rPr>
      <w:lang w:val="en-US" w:eastAsia="en-US"/>
    </w:rPr>
  </w:style>
  <w:style w:type="paragraph" w:customStyle="1" w:styleId="8D2615DF0A9D41C29A0A9E606C72A648">
    <w:name w:val="8D2615DF0A9D41C29A0A9E606C72A648"/>
    <w:rsid w:val="00274876"/>
    <w:rPr>
      <w:lang w:val="en-US" w:eastAsia="en-US"/>
    </w:rPr>
  </w:style>
  <w:style w:type="paragraph" w:customStyle="1" w:styleId="9DBB7F1C750541B4A2C7A39DBA658851">
    <w:name w:val="9DBB7F1C750541B4A2C7A39DBA658851"/>
    <w:rsid w:val="00274876"/>
    <w:rPr>
      <w:lang w:val="en-US" w:eastAsia="en-US"/>
    </w:rPr>
  </w:style>
  <w:style w:type="paragraph" w:customStyle="1" w:styleId="3B6073142F8F4EB98EBD6C18B9BE2F9E">
    <w:name w:val="3B6073142F8F4EB98EBD6C18B9BE2F9E"/>
    <w:rsid w:val="00274876"/>
    <w:rPr>
      <w:lang w:val="en-US" w:eastAsia="en-US"/>
    </w:rPr>
  </w:style>
  <w:style w:type="paragraph" w:customStyle="1" w:styleId="8A8104E469B84FC5B7B4DBD319DCBD60">
    <w:name w:val="8A8104E469B84FC5B7B4DBD319DCBD60"/>
    <w:rsid w:val="00274876"/>
    <w:rPr>
      <w:lang w:val="en-US" w:eastAsia="en-US"/>
    </w:rPr>
  </w:style>
  <w:style w:type="paragraph" w:customStyle="1" w:styleId="B2092D47327543E29C9FFE42F7EC834A">
    <w:name w:val="B2092D47327543E29C9FFE42F7EC834A"/>
    <w:rsid w:val="00274876"/>
    <w:rPr>
      <w:lang w:val="en-US" w:eastAsia="en-US"/>
    </w:rPr>
  </w:style>
  <w:style w:type="paragraph" w:customStyle="1" w:styleId="C5FE5F91DBA64C08B332859B327CA90E">
    <w:name w:val="C5FE5F91DBA64C08B332859B327CA90E"/>
    <w:rsid w:val="00274876"/>
    <w:rPr>
      <w:lang w:val="en-US" w:eastAsia="en-US"/>
    </w:rPr>
  </w:style>
  <w:style w:type="paragraph" w:customStyle="1" w:styleId="87469DC036F34C93B56CC60C6EB1A02A">
    <w:name w:val="87469DC036F34C93B56CC60C6EB1A02A"/>
    <w:rsid w:val="00274876"/>
    <w:rPr>
      <w:lang w:val="en-US" w:eastAsia="en-US"/>
    </w:rPr>
  </w:style>
  <w:style w:type="paragraph" w:customStyle="1" w:styleId="74B50B6DEBFE47689870948AC6AB5D5B">
    <w:name w:val="74B50B6DEBFE47689870948AC6AB5D5B"/>
    <w:rsid w:val="00274876"/>
    <w:rPr>
      <w:lang w:val="en-US" w:eastAsia="en-US"/>
    </w:rPr>
  </w:style>
  <w:style w:type="paragraph" w:customStyle="1" w:styleId="A52C77A0091C4652BEB50B127905C60D">
    <w:name w:val="A52C77A0091C4652BEB50B127905C60D"/>
    <w:rsid w:val="00274876"/>
    <w:rPr>
      <w:lang w:val="en-US" w:eastAsia="en-US"/>
    </w:rPr>
  </w:style>
  <w:style w:type="paragraph" w:customStyle="1" w:styleId="912B660E7C9E4CF7910E1C6D614C8719">
    <w:name w:val="912B660E7C9E4CF7910E1C6D614C8719"/>
    <w:rsid w:val="00274876"/>
    <w:rPr>
      <w:lang w:val="en-US" w:eastAsia="en-US"/>
    </w:rPr>
  </w:style>
  <w:style w:type="paragraph" w:customStyle="1" w:styleId="E8BCFF7453BA47D6A7C3FD42D71E03C9">
    <w:name w:val="E8BCFF7453BA47D6A7C3FD42D71E03C9"/>
    <w:rsid w:val="00274876"/>
    <w:rPr>
      <w:lang w:val="en-US" w:eastAsia="en-US"/>
    </w:rPr>
  </w:style>
  <w:style w:type="paragraph" w:customStyle="1" w:styleId="4CB49D4542324FF4800177711544D5D8">
    <w:name w:val="4CB49D4542324FF4800177711544D5D8"/>
    <w:rsid w:val="00274876"/>
    <w:rPr>
      <w:lang w:val="en-US" w:eastAsia="en-US"/>
    </w:rPr>
  </w:style>
  <w:style w:type="paragraph" w:customStyle="1" w:styleId="77633426A7C54390BE547330BFE6A5FD">
    <w:name w:val="77633426A7C54390BE547330BFE6A5FD"/>
    <w:rsid w:val="00274876"/>
    <w:rPr>
      <w:lang w:val="en-US" w:eastAsia="en-US"/>
    </w:rPr>
  </w:style>
  <w:style w:type="paragraph" w:customStyle="1" w:styleId="32F15D1FAA2D4646BF8A18A130F240A6">
    <w:name w:val="32F15D1FAA2D4646BF8A18A130F240A6"/>
    <w:rsid w:val="00274876"/>
    <w:rPr>
      <w:lang w:val="en-US" w:eastAsia="en-US"/>
    </w:rPr>
  </w:style>
  <w:style w:type="paragraph" w:customStyle="1" w:styleId="201F6319ABDF40ACA0E4FA4121B2E34E">
    <w:name w:val="201F6319ABDF40ACA0E4FA4121B2E34E"/>
    <w:rsid w:val="00274876"/>
    <w:rPr>
      <w:lang w:val="en-US" w:eastAsia="en-US"/>
    </w:rPr>
  </w:style>
  <w:style w:type="paragraph" w:customStyle="1" w:styleId="617F1E8289564B06846E22DF18637499">
    <w:name w:val="617F1E8289564B06846E22DF18637499"/>
    <w:rsid w:val="00274876"/>
    <w:rPr>
      <w:lang w:val="en-US" w:eastAsia="en-US"/>
    </w:rPr>
  </w:style>
  <w:style w:type="paragraph" w:customStyle="1" w:styleId="E48247F22DF140F3B2997D0A02C801C2">
    <w:name w:val="E48247F22DF140F3B2997D0A02C801C2"/>
    <w:rsid w:val="00274876"/>
    <w:rPr>
      <w:lang w:val="en-US" w:eastAsia="en-US"/>
    </w:rPr>
  </w:style>
  <w:style w:type="paragraph" w:customStyle="1" w:styleId="F55BF14FC8FE48639339FBBD1072DE00">
    <w:name w:val="F55BF14FC8FE48639339FBBD1072DE00"/>
    <w:rsid w:val="00274876"/>
    <w:rPr>
      <w:lang w:val="en-US" w:eastAsia="en-US"/>
    </w:rPr>
  </w:style>
  <w:style w:type="paragraph" w:customStyle="1" w:styleId="BF6A45AF65704011981E571A5282503C">
    <w:name w:val="BF6A45AF65704011981E571A5282503C"/>
    <w:rsid w:val="00274876"/>
    <w:rPr>
      <w:lang w:val="en-US" w:eastAsia="en-US"/>
    </w:rPr>
  </w:style>
  <w:style w:type="paragraph" w:customStyle="1" w:styleId="4089D5CC749446B9860ACFEBD64B0985">
    <w:name w:val="4089D5CC749446B9860ACFEBD64B0985"/>
    <w:rsid w:val="00274876"/>
    <w:rPr>
      <w:lang w:val="en-US" w:eastAsia="en-US"/>
    </w:rPr>
  </w:style>
  <w:style w:type="paragraph" w:customStyle="1" w:styleId="888D6AF920B44DB09BFB2F0DB0340021">
    <w:name w:val="888D6AF920B44DB09BFB2F0DB0340021"/>
    <w:rsid w:val="00274876"/>
    <w:rPr>
      <w:lang w:val="en-US" w:eastAsia="en-US"/>
    </w:rPr>
  </w:style>
  <w:style w:type="paragraph" w:customStyle="1" w:styleId="1C7E1443D6B14B808671A0BDAD987DD7">
    <w:name w:val="1C7E1443D6B14B808671A0BDAD987DD7"/>
    <w:rsid w:val="00274876"/>
    <w:rPr>
      <w:lang w:val="en-US" w:eastAsia="en-US"/>
    </w:rPr>
  </w:style>
  <w:style w:type="paragraph" w:customStyle="1" w:styleId="454DBD8109E547ED90C44E0EA68D1FA7">
    <w:name w:val="454DBD8109E547ED90C44E0EA68D1FA7"/>
    <w:rsid w:val="00274876"/>
    <w:rPr>
      <w:lang w:val="en-US" w:eastAsia="en-US"/>
    </w:rPr>
  </w:style>
  <w:style w:type="paragraph" w:customStyle="1" w:styleId="E24A5D66E459494AAD6C30FFFACDFBB3">
    <w:name w:val="E24A5D66E459494AAD6C30FFFACDFBB3"/>
    <w:rsid w:val="00274876"/>
    <w:rPr>
      <w:lang w:val="en-US" w:eastAsia="en-US"/>
    </w:rPr>
  </w:style>
  <w:style w:type="paragraph" w:customStyle="1" w:styleId="30D59B89C4CD494C86D5A2E3FA406BB6">
    <w:name w:val="30D59B89C4CD494C86D5A2E3FA406BB6"/>
    <w:rsid w:val="00274876"/>
    <w:rPr>
      <w:lang w:val="en-US" w:eastAsia="en-US"/>
    </w:rPr>
  </w:style>
  <w:style w:type="paragraph" w:customStyle="1" w:styleId="740140637FA04E35B3687E4C542615B3">
    <w:name w:val="740140637FA04E35B3687E4C542615B3"/>
    <w:rsid w:val="00274876"/>
    <w:rPr>
      <w:lang w:val="en-US" w:eastAsia="en-US"/>
    </w:rPr>
  </w:style>
  <w:style w:type="paragraph" w:customStyle="1" w:styleId="96D6E81F272C4EE18A82D07FC21A82FA">
    <w:name w:val="96D6E81F272C4EE18A82D07FC21A82FA"/>
    <w:rsid w:val="00274876"/>
    <w:rPr>
      <w:lang w:val="en-US" w:eastAsia="en-US"/>
    </w:rPr>
  </w:style>
  <w:style w:type="paragraph" w:customStyle="1" w:styleId="0EE3A34FF7324EE1BC62B00C8DA5CDF7">
    <w:name w:val="0EE3A34FF7324EE1BC62B00C8DA5CDF7"/>
    <w:rsid w:val="00274876"/>
    <w:rPr>
      <w:lang w:val="en-US" w:eastAsia="en-US"/>
    </w:rPr>
  </w:style>
  <w:style w:type="paragraph" w:customStyle="1" w:styleId="7FBAB5C817544B98AFD8A8E9B2DD0D44">
    <w:name w:val="7FBAB5C817544B98AFD8A8E9B2DD0D44"/>
    <w:rsid w:val="00274876"/>
    <w:rPr>
      <w:lang w:val="en-US" w:eastAsia="en-US"/>
    </w:rPr>
  </w:style>
  <w:style w:type="paragraph" w:customStyle="1" w:styleId="B5F31242E19D4B658341D1C317973FD3">
    <w:name w:val="B5F31242E19D4B658341D1C317973FD3"/>
    <w:rsid w:val="00274876"/>
    <w:rPr>
      <w:lang w:val="en-US" w:eastAsia="en-US"/>
    </w:rPr>
  </w:style>
  <w:style w:type="paragraph" w:customStyle="1" w:styleId="A89B84ACB8C54413B0D2C5DFAD438B8D">
    <w:name w:val="A89B84ACB8C54413B0D2C5DFAD438B8D"/>
    <w:rsid w:val="00274876"/>
    <w:rPr>
      <w:lang w:val="en-US" w:eastAsia="en-US"/>
    </w:rPr>
  </w:style>
  <w:style w:type="paragraph" w:customStyle="1" w:styleId="A574F67DBA0B4BCB99109BD94752D942">
    <w:name w:val="A574F67DBA0B4BCB99109BD94752D942"/>
    <w:rsid w:val="00274876"/>
    <w:rPr>
      <w:lang w:val="en-US" w:eastAsia="en-US"/>
    </w:rPr>
  </w:style>
  <w:style w:type="paragraph" w:customStyle="1" w:styleId="1654F683E8E74A5692E85D0AC1EA31B9">
    <w:name w:val="1654F683E8E74A5692E85D0AC1EA31B9"/>
    <w:rsid w:val="00274876"/>
    <w:rPr>
      <w:lang w:val="en-US" w:eastAsia="en-US"/>
    </w:rPr>
  </w:style>
  <w:style w:type="paragraph" w:customStyle="1" w:styleId="DB76D5DCF98348599450F048E2B8043C">
    <w:name w:val="DB76D5DCF98348599450F048E2B8043C"/>
    <w:rsid w:val="00274876"/>
    <w:rPr>
      <w:lang w:val="en-US" w:eastAsia="en-US"/>
    </w:rPr>
  </w:style>
  <w:style w:type="paragraph" w:customStyle="1" w:styleId="86D9C70EA14944EE99B41AA584FD8081">
    <w:name w:val="86D9C70EA14944EE99B41AA584FD8081"/>
    <w:rsid w:val="00274876"/>
    <w:rPr>
      <w:lang w:val="en-US" w:eastAsia="en-US"/>
    </w:rPr>
  </w:style>
  <w:style w:type="paragraph" w:customStyle="1" w:styleId="A9D1516E487849A0971EF25F99F892D4">
    <w:name w:val="A9D1516E487849A0971EF25F99F892D4"/>
    <w:rsid w:val="00274876"/>
    <w:rPr>
      <w:lang w:val="en-US" w:eastAsia="en-US"/>
    </w:rPr>
  </w:style>
</w:styles>
</file>

<file path=word/glossary/webSettings.xml><?xml version="1.0" encoding="utf-8"?>
<w:webSettings xmlns:r="http://schemas.openxmlformats.org/officeDocument/2006/relationships" xmlns:w="http://schemas.openxmlformats.org/wordprocessingml/2006/main">
  <w:optimizeForBrowser/>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F8A3E-E9A1-4C4E-89A2-0625407F7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95</Pages>
  <Words>19810</Words>
  <Characters>112920</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Operate a fast food outlet</vt:lpstr>
    </vt:vector>
  </TitlesOfParts>
  <Company>William Angliss Institute</Company>
  <LinksUpToDate>false</LinksUpToDate>
  <CharactersWithSpaces>132466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fast food outlet</dc:title>
  <dc:creator>Daniel James Chee</dc:creator>
  <cp:lastModifiedBy>Administrator</cp:lastModifiedBy>
  <cp:revision>3</cp:revision>
  <cp:lastPrinted>2013-01-17T19:11:00Z</cp:lastPrinted>
  <dcterms:created xsi:type="dcterms:W3CDTF">2013-12-09T09:36:00Z</dcterms:created>
  <dcterms:modified xsi:type="dcterms:W3CDTF">2013-12-09T09:47:00Z</dcterms:modified>
</cp:coreProperties>
</file>